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XSpec="center" w:tblpYSpec="center"/>
        <w:tblW w:w="10998" w:type="dxa"/>
        <w:jc w:val="center"/>
        <w:tblLayout w:type="fixed"/>
        <w:tblLook w:val="04A0"/>
        <w:tblPrChange w:id="0" w:author="Batra, Mayank" w:date="2016-06-21T12:07:00Z">
          <w:tblPr>
            <w:tblpPr w:leftFromText="187" w:rightFromText="187" w:vertAnchor="page" w:horzAnchor="margin" w:tblpXSpec="center" w:tblpYSpec="center"/>
            <w:tblW w:w="10998" w:type="dxa"/>
            <w:jc w:val="center"/>
            <w:tblLayout w:type="fixed"/>
            <w:tblLook w:val="04A0"/>
          </w:tblPr>
        </w:tblPrChange>
      </w:tblPr>
      <w:tblGrid>
        <w:gridCol w:w="10998"/>
        <w:tblGridChange w:id="1">
          <w:tblGrid>
            <w:gridCol w:w="10998"/>
          </w:tblGrid>
        </w:tblGridChange>
      </w:tblGrid>
      <w:tr w:rsidR="0063167D" w:rsidRPr="004853D4" w:rsidTr="00B217C1">
        <w:trPr>
          <w:jc w:val="center"/>
          <w:trPrChange w:id="2" w:author="Batra, Mayank" w:date="2016-06-21T12:07:00Z">
            <w:trPr>
              <w:jc w:val="center"/>
            </w:trPr>
          </w:trPrChange>
        </w:trPr>
        <w:tc>
          <w:tcPr>
            <w:tcW w:w="10998" w:type="dxa"/>
            <w:tcPrChange w:id="3" w:author="Batra, Mayank" w:date="2016-06-21T12:07:00Z">
              <w:tcPr>
                <w:tcW w:w="10998" w:type="dxa"/>
              </w:tcPr>
            </w:tcPrChange>
          </w:tcPr>
          <w:p w:rsidR="0063167D" w:rsidRPr="004853D4" w:rsidRDefault="00184984" w:rsidP="005F36F0">
            <w:pPr>
              <w:pStyle w:val="a5"/>
            </w:pPr>
            <w:sdt>
              <w:sdtPr>
                <w:alias w:val="Title"/>
                <w:tag w:val=""/>
                <w:id w:val="1921987211"/>
                <w:placeholder>
                  <w:docPart w:val="2E66F1509C304CF1B439FD55CFBA37A4"/>
                </w:placeholder>
                <w:dataBinding w:prefixMappings="xmlns:ns0='http://purl.org/dc/elements/1.1/' xmlns:ns1='http://schemas.openxmlformats.org/package/2006/metadata/core-properties' " w:xpath="/ns1:coreProperties[1]/ns0:title[1]" w:storeItemID="{6C3C8BC8-F283-45AE-878A-BAB7291924A1}"/>
                <w:text/>
              </w:sdtPr>
              <w:sdtContent>
                <w:del w:id="4" w:author="Batra, Mayank" w:date="2016-06-21T12:09:00Z">
                  <w:r w:rsidR="005F36F0" w:rsidDel="005F36F0">
                    <w:rPr>
                      <w:lang w:val="en-GB"/>
                    </w:rPr>
                    <w:delText>Connectionless Angle of Departure (AoD) and Connection-Oriented Angle of Arrival (AoA)</w:delText>
                  </w:r>
                </w:del>
                <w:ins w:id="5" w:author="Batra, Mayank" w:date="2016-06-21T12:09:00Z">
                  <w:r w:rsidR="005F36F0">
                    <w:rPr>
                      <w:lang w:val="en-GB"/>
                    </w:rPr>
                    <w:t>Angle of Arrival (AoA) and Angle of Departure (AoD)</w:t>
                  </w:r>
                </w:ins>
              </w:sdtContent>
            </w:sdt>
          </w:p>
        </w:tc>
      </w:tr>
      <w:tr w:rsidR="0063167D" w:rsidRPr="004853D4" w:rsidTr="00B217C1">
        <w:trPr>
          <w:jc w:val="center"/>
          <w:trPrChange w:id="6" w:author="Batra, Mayank" w:date="2016-06-21T12:07:00Z">
            <w:trPr>
              <w:jc w:val="center"/>
            </w:trPr>
          </w:trPrChange>
        </w:trPr>
        <w:tc>
          <w:tcPr>
            <w:tcW w:w="10998" w:type="dxa"/>
            <w:tcPrChange w:id="7" w:author="Batra, Mayank" w:date="2016-06-21T12:07:00Z">
              <w:tcPr>
                <w:tcW w:w="10998" w:type="dxa"/>
              </w:tcPr>
            </w:tcPrChange>
          </w:tcPr>
          <w:p w:rsidR="0063167D" w:rsidRPr="004853D4" w:rsidRDefault="00184984" w:rsidP="00B217C1">
            <w:pPr>
              <w:pStyle w:val="a6"/>
            </w:pPr>
            <w:sdt>
              <w:sdtPr>
                <w:rPr>
                  <w:i/>
                </w:rPr>
                <w:id w:val="-1898035045"/>
                <w:lock w:val="sdtContentLocked"/>
                <w:placeholder>
                  <w:docPart w:val="E9CB9113B39048C4B69265509799289A"/>
                </w:placeholder>
              </w:sdtPr>
              <w:sdtEndPr>
                <w:rPr>
                  <w:vertAlign w:val="superscript"/>
                </w:rPr>
              </w:sdtEndPr>
              <w:sdtContent>
                <w:r w:rsidR="000B3A87" w:rsidRPr="000B3A87">
                  <w:rPr>
                    <w:i/>
                  </w:rPr>
                  <w:t>Bluetooth</w:t>
                </w:r>
                <w:r w:rsidR="000B3A87" w:rsidRPr="000B3A87">
                  <w:rPr>
                    <w:i/>
                    <w:vertAlign w:val="superscript"/>
                  </w:rPr>
                  <w:t>®</w:t>
                </w:r>
              </w:sdtContent>
            </w:sdt>
            <w:r w:rsidR="000B3A87">
              <w:t xml:space="preserve"> </w:t>
            </w:r>
            <w:r w:rsidR="00F42BF9" w:rsidRPr="004853D4">
              <w:t>Specification Change Request</w:t>
            </w:r>
          </w:p>
        </w:tc>
      </w:tr>
      <w:tr w:rsidR="0063167D" w:rsidRPr="004853D4" w:rsidTr="00B217C1">
        <w:trPr>
          <w:trHeight w:val="2181"/>
          <w:jc w:val="center"/>
          <w:trPrChange w:id="8" w:author="Batra, Mayank" w:date="2016-06-21T12:07:00Z">
            <w:trPr>
              <w:trHeight w:val="2181"/>
              <w:jc w:val="center"/>
            </w:trPr>
          </w:trPrChange>
        </w:trPr>
        <w:tc>
          <w:tcPr>
            <w:tcW w:w="10998" w:type="dxa"/>
            <w:tcPrChange w:id="9" w:author="Batra, Mayank" w:date="2016-06-21T12:07:00Z">
              <w:tcPr>
                <w:tcW w:w="10998" w:type="dxa"/>
              </w:tcPr>
            </w:tcPrChange>
          </w:tcPr>
          <w:p w:rsidR="0063167D" w:rsidRPr="004853D4" w:rsidRDefault="00184984" w:rsidP="00B217C1">
            <w:pPr>
              <w:pStyle w:val="afc"/>
            </w:pPr>
            <w:r w:rsidRPr="00184984">
              <w:rPr>
                <w:noProof/>
                <w:lang w:val="en-GB" w:eastAsia="en-GB"/>
              </w:rPr>
              <w:pict>
                <v:line id="Straight Connector 32" o:spid="_x0000_s1026" style="position:absolute;z-index:251664384;visibility:visible;mso-wrap-distance-top:-3e-5mm;mso-wrap-distance-bottom:-3e-5mm;mso-position-horizontal-relative:text;mso-position-vertical-relative:text" from="488.55pt,100.35pt" to="544.8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" strokecolor="#f60 [3205]" strokeweight="1.5pt">
                  <o:lock v:ext="edit" shapetype="f"/>
                </v:line>
              </w:pict>
            </w:r>
            <w:r w:rsidR="00065D65" w:rsidRPr="004853D4">
              <w:rPr>
                <w:noProof/>
                <w:lang w:eastAsia="zh-CN"/>
              </w:rPr>
              <w:drawing>
                <wp:inline distT="0" distB="0" distL="0" distR="0">
                  <wp:extent cx="7040880" cy="124358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izedMap.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40880" cy="1243584"/>
                          </a:xfrm>
                          <a:prstGeom prst="rect">
                            <a:avLst/>
                          </a:prstGeom>
                        </pic:spPr>
                      </pic:pic>
                    </a:graphicData>
                  </a:graphic>
                </wp:inline>
              </w:drawing>
            </w:r>
            <w:r w:rsidRPr="00184984">
              <w:rPr>
                <w:noProof/>
                <w:lang w:val="en-GB" w:eastAsia="en-GB"/>
              </w:rPr>
              <w:pict>
                <v:line id="Straight Connector 31" o:spid="_x0000_s1041" style="position:absolute;z-index:251663360;visibility:visible;mso-wrap-distance-top:-3e-5mm;mso-wrap-distance-bottom:-3e-5mm;mso-position-horizontal-relative:text;mso-position-vertical-relative:text" from="472.2pt,100.1pt" to="486.5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" strokecolor="#2260a5 [3204]" strokeweight="1.5pt">
                  <o:lock v:ext="edit" shapetype="f"/>
                </v:line>
              </w:pict>
            </w:r>
            <w:r w:rsidRPr="00184984">
              <w:rPr>
                <w:noProof/>
                <w:lang w:val="en-GB" w:eastAsia="en-GB"/>
              </w:rPr>
              <w:pict>
                <v:line id="Straight Connector 30" o:spid="_x0000_s1040" style="position:absolute;z-index:251662336;visibility:visible;mso-wrap-distance-top:-3e-5mm;mso-wrap-distance-bottom:-3e-5mm;mso-position-horizontal-relative:text;mso-position-vertical-relative:text;mso-width-relative:margin" from="-.1pt,100.1pt" to="470.0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" strokecolor="#b4b4b4" strokeweight="1.5pt">
                  <o:lock v:ext="edit" shapetype="f"/>
                </v:line>
              </w:pict>
            </w:r>
          </w:p>
        </w:tc>
      </w:tr>
      <w:tr w:rsidR="00B217C1" w:rsidRPr="004853D4" w:rsidTr="00F300B9">
        <w:trPr>
          <w:jc w:val="center"/>
        </w:trPr>
        <w:tc>
          <w:tcPr>
            <w:tcW w:w="10998" w:type="dxa"/>
          </w:tcPr>
          <w:p w:rsidR="00B217C1" w:rsidRPr="004853D4" w:rsidRDefault="00B217C1" w:rsidP="00F300B9">
            <w:pPr>
              <w:pStyle w:val="CellBody"/>
              <w:numPr>
                <w:ilvl w:val="0"/>
                <w:numId w:val="10"/>
              </w:numPr>
              <w:spacing w:before="120" w:after="120"/>
            </w:pPr>
            <w:r w:rsidRPr="004853D4">
              <w:rPr>
                <w:rStyle w:val="af"/>
              </w:rPr>
              <w:t>Date</w:t>
            </w:r>
            <w:r w:rsidRPr="004853D4">
              <w:rPr>
                <w:color w:val="3C3C3C" w:themeColor="background2" w:themeShade="40"/>
              </w:rPr>
              <w:t xml:space="preserve"> </w:t>
            </w:r>
            <w:r w:rsidRPr="004853D4">
              <w:rPr>
                <w:rStyle w:val="affc"/>
              </w:rPr>
              <w:t xml:space="preserve"> </w:t>
            </w:r>
            <w:customXmlDelRangeStart w:id="10" w:author="Batra, Mayank" w:date="2016-06-21T12:05:00Z"/>
            <w:sdt>
              <w:sdtPr>
                <w:rPr>
                  <w:rStyle w:val="affc"/>
                </w:rPr>
                <w:alias w:val="Publish Date"/>
                <w:tag w:val=""/>
                <w:id w:val="554594571"/>
                <w:lock w:val="sdtLocked"/>
                <w:placeholder>
                  <w:docPart w:val="C858F5BDEA484159A2B36F1DC7A02EEC"/>
                </w:placeholder>
                <w:showingPlcHdr/>
                <w:dataBinding w:prefixMappings="xmlns:ns0='http://schemas.microsoft.com/office/2006/coverPageProps' " w:xpath="/ns0:CoverPageProperties[1]/ns0:PublishDate[1]" w:storeItemID="{55AF091B-3C7A-41E3-B477-F2FDAA23CFDA}"/>
                <w:date w:fullDate="2016-04-29T00:00:00Z">
                  <w:dateFormat w:val="yyyy-MMM-dd"/>
                  <w:lid w:val="en-US"/>
                  <w:storeMappedDataAs w:val="dateTime"/>
                  <w:calendar w:val="gregorian"/>
                </w:date>
              </w:sdtPr>
              <w:sdtContent>
                <w:customXmlDelRangeEnd w:id="10"/>
                <w:ins w:id="11" w:author="Batra, Mayank" w:date="2016-06-21T13:48:00Z">
                  <w:r w:rsidR="00F300B9" w:rsidRPr="00012EB0">
                    <w:rPr>
                      <w:rStyle w:val="afb"/>
                    </w:rPr>
                    <w:t>[Publish Date]</w:t>
                  </w:r>
                </w:ins>
                <w:customXmlDelRangeStart w:id="12" w:author="Batra, Mayank" w:date="2016-06-21T12:05:00Z"/>
              </w:sdtContent>
            </w:sdt>
            <w:customXmlDelRangeEnd w:id="12"/>
            <w:sdt>
              <w:sdtPr>
                <w:rPr>
                  <w:rStyle w:val="affc"/>
                </w:rPr>
                <w:alias w:val="Publish Date"/>
                <w:tag w:val=""/>
                <w:id w:val="1632204113"/>
                <w:lock w:val="sdtLocked"/>
                <w:placeholder>
                  <w:docPart w:val="056D97E3A39A40D898AEDD31E8AE8654"/>
                </w:placeholder>
                <w:dataBinding w:prefixMappings="xmlns:ns0='http://schemas.microsoft.com/office/2006/coverPageProps' " w:xpath="/ns0:CoverPageProperties[1]/ns0:PublishDate[1]" w:storeItemID="{55AF091B-3C7A-41E3-B477-F2FDAA23CFDA}"/>
                <w:date w:fullDate="2016-06-21T00:00:00Z">
                  <w:dateFormat w:val="yyyy-MMM-dd"/>
                  <w:lid w:val="en-US"/>
                  <w:storeMappedDataAs w:val="dateTime"/>
                  <w:calendar w:val="gregorian"/>
                </w:date>
              </w:sdtPr>
              <w:sdtContent>
                <w:r w:rsidR="005F36F0">
                  <w:rPr>
                    <w:rStyle w:val="affc"/>
                  </w:rPr>
                  <w:t>2016-Jun-21</w:t>
                </w:r>
              </w:sdtContent>
            </w:sdt>
            <w:customXmlDelRangeStart w:id="13" w:author="Batra, Mayank" w:date="2016-06-10T17:07:00Z"/>
            <w:sdt>
              <w:sdtPr>
                <w:rPr>
                  <w:rStyle w:val="affc"/>
                </w:rPr>
                <w:alias w:val="Publish Date"/>
                <w:tag w:val=""/>
                <w:id w:val="1654027145"/>
                <w:lock w:val="sdtLocked"/>
                <w:placeholder>
                  <w:docPart w:val="C3D91C19C3024541BF93406AB35DEECD"/>
                </w:placeholder>
                <w:showingPlcHdr/>
                <w:dataBinding w:prefixMappings="xmlns:ns0='http://schemas.microsoft.com/office/2006/coverPageProps' " w:xpath="/ns0:CoverPageProperties[1]/ns0:PublishDate[1]" w:storeItemID="{55AF091B-3C7A-41E3-B477-F2FDAA23CFDA}"/>
                <w:date w:fullDate="2016-04-29T00:00:00Z">
                  <w:dateFormat w:val="yyyy-MMM-dd"/>
                  <w:lid w:val="en-US"/>
                  <w:storeMappedDataAs w:val="dateTime"/>
                  <w:calendar w:val="gregorian"/>
                </w:date>
              </w:sdtPr>
              <w:sdtContent>
                <w:customXmlDelRangeEnd w:id="13"/>
                <w:ins w:id="14" w:author="Batra, Mayank" w:date="2016-06-21T13:47:00Z">
                  <w:r w:rsidR="00F300B9" w:rsidRPr="00012EB0">
                    <w:rPr>
                      <w:rStyle w:val="afb"/>
                    </w:rPr>
                    <w:t>[Publish Date]</w:t>
                  </w:r>
                </w:ins>
                <w:customXmlDelRangeStart w:id="15" w:author="Batra, Mayank" w:date="2016-06-10T17:07:00Z"/>
              </w:sdtContent>
            </w:sdt>
            <w:customXmlDelRangeEnd w:id="15"/>
          </w:p>
        </w:tc>
      </w:tr>
      <w:tr w:rsidR="00B217C1" w:rsidRPr="004853D4" w:rsidTr="00F300B9">
        <w:trPr>
          <w:jc w:val="center"/>
        </w:trPr>
        <w:tc>
          <w:tcPr>
            <w:tcW w:w="10998" w:type="dxa"/>
          </w:tcPr>
          <w:p w:rsidR="00B217C1" w:rsidRPr="004853D4" w:rsidRDefault="00B217C1" w:rsidP="00FD2022">
            <w:pPr>
              <w:pStyle w:val="CellBody"/>
              <w:numPr>
                <w:ilvl w:val="0"/>
                <w:numId w:val="10"/>
              </w:numPr>
              <w:spacing w:before="120" w:after="120"/>
            </w:pPr>
            <w:r w:rsidRPr="004853D4">
              <w:rPr>
                <w:rStyle w:val="af"/>
              </w:rPr>
              <w:t>Revision</w:t>
            </w:r>
            <w:r w:rsidRPr="004853D4">
              <w:rPr>
                <w:color w:val="3C3C3C" w:themeColor="background2" w:themeShade="40"/>
              </w:rPr>
              <w:t xml:space="preserve">  </w:t>
            </w:r>
            <w:customXmlDelRangeStart w:id="16" w:author="Batra, Mayank" w:date="2016-06-21T12:05:00Z"/>
            <w:sdt>
              <w:sdtPr>
                <w:rPr>
                  <w:rStyle w:val="affc"/>
                </w:rPr>
                <w:alias w:val="Status"/>
                <w:tag w:val=""/>
                <w:id w:val="-1645500011"/>
                <w:lock w:val="sdtLocked"/>
                <w:placeholder>
                  <w:docPart w:val="A9E61B7D5FCB421787E3641164440C03"/>
                </w:placeholder>
                <w:showingPlcHdr/>
                <w:dataBinding w:prefixMappings="xmlns:ns0='http://purl.org/dc/elements/1.1/' xmlns:ns1='http://schemas.openxmlformats.org/package/2006/metadata/core-properties' " w:xpath="/ns1:coreProperties[1]/ns1:contentStatus[1]" w:storeItemID="{6C3C8BC8-F283-45AE-878A-BAB7291924A1}"/>
                <w:text/>
              </w:sdtPr>
              <w:sdtContent>
                <w:customXmlDelRangeEnd w:id="16"/>
                <w:ins w:id="17" w:author="Batra, Mayank" w:date="2016-06-21T13:48:00Z">
                  <w:r w:rsidR="00F300B9" w:rsidRPr="00012EB0">
                    <w:rPr>
                      <w:rStyle w:val="afb"/>
                    </w:rPr>
                    <w:t>[Status]</w:t>
                  </w:r>
                </w:ins>
                <w:customXmlDelRangeStart w:id="18" w:author="Batra, Mayank" w:date="2016-06-21T12:05:00Z"/>
              </w:sdtContent>
            </w:sdt>
            <w:customXmlDelRangeEnd w:id="18"/>
            <w:sdt>
              <w:sdtPr>
                <w:rPr>
                  <w:rStyle w:val="affc"/>
                </w:rPr>
                <w:alias w:val="Status"/>
                <w:tag w:val=""/>
                <w:id w:val="701139216"/>
                <w:lock w:val="sdtLocked"/>
                <w:placeholder>
                  <w:docPart w:val="7247296ED910448DA9E1AD7185952521"/>
                </w:placeholder>
                <w:dataBinding w:prefixMappings="xmlns:ns0='http://purl.org/dc/elements/1.1/' xmlns:ns1='http://schemas.openxmlformats.org/package/2006/metadata/core-properties' " w:xpath="/ns1:coreProperties[1]/ns1:contentStatus[1]" w:storeItemID="{6C3C8BC8-F283-45AE-878A-BAB7291924A1}"/>
                <w:text/>
              </w:sdtPr>
              <w:sdtContent>
                <w:r w:rsidR="0083745C">
                  <w:rPr>
                    <w:rStyle w:val="affc"/>
                    <w:lang w:val="en-GB"/>
                  </w:rPr>
                  <w:t>R0</w:t>
                </w:r>
                <w:r w:rsidR="005F36F0">
                  <w:rPr>
                    <w:rStyle w:val="affc"/>
                    <w:lang w:val="en-GB"/>
                  </w:rPr>
                  <w:t>8</w:t>
                </w:r>
              </w:sdtContent>
            </w:sdt>
            <w:customXmlDelRangeStart w:id="19" w:author="Batra, Mayank" w:date="2016-06-10T17:07:00Z"/>
            <w:sdt>
              <w:sdtPr>
                <w:rPr>
                  <w:rStyle w:val="affc"/>
                </w:rPr>
                <w:alias w:val="Status"/>
                <w:tag w:val=""/>
                <w:id w:val="1443413583"/>
                <w:lock w:val="sdtLocked"/>
                <w:placeholder>
                  <w:docPart w:val="EA94C4FB71834A9199AF455DD5C0D6D8"/>
                </w:placeholder>
                <w:showingPlcHdr/>
                <w:dataBinding w:prefixMappings="xmlns:ns0='http://purl.org/dc/elements/1.1/' xmlns:ns1='http://schemas.openxmlformats.org/package/2006/metadata/core-properties' " w:xpath="/ns1:coreProperties[1]/ns1:contentStatus[1]" w:storeItemID="{6C3C8BC8-F283-45AE-878A-BAB7291924A1}"/>
                <w:text/>
              </w:sdtPr>
              <w:sdtContent>
                <w:customXmlDelRangeEnd w:id="19"/>
                <w:ins w:id="20" w:author="Batra, Mayank" w:date="2016-06-21T13:48:00Z">
                  <w:r w:rsidR="00F300B9" w:rsidRPr="00012EB0">
                    <w:rPr>
                      <w:rStyle w:val="afb"/>
                    </w:rPr>
                    <w:t>[Status]</w:t>
                  </w:r>
                </w:ins>
                <w:customXmlDelRangeStart w:id="21" w:author="Batra, Mayank" w:date="2016-06-10T17:07:00Z"/>
              </w:sdtContent>
            </w:sdt>
            <w:customXmlDelRangeEnd w:id="21"/>
          </w:p>
        </w:tc>
      </w:tr>
      <w:tr w:rsidR="00B217C1" w:rsidRPr="004853D4" w:rsidTr="00B217C1">
        <w:trPr>
          <w:jc w:val="center"/>
          <w:trPrChange w:id="22" w:author="Batra, Mayank" w:date="2016-06-21T12:07:00Z">
            <w:trPr>
              <w:jc w:val="center"/>
            </w:trPr>
          </w:trPrChange>
        </w:trPr>
        <w:tc>
          <w:tcPr>
            <w:tcW w:w="10998" w:type="dxa"/>
            <w:tcPrChange w:id="23" w:author="Batra, Mayank" w:date="2016-06-21T12:07:00Z">
              <w:tcPr>
                <w:tcW w:w="10998" w:type="dxa"/>
              </w:tcPr>
            </w:tcPrChange>
          </w:tcPr>
          <w:p w:rsidR="00B217C1" w:rsidRPr="004853D4" w:rsidRDefault="00B217C1" w:rsidP="009B0C83">
            <w:pPr>
              <w:pStyle w:val="CellBody"/>
              <w:numPr>
                <w:ilvl w:val="0"/>
                <w:numId w:val="10"/>
              </w:numPr>
              <w:spacing w:before="120" w:after="120"/>
            </w:pPr>
            <w:r w:rsidRPr="004853D4">
              <w:rPr>
                <w:rStyle w:val="af"/>
              </w:rPr>
              <w:t>Group Prepared By</w:t>
            </w:r>
            <w:r w:rsidRPr="004853D4">
              <w:rPr>
                <w:rStyle w:val="affc"/>
              </w:rPr>
              <w:t xml:space="preserve">  </w:t>
            </w:r>
            <w:r w:rsidR="00FC6834">
              <w:rPr>
                <w:rStyle w:val="affc"/>
              </w:rPr>
              <w:t>Core Specification Working Group (CSWG)</w:t>
            </w:r>
            <w:r w:rsidRPr="004853D4">
              <w:t xml:space="preserve"> </w:t>
            </w:r>
          </w:p>
        </w:tc>
      </w:tr>
      <w:tr w:rsidR="00A47CEE" w:rsidRPr="004853D4" w:rsidTr="00B217C1">
        <w:trPr>
          <w:jc w:val="center"/>
          <w:trPrChange w:id="24" w:author="Batra, Mayank" w:date="2016-06-21T12:07:00Z">
            <w:trPr>
              <w:jc w:val="center"/>
            </w:trPr>
          </w:trPrChange>
        </w:trPr>
        <w:tc>
          <w:tcPr>
            <w:tcW w:w="10998" w:type="dxa"/>
            <w:tcPrChange w:id="25" w:author="Batra, Mayank" w:date="2016-06-21T12:07:00Z">
              <w:tcPr>
                <w:tcW w:w="10998" w:type="dxa"/>
              </w:tcPr>
            </w:tcPrChange>
          </w:tcPr>
          <w:p w:rsidR="00A47CEE" w:rsidRPr="004853D4" w:rsidRDefault="00A47CEE" w:rsidP="0061176C">
            <w:pPr>
              <w:pStyle w:val="CellBody"/>
              <w:numPr>
                <w:ilvl w:val="0"/>
                <w:numId w:val="11"/>
              </w:numPr>
              <w:spacing w:before="120" w:after="120"/>
            </w:pPr>
            <w:r w:rsidRPr="004853D4">
              <w:rPr>
                <w:rStyle w:val="af"/>
              </w:rPr>
              <w:t>Feedback Email</w:t>
            </w:r>
            <w:r w:rsidRPr="004853D4">
              <w:rPr>
                <w:color w:val="3C3C3C" w:themeColor="background2" w:themeShade="40"/>
              </w:rPr>
              <w:t xml:space="preserve">  </w:t>
            </w:r>
            <w:r w:rsidR="00FC6834">
              <w:rPr>
                <w:rStyle w:val="affc"/>
              </w:rPr>
              <w:t>core</w:t>
            </w:r>
            <w:r w:rsidRPr="004853D4">
              <w:rPr>
                <w:rStyle w:val="affc"/>
              </w:rPr>
              <w:t>-</w:t>
            </w:r>
            <w:r w:rsidR="0061176C" w:rsidRPr="004853D4">
              <w:rPr>
                <w:rStyle w:val="affc"/>
              </w:rPr>
              <w:t>main</w:t>
            </w:r>
            <w:r w:rsidRPr="004853D4">
              <w:rPr>
                <w:rStyle w:val="affc"/>
              </w:rPr>
              <w:t>@bluetooth.org</w:t>
            </w:r>
          </w:p>
        </w:tc>
      </w:tr>
      <w:tr w:rsidR="00F42BF9" w:rsidRPr="004853D4" w:rsidTr="00B217C1">
        <w:trPr>
          <w:jc w:val="center"/>
          <w:trPrChange w:id="26" w:author="Batra, Mayank" w:date="2016-06-21T12:07:00Z">
            <w:trPr>
              <w:jc w:val="center"/>
            </w:trPr>
          </w:trPrChange>
        </w:trPr>
        <w:tc>
          <w:tcPr>
            <w:tcW w:w="10998" w:type="dxa"/>
            <w:tcPrChange w:id="27" w:author="Batra, Mayank" w:date="2016-06-21T12:07:00Z">
              <w:tcPr>
                <w:tcW w:w="10998" w:type="dxa"/>
              </w:tcPr>
            </w:tcPrChange>
          </w:tcPr>
          <w:p w:rsidR="00F42BF9" w:rsidRPr="004853D4" w:rsidRDefault="00141735" w:rsidP="0084778B">
            <w:pPr>
              <w:pStyle w:val="CellBody"/>
              <w:numPr>
                <w:ilvl w:val="0"/>
                <w:numId w:val="10"/>
              </w:numPr>
              <w:spacing w:before="120" w:after="120"/>
            </w:pPr>
            <w:r w:rsidRPr="004853D4">
              <w:rPr>
                <w:rStyle w:val="af"/>
              </w:rPr>
              <w:t>Impacted Specifications</w:t>
            </w:r>
            <w:r w:rsidR="00F42BF9" w:rsidRPr="004853D4">
              <w:rPr>
                <w:color w:val="3C3C3C" w:themeColor="background2" w:themeShade="40"/>
              </w:rPr>
              <w:t xml:space="preserve">  </w:t>
            </w:r>
            <w:r w:rsidR="00185CDD">
              <w:rPr>
                <w:iCs/>
                <w:color w:val="FF6600" w:themeColor="accent2"/>
                <w:lang w:val="en-GB"/>
              </w:rPr>
              <w:t>BLUETOOTH SPECIFICATION/</w:t>
            </w:r>
            <w:r w:rsidR="00185CDD" w:rsidRPr="00185CDD">
              <w:rPr>
                <w:iCs/>
                <w:color w:val="FF6600" w:themeColor="accent2"/>
                <w:lang w:val="en-GB"/>
              </w:rPr>
              <w:t>Version 4.2</w:t>
            </w:r>
          </w:p>
        </w:tc>
      </w:tr>
      <w:tr w:rsidR="000D5499" w:rsidRPr="004853D4" w:rsidTr="00B217C1">
        <w:trPr>
          <w:jc w:val="center"/>
          <w:trPrChange w:id="28" w:author="Batra, Mayank" w:date="2016-06-21T12:07:00Z">
            <w:trPr>
              <w:jc w:val="center"/>
            </w:trPr>
          </w:trPrChange>
        </w:trPr>
        <w:tc>
          <w:tcPr>
            <w:tcW w:w="10998" w:type="dxa"/>
            <w:tcPrChange w:id="29" w:author="Batra, Mayank" w:date="2016-06-21T12:07:00Z">
              <w:tcPr>
                <w:tcW w:w="10998" w:type="dxa"/>
              </w:tcPr>
            </w:tcPrChange>
          </w:tcPr>
          <w:p w:rsidR="000D5499" w:rsidRPr="004853D4" w:rsidRDefault="000D5499" w:rsidP="000D5499">
            <w:pPr>
              <w:pStyle w:val="CellBody"/>
              <w:spacing w:before="120" w:after="120"/>
              <w:ind w:left="360"/>
              <w:rPr>
                <w:rStyle w:val="af"/>
              </w:rPr>
            </w:pPr>
          </w:p>
        </w:tc>
      </w:tr>
      <w:tr w:rsidR="000D5499" w:rsidRPr="004853D4" w:rsidTr="00B217C1">
        <w:trPr>
          <w:jc w:val="center"/>
          <w:trPrChange w:id="30" w:author="Batra, Mayank" w:date="2016-06-21T12:07:00Z">
            <w:trPr>
              <w:jc w:val="center"/>
            </w:trPr>
          </w:trPrChange>
        </w:trPr>
        <w:tc>
          <w:tcPr>
            <w:tcW w:w="10998" w:type="dxa"/>
            <w:tcPrChange w:id="31" w:author="Batra, Mayank" w:date="2016-06-21T12:07:00Z">
              <w:tcPr>
                <w:tcW w:w="10998" w:type="dxa"/>
              </w:tcPr>
            </w:tcPrChange>
          </w:tcPr>
          <w:p w:rsidR="000D5499" w:rsidRPr="004853D4" w:rsidRDefault="000D5499" w:rsidP="0067285E">
            <w:pPr>
              <w:pStyle w:val="CellBody"/>
              <w:ind w:left="720"/>
            </w:pPr>
            <w:r w:rsidRPr="004853D4">
              <w:rPr>
                <w:rStyle w:val="af"/>
              </w:rPr>
              <w:t>Abstract</w:t>
            </w:r>
            <w:r w:rsidRPr="004853D4">
              <w:t xml:space="preserve">: </w:t>
            </w:r>
            <w:r w:rsidR="00CB4965" w:rsidRPr="004853D4">
              <w:br/>
            </w:r>
            <w:r w:rsidRPr="004853D4">
              <w:t xml:space="preserve">This document specifies the changes to the </w:t>
            </w:r>
            <w:r w:rsidR="00DD7C9E">
              <w:t xml:space="preserve">Architecture, Acronyms &amp; Abbreviations, </w:t>
            </w:r>
            <w:r w:rsidRPr="004853D4">
              <w:t>HCI</w:t>
            </w:r>
            <w:r w:rsidR="00DD7C9E">
              <w:t>,</w:t>
            </w:r>
            <w:r w:rsidR="00185CDD">
              <w:t xml:space="preserve"> </w:t>
            </w:r>
            <w:r w:rsidR="00DD3844">
              <w:t xml:space="preserve">Physical Layer, </w:t>
            </w:r>
            <w:r w:rsidR="00185CDD">
              <w:t>Link Layer</w:t>
            </w:r>
            <w:r w:rsidR="00DD7C9E">
              <w:t>, Message Sequence Charts, Direct Test Mode</w:t>
            </w:r>
            <w:r w:rsidRPr="004853D4">
              <w:t xml:space="preserve"> section</w:t>
            </w:r>
            <w:r w:rsidR="00185CDD">
              <w:t>s</w:t>
            </w:r>
            <w:r w:rsidRPr="004853D4">
              <w:t xml:space="preserve"> of the Core specification as a part of incorporating </w:t>
            </w:r>
            <w:r w:rsidR="00DD7C9E">
              <w:t xml:space="preserve">the </w:t>
            </w:r>
            <w:commentRangeStart w:id="32"/>
            <w:del w:id="33" w:author="Batra, Mayank" w:date="2016-06-21T12:34:00Z">
              <w:r w:rsidR="00DD7C9E" w:rsidDel="00413B60">
                <w:delText xml:space="preserve">Connectionless </w:delText>
              </w:r>
            </w:del>
            <w:r w:rsidR="00DD7C9E">
              <w:t xml:space="preserve">Angle of </w:t>
            </w:r>
            <w:del w:id="34" w:author="Batra, Mayank" w:date="2016-06-21T12:34:00Z">
              <w:r w:rsidR="00DD7C9E" w:rsidDel="00413B60">
                <w:delText xml:space="preserve">Departure </w:delText>
              </w:r>
            </w:del>
            <w:ins w:id="35" w:author="Batra, Mayank" w:date="2016-06-21T12:34:00Z">
              <w:r w:rsidR="00413B60">
                <w:t xml:space="preserve">Arrival </w:t>
              </w:r>
            </w:ins>
            <w:r w:rsidR="00DD7C9E">
              <w:t>(Ao</w:t>
            </w:r>
            <w:del w:id="36" w:author="Batra, Mayank" w:date="2016-06-21T12:34:00Z">
              <w:r w:rsidR="00DD7C9E" w:rsidDel="00413B60">
                <w:delText>D</w:delText>
              </w:r>
            </w:del>
            <w:ins w:id="37" w:author="Batra, Mayank" w:date="2016-06-21T12:34:00Z">
              <w:r w:rsidR="00413B60">
                <w:t>A</w:t>
              </w:r>
            </w:ins>
            <w:r w:rsidR="00DD7C9E">
              <w:t xml:space="preserve">) and </w:t>
            </w:r>
            <w:del w:id="38" w:author="Batra, Mayank" w:date="2016-06-21T12:34:00Z">
              <w:r w:rsidR="00DD7C9E" w:rsidDel="00413B60">
                <w:delText xml:space="preserve">Connection-Oriented </w:delText>
              </w:r>
            </w:del>
            <w:r w:rsidR="00DD7C9E">
              <w:t xml:space="preserve">Angle of </w:t>
            </w:r>
            <w:del w:id="39" w:author="Batra, Mayank" w:date="2016-06-21T12:34:00Z">
              <w:r w:rsidR="00DD7C9E" w:rsidDel="00413B60">
                <w:delText xml:space="preserve">Arrival </w:delText>
              </w:r>
            </w:del>
            <w:ins w:id="40" w:author="Batra, Mayank" w:date="2016-06-21T12:34:00Z">
              <w:r w:rsidR="00413B60">
                <w:t xml:space="preserve">Departure </w:t>
              </w:r>
            </w:ins>
            <w:r w:rsidR="00DD7C9E">
              <w:t>(Ao</w:t>
            </w:r>
            <w:del w:id="41" w:author="Batra, Mayank" w:date="2016-06-21T12:34:00Z">
              <w:r w:rsidR="00DD7C9E" w:rsidDel="00413B60">
                <w:delText>A</w:delText>
              </w:r>
            </w:del>
            <w:ins w:id="42" w:author="Batra, Mayank" w:date="2016-06-21T12:34:00Z">
              <w:r w:rsidR="00413B60">
                <w:t>D</w:t>
              </w:r>
            </w:ins>
            <w:r w:rsidR="00DD7C9E">
              <w:t>) features</w:t>
            </w:r>
            <w:ins w:id="43" w:author="Batra, Mayank" w:date="2016-06-21T12:34:00Z">
              <w:r w:rsidR="00413B60">
                <w:t xml:space="preserve">, </w:t>
              </w:r>
            </w:ins>
            <w:ins w:id="44" w:author="Batra, Mayank" w:date="2016-06-21T14:56:00Z">
              <w:r w:rsidR="00915693">
                <w:t xml:space="preserve">for </w:t>
              </w:r>
            </w:ins>
            <w:ins w:id="45" w:author="Batra, Mayank" w:date="2016-06-21T12:34:00Z">
              <w:r w:rsidR="00413B60">
                <w:t>both Connectionless and Connection-Oriented modes of operations,</w:t>
              </w:r>
            </w:ins>
            <w:r w:rsidR="00DD7C9E">
              <w:t xml:space="preserve"> </w:t>
            </w:r>
            <w:commentRangeEnd w:id="32"/>
            <w:r w:rsidR="00BF4A4E">
              <w:rPr>
                <w:rStyle w:val="aff1"/>
                <w:rFonts w:ascii="Arial" w:hAnsi="Arial"/>
                <w:color w:val="auto"/>
              </w:rPr>
              <w:commentReference w:id="32"/>
            </w:r>
            <w:r w:rsidR="00DD7C9E">
              <w:t xml:space="preserve">to </w:t>
            </w:r>
            <w:r w:rsidR="00185CDD">
              <w:t xml:space="preserve">the </w:t>
            </w:r>
            <w:r w:rsidR="0081200A">
              <w:t>v4</w:t>
            </w:r>
            <w:r w:rsidR="002723C7">
              <w:t>.2 Core specification.</w:t>
            </w:r>
          </w:p>
        </w:tc>
      </w:tr>
    </w:tbl>
    <w:tbl>
      <w:tblPr>
        <w:tblStyle w:val="afa"/>
        <w:tblpPr w:leftFromText="187" w:rightFromText="187" w:vertAnchor="page" w:horzAnchor="margin" w:tblpXSpec="center" w:tblpYSpec="center"/>
        <w:tblOverlap w:val="never"/>
        <w:tblW w:w="109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46" w:author="Batra, Mayank" w:date="2016-06-21T12:07:00Z">
          <w:tblPr>
            <w:tblStyle w:val="afa"/>
            <w:tblpPr w:leftFromText="187" w:rightFromText="187" w:vertAnchor="page" w:horzAnchor="margin" w:tblpXSpec="center" w:tblpYSpec="center"/>
            <w:tblOverlap w:val="never"/>
            <w:tblW w:w="109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PrChange>
      </w:tblPr>
      <w:tblGrid>
        <w:gridCol w:w="10998"/>
        <w:tblGridChange w:id="47">
          <w:tblGrid>
            <w:gridCol w:w="10998"/>
          </w:tblGrid>
        </w:tblGridChange>
      </w:tblGrid>
      <w:tr w:rsidR="000D5499" w:rsidRPr="004853D4" w:rsidTr="000D5499">
        <w:trPr>
          <w:jc w:val="center"/>
          <w:trPrChange w:id="48" w:author="Batra, Mayank" w:date="2016-06-21T12:07:00Z">
            <w:trPr>
              <w:jc w:val="center"/>
            </w:trPr>
          </w:trPrChange>
        </w:trPr>
        <w:tc>
          <w:tcPr>
            <w:tcW w:w="10998" w:type="dxa"/>
            <w:tcMar>
              <w:left w:w="864" w:type="dxa"/>
              <w:right w:w="864" w:type="dxa"/>
            </w:tcMar>
            <w:tcPrChange w:id="49" w:author="Batra, Mayank" w:date="2016-06-21T12:07:00Z">
              <w:tcPr>
                <w:tcW w:w="10998" w:type="dxa"/>
                <w:tcMar>
                  <w:left w:w="864" w:type="dxa"/>
                  <w:right w:w="864" w:type="dxa"/>
                </w:tcMar>
              </w:tcPr>
            </w:tcPrChange>
          </w:tcPr>
          <w:p w:rsidR="000D5499" w:rsidRPr="004853D4" w:rsidRDefault="000D5499" w:rsidP="004D1496">
            <w:pPr>
              <w:pStyle w:val="CellBody"/>
              <w:rPr>
                <w:rStyle w:val="af"/>
              </w:rPr>
            </w:pPr>
          </w:p>
        </w:tc>
      </w:tr>
    </w:tbl>
    <w:p w:rsidR="004E282C" w:rsidRPr="00673535" w:rsidRDefault="004E282C" w:rsidP="00750DEF">
      <w:pPr>
        <w:sectPr w:rsidR="004E282C" w:rsidRPr="00673535" w:rsidSect="002375B4">
          <w:footerReference w:type="default" r:id="rId15"/>
          <w:pgSz w:w="12240" w:h="15840" w:code="1"/>
          <w:pgMar w:top="720" w:right="1440" w:bottom="720" w:left="1440" w:header="720" w:footer="720" w:gutter="0"/>
          <w:cols w:space="720"/>
          <w:docGrid w:linePitch="360"/>
        </w:sectPr>
      </w:pPr>
    </w:p>
    <w:p w:rsidR="004D1496" w:rsidRDefault="004D1496" w:rsidP="00F42BF9">
      <w:pPr>
        <w:pStyle w:val="TableTitle"/>
      </w:pPr>
    </w:p>
    <w:p w:rsidR="00F42BF9" w:rsidRPr="004853D4" w:rsidRDefault="00F42BF9" w:rsidP="00E44F48">
      <w:pPr>
        <w:pStyle w:val="TableTitle"/>
        <w:outlineLvl w:val="0"/>
      </w:pPr>
      <w:r w:rsidRPr="004853D4">
        <w:t>Revision History</w:t>
      </w:r>
    </w:p>
    <w:tbl>
      <w:tblPr>
        <w:tblStyle w:val="Bluetoothheadingformatting"/>
        <w:tblW w:w="0" w:type="auto"/>
        <w:tblLook w:val="0420"/>
        <w:tblPrChange w:id="50" w:author="Batra, Mayank" w:date="2016-06-21T12:07:00Z">
          <w:tblPr>
            <w:tblStyle w:val="Bluetoothheadingformatting"/>
            <w:tblW w:w="0" w:type="auto"/>
            <w:tblLook w:val="0420"/>
          </w:tblPr>
        </w:tblPrChange>
      </w:tblPr>
      <w:tblGrid>
        <w:gridCol w:w="1945"/>
        <w:gridCol w:w="1739"/>
        <w:gridCol w:w="5522"/>
        <w:tblGridChange w:id="51">
          <w:tblGrid>
            <w:gridCol w:w="144"/>
            <w:gridCol w:w="1801"/>
            <w:gridCol w:w="144"/>
            <w:gridCol w:w="1595"/>
            <w:gridCol w:w="144"/>
            <w:gridCol w:w="5378"/>
            <w:gridCol w:w="144"/>
          </w:tblGrid>
        </w:tblGridChange>
      </w:tblGrid>
      <w:tr w:rsidR="00D727CA" w:rsidRPr="004853D4" w:rsidTr="00B52AFE">
        <w:trPr>
          <w:cnfStyle w:val="100000000000"/>
          <w:trPrChange w:id="52" w:author="Batra, Mayank" w:date="2016-06-21T12:07:00Z">
            <w:trPr>
              <w:gridAfter w:val="0"/>
            </w:trPr>
          </w:trPrChange>
        </w:trPr>
        <w:tc>
          <w:tcPr>
            <w:tcW w:w="1945" w:type="dxa"/>
            <w:tcPrChange w:id="53" w:author="Batra, Mayank" w:date="2016-06-21T12:07:00Z">
              <w:tcPr>
                <w:tcW w:w="1945" w:type="dxa"/>
                <w:gridSpan w:val="2"/>
              </w:tcPr>
            </w:tcPrChange>
          </w:tcPr>
          <w:p w:rsidR="00D727CA" w:rsidRPr="004853D4" w:rsidRDefault="00D727CA" w:rsidP="0061176C">
            <w:pPr>
              <w:spacing w:before="96"/>
              <w:cnfStyle w:val="100000000000"/>
            </w:pPr>
            <w:r w:rsidRPr="004853D4">
              <w:t>Revision History</w:t>
            </w:r>
          </w:p>
        </w:tc>
        <w:tc>
          <w:tcPr>
            <w:tcW w:w="1739" w:type="dxa"/>
            <w:tcPrChange w:id="54" w:author="Batra, Mayank" w:date="2016-06-21T12:07:00Z">
              <w:tcPr>
                <w:tcW w:w="1739" w:type="dxa"/>
                <w:gridSpan w:val="2"/>
              </w:tcPr>
            </w:tcPrChange>
          </w:tcPr>
          <w:p w:rsidR="00D727CA" w:rsidRPr="004853D4" w:rsidRDefault="00D727CA" w:rsidP="0061176C">
            <w:pPr>
              <w:spacing w:before="96"/>
              <w:cnfStyle w:val="100000000000"/>
            </w:pPr>
            <w:r w:rsidRPr="004853D4">
              <w:t>Date</w:t>
            </w:r>
          </w:p>
        </w:tc>
        <w:tc>
          <w:tcPr>
            <w:tcW w:w="5522" w:type="dxa"/>
            <w:tcPrChange w:id="55" w:author="Batra, Mayank" w:date="2016-06-21T12:07:00Z">
              <w:tcPr>
                <w:tcW w:w="5522" w:type="dxa"/>
                <w:gridSpan w:val="2"/>
              </w:tcPr>
            </w:tcPrChange>
          </w:tcPr>
          <w:p w:rsidR="00D727CA" w:rsidRPr="004853D4" w:rsidRDefault="00D727CA" w:rsidP="0061176C">
            <w:pPr>
              <w:spacing w:before="96"/>
              <w:cnfStyle w:val="100000000000"/>
            </w:pPr>
            <w:r w:rsidRPr="004853D4">
              <w:t>Comments</w:t>
            </w:r>
          </w:p>
        </w:tc>
      </w:tr>
      <w:tr w:rsidR="00B52AFE" w:rsidRPr="004853D4" w:rsidTr="00B52AFE">
        <w:trPr>
          <w:trPrChange w:id="56" w:author="Batra, Mayank" w:date="2016-06-21T12:07:00Z">
            <w:trPr>
              <w:gridAfter w:val="0"/>
            </w:trPr>
          </w:trPrChange>
        </w:trPr>
        <w:tc>
          <w:tcPr>
            <w:tcW w:w="1945" w:type="dxa"/>
            <w:tcPrChange w:id="57" w:author="Batra, Mayank" w:date="2016-06-21T12:07:00Z">
              <w:tcPr>
                <w:tcW w:w="1945" w:type="dxa"/>
                <w:gridSpan w:val="2"/>
              </w:tcPr>
            </w:tcPrChange>
          </w:tcPr>
          <w:p w:rsidR="00B52AFE" w:rsidRPr="004853D4" w:rsidRDefault="00B52AFE" w:rsidP="0061176C">
            <w:pPr>
              <w:spacing w:before="96"/>
            </w:pPr>
            <w:r>
              <w:t>R00</w:t>
            </w:r>
          </w:p>
        </w:tc>
        <w:tc>
          <w:tcPr>
            <w:tcW w:w="1739" w:type="dxa"/>
            <w:tcPrChange w:id="58" w:author="Batra, Mayank" w:date="2016-06-21T12:07:00Z">
              <w:tcPr>
                <w:tcW w:w="1739" w:type="dxa"/>
                <w:gridSpan w:val="2"/>
              </w:tcPr>
            </w:tcPrChange>
          </w:tcPr>
          <w:p w:rsidR="00B52AFE" w:rsidRPr="004853D4" w:rsidRDefault="00B52AFE" w:rsidP="00DC172C">
            <w:pPr>
              <w:spacing w:before="96"/>
            </w:pPr>
            <w:r>
              <w:t>2015-</w:t>
            </w:r>
            <w:r w:rsidR="00467492">
              <w:t>1</w:t>
            </w:r>
            <w:r w:rsidR="00354C87">
              <w:t>2</w:t>
            </w:r>
            <w:r w:rsidR="00467492">
              <w:t>-</w:t>
            </w:r>
            <w:r w:rsidR="00DC172C">
              <w:t>15</w:t>
            </w:r>
          </w:p>
        </w:tc>
        <w:tc>
          <w:tcPr>
            <w:tcW w:w="5522" w:type="dxa"/>
            <w:tcPrChange w:id="59" w:author="Batra, Mayank" w:date="2016-06-21T12:07:00Z">
              <w:tcPr>
                <w:tcW w:w="5522" w:type="dxa"/>
                <w:gridSpan w:val="2"/>
              </w:tcPr>
            </w:tcPrChange>
          </w:tcPr>
          <w:p w:rsidR="00B52AFE" w:rsidRPr="004853D4" w:rsidRDefault="00B52AFE" w:rsidP="0061176C">
            <w:pPr>
              <w:spacing w:before="96"/>
            </w:pPr>
            <w:r>
              <w:t>Initial Draft</w:t>
            </w:r>
          </w:p>
        </w:tc>
      </w:tr>
      <w:tr w:rsidR="00C50CB8" w:rsidRPr="004853D4" w:rsidTr="00B52AFE">
        <w:trPr>
          <w:trPrChange w:id="60" w:author="Batra, Mayank" w:date="2016-06-21T12:07:00Z">
            <w:trPr>
              <w:gridAfter w:val="0"/>
            </w:trPr>
          </w:trPrChange>
        </w:trPr>
        <w:tc>
          <w:tcPr>
            <w:tcW w:w="1945" w:type="dxa"/>
            <w:tcPrChange w:id="61" w:author="Batra, Mayank" w:date="2016-06-21T12:07:00Z">
              <w:tcPr>
                <w:tcW w:w="1945" w:type="dxa"/>
                <w:gridSpan w:val="2"/>
              </w:tcPr>
            </w:tcPrChange>
          </w:tcPr>
          <w:p w:rsidR="00C50CB8" w:rsidRDefault="00C50CB8" w:rsidP="0061176C">
            <w:pPr>
              <w:spacing w:before="96"/>
            </w:pPr>
            <w:r>
              <w:t>R01</w:t>
            </w:r>
          </w:p>
        </w:tc>
        <w:tc>
          <w:tcPr>
            <w:tcW w:w="1739" w:type="dxa"/>
            <w:tcPrChange w:id="62" w:author="Batra, Mayank" w:date="2016-06-21T12:07:00Z">
              <w:tcPr>
                <w:tcW w:w="1739" w:type="dxa"/>
                <w:gridSpan w:val="2"/>
              </w:tcPr>
            </w:tcPrChange>
          </w:tcPr>
          <w:p w:rsidR="00C50CB8" w:rsidRDefault="00C50CB8" w:rsidP="00DC172C">
            <w:pPr>
              <w:spacing w:before="96"/>
            </w:pPr>
            <w:r>
              <w:t>201</w:t>
            </w:r>
            <w:r w:rsidR="00C61C0D">
              <w:t>6</w:t>
            </w:r>
            <w:r>
              <w:t>-01-20</w:t>
            </w:r>
          </w:p>
        </w:tc>
        <w:tc>
          <w:tcPr>
            <w:tcW w:w="5522" w:type="dxa"/>
            <w:tcPrChange w:id="63" w:author="Batra, Mayank" w:date="2016-06-21T12:07:00Z">
              <w:tcPr>
                <w:tcW w:w="5522" w:type="dxa"/>
                <w:gridSpan w:val="2"/>
              </w:tcPr>
            </w:tcPrChange>
          </w:tcPr>
          <w:p w:rsidR="00C50CB8" w:rsidRDefault="00C50CB8" w:rsidP="0061176C">
            <w:pPr>
              <w:spacing w:before="96"/>
            </w:pPr>
            <w:r>
              <w:t>Address comments from Angel and Clive.</w:t>
            </w:r>
          </w:p>
        </w:tc>
      </w:tr>
      <w:tr w:rsidR="00DF4735" w:rsidRPr="004853D4" w:rsidTr="00B52AFE">
        <w:trPr>
          <w:trPrChange w:id="64" w:author="Batra, Mayank" w:date="2016-06-21T12:07:00Z">
            <w:trPr>
              <w:gridAfter w:val="0"/>
            </w:trPr>
          </w:trPrChange>
        </w:trPr>
        <w:tc>
          <w:tcPr>
            <w:tcW w:w="1945" w:type="dxa"/>
            <w:tcPrChange w:id="65" w:author="Batra, Mayank" w:date="2016-06-21T12:07:00Z">
              <w:tcPr>
                <w:tcW w:w="1945" w:type="dxa"/>
                <w:gridSpan w:val="2"/>
              </w:tcPr>
            </w:tcPrChange>
          </w:tcPr>
          <w:p w:rsidR="00DF4735" w:rsidRDefault="00DF4735" w:rsidP="0061176C">
            <w:pPr>
              <w:spacing w:before="96"/>
            </w:pPr>
            <w:r>
              <w:t>R02</w:t>
            </w:r>
          </w:p>
        </w:tc>
        <w:tc>
          <w:tcPr>
            <w:tcW w:w="1739" w:type="dxa"/>
            <w:tcPrChange w:id="66" w:author="Batra, Mayank" w:date="2016-06-21T12:07:00Z">
              <w:tcPr>
                <w:tcW w:w="1739" w:type="dxa"/>
                <w:gridSpan w:val="2"/>
              </w:tcPr>
            </w:tcPrChange>
          </w:tcPr>
          <w:p w:rsidR="00DF4735" w:rsidRDefault="00DF4735" w:rsidP="00DC172C">
            <w:pPr>
              <w:spacing w:before="96"/>
            </w:pPr>
            <w:r>
              <w:t>201</w:t>
            </w:r>
            <w:r w:rsidR="00C61C0D">
              <w:t>6</w:t>
            </w:r>
            <w:r>
              <w:t>-01-26</w:t>
            </w:r>
          </w:p>
        </w:tc>
        <w:tc>
          <w:tcPr>
            <w:tcW w:w="5522" w:type="dxa"/>
            <w:tcPrChange w:id="67" w:author="Batra, Mayank" w:date="2016-06-21T12:07:00Z">
              <w:tcPr>
                <w:tcW w:w="5522" w:type="dxa"/>
                <w:gridSpan w:val="2"/>
              </w:tcPr>
            </w:tcPrChange>
          </w:tcPr>
          <w:p w:rsidR="00DF4735" w:rsidRDefault="00DF4735" w:rsidP="0061176C">
            <w:pPr>
              <w:spacing w:before="96"/>
            </w:pPr>
            <w:r>
              <w:t>Address further comments from Clive.</w:t>
            </w:r>
          </w:p>
        </w:tc>
      </w:tr>
      <w:tr w:rsidR="00C61C0D" w:rsidRPr="004853D4" w:rsidTr="00B52AFE">
        <w:trPr>
          <w:trPrChange w:id="68" w:author="Batra, Mayank" w:date="2016-06-21T12:07:00Z">
            <w:trPr>
              <w:gridAfter w:val="0"/>
            </w:trPr>
          </w:trPrChange>
        </w:trPr>
        <w:tc>
          <w:tcPr>
            <w:tcW w:w="1945" w:type="dxa"/>
            <w:tcPrChange w:id="69" w:author="Batra, Mayank" w:date="2016-06-21T12:07:00Z">
              <w:tcPr>
                <w:tcW w:w="1945" w:type="dxa"/>
                <w:gridSpan w:val="2"/>
              </w:tcPr>
            </w:tcPrChange>
          </w:tcPr>
          <w:p w:rsidR="00C61C0D" w:rsidRDefault="00C61C0D" w:rsidP="0061176C">
            <w:pPr>
              <w:spacing w:before="96"/>
            </w:pPr>
            <w:r>
              <w:t>R03</w:t>
            </w:r>
          </w:p>
        </w:tc>
        <w:tc>
          <w:tcPr>
            <w:tcW w:w="1739" w:type="dxa"/>
            <w:tcPrChange w:id="70" w:author="Batra, Mayank" w:date="2016-06-21T12:07:00Z">
              <w:tcPr>
                <w:tcW w:w="1739" w:type="dxa"/>
                <w:gridSpan w:val="2"/>
              </w:tcPr>
            </w:tcPrChange>
          </w:tcPr>
          <w:p w:rsidR="00C61C0D" w:rsidRDefault="00C61C0D" w:rsidP="00DC172C">
            <w:pPr>
              <w:spacing w:before="96"/>
            </w:pPr>
            <w:r>
              <w:t>2016-01-27</w:t>
            </w:r>
          </w:p>
        </w:tc>
        <w:tc>
          <w:tcPr>
            <w:tcW w:w="5522" w:type="dxa"/>
            <w:tcPrChange w:id="71" w:author="Batra, Mayank" w:date="2016-06-21T12:07:00Z">
              <w:tcPr>
                <w:tcW w:w="5522" w:type="dxa"/>
                <w:gridSpan w:val="2"/>
              </w:tcPr>
            </w:tcPrChange>
          </w:tcPr>
          <w:p w:rsidR="00C61C0D" w:rsidRDefault="00C61C0D" w:rsidP="0061176C">
            <w:pPr>
              <w:spacing w:before="96"/>
            </w:pPr>
            <w:r>
              <w:t>Contributions and further comments from Clive.</w:t>
            </w:r>
          </w:p>
        </w:tc>
      </w:tr>
      <w:tr w:rsidR="00F818B0" w:rsidRPr="004853D4" w:rsidTr="00B52AFE">
        <w:trPr>
          <w:trPrChange w:id="72" w:author="Batra, Mayank" w:date="2016-06-21T12:07:00Z">
            <w:trPr>
              <w:gridAfter w:val="0"/>
            </w:trPr>
          </w:trPrChange>
        </w:trPr>
        <w:tc>
          <w:tcPr>
            <w:tcW w:w="1945" w:type="dxa"/>
            <w:tcPrChange w:id="73" w:author="Batra, Mayank" w:date="2016-06-21T12:07:00Z">
              <w:tcPr>
                <w:tcW w:w="1945" w:type="dxa"/>
                <w:gridSpan w:val="2"/>
              </w:tcPr>
            </w:tcPrChange>
          </w:tcPr>
          <w:p w:rsidR="00F818B0" w:rsidRDefault="00F818B0" w:rsidP="0061176C">
            <w:pPr>
              <w:spacing w:before="96"/>
            </w:pPr>
            <w:r>
              <w:t>R04</w:t>
            </w:r>
          </w:p>
        </w:tc>
        <w:tc>
          <w:tcPr>
            <w:tcW w:w="1739" w:type="dxa"/>
            <w:tcPrChange w:id="74" w:author="Batra, Mayank" w:date="2016-06-21T12:07:00Z">
              <w:tcPr>
                <w:tcW w:w="1739" w:type="dxa"/>
                <w:gridSpan w:val="2"/>
              </w:tcPr>
            </w:tcPrChange>
          </w:tcPr>
          <w:p w:rsidR="00F818B0" w:rsidRDefault="00F818B0" w:rsidP="009738E6">
            <w:pPr>
              <w:spacing w:before="96"/>
            </w:pPr>
            <w:r>
              <w:t>2016-01-2</w:t>
            </w:r>
            <w:r w:rsidR="009738E6">
              <w:t>9</w:t>
            </w:r>
          </w:p>
        </w:tc>
        <w:tc>
          <w:tcPr>
            <w:tcW w:w="5522" w:type="dxa"/>
            <w:tcPrChange w:id="75" w:author="Batra, Mayank" w:date="2016-06-21T12:07:00Z">
              <w:tcPr>
                <w:tcW w:w="5522" w:type="dxa"/>
                <w:gridSpan w:val="2"/>
              </w:tcPr>
            </w:tcPrChange>
          </w:tcPr>
          <w:p w:rsidR="00F818B0" w:rsidRDefault="009738E6" w:rsidP="009738E6">
            <w:pPr>
              <w:spacing w:before="96"/>
            </w:pPr>
            <w:r>
              <w:t>Made changes corresponding to the comments resolved on the conference call on 28 Jan. Add MSCs.</w:t>
            </w:r>
          </w:p>
        </w:tc>
      </w:tr>
      <w:tr w:rsidR="003237AA" w:rsidRPr="004853D4" w:rsidTr="00B52AFE">
        <w:trPr>
          <w:trPrChange w:id="76" w:author="Batra, Mayank" w:date="2016-06-21T12:07:00Z">
            <w:trPr>
              <w:gridAfter w:val="0"/>
            </w:trPr>
          </w:trPrChange>
        </w:trPr>
        <w:tc>
          <w:tcPr>
            <w:tcW w:w="1945" w:type="dxa"/>
            <w:tcPrChange w:id="77" w:author="Batra, Mayank" w:date="2016-06-21T12:07:00Z">
              <w:tcPr>
                <w:tcW w:w="1945" w:type="dxa"/>
                <w:gridSpan w:val="2"/>
              </w:tcPr>
            </w:tcPrChange>
          </w:tcPr>
          <w:p w:rsidR="003237AA" w:rsidRDefault="003237AA" w:rsidP="0061176C">
            <w:pPr>
              <w:spacing w:before="96"/>
            </w:pPr>
            <w:r>
              <w:t>R05</w:t>
            </w:r>
          </w:p>
        </w:tc>
        <w:tc>
          <w:tcPr>
            <w:tcW w:w="1739" w:type="dxa"/>
            <w:tcPrChange w:id="78" w:author="Batra, Mayank" w:date="2016-06-21T12:07:00Z">
              <w:tcPr>
                <w:tcW w:w="1739" w:type="dxa"/>
                <w:gridSpan w:val="2"/>
              </w:tcPr>
            </w:tcPrChange>
          </w:tcPr>
          <w:p w:rsidR="003237AA" w:rsidRDefault="00703707" w:rsidP="001E64E9">
            <w:pPr>
              <w:spacing w:before="96"/>
            </w:pPr>
            <w:r>
              <w:t>2016-01-30</w:t>
            </w:r>
          </w:p>
        </w:tc>
        <w:tc>
          <w:tcPr>
            <w:tcW w:w="5522" w:type="dxa"/>
            <w:tcPrChange w:id="79" w:author="Batra, Mayank" w:date="2016-06-21T12:07:00Z">
              <w:tcPr>
                <w:tcW w:w="5522" w:type="dxa"/>
                <w:gridSpan w:val="2"/>
              </w:tcPr>
            </w:tcPrChange>
          </w:tcPr>
          <w:p w:rsidR="003237AA" w:rsidRDefault="003237AA" w:rsidP="00C33A1D">
            <w:pPr>
              <w:spacing w:before="96"/>
            </w:pPr>
            <w:r>
              <w:t xml:space="preserve">Address </w:t>
            </w:r>
            <w:r w:rsidR="00703707">
              <w:t xml:space="preserve">a few </w:t>
            </w:r>
            <w:r>
              <w:t xml:space="preserve">comments from Joel. Describe how AoD </w:t>
            </w:r>
            <w:r w:rsidR="00703707">
              <w:t>calculations can be done</w:t>
            </w:r>
            <w:r>
              <w:t>.</w:t>
            </w:r>
          </w:p>
        </w:tc>
      </w:tr>
      <w:tr w:rsidR="009D3EAC" w:rsidRPr="004853D4" w:rsidTr="00B52AFE">
        <w:trPr>
          <w:trPrChange w:id="80" w:author="Batra, Mayank" w:date="2016-06-21T12:07:00Z">
            <w:trPr>
              <w:gridAfter w:val="0"/>
            </w:trPr>
          </w:trPrChange>
        </w:trPr>
        <w:tc>
          <w:tcPr>
            <w:tcW w:w="1945" w:type="dxa"/>
            <w:tcPrChange w:id="81" w:author="Batra, Mayank" w:date="2016-06-21T12:07:00Z">
              <w:tcPr>
                <w:tcW w:w="1945" w:type="dxa"/>
                <w:gridSpan w:val="2"/>
              </w:tcPr>
            </w:tcPrChange>
          </w:tcPr>
          <w:p w:rsidR="009D3EAC" w:rsidRDefault="009D3EAC" w:rsidP="0061176C">
            <w:pPr>
              <w:spacing w:before="96"/>
            </w:pPr>
            <w:r>
              <w:t>R06</w:t>
            </w:r>
          </w:p>
        </w:tc>
        <w:tc>
          <w:tcPr>
            <w:tcW w:w="1739" w:type="dxa"/>
            <w:tcPrChange w:id="82" w:author="Batra, Mayank" w:date="2016-06-21T12:07:00Z">
              <w:tcPr>
                <w:tcW w:w="1739" w:type="dxa"/>
                <w:gridSpan w:val="2"/>
              </w:tcPr>
            </w:tcPrChange>
          </w:tcPr>
          <w:p w:rsidR="009D3EAC" w:rsidRDefault="009D3EAC" w:rsidP="001E64E9">
            <w:pPr>
              <w:spacing w:before="96"/>
            </w:pPr>
            <w:r>
              <w:t>2016-02-10</w:t>
            </w:r>
          </w:p>
        </w:tc>
        <w:tc>
          <w:tcPr>
            <w:tcW w:w="5522" w:type="dxa"/>
            <w:tcPrChange w:id="83" w:author="Batra, Mayank" w:date="2016-06-21T12:07:00Z">
              <w:tcPr>
                <w:tcW w:w="5522" w:type="dxa"/>
                <w:gridSpan w:val="2"/>
              </w:tcPr>
            </w:tcPrChange>
          </w:tcPr>
          <w:p w:rsidR="009D3EAC" w:rsidRDefault="009D3EAC" w:rsidP="00C33A1D">
            <w:pPr>
              <w:spacing w:before="96"/>
            </w:pPr>
            <w:r>
              <w:t>Comment resolutions from the Deerfield Beach F2F.</w:t>
            </w:r>
          </w:p>
        </w:tc>
      </w:tr>
      <w:tr w:rsidR="003D73AF" w:rsidRPr="004853D4" w:rsidTr="00B52AFE">
        <w:trPr>
          <w:trPrChange w:id="84" w:author="Batra, Mayank" w:date="2016-06-21T12:07:00Z">
            <w:trPr>
              <w:gridAfter w:val="0"/>
            </w:trPr>
          </w:trPrChange>
        </w:trPr>
        <w:tc>
          <w:tcPr>
            <w:tcW w:w="1945" w:type="dxa"/>
            <w:tcPrChange w:id="85" w:author="Batra, Mayank" w:date="2016-06-21T12:07:00Z">
              <w:tcPr>
                <w:tcW w:w="1945" w:type="dxa"/>
                <w:gridSpan w:val="2"/>
              </w:tcPr>
            </w:tcPrChange>
          </w:tcPr>
          <w:p w:rsidR="003D73AF" w:rsidRDefault="003D73AF" w:rsidP="0061176C">
            <w:pPr>
              <w:spacing w:before="96"/>
            </w:pPr>
            <w:r>
              <w:t>R07</w:t>
            </w:r>
          </w:p>
        </w:tc>
        <w:tc>
          <w:tcPr>
            <w:tcW w:w="1739" w:type="dxa"/>
            <w:tcPrChange w:id="86" w:author="Batra, Mayank" w:date="2016-06-21T12:07:00Z">
              <w:tcPr>
                <w:tcW w:w="1739" w:type="dxa"/>
                <w:gridSpan w:val="2"/>
              </w:tcPr>
            </w:tcPrChange>
          </w:tcPr>
          <w:p w:rsidR="003D73AF" w:rsidRDefault="003D73AF" w:rsidP="00415EC8">
            <w:pPr>
              <w:spacing w:before="96"/>
            </w:pPr>
            <w:r>
              <w:t>2016-04-</w:t>
            </w:r>
            <w:r w:rsidR="00422B97">
              <w:t>2</w:t>
            </w:r>
            <w:r w:rsidR="00415EC8">
              <w:t>9</w:t>
            </w:r>
          </w:p>
        </w:tc>
        <w:tc>
          <w:tcPr>
            <w:tcW w:w="5522" w:type="dxa"/>
            <w:tcPrChange w:id="87" w:author="Batra, Mayank" w:date="2016-06-21T12:07:00Z">
              <w:tcPr>
                <w:tcW w:w="5522" w:type="dxa"/>
                <w:gridSpan w:val="2"/>
              </w:tcPr>
            </w:tcPrChange>
          </w:tcPr>
          <w:p w:rsidR="003D73AF" w:rsidRDefault="003D73AF" w:rsidP="00C33A1D">
            <w:pPr>
              <w:spacing w:before="96"/>
            </w:pPr>
            <w:r>
              <w:t>Address comments from Harish.</w:t>
            </w:r>
          </w:p>
        </w:tc>
      </w:tr>
      <w:tr w:rsidR="005F36F0" w:rsidRPr="004853D4" w:rsidTr="00B52AFE">
        <w:trPr>
          <w:ins w:id="88" w:author="Batra, Mayank" w:date="2016-06-21T12:11:00Z"/>
        </w:trPr>
        <w:tc>
          <w:tcPr>
            <w:tcW w:w="1945" w:type="dxa"/>
          </w:tcPr>
          <w:p w:rsidR="005F36F0" w:rsidRDefault="005F36F0" w:rsidP="00745809">
            <w:pPr>
              <w:spacing w:before="96"/>
              <w:rPr>
                <w:ins w:id="89" w:author="Batra, Mayank" w:date="2016-06-21T12:11:00Z"/>
              </w:rPr>
            </w:pPr>
            <w:ins w:id="90" w:author="Batra, Mayank" w:date="2016-06-21T12:11:00Z">
              <w:r>
                <w:t>R08</w:t>
              </w:r>
            </w:ins>
          </w:p>
        </w:tc>
        <w:tc>
          <w:tcPr>
            <w:tcW w:w="1739" w:type="dxa"/>
          </w:tcPr>
          <w:p w:rsidR="005F36F0" w:rsidRDefault="005F36F0" w:rsidP="00745809">
            <w:pPr>
              <w:spacing w:before="96"/>
              <w:rPr>
                <w:ins w:id="91" w:author="Batra, Mayank" w:date="2016-06-21T12:11:00Z"/>
              </w:rPr>
            </w:pPr>
            <w:ins w:id="92" w:author="Batra, Mayank" w:date="2016-06-21T12:11:00Z">
              <w:r>
                <w:t>2016-06-21</w:t>
              </w:r>
            </w:ins>
          </w:p>
        </w:tc>
        <w:tc>
          <w:tcPr>
            <w:tcW w:w="5522" w:type="dxa"/>
          </w:tcPr>
          <w:p w:rsidR="005F36F0" w:rsidRDefault="005F36F0" w:rsidP="00745809">
            <w:pPr>
              <w:spacing w:before="96"/>
              <w:rPr>
                <w:ins w:id="93" w:author="Batra, Mayank" w:date="2016-06-21T12:11:00Z"/>
              </w:rPr>
            </w:pPr>
            <w:ins w:id="94" w:author="Batra, Mayank" w:date="2016-06-21T12:11:00Z">
              <w:r>
                <w:t>Address comments from:</w:t>
              </w:r>
            </w:ins>
          </w:p>
          <w:p w:rsidR="005F36F0" w:rsidRDefault="005F36F0" w:rsidP="00745809">
            <w:pPr>
              <w:spacing w:before="96"/>
              <w:rPr>
                <w:ins w:id="95" w:author="Batra, Mayank" w:date="2016-06-21T12:12:00Z"/>
              </w:rPr>
            </w:pPr>
            <w:ins w:id="96" w:author="Batra, Mayank" w:date="2016-06-21T12:11:00Z">
              <w:r>
                <w:t>- BARB (</w:t>
              </w:r>
            </w:ins>
            <w:ins w:id="97" w:author="Batra, Mayank" w:date="2016-06-21T12:12:00Z">
              <w:r>
                <w:t>Rasmus</w:t>
              </w:r>
            </w:ins>
            <w:ins w:id="98" w:author="Batra, Mayank" w:date="2016-06-21T12:13:00Z">
              <w:r>
                <w:t xml:space="preserve"> (two sets of comments)</w:t>
              </w:r>
            </w:ins>
            <w:ins w:id="99" w:author="Batra, Mayank" w:date="2016-06-21T12:12:00Z">
              <w:r>
                <w:t>, Per)</w:t>
              </w:r>
            </w:ins>
          </w:p>
          <w:p w:rsidR="005F36F0" w:rsidRDefault="005F36F0" w:rsidP="00745809">
            <w:pPr>
              <w:spacing w:before="96"/>
              <w:rPr>
                <w:ins w:id="100" w:author="Batra, Mayank" w:date="2016-06-21T12:12:00Z"/>
              </w:rPr>
            </w:pPr>
            <w:ins w:id="101" w:author="Batra, Mayank" w:date="2016-06-21T12:12:00Z">
              <w:r>
                <w:t>- Core (Clive, Florian)</w:t>
              </w:r>
            </w:ins>
          </w:p>
          <w:p w:rsidR="005F36F0" w:rsidRDefault="005F36F0" w:rsidP="00745809">
            <w:pPr>
              <w:spacing w:before="96"/>
              <w:rPr>
                <w:ins w:id="102" w:author="Batra, Mayank" w:date="2016-06-21T12:11:00Z"/>
              </w:rPr>
            </w:pPr>
            <w:ins w:id="103" w:author="Batra, Mayank" w:date="2016-06-21T12:12:00Z">
              <w:r>
                <w:t>- Technical Editors (Chris, Catherine)</w:t>
              </w:r>
            </w:ins>
          </w:p>
        </w:tc>
      </w:tr>
      <w:tr w:rsidR="00D43AF5" w:rsidRPr="004853D4" w:rsidTr="00B52AFE">
        <w:trPr>
          <w:ins w:id="104" w:author="Batra, Mayank" w:date="2016-06-28T15:20:00Z"/>
        </w:trPr>
        <w:tc>
          <w:tcPr>
            <w:tcW w:w="1945" w:type="dxa"/>
          </w:tcPr>
          <w:p w:rsidR="00D43AF5" w:rsidRDefault="00D43AF5" w:rsidP="00745809">
            <w:pPr>
              <w:spacing w:before="96"/>
              <w:rPr>
                <w:ins w:id="105" w:author="Batra, Mayank" w:date="2016-06-28T15:20:00Z"/>
              </w:rPr>
            </w:pPr>
            <w:ins w:id="106" w:author="Batra, Mayank" w:date="2016-06-28T15:20:00Z">
              <w:r>
                <w:t>R09</w:t>
              </w:r>
            </w:ins>
          </w:p>
        </w:tc>
        <w:tc>
          <w:tcPr>
            <w:tcW w:w="1739" w:type="dxa"/>
          </w:tcPr>
          <w:p w:rsidR="00D43AF5" w:rsidRDefault="00D43AF5" w:rsidP="00745809">
            <w:pPr>
              <w:spacing w:before="96"/>
              <w:rPr>
                <w:ins w:id="107" w:author="Batra, Mayank" w:date="2016-06-28T15:20:00Z"/>
              </w:rPr>
            </w:pPr>
            <w:ins w:id="108" w:author="Batra, Mayank" w:date="2016-06-28T15:20:00Z">
              <w:r>
                <w:t>2016-</w:t>
              </w:r>
            </w:ins>
            <w:ins w:id="109" w:author="Batra, Mayank" w:date="2016-06-28T15:21:00Z">
              <w:r>
                <w:t>06-28</w:t>
              </w:r>
            </w:ins>
          </w:p>
        </w:tc>
        <w:tc>
          <w:tcPr>
            <w:tcW w:w="5522" w:type="dxa"/>
          </w:tcPr>
          <w:p w:rsidR="00D43AF5" w:rsidRDefault="00D43AF5" w:rsidP="00745809">
            <w:pPr>
              <w:spacing w:before="96"/>
              <w:rPr>
                <w:ins w:id="110" w:author="Batra, Mayank" w:date="2016-06-28T15:20:00Z"/>
              </w:rPr>
            </w:pPr>
            <w:ins w:id="111" w:author="Batra, Mayank" w:date="2016-06-28T15:21:00Z">
              <w:r>
                <w:t>Change the Version number for all new HCI commands from Shanghai to Madrid.</w:t>
              </w:r>
            </w:ins>
          </w:p>
        </w:tc>
      </w:tr>
    </w:tbl>
    <w:p w:rsidR="00F42BF9" w:rsidRPr="004853D4" w:rsidRDefault="00F42BF9" w:rsidP="00F42BF9"/>
    <w:p w:rsidR="00F42BF9" w:rsidRPr="004853D4" w:rsidRDefault="00F42BF9" w:rsidP="00E44F48">
      <w:pPr>
        <w:pStyle w:val="TableTitle"/>
        <w:outlineLvl w:val="0"/>
      </w:pPr>
      <w:r w:rsidRPr="004853D4">
        <w:t>Contributors</w:t>
      </w:r>
      <w:r w:rsidR="00DD7C9E">
        <w:t xml:space="preserve"> to Connectionless AoD</w:t>
      </w:r>
    </w:p>
    <w:tbl>
      <w:tblPr>
        <w:tblStyle w:val="Bluetoothheadingformatting"/>
        <w:tblW w:w="0" w:type="auto"/>
        <w:tblLook w:val="0420"/>
        <w:tblPrChange w:id="112" w:author="Batra, Mayank" w:date="2016-06-21T12:07:00Z">
          <w:tblPr>
            <w:tblStyle w:val="Bluetoothheadingformatting"/>
            <w:tblW w:w="0" w:type="auto"/>
            <w:tblLook w:val="0420"/>
          </w:tblPr>
        </w:tblPrChange>
      </w:tblPr>
      <w:tblGrid>
        <w:gridCol w:w="3486"/>
        <w:gridCol w:w="5720"/>
        <w:tblGridChange w:id="113">
          <w:tblGrid>
            <w:gridCol w:w="3486"/>
            <w:gridCol w:w="5720"/>
          </w:tblGrid>
        </w:tblGridChange>
      </w:tblGrid>
      <w:tr w:rsidR="00BA1E0E" w:rsidRPr="00660343" w:rsidTr="00D91ED3">
        <w:trPr>
          <w:cnfStyle w:val="100000000000"/>
          <w:tblHeader/>
        </w:trPr>
        <w:tc>
          <w:tcPr>
            <w:tcW w:w="3486" w:type="dxa"/>
            <w:tcPrChange w:id="114" w:author="Batra, Mayank" w:date="2016-06-21T12:07:00Z">
              <w:tcPr>
                <w:tcW w:w="3486" w:type="dxa"/>
              </w:tcPr>
            </w:tcPrChange>
          </w:tcPr>
          <w:p w:rsidR="00BA1E0E" w:rsidRPr="003C766F" w:rsidRDefault="00BA1E0E" w:rsidP="00A110BF">
            <w:pPr>
              <w:spacing w:before="96"/>
              <w:cnfStyle w:val="100000000000"/>
            </w:pPr>
            <w:r w:rsidRPr="00660343">
              <w:t>Name</w:t>
            </w:r>
          </w:p>
        </w:tc>
        <w:tc>
          <w:tcPr>
            <w:tcW w:w="5720" w:type="dxa"/>
            <w:tcPrChange w:id="115" w:author="Batra, Mayank" w:date="2016-06-21T12:07:00Z">
              <w:tcPr>
                <w:tcW w:w="5720" w:type="dxa"/>
              </w:tcPr>
            </w:tcPrChange>
          </w:tcPr>
          <w:p w:rsidR="00BA1E0E" w:rsidRPr="003C766F" w:rsidRDefault="00BA1E0E" w:rsidP="00A110BF">
            <w:pPr>
              <w:spacing w:before="96"/>
              <w:cnfStyle w:val="100000000000"/>
            </w:pPr>
            <w:r w:rsidRPr="00660343">
              <w:t>Company</w:t>
            </w:r>
          </w:p>
        </w:tc>
      </w:tr>
      <w:tr w:rsidR="00DD7C9E" w:rsidRPr="00660343" w:rsidTr="004B1513">
        <w:tc>
          <w:tcPr>
            <w:tcW w:w="3486" w:type="dxa"/>
            <w:vAlign w:val="top"/>
            <w:tcPrChange w:id="116" w:author="Batra, Mayank" w:date="2016-06-21T12:07:00Z">
              <w:tcPr>
                <w:tcW w:w="3486" w:type="dxa"/>
                <w:vAlign w:val="top"/>
              </w:tcPr>
            </w:tcPrChange>
          </w:tcPr>
          <w:p w:rsidR="00DD7C9E" w:rsidRDefault="00DD7C9E" w:rsidP="00DD7C9E">
            <w:pPr>
              <w:spacing w:before="96"/>
            </w:pPr>
            <w:r>
              <w:t>Jason Hillyard</w:t>
            </w:r>
          </w:p>
        </w:tc>
        <w:tc>
          <w:tcPr>
            <w:tcW w:w="5720" w:type="dxa"/>
            <w:vAlign w:val="top"/>
            <w:tcPrChange w:id="117" w:author="Batra, Mayank" w:date="2016-06-21T12:07:00Z">
              <w:tcPr>
                <w:tcW w:w="5720" w:type="dxa"/>
                <w:vAlign w:val="top"/>
              </w:tcPr>
            </w:tcPrChange>
          </w:tcPr>
          <w:p w:rsidR="00DD7C9E" w:rsidRDefault="00DD7C9E" w:rsidP="00DD7C9E">
            <w:pPr>
              <w:spacing w:before="96"/>
            </w:pPr>
            <w:r>
              <w:t>ARM</w:t>
            </w:r>
          </w:p>
        </w:tc>
      </w:tr>
      <w:tr w:rsidR="00DD7C9E" w:rsidRPr="00660343" w:rsidTr="004B1513">
        <w:tc>
          <w:tcPr>
            <w:tcW w:w="3486" w:type="dxa"/>
            <w:vAlign w:val="top"/>
            <w:tcPrChange w:id="118" w:author="Batra, Mayank" w:date="2016-06-21T12:07:00Z">
              <w:tcPr>
                <w:tcW w:w="3486" w:type="dxa"/>
                <w:vAlign w:val="top"/>
              </w:tcPr>
            </w:tcPrChange>
          </w:tcPr>
          <w:p w:rsidR="00DD7C9E" w:rsidRDefault="00DD7C9E" w:rsidP="00DD7C9E">
            <w:pPr>
              <w:spacing w:before="96"/>
            </w:pPr>
            <w:r>
              <w:t>Stephen Coe</w:t>
            </w:r>
          </w:p>
        </w:tc>
        <w:tc>
          <w:tcPr>
            <w:tcW w:w="5720" w:type="dxa"/>
            <w:vAlign w:val="top"/>
            <w:tcPrChange w:id="119" w:author="Batra, Mayank" w:date="2016-06-21T12:07:00Z">
              <w:tcPr>
                <w:tcW w:w="5720" w:type="dxa"/>
                <w:vAlign w:val="top"/>
              </w:tcPr>
            </w:tcPrChange>
          </w:tcPr>
          <w:p w:rsidR="00DD7C9E" w:rsidRDefault="00DD7C9E" w:rsidP="00DD7C9E">
            <w:pPr>
              <w:spacing w:before="96"/>
            </w:pPr>
            <w:r>
              <w:t>BlackBerry</w:t>
            </w:r>
          </w:p>
        </w:tc>
      </w:tr>
      <w:tr w:rsidR="00DD7C9E" w:rsidRPr="00660343" w:rsidTr="004B1513">
        <w:tc>
          <w:tcPr>
            <w:tcW w:w="3486" w:type="dxa"/>
            <w:vAlign w:val="top"/>
            <w:tcPrChange w:id="120" w:author="Batra, Mayank" w:date="2016-06-21T12:07:00Z">
              <w:tcPr>
                <w:tcW w:w="3486" w:type="dxa"/>
                <w:vAlign w:val="top"/>
              </w:tcPr>
            </w:tcPrChange>
          </w:tcPr>
          <w:p w:rsidR="00DD7C9E" w:rsidRDefault="00DD7C9E" w:rsidP="00DD7C9E">
            <w:pPr>
              <w:spacing w:before="96"/>
            </w:pPr>
            <w:r>
              <w:t>Angel Polo</w:t>
            </w:r>
          </w:p>
        </w:tc>
        <w:tc>
          <w:tcPr>
            <w:tcW w:w="5720" w:type="dxa"/>
            <w:vAlign w:val="top"/>
            <w:tcPrChange w:id="121" w:author="Batra, Mayank" w:date="2016-06-21T12:07:00Z">
              <w:tcPr>
                <w:tcW w:w="5720" w:type="dxa"/>
                <w:vAlign w:val="top"/>
              </w:tcPr>
            </w:tcPrChange>
          </w:tcPr>
          <w:p w:rsidR="00DD7C9E" w:rsidRDefault="00DD7C9E" w:rsidP="00DD7C9E">
            <w:pPr>
              <w:spacing w:before="96"/>
            </w:pPr>
            <w:r>
              <w:t>Broadcom</w:t>
            </w:r>
          </w:p>
        </w:tc>
      </w:tr>
      <w:tr w:rsidR="00DD7C9E" w:rsidRPr="00660343" w:rsidTr="004B1513">
        <w:tc>
          <w:tcPr>
            <w:tcW w:w="3486" w:type="dxa"/>
            <w:vAlign w:val="top"/>
            <w:tcPrChange w:id="122" w:author="Batra, Mayank" w:date="2016-06-21T12:07:00Z">
              <w:tcPr>
                <w:tcW w:w="3486" w:type="dxa"/>
                <w:vAlign w:val="top"/>
              </w:tcPr>
            </w:tcPrChange>
          </w:tcPr>
          <w:p w:rsidR="00DD7C9E" w:rsidRDefault="00DD7C9E" w:rsidP="00DD7C9E">
            <w:pPr>
              <w:spacing w:before="96"/>
            </w:pPr>
            <w:r>
              <w:t>Raja Banerjea</w:t>
            </w:r>
          </w:p>
        </w:tc>
        <w:tc>
          <w:tcPr>
            <w:tcW w:w="5720" w:type="dxa"/>
            <w:vAlign w:val="top"/>
            <w:tcPrChange w:id="123" w:author="Batra, Mayank" w:date="2016-06-21T12:07:00Z">
              <w:tcPr>
                <w:tcW w:w="5720" w:type="dxa"/>
                <w:vAlign w:val="top"/>
              </w:tcPr>
            </w:tcPrChange>
          </w:tcPr>
          <w:p w:rsidR="00DD7C9E" w:rsidRDefault="00DD7C9E" w:rsidP="00DD7C9E">
            <w:pPr>
              <w:spacing w:before="96"/>
            </w:pPr>
            <w:r>
              <w:t>CSR</w:t>
            </w:r>
          </w:p>
        </w:tc>
      </w:tr>
      <w:tr w:rsidR="00DD7C9E" w:rsidRPr="00660343" w:rsidTr="004B1513">
        <w:tc>
          <w:tcPr>
            <w:tcW w:w="3486" w:type="dxa"/>
            <w:vAlign w:val="top"/>
            <w:tcPrChange w:id="124" w:author="Batra, Mayank" w:date="2016-06-21T12:07:00Z">
              <w:tcPr>
                <w:tcW w:w="3486" w:type="dxa"/>
                <w:vAlign w:val="top"/>
              </w:tcPr>
            </w:tcPrChange>
          </w:tcPr>
          <w:p w:rsidR="00DD7C9E" w:rsidRDefault="00DD7C9E" w:rsidP="00DD7C9E">
            <w:pPr>
              <w:spacing w:before="96"/>
            </w:pPr>
            <w:r>
              <w:t>Mayank Batra</w:t>
            </w:r>
          </w:p>
        </w:tc>
        <w:tc>
          <w:tcPr>
            <w:tcW w:w="5720" w:type="dxa"/>
            <w:vAlign w:val="top"/>
            <w:tcPrChange w:id="125" w:author="Batra, Mayank" w:date="2016-06-21T12:07:00Z">
              <w:tcPr>
                <w:tcW w:w="5720" w:type="dxa"/>
                <w:vAlign w:val="top"/>
              </w:tcPr>
            </w:tcPrChange>
          </w:tcPr>
          <w:p w:rsidR="00DD7C9E" w:rsidRDefault="00DD7C9E" w:rsidP="00DD7C9E">
            <w:pPr>
              <w:spacing w:before="96"/>
            </w:pPr>
            <w:r>
              <w:t>CSR</w:t>
            </w:r>
          </w:p>
        </w:tc>
      </w:tr>
      <w:tr w:rsidR="00DD7C9E" w:rsidRPr="00660343" w:rsidTr="004B1513">
        <w:tc>
          <w:tcPr>
            <w:tcW w:w="3486" w:type="dxa"/>
            <w:vAlign w:val="top"/>
            <w:tcPrChange w:id="126" w:author="Batra, Mayank" w:date="2016-06-21T12:07:00Z">
              <w:tcPr>
                <w:tcW w:w="3486" w:type="dxa"/>
                <w:vAlign w:val="top"/>
              </w:tcPr>
            </w:tcPrChange>
          </w:tcPr>
          <w:p w:rsidR="00DD7C9E" w:rsidRDefault="00DD7C9E" w:rsidP="00DD7C9E">
            <w:pPr>
              <w:spacing w:before="96"/>
            </w:pPr>
            <w:r>
              <w:t>Ian Blair</w:t>
            </w:r>
          </w:p>
        </w:tc>
        <w:tc>
          <w:tcPr>
            <w:tcW w:w="5720" w:type="dxa"/>
            <w:vAlign w:val="top"/>
            <w:tcPrChange w:id="127" w:author="Batra, Mayank" w:date="2016-06-21T12:07:00Z">
              <w:tcPr>
                <w:tcW w:w="5720" w:type="dxa"/>
                <w:vAlign w:val="top"/>
              </w:tcPr>
            </w:tcPrChange>
          </w:tcPr>
          <w:p w:rsidR="00DD7C9E" w:rsidRDefault="00DD7C9E" w:rsidP="00DD7C9E">
            <w:pPr>
              <w:spacing w:before="96"/>
            </w:pPr>
            <w:r>
              <w:t>CSR</w:t>
            </w:r>
          </w:p>
        </w:tc>
      </w:tr>
      <w:tr w:rsidR="00DD7C9E" w:rsidRPr="00660343" w:rsidTr="004B1513">
        <w:tc>
          <w:tcPr>
            <w:tcW w:w="3486" w:type="dxa"/>
            <w:vAlign w:val="top"/>
            <w:tcPrChange w:id="128" w:author="Batra, Mayank" w:date="2016-06-21T12:07:00Z">
              <w:tcPr>
                <w:tcW w:w="3486" w:type="dxa"/>
                <w:vAlign w:val="top"/>
              </w:tcPr>
            </w:tcPrChange>
          </w:tcPr>
          <w:p w:rsidR="00DD7C9E" w:rsidRDefault="00DD7C9E" w:rsidP="00DD7C9E">
            <w:pPr>
              <w:spacing w:before="96"/>
            </w:pPr>
            <w:r>
              <w:t>Robin Heydon</w:t>
            </w:r>
          </w:p>
        </w:tc>
        <w:tc>
          <w:tcPr>
            <w:tcW w:w="5720" w:type="dxa"/>
            <w:vAlign w:val="top"/>
            <w:tcPrChange w:id="129" w:author="Batra, Mayank" w:date="2016-06-21T12:07:00Z">
              <w:tcPr>
                <w:tcW w:w="5720" w:type="dxa"/>
                <w:vAlign w:val="top"/>
              </w:tcPr>
            </w:tcPrChange>
          </w:tcPr>
          <w:p w:rsidR="00DD7C9E" w:rsidRDefault="00DD7C9E" w:rsidP="00DD7C9E">
            <w:pPr>
              <w:spacing w:before="96"/>
            </w:pPr>
            <w:r>
              <w:t>CSR</w:t>
            </w:r>
          </w:p>
        </w:tc>
      </w:tr>
      <w:tr w:rsidR="00DD7C9E" w:rsidRPr="00660343" w:rsidTr="004B1513">
        <w:tc>
          <w:tcPr>
            <w:tcW w:w="3486" w:type="dxa"/>
            <w:vAlign w:val="top"/>
            <w:tcPrChange w:id="130" w:author="Batra, Mayank" w:date="2016-06-21T12:07:00Z">
              <w:tcPr>
                <w:tcW w:w="3486" w:type="dxa"/>
                <w:vAlign w:val="top"/>
              </w:tcPr>
            </w:tcPrChange>
          </w:tcPr>
          <w:p w:rsidR="00DD7C9E" w:rsidRDefault="00DD7C9E" w:rsidP="00DD7C9E">
            <w:pPr>
              <w:spacing w:before="96"/>
            </w:pPr>
            <w:r>
              <w:t>Sabita Nahata</w:t>
            </w:r>
          </w:p>
        </w:tc>
        <w:tc>
          <w:tcPr>
            <w:tcW w:w="5720" w:type="dxa"/>
            <w:vAlign w:val="top"/>
            <w:tcPrChange w:id="131" w:author="Batra, Mayank" w:date="2016-06-21T12:07:00Z">
              <w:tcPr>
                <w:tcW w:w="5720" w:type="dxa"/>
                <w:vAlign w:val="top"/>
              </w:tcPr>
            </w:tcPrChange>
          </w:tcPr>
          <w:p w:rsidR="00DD7C9E" w:rsidRDefault="00DD7C9E" w:rsidP="00DD7C9E">
            <w:pPr>
              <w:spacing w:before="96"/>
            </w:pPr>
            <w:r>
              <w:t>CSR</w:t>
            </w:r>
          </w:p>
        </w:tc>
      </w:tr>
      <w:tr w:rsidR="00DD7C9E" w:rsidRPr="00660343" w:rsidTr="004B1513">
        <w:tc>
          <w:tcPr>
            <w:tcW w:w="3486" w:type="dxa"/>
            <w:vAlign w:val="top"/>
            <w:tcPrChange w:id="132" w:author="Batra, Mayank" w:date="2016-06-21T12:07:00Z">
              <w:tcPr>
                <w:tcW w:w="3486" w:type="dxa"/>
                <w:vAlign w:val="top"/>
              </w:tcPr>
            </w:tcPrChange>
          </w:tcPr>
          <w:p w:rsidR="00DD7C9E" w:rsidRDefault="00DD7C9E" w:rsidP="00DD7C9E">
            <w:pPr>
              <w:spacing w:before="96"/>
            </w:pPr>
            <w:r>
              <w:lastRenderedPageBreak/>
              <w:t>Neil Stewart</w:t>
            </w:r>
          </w:p>
        </w:tc>
        <w:tc>
          <w:tcPr>
            <w:tcW w:w="5720" w:type="dxa"/>
            <w:vAlign w:val="top"/>
            <w:tcPrChange w:id="133" w:author="Batra, Mayank" w:date="2016-06-21T12:07:00Z">
              <w:tcPr>
                <w:tcW w:w="5720" w:type="dxa"/>
                <w:vAlign w:val="top"/>
              </w:tcPr>
            </w:tcPrChange>
          </w:tcPr>
          <w:p w:rsidR="00DD7C9E" w:rsidRDefault="00DD7C9E" w:rsidP="00DD7C9E">
            <w:pPr>
              <w:spacing w:before="96"/>
            </w:pPr>
            <w:r>
              <w:t>CSR</w:t>
            </w:r>
          </w:p>
        </w:tc>
      </w:tr>
      <w:tr w:rsidR="00DD7C9E" w:rsidRPr="00660343" w:rsidTr="004B1513">
        <w:tc>
          <w:tcPr>
            <w:tcW w:w="3486" w:type="dxa"/>
            <w:vAlign w:val="top"/>
            <w:tcPrChange w:id="134" w:author="Batra, Mayank" w:date="2016-06-21T12:07:00Z">
              <w:tcPr>
                <w:tcW w:w="3486" w:type="dxa"/>
                <w:vAlign w:val="top"/>
              </w:tcPr>
            </w:tcPrChange>
          </w:tcPr>
          <w:p w:rsidR="00DD7C9E" w:rsidRDefault="00DD7C9E" w:rsidP="00DD7C9E">
            <w:pPr>
              <w:spacing w:before="96"/>
            </w:pPr>
            <w:r>
              <w:t>Jonathan Tanner</w:t>
            </w:r>
          </w:p>
        </w:tc>
        <w:tc>
          <w:tcPr>
            <w:tcW w:w="5720" w:type="dxa"/>
            <w:vAlign w:val="top"/>
            <w:tcPrChange w:id="135" w:author="Batra, Mayank" w:date="2016-06-21T12:07:00Z">
              <w:tcPr>
                <w:tcW w:w="5720" w:type="dxa"/>
                <w:vAlign w:val="top"/>
              </w:tcPr>
            </w:tcPrChange>
          </w:tcPr>
          <w:p w:rsidR="00DD7C9E" w:rsidRDefault="00DD7C9E" w:rsidP="00DD7C9E">
            <w:pPr>
              <w:spacing w:before="96"/>
            </w:pPr>
            <w:r>
              <w:t>CSR</w:t>
            </w:r>
          </w:p>
        </w:tc>
      </w:tr>
      <w:tr w:rsidR="00DD7C9E" w:rsidRPr="00660343" w:rsidTr="004B1513">
        <w:tc>
          <w:tcPr>
            <w:tcW w:w="3486" w:type="dxa"/>
            <w:vAlign w:val="top"/>
            <w:tcPrChange w:id="136" w:author="Batra, Mayank" w:date="2016-06-21T12:07:00Z">
              <w:tcPr>
                <w:tcW w:w="3486" w:type="dxa"/>
                <w:vAlign w:val="top"/>
              </w:tcPr>
            </w:tcPrChange>
          </w:tcPr>
          <w:p w:rsidR="00DD7C9E" w:rsidRDefault="00DD7C9E" w:rsidP="00DD7C9E">
            <w:pPr>
              <w:spacing w:before="96"/>
            </w:pPr>
            <w:r>
              <w:t>Harish Balasubramaniam</w:t>
            </w:r>
          </w:p>
        </w:tc>
        <w:tc>
          <w:tcPr>
            <w:tcW w:w="5720" w:type="dxa"/>
            <w:vAlign w:val="top"/>
            <w:tcPrChange w:id="137" w:author="Batra, Mayank" w:date="2016-06-21T12:07:00Z">
              <w:tcPr>
                <w:tcW w:w="5720" w:type="dxa"/>
                <w:vAlign w:val="top"/>
              </w:tcPr>
            </w:tcPrChange>
          </w:tcPr>
          <w:p w:rsidR="00DD7C9E" w:rsidRDefault="00DD7C9E" w:rsidP="00DD7C9E">
            <w:pPr>
              <w:spacing w:before="96"/>
            </w:pPr>
            <w:r>
              <w:t>Intel</w:t>
            </w:r>
          </w:p>
        </w:tc>
      </w:tr>
      <w:tr w:rsidR="00DD7C9E" w:rsidRPr="00660343" w:rsidTr="004B1513">
        <w:tc>
          <w:tcPr>
            <w:tcW w:w="3486" w:type="dxa"/>
            <w:vAlign w:val="top"/>
            <w:tcPrChange w:id="138" w:author="Batra, Mayank" w:date="2016-06-21T12:07:00Z">
              <w:tcPr>
                <w:tcW w:w="3486" w:type="dxa"/>
                <w:vAlign w:val="top"/>
              </w:tcPr>
            </w:tcPrChange>
          </w:tcPr>
          <w:p w:rsidR="00DD7C9E" w:rsidRDefault="00DD7C9E" w:rsidP="00DD7C9E">
            <w:pPr>
              <w:spacing w:before="96"/>
            </w:pPr>
            <w:r>
              <w:t>Seung R. Yang</w:t>
            </w:r>
          </w:p>
        </w:tc>
        <w:tc>
          <w:tcPr>
            <w:tcW w:w="5720" w:type="dxa"/>
            <w:vAlign w:val="top"/>
            <w:tcPrChange w:id="139" w:author="Batra, Mayank" w:date="2016-06-21T12:07:00Z">
              <w:tcPr>
                <w:tcW w:w="5720" w:type="dxa"/>
                <w:vAlign w:val="top"/>
              </w:tcPr>
            </w:tcPrChange>
          </w:tcPr>
          <w:p w:rsidR="00DD7C9E" w:rsidRDefault="00DD7C9E" w:rsidP="00DD7C9E">
            <w:pPr>
              <w:spacing w:before="96"/>
            </w:pPr>
            <w:r>
              <w:t>LGE</w:t>
            </w:r>
          </w:p>
        </w:tc>
      </w:tr>
      <w:tr w:rsidR="00DD7C9E" w:rsidRPr="00660343" w:rsidTr="004B1513">
        <w:tc>
          <w:tcPr>
            <w:tcW w:w="3486" w:type="dxa"/>
            <w:vAlign w:val="top"/>
            <w:tcPrChange w:id="140" w:author="Batra, Mayank" w:date="2016-06-21T12:07:00Z">
              <w:tcPr>
                <w:tcW w:w="3486" w:type="dxa"/>
                <w:vAlign w:val="top"/>
              </w:tcPr>
            </w:tcPrChange>
          </w:tcPr>
          <w:p w:rsidR="00DD7C9E" w:rsidRDefault="00DD7C9E" w:rsidP="00DD7C9E">
            <w:pPr>
              <w:spacing w:before="96"/>
            </w:pPr>
            <w:r>
              <w:t>Jiao Xianjun</w:t>
            </w:r>
          </w:p>
        </w:tc>
        <w:tc>
          <w:tcPr>
            <w:tcW w:w="5720" w:type="dxa"/>
            <w:vAlign w:val="top"/>
            <w:tcPrChange w:id="141" w:author="Batra, Mayank" w:date="2016-06-21T12:07:00Z">
              <w:tcPr>
                <w:tcW w:w="5720" w:type="dxa"/>
                <w:vAlign w:val="top"/>
              </w:tcPr>
            </w:tcPrChange>
          </w:tcPr>
          <w:p w:rsidR="00DD7C9E" w:rsidRDefault="00DD7C9E" w:rsidP="00DD7C9E">
            <w:pPr>
              <w:spacing w:before="96"/>
            </w:pPr>
            <w:r>
              <w:t>Nokia</w:t>
            </w:r>
          </w:p>
        </w:tc>
      </w:tr>
      <w:tr w:rsidR="00DD7C9E" w:rsidRPr="00660343" w:rsidTr="004B1513">
        <w:tc>
          <w:tcPr>
            <w:tcW w:w="3486" w:type="dxa"/>
            <w:vAlign w:val="top"/>
            <w:tcPrChange w:id="142" w:author="Batra, Mayank" w:date="2016-06-21T12:07:00Z">
              <w:tcPr>
                <w:tcW w:w="3486" w:type="dxa"/>
                <w:vAlign w:val="top"/>
              </w:tcPr>
            </w:tcPrChange>
          </w:tcPr>
          <w:p w:rsidR="00DD7C9E" w:rsidRDefault="00DD7C9E" w:rsidP="00DD7C9E">
            <w:pPr>
              <w:spacing w:before="96"/>
            </w:pPr>
            <w:r w:rsidRPr="007115E3">
              <w:t>Zhang Xin</w:t>
            </w:r>
          </w:p>
        </w:tc>
        <w:tc>
          <w:tcPr>
            <w:tcW w:w="5720" w:type="dxa"/>
            <w:vAlign w:val="top"/>
            <w:tcPrChange w:id="143" w:author="Batra, Mayank" w:date="2016-06-21T12:07:00Z">
              <w:tcPr>
                <w:tcW w:w="5720" w:type="dxa"/>
                <w:vAlign w:val="top"/>
              </w:tcPr>
            </w:tcPrChange>
          </w:tcPr>
          <w:p w:rsidR="00DD7C9E" w:rsidRDefault="00DD7C9E" w:rsidP="00DD7C9E">
            <w:pPr>
              <w:spacing w:before="96"/>
            </w:pPr>
            <w:r>
              <w:t>Nokia</w:t>
            </w:r>
          </w:p>
        </w:tc>
      </w:tr>
      <w:tr w:rsidR="00DD7C9E" w:rsidRPr="00660343" w:rsidTr="004B1513">
        <w:tc>
          <w:tcPr>
            <w:tcW w:w="3486" w:type="dxa"/>
            <w:vAlign w:val="top"/>
            <w:tcPrChange w:id="144" w:author="Batra, Mayank" w:date="2016-06-21T12:07:00Z">
              <w:tcPr>
                <w:tcW w:w="3486" w:type="dxa"/>
                <w:vAlign w:val="top"/>
              </w:tcPr>
            </w:tcPrChange>
          </w:tcPr>
          <w:p w:rsidR="00DD7C9E" w:rsidRPr="007115E3" w:rsidRDefault="00DD7C9E" w:rsidP="00DD7C9E">
            <w:pPr>
              <w:spacing w:before="96"/>
            </w:pPr>
            <w:r>
              <w:t>Juha Salokannel</w:t>
            </w:r>
          </w:p>
        </w:tc>
        <w:tc>
          <w:tcPr>
            <w:tcW w:w="5720" w:type="dxa"/>
            <w:vAlign w:val="top"/>
            <w:tcPrChange w:id="145" w:author="Batra, Mayank" w:date="2016-06-21T12:07:00Z">
              <w:tcPr>
                <w:tcW w:w="5720" w:type="dxa"/>
                <w:vAlign w:val="top"/>
              </w:tcPr>
            </w:tcPrChange>
          </w:tcPr>
          <w:p w:rsidR="00DD7C9E" w:rsidRDefault="00DD7C9E" w:rsidP="00DD7C9E">
            <w:pPr>
              <w:spacing w:before="96"/>
            </w:pPr>
            <w:r>
              <w:t>Nokia</w:t>
            </w:r>
          </w:p>
        </w:tc>
      </w:tr>
      <w:tr w:rsidR="00DD7C9E" w:rsidRPr="00660343" w:rsidTr="004B1513">
        <w:tc>
          <w:tcPr>
            <w:tcW w:w="3486" w:type="dxa"/>
            <w:vAlign w:val="top"/>
            <w:tcPrChange w:id="146" w:author="Batra, Mayank" w:date="2016-06-21T12:07:00Z">
              <w:tcPr>
                <w:tcW w:w="3486" w:type="dxa"/>
                <w:vAlign w:val="top"/>
              </w:tcPr>
            </w:tcPrChange>
          </w:tcPr>
          <w:p w:rsidR="00DD7C9E" w:rsidRDefault="00DD7C9E" w:rsidP="00DD7C9E">
            <w:pPr>
              <w:spacing w:before="96"/>
            </w:pPr>
            <w:r>
              <w:t>Jari Syrjärinne</w:t>
            </w:r>
          </w:p>
        </w:tc>
        <w:tc>
          <w:tcPr>
            <w:tcW w:w="5720" w:type="dxa"/>
            <w:vAlign w:val="top"/>
            <w:tcPrChange w:id="147" w:author="Batra, Mayank" w:date="2016-06-21T12:07:00Z">
              <w:tcPr>
                <w:tcW w:w="5720" w:type="dxa"/>
                <w:vAlign w:val="top"/>
              </w:tcPr>
            </w:tcPrChange>
          </w:tcPr>
          <w:p w:rsidR="00DD7C9E" w:rsidRDefault="00DD7C9E" w:rsidP="00DD7C9E">
            <w:pPr>
              <w:spacing w:before="96"/>
            </w:pPr>
            <w:r>
              <w:t>Nokia</w:t>
            </w:r>
          </w:p>
        </w:tc>
      </w:tr>
      <w:tr w:rsidR="00DD7C9E" w:rsidRPr="00660343" w:rsidTr="004B1513">
        <w:tc>
          <w:tcPr>
            <w:tcW w:w="3486" w:type="dxa"/>
            <w:vAlign w:val="top"/>
            <w:tcPrChange w:id="148" w:author="Batra, Mayank" w:date="2016-06-21T12:07:00Z">
              <w:tcPr>
                <w:tcW w:w="3486" w:type="dxa"/>
                <w:vAlign w:val="top"/>
              </w:tcPr>
            </w:tcPrChange>
          </w:tcPr>
          <w:p w:rsidR="00DD7C9E" w:rsidRDefault="00DD7C9E" w:rsidP="00DD7C9E">
            <w:pPr>
              <w:spacing w:before="96"/>
            </w:pPr>
            <w:r>
              <w:t>Josselin de la Broise</w:t>
            </w:r>
          </w:p>
        </w:tc>
        <w:tc>
          <w:tcPr>
            <w:tcW w:w="5720" w:type="dxa"/>
            <w:vAlign w:val="top"/>
            <w:tcPrChange w:id="149" w:author="Batra, Mayank" w:date="2016-06-21T12:07:00Z">
              <w:tcPr>
                <w:tcW w:w="5720" w:type="dxa"/>
                <w:vAlign w:val="top"/>
              </w:tcPr>
            </w:tcPrChange>
          </w:tcPr>
          <w:p w:rsidR="00DD7C9E" w:rsidRDefault="00DD7C9E" w:rsidP="00DD7C9E">
            <w:pPr>
              <w:spacing w:before="96"/>
            </w:pPr>
            <w:r>
              <w:t>Marvell</w:t>
            </w:r>
          </w:p>
        </w:tc>
      </w:tr>
      <w:tr w:rsidR="00DD7C9E" w:rsidRPr="00660343" w:rsidTr="004B1513">
        <w:tc>
          <w:tcPr>
            <w:tcW w:w="3486" w:type="dxa"/>
            <w:vAlign w:val="top"/>
            <w:tcPrChange w:id="150" w:author="Batra, Mayank" w:date="2016-06-21T12:07:00Z">
              <w:tcPr>
                <w:tcW w:w="3486" w:type="dxa"/>
                <w:vAlign w:val="top"/>
              </w:tcPr>
            </w:tcPrChange>
          </w:tcPr>
          <w:p w:rsidR="00DD7C9E" w:rsidRDefault="00DD7C9E" w:rsidP="00DD7C9E">
            <w:pPr>
              <w:spacing w:before="96"/>
            </w:pPr>
            <w:r>
              <w:t>Joel Linsky</w:t>
            </w:r>
          </w:p>
        </w:tc>
        <w:tc>
          <w:tcPr>
            <w:tcW w:w="5720" w:type="dxa"/>
            <w:vAlign w:val="top"/>
            <w:tcPrChange w:id="151" w:author="Batra, Mayank" w:date="2016-06-21T12:07:00Z">
              <w:tcPr>
                <w:tcW w:w="5720" w:type="dxa"/>
                <w:vAlign w:val="top"/>
              </w:tcPr>
            </w:tcPrChange>
          </w:tcPr>
          <w:p w:rsidR="00DD7C9E" w:rsidRDefault="00DD7C9E" w:rsidP="00DD7C9E">
            <w:pPr>
              <w:spacing w:before="96"/>
            </w:pPr>
            <w:r>
              <w:t>Qualcomm</w:t>
            </w:r>
          </w:p>
        </w:tc>
      </w:tr>
      <w:tr w:rsidR="00DD7C9E" w:rsidRPr="00660343" w:rsidTr="004B1513">
        <w:tc>
          <w:tcPr>
            <w:tcW w:w="3486" w:type="dxa"/>
            <w:vAlign w:val="top"/>
            <w:tcPrChange w:id="152" w:author="Batra, Mayank" w:date="2016-06-21T12:07:00Z">
              <w:tcPr>
                <w:tcW w:w="3486" w:type="dxa"/>
                <w:vAlign w:val="top"/>
              </w:tcPr>
            </w:tcPrChange>
          </w:tcPr>
          <w:p w:rsidR="00DD7C9E" w:rsidRDefault="00DD7C9E" w:rsidP="00DD7C9E">
            <w:pPr>
              <w:spacing w:before="96"/>
            </w:pPr>
            <w:r>
              <w:t>Brian Redding</w:t>
            </w:r>
          </w:p>
        </w:tc>
        <w:tc>
          <w:tcPr>
            <w:tcW w:w="5720" w:type="dxa"/>
            <w:vAlign w:val="top"/>
            <w:tcPrChange w:id="153" w:author="Batra, Mayank" w:date="2016-06-21T12:07:00Z">
              <w:tcPr>
                <w:tcW w:w="5720" w:type="dxa"/>
                <w:vAlign w:val="top"/>
              </w:tcPr>
            </w:tcPrChange>
          </w:tcPr>
          <w:p w:rsidR="00DD7C9E" w:rsidRDefault="00DD7C9E" w:rsidP="00DD7C9E">
            <w:pPr>
              <w:spacing w:before="96"/>
            </w:pPr>
            <w:r>
              <w:t>Qualcomm</w:t>
            </w:r>
          </w:p>
        </w:tc>
      </w:tr>
      <w:tr w:rsidR="00DD7C9E" w:rsidRPr="00660343" w:rsidTr="004B1513">
        <w:tc>
          <w:tcPr>
            <w:tcW w:w="3486" w:type="dxa"/>
            <w:vAlign w:val="top"/>
            <w:tcPrChange w:id="154" w:author="Batra, Mayank" w:date="2016-06-21T12:07:00Z">
              <w:tcPr>
                <w:tcW w:w="3486" w:type="dxa"/>
                <w:vAlign w:val="top"/>
              </w:tcPr>
            </w:tcPrChange>
          </w:tcPr>
          <w:p w:rsidR="00DD7C9E" w:rsidRDefault="00DD7C9E" w:rsidP="00DD7C9E">
            <w:pPr>
              <w:spacing w:before="96"/>
            </w:pPr>
            <w:r>
              <w:t>Mayank Batra</w:t>
            </w:r>
          </w:p>
        </w:tc>
        <w:tc>
          <w:tcPr>
            <w:tcW w:w="5720" w:type="dxa"/>
            <w:vAlign w:val="top"/>
            <w:tcPrChange w:id="155" w:author="Batra, Mayank" w:date="2016-06-21T12:07:00Z">
              <w:tcPr>
                <w:tcW w:w="5720" w:type="dxa"/>
                <w:vAlign w:val="top"/>
              </w:tcPr>
            </w:tcPrChange>
          </w:tcPr>
          <w:p w:rsidR="00DD7C9E" w:rsidRDefault="00DD7C9E" w:rsidP="00DD7C9E">
            <w:pPr>
              <w:spacing w:before="96"/>
            </w:pPr>
            <w:r>
              <w:t>Qualcomm Technologies, Inc.</w:t>
            </w:r>
          </w:p>
        </w:tc>
      </w:tr>
      <w:tr w:rsidR="00DD7C9E" w:rsidRPr="00660343" w:rsidTr="004B1513">
        <w:tc>
          <w:tcPr>
            <w:tcW w:w="3486" w:type="dxa"/>
            <w:vAlign w:val="top"/>
            <w:tcPrChange w:id="156" w:author="Batra, Mayank" w:date="2016-06-21T12:07:00Z">
              <w:tcPr>
                <w:tcW w:w="3486" w:type="dxa"/>
                <w:vAlign w:val="top"/>
              </w:tcPr>
            </w:tcPrChange>
          </w:tcPr>
          <w:p w:rsidR="00DD7C9E" w:rsidRDefault="00DD7C9E" w:rsidP="00DD7C9E">
            <w:pPr>
              <w:spacing w:before="96"/>
            </w:pPr>
            <w:r>
              <w:t>Jean-Philippe Lambert</w:t>
            </w:r>
          </w:p>
        </w:tc>
        <w:tc>
          <w:tcPr>
            <w:tcW w:w="5720" w:type="dxa"/>
            <w:vAlign w:val="top"/>
            <w:tcPrChange w:id="157" w:author="Batra, Mayank" w:date="2016-06-21T12:07:00Z">
              <w:tcPr>
                <w:tcW w:w="5720" w:type="dxa"/>
                <w:vAlign w:val="top"/>
              </w:tcPr>
            </w:tcPrChange>
          </w:tcPr>
          <w:p w:rsidR="00DD7C9E" w:rsidRDefault="00DD7C9E" w:rsidP="00DD7C9E">
            <w:pPr>
              <w:spacing w:before="96"/>
            </w:pPr>
            <w:r>
              <w:t>RivieraWaves</w:t>
            </w:r>
          </w:p>
        </w:tc>
      </w:tr>
      <w:tr w:rsidR="00DD7C9E" w:rsidRPr="00660343" w:rsidTr="004B1513">
        <w:tc>
          <w:tcPr>
            <w:tcW w:w="3486" w:type="dxa"/>
            <w:vAlign w:val="top"/>
            <w:tcPrChange w:id="158" w:author="Batra, Mayank" w:date="2016-06-21T12:07:00Z">
              <w:tcPr>
                <w:tcW w:w="3486" w:type="dxa"/>
                <w:vAlign w:val="top"/>
              </w:tcPr>
            </w:tcPrChange>
          </w:tcPr>
          <w:p w:rsidR="00DD7C9E" w:rsidRDefault="00DD7C9E" w:rsidP="00DD7C9E">
            <w:pPr>
              <w:spacing w:before="96"/>
            </w:pPr>
            <w:r>
              <w:t>Rasmus Abildgren</w:t>
            </w:r>
          </w:p>
        </w:tc>
        <w:tc>
          <w:tcPr>
            <w:tcW w:w="5720" w:type="dxa"/>
            <w:vAlign w:val="top"/>
            <w:tcPrChange w:id="159" w:author="Batra, Mayank" w:date="2016-06-21T12:07:00Z">
              <w:tcPr>
                <w:tcW w:w="5720" w:type="dxa"/>
                <w:vAlign w:val="top"/>
              </w:tcPr>
            </w:tcPrChange>
          </w:tcPr>
          <w:p w:rsidR="00DD7C9E" w:rsidRDefault="00DD7C9E" w:rsidP="00DD7C9E">
            <w:pPr>
              <w:spacing w:before="96"/>
            </w:pPr>
            <w:r>
              <w:t>Samsung Electronics</w:t>
            </w:r>
          </w:p>
        </w:tc>
      </w:tr>
      <w:tr w:rsidR="00DD7C9E" w:rsidRPr="00660343" w:rsidTr="004B1513">
        <w:tc>
          <w:tcPr>
            <w:tcW w:w="3486" w:type="dxa"/>
            <w:vAlign w:val="top"/>
            <w:tcPrChange w:id="160" w:author="Batra, Mayank" w:date="2016-06-21T12:07:00Z">
              <w:tcPr>
                <w:tcW w:w="3486" w:type="dxa"/>
                <w:vAlign w:val="top"/>
              </w:tcPr>
            </w:tcPrChange>
          </w:tcPr>
          <w:p w:rsidR="00DD7C9E" w:rsidRDefault="00DD7C9E" w:rsidP="00DD7C9E">
            <w:pPr>
              <w:spacing w:before="96"/>
            </w:pPr>
            <w:r>
              <w:t>Clive D.W. Feather</w:t>
            </w:r>
          </w:p>
        </w:tc>
        <w:tc>
          <w:tcPr>
            <w:tcW w:w="5720" w:type="dxa"/>
            <w:vAlign w:val="top"/>
            <w:tcPrChange w:id="161" w:author="Batra, Mayank" w:date="2016-06-21T12:07:00Z">
              <w:tcPr>
                <w:tcW w:w="5720" w:type="dxa"/>
                <w:vAlign w:val="top"/>
              </w:tcPr>
            </w:tcPrChange>
          </w:tcPr>
          <w:p w:rsidR="00DD7C9E" w:rsidRDefault="00DD7C9E" w:rsidP="00DD7C9E">
            <w:pPr>
              <w:spacing w:before="96"/>
            </w:pPr>
            <w:r>
              <w:t>Samsung Electronics</w:t>
            </w:r>
          </w:p>
        </w:tc>
      </w:tr>
    </w:tbl>
    <w:p w:rsidR="000B3A87" w:rsidRDefault="000B3A87" w:rsidP="000B3A87">
      <w:pPr>
        <w:spacing w:after="0" w:line="264" w:lineRule="auto"/>
        <w:jc w:val="both"/>
        <w:rPr>
          <w:rFonts w:cs="Arial"/>
          <w:b/>
          <w:color w:val="6F6F6F" w:themeColor="text1" w:themeTint="BF"/>
          <w:sz w:val="16"/>
          <w:szCs w:val="16"/>
        </w:rPr>
      </w:pPr>
    </w:p>
    <w:p w:rsidR="00DD7C9E" w:rsidRPr="004853D4" w:rsidRDefault="00DD7C9E" w:rsidP="00E44F48">
      <w:pPr>
        <w:pStyle w:val="TableTitle"/>
        <w:outlineLvl w:val="0"/>
      </w:pPr>
      <w:r w:rsidRPr="004853D4">
        <w:t>Contributors</w:t>
      </w:r>
      <w:r>
        <w:t xml:space="preserve"> to Connection-Oriented AoA</w:t>
      </w:r>
    </w:p>
    <w:tbl>
      <w:tblPr>
        <w:tblStyle w:val="Bluetoothheadingformatting"/>
        <w:tblW w:w="0" w:type="auto"/>
        <w:tblLook w:val="0420"/>
        <w:tblPrChange w:id="162" w:author="Batra, Mayank" w:date="2016-06-21T12:07:00Z">
          <w:tblPr>
            <w:tblStyle w:val="Bluetoothheadingformatting"/>
            <w:tblW w:w="0" w:type="auto"/>
            <w:tblLook w:val="0420"/>
          </w:tblPr>
        </w:tblPrChange>
      </w:tblPr>
      <w:tblGrid>
        <w:gridCol w:w="3486"/>
        <w:gridCol w:w="5720"/>
        <w:tblGridChange w:id="163">
          <w:tblGrid>
            <w:gridCol w:w="3486"/>
            <w:gridCol w:w="5720"/>
          </w:tblGrid>
        </w:tblGridChange>
      </w:tblGrid>
      <w:tr w:rsidR="00DD7C9E" w:rsidRPr="00660343" w:rsidTr="00D91ED3">
        <w:trPr>
          <w:cnfStyle w:val="100000000000"/>
          <w:tblHeader/>
        </w:trPr>
        <w:tc>
          <w:tcPr>
            <w:tcW w:w="3486" w:type="dxa"/>
            <w:tcPrChange w:id="164" w:author="Batra, Mayank" w:date="2016-06-21T12:07:00Z">
              <w:tcPr>
                <w:tcW w:w="3486" w:type="dxa"/>
              </w:tcPr>
            </w:tcPrChange>
          </w:tcPr>
          <w:p w:rsidR="00DD7C9E" w:rsidRPr="003C766F" w:rsidRDefault="00DD7C9E" w:rsidP="004B1513">
            <w:pPr>
              <w:spacing w:before="96"/>
              <w:cnfStyle w:val="100000000000"/>
            </w:pPr>
            <w:r w:rsidRPr="00660343">
              <w:t>Name</w:t>
            </w:r>
          </w:p>
        </w:tc>
        <w:tc>
          <w:tcPr>
            <w:tcW w:w="5720" w:type="dxa"/>
            <w:tcPrChange w:id="165" w:author="Batra, Mayank" w:date="2016-06-21T12:07:00Z">
              <w:tcPr>
                <w:tcW w:w="5720" w:type="dxa"/>
              </w:tcPr>
            </w:tcPrChange>
          </w:tcPr>
          <w:p w:rsidR="00DD7C9E" w:rsidRPr="003C766F" w:rsidRDefault="00DD7C9E" w:rsidP="004B1513">
            <w:pPr>
              <w:spacing w:before="96"/>
              <w:cnfStyle w:val="100000000000"/>
            </w:pPr>
            <w:r w:rsidRPr="00660343">
              <w:t>Company</w:t>
            </w:r>
          </w:p>
        </w:tc>
      </w:tr>
      <w:tr w:rsidR="00DD7C9E" w:rsidRPr="0068436B" w:rsidTr="00DD7C9E">
        <w:tblPrEx>
          <w:tblLook w:val="04A0"/>
          <w:tblPrExChange w:id="166" w:author="Batra, Mayank" w:date="2016-06-21T12:07:00Z">
            <w:tblPrEx>
              <w:tblLook w:val="04A0"/>
            </w:tblPrEx>
          </w:tblPrExChange>
        </w:tblPrEx>
        <w:tc>
          <w:tcPr>
            <w:tcW w:w="3486" w:type="dxa"/>
            <w:tcPrChange w:id="167" w:author="Batra, Mayank" w:date="2016-06-21T12:07:00Z">
              <w:tcPr>
                <w:tcW w:w="3486" w:type="dxa"/>
              </w:tcPr>
            </w:tcPrChange>
          </w:tcPr>
          <w:p w:rsidR="00DD7C9E" w:rsidRDefault="00DD7C9E" w:rsidP="004B1513">
            <w:pPr>
              <w:pStyle w:val="CellBody"/>
              <w:spacing w:before="96" w:after="120"/>
            </w:pPr>
            <w:r>
              <w:t>Jason Hillyard</w:t>
            </w:r>
          </w:p>
        </w:tc>
        <w:tc>
          <w:tcPr>
            <w:tcW w:w="5720" w:type="dxa"/>
            <w:tcPrChange w:id="168" w:author="Batra, Mayank" w:date="2016-06-21T12:07:00Z">
              <w:tcPr>
                <w:tcW w:w="5720" w:type="dxa"/>
              </w:tcPr>
            </w:tcPrChange>
          </w:tcPr>
          <w:p w:rsidR="00DD7C9E" w:rsidRDefault="00DD7C9E" w:rsidP="004B1513">
            <w:pPr>
              <w:pStyle w:val="CellBody"/>
              <w:spacing w:before="96" w:after="120"/>
            </w:pPr>
            <w:r>
              <w:t>ARM</w:t>
            </w:r>
          </w:p>
        </w:tc>
      </w:tr>
      <w:tr w:rsidR="00DD7C9E" w:rsidRPr="0068436B" w:rsidTr="00DD7C9E">
        <w:tblPrEx>
          <w:tblLook w:val="04A0"/>
          <w:tblPrExChange w:id="169" w:author="Batra, Mayank" w:date="2016-06-21T12:07:00Z">
            <w:tblPrEx>
              <w:tblLook w:val="04A0"/>
            </w:tblPrEx>
          </w:tblPrExChange>
        </w:tblPrEx>
        <w:tc>
          <w:tcPr>
            <w:tcW w:w="3486" w:type="dxa"/>
            <w:tcPrChange w:id="170" w:author="Batra, Mayank" w:date="2016-06-21T12:07:00Z">
              <w:tcPr>
                <w:tcW w:w="3486" w:type="dxa"/>
              </w:tcPr>
            </w:tcPrChange>
          </w:tcPr>
          <w:p w:rsidR="00DD7C9E" w:rsidRDefault="00DD7C9E" w:rsidP="004B1513">
            <w:pPr>
              <w:pStyle w:val="CellBody"/>
              <w:spacing w:before="96" w:after="120"/>
            </w:pPr>
            <w:r>
              <w:t>Angel Polo</w:t>
            </w:r>
          </w:p>
        </w:tc>
        <w:tc>
          <w:tcPr>
            <w:tcW w:w="5720" w:type="dxa"/>
            <w:tcPrChange w:id="171" w:author="Batra, Mayank" w:date="2016-06-21T12:07:00Z">
              <w:tcPr>
                <w:tcW w:w="5720" w:type="dxa"/>
              </w:tcPr>
            </w:tcPrChange>
          </w:tcPr>
          <w:p w:rsidR="00DD7C9E" w:rsidRDefault="00DD7C9E" w:rsidP="004B1513">
            <w:pPr>
              <w:pStyle w:val="CellBody"/>
              <w:spacing w:before="96" w:after="120"/>
            </w:pPr>
            <w:r>
              <w:t>Broadcom</w:t>
            </w:r>
          </w:p>
        </w:tc>
      </w:tr>
      <w:tr w:rsidR="00DD7C9E" w:rsidRPr="0068436B" w:rsidTr="00DD7C9E">
        <w:tblPrEx>
          <w:tblLook w:val="04A0"/>
          <w:tblPrExChange w:id="172" w:author="Batra, Mayank" w:date="2016-06-21T12:07:00Z">
            <w:tblPrEx>
              <w:tblLook w:val="04A0"/>
            </w:tblPrEx>
          </w:tblPrExChange>
        </w:tblPrEx>
        <w:tc>
          <w:tcPr>
            <w:tcW w:w="3486" w:type="dxa"/>
            <w:tcPrChange w:id="173" w:author="Batra, Mayank" w:date="2016-06-21T12:07:00Z">
              <w:tcPr>
                <w:tcW w:w="3486" w:type="dxa"/>
              </w:tcPr>
            </w:tcPrChange>
          </w:tcPr>
          <w:p w:rsidR="00DD7C9E" w:rsidRDefault="00DD7C9E" w:rsidP="004B1513">
            <w:pPr>
              <w:pStyle w:val="CellBody"/>
              <w:spacing w:before="96" w:after="120"/>
            </w:pPr>
            <w:r>
              <w:t>Mayank Batra</w:t>
            </w:r>
          </w:p>
        </w:tc>
        <w:tc>
          <w:tcPr>
            <w:tcW w:w="5720" w:type="dxa"/>
            <w:tcPrChange w:id="174" w:author="Batra, Mayank" w:date="2016-06-21T12:07:00Z">
              <w:tcPr>
                <w:tcW w:w="5720" w:type="dxa"/>
              </w:tcPr>
            </w:tcPrChange>
          </w:tcPr>
          <w:p w:rsidR="00DD7C9E" w:rsidRDefault="00DD7C9E" w:rsidP="004B1513">
            <w:pPr>
              <w:pStyle w:val="CellBody"/>
              <w:spacing w:before="96" w:after="120"/>
            </w:pPr>
            <w:r>
              <w:t>CSR</w:t>
            </w:r>
          </w:p>
        </w:tc>
      </w:tr>
      <w:tr w:rsidR="00DD7C9E" w:rsidRPr="0068436B" w:rsidTr="00DD7C9E">
        <w:tblPrEx>
          <w:tblLook w:val="04A0"/>
          <w:tblPrExChange w:id="175" w:author="Batra, Mayank" w:date="2016-06-21T12:07:00Z">
            <w:tblPrEx>
              <w:tblLook w:val="04A0"/>
            </w:tblPrEx>
          </w:tblPrExChange>
        </w:tblPrEx>
        <w:tc>
          <w:tcPr>
            <w:tcW w:w="3486" w:type="dxa"/>
            <w:tcPrChange w:id="176" w:author="Batra, Mayank" w:date="2016-06-21T12:07:00Z">
              <w:tcPr>
                <w:tcW w:w="3486" w:type="dxa"/>
              </w:tcPr>
            </w:tcPrChange>
          </w:tcPr>
          <w:p w:rsidR="00DD7C9E" w:rsidRDefault="00DD7C9E" w:rsidP="004B1513">
            <w:pPr>
              <w:pStyle w:val="CellBody"/>
              <w:spacing w:before="96" w:after="120"/>
            </w:pPr>
            <w:r>
              <w:t>Ian Blair</w:t>
            </w:r>
          </w:p>
        </w:tc>
        <w:tc>
          <w:tcPr>
            <w:tcW w:w="5720" w:type="dxa"/>
            <w:tcPrChange w:id="177" w:author="Batra, Mayank" w:date="2016-06-21T12:07:00Z">
              <w:tcPr>
                <w:tcW w:w="5720" w:type="dxa"/>
              </w:tcPr>
            </w:tcPrChange>
          </w:tcPr>
          <w:p w:rsidR="00DD7C9E" w:rsidRDefault="00DD7C9E" w:rsidP="004B1513">
            <w:pPr>
              <w:pStyle w:val="CellBody"/>
              <w:spacing w:before="96" w:after="120"/>
            </w:pPr>
            <w:r>
              <w:t>CSR</w:t>
            </w:r>
          </w:p>
        </w:tc>
      </w:tr>
      <w:tr w:rsidR="00DD7C9E" w:rsidRPr="0068436B" w:rsidTr="00DD7C9E">
        <w:tblPrEx>
          <w:tblLook w:val="04A0"/>
          <w:tblPrExChange w:id="178" w:author="Batra, Mayank" w:date="2016-06-21T12:07:00Z">
            <w:tblPrEx>
              <w:tblLook w:val="04A0"/>
            </w:tblPrEx>
          </w:tblPrExChange>
        </w:tblPrEx>
        <w:tc>
          <w:tcPr>
            <w:tcW w:w="3486" w:type="dxa"/>
            <w:tcPrChange w:id="179" w:author="Batra, Mayank" w:date="2016-06-21T12:07:00Z">
              <w:tcPr>
                <w:tcW w:w="3486" w:type="dxa"/>
              </w:tcPr>
            </w:tcPrChange>
          </w:tcPr>
          <w:p w:rsidR="00DD7C9E" w:rsidRDefault="00DD7C9E" w:rsidP="004B1513">
            <w:pPr>
              <w:pStyle w:val="CellBody"/>
              <w:spacing w:before="96" w:after="120"/>
            </w:pPr>
            <w:r>
              <w:t>Raja Banerjea</w:t>
            </w:r>
          </w:p>
        </w:tc>
        <w:tc>
          <w:tcPr>
            <w:tcW w:w="5720" w:type="dxa"/>
            <w:tcPrChange w:id="180" w:author="Batra, Mayank" w:date="2016-06-21T12:07:00Z">
              <w:tcPr>
                <w:tcW w:w="5720" w:type="dxa"/>
              </w:tcPr>
            </w:tcPrChange>
          </w:tcPr>
          <w:p w:rsidR="00DD7C9E" w:rsidRDefault="00DD7C9E" w:rsidP="004B1513">
            <w:pPr>
              <w:pStyle w:val="CellBody"/>
              <w:spacing w:before="96" w:after="120"/>
            </w:pPr>
            <w:r>
              <w:t>CSR</w:t>
            </w:r>
          </w:p>
        </w:tc>
      </w:tr>
      <w:tr w:rsidR="00DD7C9E" w:rsidRPr="0068436B" w:rsidTr="00DD7C9E">
        <w:tblPrEx>
          <w:tblLook w:val="04A0"/>
          <w:tblPrExChange w:id="181" w:author="Batra, Mayank" w:date="2016-06-21T12:07:00Z">
            <w:tblPrEx>
              <w:tblLook w:val="04A0"/>
            </w:tblPrEx>
          </w:tblPrExChange>
        </w:tblPrEx>
        <w:tc>
          <w:tcPr>
            <w:tcW w:w="3486" w:type="dxa"/>
            <w:tcPrChange w:id="182" w:author="Batra, Mayank" w:date="2016-06-21T12:07:00Z">
              <w:tcPr>
                <w:tcW w:w="3486" w:type="dxa"/>
              </w:tcPr>
            </w:tcPrChange>
          </w:tcPr>
          <w:p w:rsidR="00DD7C9E" w:rsidRDefault="00DD7C9E" w:rsidP="004B1513">
            <w:pPr>
              <w:pStyle w:val="CellBody"/>
              <w:spacing w:before="96" w:after="120"/>
            </w:pPr>
            <w:r>
              <w:t>Sabita Nahata</w:t>
            </w:r>
          </w:p>
        </w:tc>
        <w:tc>
          <w:tcPr>
            <w:tcW w:w="5720" w:type="dxa"/>
            <w:tcPrChange w:id="183" w:author="Batra, Mayank" w:date="2016-06-21T12:07:00Z">
              <w:tcPr>
                <w:tcW w:w="5720" w:type="dxa"/>
              </w:tcPr>
            </w:tcPrChange>
          </w:tcPr>
          <w:p w:rsidR="00DD7C9E" w:rsidRDefault="00DD7C9E" w:rsidP="004B1513">
            <w:pPr>
              <w:pStyle w:val="CellBody"/>
              <w:spacing w:before="96" w:after="120"/>
            </w:pPr>
            <w:r>
              <w:t>CSR</w:t>
            </w:r>
          </w:p>
        </w:tc>
      </w:tr>
      <w:tr w:rsidR="00DD7C9E" w:rsidRPr="0068436B" w:rsidTr="00DD7C9E">
        <w:tblPrEx>
          <w:tblLook w:val="04A0"/>
          <w:tblPrExChange w:id="184" w:author="Batra, Mayank" w:date="2016-06-21T12:07:00Z">
            <w:tblPrEx>
              <w:tblLook w:val="04A0"/>
            </w:tblPrEx>
          </w:tblPrExChange>
        </w:tblPrEx>
        <w:tc>
          <w:tcPr>
            <w:tcW w:w="3486" w:type="dxa"/>
            <w:tcPrChange w:id="185" w:author="Batra, Mayank" w:date="2016-06-21T12:07:00Z">
              <w:tcPr>
                <w:tcW w:w="3486" w:type="dxa"/>
              </w:tcPr>
            </w:tcPrChange>
          </w:tcPr>
          <w:p w:rsidR="00DD7C9E" w:rsidRDefault="00DD7C9E" w:rsidP="004B1513">
            <w:pPr>
              <w:pStyle w:val="CellBody"/>
              <w:spacing w:before="96" w:after="120"/>
            </w:pPr>
            <w:r>
              <w:t>Marcel Holtmann</w:t>
            </w:r>
          </w:p>
        </w:tc>
        <w:tc>
          <w:tcPr>
            <w:tcW w:w="5720" w:type="dxa"/>
            <w:tcPrChange w:id="186" w:author="Batra, Mayank" w:date="2016-06-21T12:07:00Z">
              <w:tcPr>
                <w:tcW w:w="5720" w:type="dxa"/>
              </w:tcPr>
            </w:tcPrChange>
          </w:tcPr>
          <w:p w:rsidR="00DD7C9E" w:rsidRDefault="00DD7C9E" w:rsidP="004B1513">
            <w:pPr>
              <w:pStyle w:val="CellBody"/>
              <w:spacing w:before="96" w:after="120"/>
            </w:pPr>
            <w:r>
              <w:t>Intel</w:t>
            </w:r>
          </w:p>
        </w:tc>
      </w:tr>
      <w:tr w:rsidR="00415EC8" w:rsidRPr="00660343" w:rsidTr="006067CE">
        <w:tc>
          <w:tcPr>
            <w:tcW w:w="3486" w:type="dxa"/>
            <w:vAlign w:val="top"/>
            <w:tcPrChange w:id="187" w:author="Batra, Mayank" w:date="2016-06-21T12:07:00Z">
              <w:tcPr>
                <w:tcW w:w="3486" w:type="dxa"/>
                <w:vAlign w:val="top"/>
              </w:tcPr>
            </w:tcPrChange>
          </w:tcPr>
          <w:p w:rsidR="00415EC8" w:rsidRDefault="00415EC8" w:rsidP="006067CE">
            <w:pPr>
              <w:spacing w:before="96"/>
            </w:pPr>
            <w:r>
              <w:t>Harish Balasubramaniam</w:t>
            </w:r>
          </w:p>
        </w:tc>
        <w:tc>
          <w:tcPr>
            <w:tcW w:w="5720" w:type="dxa"/>
            <w:vAlign w:val="top"/>
            <w:tcPrChange w:id="188" w:author="Batra, Mayank" w:date="2016-06-21T12:07:00Z">
              <w:tcPr>
                <w:tcW w:w="5720" w:type="dxa"/>
                <w:vAlign w:val="top"/>
              </w:tcPr>
            </w:tcPrChange>
          </w:tcPr>
          <w:p w:rsidR="00415EC8" w:rsidRDefault="00415EC8" w:rsidP="006067CE">
            <w:pPr>
              <w:spacing w:before="96"/>
            </w:pPr>
            <w:r>
              <w:t>Intel</w:t>
            </w:r>
          </w:p>
        </w:tc>
      </w:tr>
      <w:tr w:rsidR="00DD7C9E" w:rsidRPr="0068436B" w:rsidTr="00DD7C9E">
        <w:tblPrEx>
          <w:tblLook w:val="04A0"/>
          <w:tblPrExChange w:id="189" w:author="Batra, Mayank" w:date="2016-06-21T12:07:00Z">
            <w:tblPrEx>
              <w:tblLook w:val="04A0"/>
            </w:tblPrEx>
          </w:tblPrExChange>
        </w:tblPrEx>
        <w:tc>
          <w:tcPr>
            <w:tcW w:w="3486" w:type="dxa"/>
            <w:tcPrChange w:id="190" w:author="Batra, Mayank" w:date="2016-06-21T12:07:00Z">
              <w:tcPr>
                <w:tcW w:w="3486" w:type="dxa"/>
              </w:tcPr>
            </w:tcPrChange>
          </w:tcPr>
          <w:p w:rsidR="00DD7C9E" w:rsidRDefault="00DD7C9E" w:rsidP="004B1513">
            <w:pPr>
              <w:pStyle w:val="CellBody"/>
              <w:spacing w:before="96" w:after="120"/>
            </w:pPr>
            <w:r>
              <w:t>Juha Salokannel</w:t>
            </w:r>
          </w:p>
        </w:tc>
        <w:tc>
          <w:tcPr>
            <w:tcW w:w="5720" w:type="dxa"/>
            <w:tcPrChange w:id="191" w:author="Batra, Mayank" w:date="2016-06-21T12:07:00Z">
              <w:tcPr>
                <w:tcW w:w="5720" w:type="dxa"/>
              </w:tcPr>
            </w:tcPrChange>
          </w:tcPr>
          <w:p w:rsidR="00DD7C9E" w:rsidRDefault="00DD7C9E" w:rsidP="004B1513">
            <w:pPr>
              <w:pStyle w:val="CellBody"/>
              <w:spacing w:before="96" w:after="120"/>
            </w:pPr>
            <w:r>
              <w:t>Nokia</w:t>
            </w:r>
          </w:p>
        </w:tc>
      </w:tr>
      <w:tr w:rsidR="00DD7C9E" w:rsidRPr="0068436B" w:rsidTr="00DD7C9E">
        <w:tblPrEx>
          <w:tblLook w:val="04A0"/>
          <w:tblPrExChange w:id="192" w:author="Batra, Mayank" w:date="2016-06-21T12:07:00Z">
            <w:tblPrEx>
              <w:tblLook w:val="04A0"/>
            </w:tblPrEx>
          </w:tblPrExChange>
        </w:tblPrEx>
        <w:tc>
          <w:tcPr>
            <w:tcW w:w="3486" w:type="dxa"/>
            <w:tcPrChange w:id="193" w:author="Batra, Mayank" w:date="2016-06-21T12:07:00Z">
              <w:tcPr>
                <w:tcW w:w="3486" w:type="dxa"/>
              </w:tcPr>
            </w:tcPrChange>
          </w:tcPr>
          <w:p w:rsidR="00DD7C9E" w:rsidRDefault="00DD7C9E" w:rsidP="004B1513">
            <w:pPr>
              <w:pStyle w:val="CellBody"/>
              <w:spacing w:before="96" w:after="120"/>
            </w:pPr>
            <w:r>
              <w:lastRenderedPageBreak/>
              <w:t>Shwetha Mahadik</w:t>
            </w:r>
          </w:p>
        </w:tc>
        <w:tc>
          <w:tcPr>
            <w:tcW w:w="5720" w:type="dxa"/>
            <w:tcPrChange w:id="194" w:author="Batra, Mayank" w:date="2016-06-21T12:07:00Z">
              <w:tcPr>
                <w:tcW w:w="5720" w:type="dxa"/>
              </w:tcPr>
            </w:tcPrChange>
          </w:tcPr>
          <w:p w:rsidR="00DD7C9E" w:rsidRDefault="00DD7C9E" w:rsidP="004B1513">
            <w:pPr>
              <w:pStyle w:val="CellBody"/>
              <w:spacing w:before="96" w:after="120"/>
            </w:pPr>
            <w:r>
              <w:t>MindTree</w:t>
            </w:r>
          </w:p>
        </w:tc>
      </w:tr>
      <w:tr w:rsidR="003237AA" w:rsidRPr="0068436B" w:rsidTr="00DD7C9E">
        <w:tblPrEx>
          <w:tblLook w:val="04A0"/>
          <w:tblPrExChange w:id="195" w:author="Batra, Mayank" w:date="2016-06-21T12:07:00Z">
            <w:tblPrEx>
              <w:tblLook w:val="04A0"/>
            </w:tblPrEx>
          </w:tblPrExChange>
        </w:tblPrEx>
        <w:tc>
          <w:tcPr>
            <w:tcW w:w="3486" w:type="dxa"/>
            <w:tcPrChange w:id="196" w:author="Batra, Mayank" w:date="2016-06-21T12:07:00Z">
              <w:tcPr>
                <w:tcW w:w="3486" w:type="dxa"/>
              </w:tcPr>
            </w:tcPrChange>
          </w:tcPr>
          <w:p w:rsidR="003237AA" w:rsidRDefault="003237AA" w:rsidP="004B1513">
            <w:pPr>
              <w:pStyle w:val="CellBody"/>
              <w:spacing w:before="96" w:after="120"/>
            </w:pPr>
            <w:r>
              <w:t>Joel Linsky</w:t>
            </w:r>
          </w:p>
        </w:tc>
        <w:tc>
          <w:tcPr>
            <w:tcW w:w="5720" w:type="dxa"/>
            <w:tcPrChange w:id="197" w:author="Batra, Mayank" w:date="2016-06-21T12:07:00Z">
              <w:tcPr>
                <w:tcW w:w="5720" w:type="dxa"/>
              </w:tcPr>
            </w:tcPrChange>
          </w:tcPr>
          <w:p w:rsidR="003237AA" w:rsidRDefault="003237AA" w:rsidP="004B1513">
            <w:pPr>
              <w:pStyle w:val="CellBody"/>
              <w:spacing w:before="96" w:after="120"/>
            </w:pPr>
            <w:r>
              <w:t>Qualcomm Technologies, Inc.</w:t>
            </w:r>
          </w:p>
        </w:tc>
      </w:tr>
      <w:tr w:rsidR="00DD7C9E" w:rsidRPr="0068436B" w:rsidTr="00DD7C9E">
        <w:tblPrEx>
          <w:tblLook w:val="04A0"/>
          <w:tblPrExChange w:id="198" w:author="Batra, Mayank" w:date="2016-06-21T12:07:00Z">
            <w:tblPrEx>
              <w:tblLook w:val="04A0"/>
            </w:tblPrEx>
          </w:tblPrExChange>
        </w:tblPrEx>
        <w:tc>
          <w:tcPr>
            <w:tcW w:w="3486" w:type="dxa"/>
            <w:tcPrChange w:id="199" w:author="Batra, Mayank" w:date="2016-06-21T12:07:00Z">
              <w:tcPr>
                <w:tcW w:w="3486" w:type="dxa"/>
              </w:tcPr>
            </w:tcPrChange>
          </w:tcPr>
          <w:p w:rsidR="00DD7C9E" w:rsidRDefault="00DD7C9E" w:rsidP="004B1513">
            <w:pPr>
              <w:pStyle w:val="CellBody"/>
              <w:spacing w:before="96" w:after="120"/>
            </w:pPr>
            <w:r>
              <w:t>Brian Redding</w:t>
            </w:r>
          </w:p>
        </w:tc>
        <w:tc>
          <w:tcPr>
            <w:tcW w:w="5720" w:type="dxa"/>
            <w:tcPrChange w:id="200" w:author="Batra, Mayank" w:date="2016-06-21T12:07:00Z">
              <w:tcPr>
                <w:tcW w:w="5720" w:type="dxa"/>
              </w:tcPr>
            </w:tcPrChange>
          </w:tcPr>
          <w:p w:rsidR="00DD7C9E" w:rsidRDefault="00DD7C9E" w:rsidP="004B1513">
            <w:pPr>
              <w:pStyle w:val="CellBody"/>
              <w:spacing w:before="96" w:after="120"/>
            </w:pPr>
            <w:r>
              <w:t>Qualcomm</w:t>
            </w:r>
          </w:p>
        </w:tc>
      </w:tr>
      <w:tr w:rsidR="00DD7C9E" w:rsidRPr="0068436B" w:rsidTr="00DD7C9E">
        <w:tblPrEx>
          <w:tblLook w:val="04A0"/>
          <w:tblPrExChange w:id="201" w:author="Batra, Mayank" w:date="2016-06-21T12:07:00Z">
            <w:tblPrEx>
              <w:tblLook w:val="04A0"/>
            </w:tblPrEx>
          </w:tblPrExChange>
        </w:tblPrEx>
        <w:tc>
          <w:tcPr>
            <w:tcW w:w="3486" w:type="dxa"/>
            <w:tcPrChange w:id="202" w:author="Batra, Mayank" w:date="2016-06-21T12:07:00Z">
              <w:tcPr>
                <w:tcW w:w="3486" w:type="dxa"/>
              </w:tcPr>
            </w:tcPrChange>
          </w:tcPr>
          <w:p w:rsidR="00DD7C9E" w:rsidRDefault="00DD7C9E" w:rsidP="004B1513">
            <w:pPr>
              <w:pStyle w:val="CellBody"/>
              <w:spacing w:before="96" w:after="120"/>
            </w:pPr>
            <w:r>
              <w:t>Mayank Batra</w:t>
            </w:r>
          </w:p>
        </w:tc>
        <w:tc>
          <w:tcPr>
            <w:tcW w:w="5720" w:type="dxa"/>
            <w:tcPrChange w:id="203" w:author="Batra, Mayank" w:date="2016-06-21T12:07:00Z">
              <w:tcPr>
                <w:tcW w:w="5720" w:type="dxa"/>
              </w:tcPr>
            </w:tcPrChange>
          </w:tcPr>
          <w:p w:rsidR="00DD7C9E" w:rsidRDefault="00DD7C9E" w:rsidP="004B1513">
            <w:pPr>
              <w:pStyle w:val="CellBody"/>
              <w:spacing w:before="96" w:after="120"/>
            </w:pPr>
            <w:r>
              <w:t>Qualcomm Technologies, Inc.</w:t>
            </w:r>
          </w:p>
        </w:tc>
      </w:tr>
      <w:tr w:rsidR="00DD7C9E" w:rsidRPr="0068436B" w:rsidTr="00DD7C9E">
        <w:tblPrEx>
          <w:tblLook w:val="04A0"/>
          <w:tblPrExChange w:id="204" w:author="Batra, Mayank" w:date="2016-06-21T12:07:00Z">
            <w:tblPrEx>
              <w:tblLook w:val="04A0"/>
            </w:tblPrEx>
          </w:tblPrExChange>
        </w:tblPrEx>
        <w:tc>
          <w:tcPr>
            <w:tcW w:w="3486" w:type="dxa"/>
            <w:tcPrChange w:id="205" w:author="Batra, Mayank" w:date="2016-06-21T12:07:00Z">
              <w:tcPr>
                <w:tcW w:w="3486" w:type="dxa"/>
              </w:tcPr>
            </w:tcPrChange>
          </w:tcPr>
          <w:p w:rsidR="00DD7C9E" w:rsidRDefault="00DD7C9E" w:rsidP="004B1513">
            <w:pPr>
              <w:pStyle w:val="CellBody"/>
              <w:spacing w:before="96" w:after="120"/>
            </w:pPr>
            <w:r>
              <w:t>Jean-Philippe Lambert</w:t>
            </w:r>
          </w:p>
        </w:tc>
        <w:tc>
          <w:tcPr>
            <w:tcW w:w="5720" w:type="dxa"/>
            <w:tcPrChange w:id="206" w:author="Batra, Mayank" w:date="2016-06-21T12:07:00Z">
              <w:tcPr>
                <w:tcW w:w="5720" w:type="dxa"/>
              </w:tcPr>
            </w:tcPrChange>
          </w:tcPr>
          <w:p w:rsidR="00DD7C9E" w:rsidRDefault="00DD7C9E" w:rsidP="004B1513">
            <w:pPr>
              <w:pStyle w:val="CellBody"/>
              <w:spacing w:before="96" w:after="120"/>
            </w:pPr>
            <w:r>
              <w:t>RivieraWaves</w:t>
            </w:r>
          </w:p>
        </w:tc>
      </w:tr>
      <w:tr w:rsidR="00DD7C9E" w:rsidRPr="0068436B" w:rsidTr="00DD7C9E">
        <w:tblPrEx>
          <w:tblLook w:val="04A0"/>
          <w:tblPrExChange w:id="207" w:author="Batra, Mayank" w:date="2016-06-21T12:07:00Z">
            <w:tblPrEx>
              <w:tblLook w:val="04A0"/>
            </w:tblPrEx>
          </w:tblPrExChange>
        </w:tblPrEx>
        <w:tc>
          <w:tcPr>
            <w:tcW w:w="3486" w:type="dxa"/>
            <w:tcPrChange w:id="208" w:author="Batra, Mayank" w:date="2016-06-21T12:07:00Z">
              <w:tcPr>
                <w:tcW w:w="3486" w:type="dxa"/>
              </w:tcPr>
            </w:tcPrChange>
          </w:tcPr>
          <w:p w:rsidR="00DD7C9E" w:rsidRDefault="00DD7C9E" w:rsidP="004B1513">
            <w:pPr>
              <w:pStyle w:val="CellBody"/>
              <w:spacing w:before="96" w:after="120"/>
            </w:pPr>
            <w:r>
              <w:t>Rasmus Abildgren</w:t>
            </w:r>
          </w:p>
        </w:tc>
        <w:tc>
          <w:tcPr>
            <w:tcW w:w="5720" w:type="dxa"/>
            <w:tcPrChange w:id="209" w:author="Batra, Mayank" w:date="2016-06-21T12:07:00Z">
              <w:tcPr>
                <w:tcW w:w="5720" w:type="dxa"/>
              </w:tcPr>
            </w:tcPrChange>
          </w:tcPr>
          <w:p w:rsidR="00DD7C9E" w:rsidRDefault="00DD7C9E" w:rsidP="004B1513">
            <w:pPr>
              <w:pStyle w:val="CellBody"/>
              <w:spacing w:before="96" w:after="120"/>
            </w:pPr>
            <w:r>
              <w:t>Samsung</w:t>
            </w:r>
            <w:r w:rsidR="00BA2C41">
              <w:t xml:space="preserve"> Electronics</w:t>
            </w:r>
          </w:p>
        </w:tc>
      </w:tr>
      <w:tr w:rsidR="00DD7C9E" w:rsidRPr="0068436B" w:rsidTr="00DD7C9E">
        <w:tblPrEx>
          <w:tblLook w:val="04A0"/>
          <w:tblPrExChange w:id="210" w:author="Batra, Mayank" w:date="2016-06-21T12:07:00Z">
            <w:tblPrEx>
              <w:tblLook w:val="04A0"/>
            </w:tblPrEx>
          </w:tblPrExChange>
        </w:tblPrEx>
        <w:tc>
          <w:tcPr>
            <w:tcW w:w="3486" w:type="dxa"/>
            <w:tcPrChange w:id="211" w:author="Batra, Mayank" w:date="2016-06-21T12:07:00Z">
              <w:tcPr>
                <w:tcW w:w="3486" w:type="dxa"/>
              </w:tcPr>
            </w:tcPrChange>
          </w:tcPr>
          <w:p w:rsidR="00DD7C9E" w:rsidRDefault="00DD7C9E" w:rsidP="004B1513">
            <w:pPr>
              <w:pStyle w:val="CellBody"/>
              <w:spacing w:before="96" w:after="120"/>
            </w:pPr>
            <w:r>
              <w:t xml:space="preserve">Clive </w:t>
            </w:r>
            <w:r w:rsidRPr="00880E42">
              <w:rPr>
                <w:color w:val="auto"/>
              </w:rPr>
              <w:t xml:space="preserve">D.W. </w:t>
            </w:r>
            <w:r>
              <w:t>Feather</w:t>
            </w:r>
          </w:p>
        </w:tc>
        <w:tc>
          <w:tcPr>
            <w:tcW w:w="5720" w:type="dxa"/>
            <w:tcPrChange w:id="212" w:author="Batra, Mayank" w:date="2016-06-21T12:07:00Z">
              <w:tcPr>
                <w:tcW w:w="5720" w:type="dxa"/>
              </w:tcPr>
            </w:tcPrChange>
          </w:tcPr>
          <w:p w:rsidR="00DD7C9E" w:rsidRDefault="00DD7C9E" w:rsidP="004B1513">
            <w:pPr>
              <w:pStyle w:val="CellBody"/>
              <w:spacing w:before="96" w:after="120"/>
            </w:pPr>
            <w:r>
              <w:t>Samsung</w:t>
            </w:r>
            <w:r w:rsidR="00BA2C41">
              <w:t xml:space="preserve"> Electronics</w:t>
            </w:r>
          </w:p>
        </w:tc>
      </w:tr>
      <w:tr w:rsidR="00DD7C9E" w:rsidRPr="0068436B" w:rsidTr="00DD7C9E">
        <w:tblPrEx>
          <w:tblLook w:val="04A0"/>
          <w:tblPrExChange w:id="213" w:author="Batra, Mayank" w:date="2016-06-21T12:07:00Z">
            <w:tblPrEx>
              <w:tblLook w:val="04A0"/>
            </w:tblPrEx>
          </w:tblPrExChange>
        </w:tblPrEx>
        <w:tc>
          <w:tcPr>
            <w:tcW w:w="3486" w:type="dxa"/>
            <w:tcPrChange w:id="214" w:author="Batra, Mayank" w:date="2016-06-21T12:07:00Z">
              <w:tcPr>
                <w:tcW w:w="3486" w:type="dxa"/>
              </w:tcPr>
            </w:tcPrChange>
          </w:tcPr>
          <w:p w:rsidR="00DD7C9E" w:rsidRDefault="00DD7C9E" w:rsidP="004B1513">
            <w:pPr>
              <w:pStyle w:val="CellBody"/>
              <w:spacing w:before="96" w:after="120"/>
            </w:pPr>
            <w:r>
              <w:t>Florian Lefeuvre</w:t>
            </w:r>
          </w:p>
        </w:tc>
        <w:tc>
          <w:tcPr>
            <w:tcW w:w="5720" w:type="dxa"/>
            <w:tcPrChange w:id="215" w:author="Batra, Mayank" w:date="2016-06-21T12:07:00Z">
              <w:tcPr>
                <w:tcW w:w="5720" w:type="dxa"/>
              </w:tcPr>
            </w:tcPrChange>
          </w:tcPr>
          <w:p w:rsidR="00DD7C9E" w:rsidRDefault="00DD7C9E" w:rsidP="004B1513">
            <w:pPr>
              <w:pStyle w:val="CellBody"/>
              <w:spacing w:before="96" w:after="120"/>
            </w:pPr>
            <w:r>
              <w:t>Texas Instruments</w:t>
            </w:r>
          </w:p>
        </w:tc>
      </w:tr>
    </w:tbl>
    <w:p w:rsidR="00DD7C9E" w:rsidRDefault="00DD7C9E" w:rsidP="000B3A87">
      <w:pPr>
        <w:spacing w:after="0" w:line="264" w:lineRule="auto"/>
        <w:jc w:val="both"/>
        <w:rPr>
          <w:rFonts w:cs="Arial"/>
          <w:b/>
          <w:color w:val="6F6F6F" w:themeColor="text1" w:themeTint="BF"/>
          <w:sz w:val="16"/>
          <w:szCs w:val="16"/>
        </w:rPr>
      </w:pPr>
    </w:p>
    <w:p w:rsidR="002B628B" w:rsidRDefault="002B628B">
      <w:pPr>
        <w:spacing w:after="200"/>
        <w:rPr>
          <w:rFonts w:cs="Arial"/>
          <w:b/>
          <w:color w:val="6F6F6F" w:themeColor="text1" w:themeTint="BF"/>
          <w:sz w:val="16"/>
          <w:szCs w:val="16"/>
        </w:rPr>
      </w:pPr>
      <w:r>
        <w:rPr>
          <w:rFonts w:cs="Arial"/>
          <w:b/>
          <w:color w:val="6F6F6F" w:themeColor="text1" w:themeTint="BF"/>
          <w:sz w:val="16"/>
          <w:szCs w:val="16"/>
        </w:rPr>
        <w:br w:type="page"/>
      </w:r>
    </w:p>
    <w:sdt>
      <w:sdtPr>
        <w:rPr>
          <w:rFonts w:cs="Arial"/>
          <w:b/>
          <w:color w:val="333333"/>
          <w:sz w:val="16"/>
          <w:szCs w:val="16"/>
        </w:rPr>
        <w:id w:val="613409014"/>
        <w:lock w:val="sdtContentLocked"/>
        <w:placeholder>
          <w:docPart w:val="E9CB9113B39048C4B69265509799289A"/>
        </w:placeholder>
      </w:sdtPr>
      <w:sdtEndPr>
        <w:rPr>
          <w:b w:val="0"/>
        </w:rPr>
      </w:sdtEndPr>
      <w:sdtContent>
        <w:p w:rsidR="002B628B" w:rsidRPr="00DF773A" w:rsidRDefault="002B628B" w:rsidP="00ED3861">
          <w:pPr>
            <w:spacing w:after="80" w:line="240" w:lineRule="auto"/>
            <w:jc w:val="both"/>
            <w:rPr>
              <w:rFonts w:cs="Arial"/>
              <w:b/>
              <w:color w:val="333333"/>
              <w:sz w:val="16"/>
              <w:szCs w:val="16"/>
            </w:rPr>
          </w:pPr>
          <w:r w:rsidRPr="00DF773A">
            <w:rPr>
              <w:rFonts w:cs="Arial"/>
              <w:b/>
              <w:color w:val="333333"/>
              <w:sz w:val="16"/>
              <w:szCs w:val="16"/>
            </w:rPr>
            <w:t>DISCLAIMER AND COPYRIGHT NOTICE</w:t>
          </w:r>
        </w:p>
        <w:p w:rsidR="002B628B" w:rsidRPr="00761EC4" w:rsidRDefault="002B628B" w:rsidP="00ED3861">
          <w:pPr>
            <w:spacing w:after="80" w:line="240" w:lineRule="auto"/>
            <w:jc w:val="both"/>
            <w:rPr>
              <w:sz w:val="16"/>
              <w:szCs w:val="16"/>
            </w:rPr>
          </w:pPr>
        </w:p>
        <w:p w:rsidR="002B628B" w:rsidRPr="00DF773A" w:rsidRDefault="002B628B" w:rsidP="00ED3861">
          <w:pPr>
            <w:spacing w:after="80" w:line="240" w:lineRule="auto"/>
            <w:jc w:val="both"/>
            <w:rPr>
              <w:rFonts w:cs="Arial"/>
              <w:color w:val="333333"/>
              <w:sz w:val="16"/>
              <w:szCs w:val="16"/>
            </w:rPr>
          </w:pPr>
          <w:r w:rsidRPr="00DF773A">
            <w:rPr>
              <w:rFonts w:cs="Arial"/>
              <w:color w:val="333333"/>
              <w:sz w:val="16"/>
              <w:szCs w:val="16"/>
            </w:rPr>
            <w:t>This disclaimer applies to all draft specifications and final specifications adopted by the Bluetooth SIG Board of Directors (both of which are hereinafter referred to herein as a Bluetooth “Specification”). Your use of this Specification in any way is subject to your compliance with all conditions of such use, and your acceptance of all disclaimers and limitations as to such use, co</w:t>
          </w:r>
          <w:r>
            <w:rPr>
              <w:rFonts w:cs="Arial"/>
              <w:color w:val="333333"/>
              <w:sz w:val="16"/>
              <w:szCs w:val="16"/>
            </w:rPr>
            <w:t xml:space="preserve">ntained in this Specification. </w:t>
          </w:r>
          <w:r w:rsidRPr="00DF773A">
            <w:rPr>
              <w:rFonts w:cs="Arial"/>
              <w:color w:val="333333"/>
              <w:sz w:val="16"/>
              <w:szCs w:val="16"/>
            </w:rPr>
            <w:t xml:space="preserve">Any user of this Specification is advised to seek appropriate legal, engineering or other professional advice regarding the use, interpretation or effect of this Specification on any matters discussed in this Specification. </w:t>
          </w:r>
        </w:p>
        <w:p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Use of Bluetooth Specifications and any related intellectual property is governed by the Promoters Membership Agreement among the Promoter Members and Bluetooth SIG (the “Promoters Agreement”), certain membership agreements between Bluetooth SIG and its Adopter and Associate Members, including, but not limited to, the Membership Application, the Bluetooth Patent/Copyright License Agreement and the Bluetooth Trademark License Agreement (collectively, the “Membership Agreements”) and the Bluetooth Specification Early Adopters Agreements (1.2 Early Adopters Agreements) among Early Adopter members of the unincorporated Bluetooth SIG and the Promoter Members (the “Early Adopters Agreement”). Certain rights and obligations of the Promoter Members under the Early Adopters Agreements have been assigned to Bluetooth SIG by the Promoter Members. </w:t>
          </w:r>
        </w:p>
        <w:p w:rsidR="002B628B" w:rsidRPr="00DF773A" w:rsidRDefault="002B628B" w:rsidP="00ED3861">
          <w:pPr>
            <w:spacing w:after="80"/>
            <w:jc w:val="both"/>
            <w:rPr>
              <w:rFonts w:cs="Arial"/>
              <w:color w:val="333333"/>
              <w:sz w:val="16"/>
              <w:szCs w:val="16"/>
            </w:rPr>
          </w:pPr>
          <w:r w:rsidRPr="00DF773A">
            <w:rPr>
              <w:rFonts w:cs="Arial"/>
              <w:color w:val="333333"/>
              <w:sz w:val="16"/>
              <w:szCs w:val="16"/>
            </w:rPr>
            <w:t>Use of the Specification by anyone who is not a member of Bluetooth SIG or a party to an Early Adopters Agreement (each such person or party, a “Member”) is prohibited. The use of any portion of a Bluetooth Specification may involve the use of intellectual property rights ("IPR"), including pending or issued patents, or copyrights or other rights. Bluetooth SIG has made no search or investigation for such rights and disclaims any undertaking or duty to do so. The legal rights and obligations of each Member are governed by the applicable Membership Agreements, Early Adopters Agreement or Promoters Agreement. No license, express or implied, by estoppel or otherwise, to any intellectual property rights are granted herein.</w:t>
          </w:r>
        </w:p>
        <w:p w:rsidR="002B628B" w:rsidRPr="00DF773A" w:rsidRDefault="002B628B" w:rsidP="00ED3861">
          <w:pPr>
            <w:spacing w:after="80"/>
            <w:jc w:val="both"/>
            <w:rPr>
              <w:rFonts w:cs="Arial"/>
              <w:color w:val="333333"/>
              <w:sz w:val="16"/>
              <w:szCs w:val="16"/>
            </w:rPr>
          </w:pPr>
          <w:r w:rsidRPr="00DF773A">
            <w:rPr>
              <w:rFonts w:cs="Arial"/>
              <w:color w:val="333333"/>
              <w:sz w:val="16"/>
              <w:szCs w:val="16"/>
            </w:rPr>
            <w:t>Any use of the Specification not in compliance with the terms of the applicable Membership Agreements, Early Adopters Agreement or Promoters Agreement is prohibited and any such prohibited use may result in (i) termination of the applicable Membership Agreements or Early Adopters Agreement and (ii) liability claims by Bluetooth SIG or any of its Members for patent, copyright and/or trademark infringement claims permitted by the applicable agreement or by applicable law.</w:t>
          </w:r>
        </w:p>
        <w:p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THE SPECIFICATION IS PROVIDED “AS IS” WITH NO WARRANTIES WHATSOEVER, INCLUDING ANY WARRANTY OF MERCHANTABILITY, NONINFRINGEMENT, FITNESS FOR ANY PARTICULAR PURPOSE, SATISFACTORY QUALITY, OR REASONABLE SKILL OR CARE, OR ANY WARRANTY ARISING OUT OF ANY COURSE OF DEALING, USAGE, TRADE PRACTICE, PROPOSAL, SPECIFICATION OR SAMPLE. </w:t>
          </w:r>
        </w:p>
        <w:p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Each Member hereby acknowledges that products equipped with the Bluetooth wireless technology ("Bluetooth Products") may be subject to various regulatory controls under the laws and regulations applicable to products using wireless non licensed spectrum of various governments worldwide. Such laws and regulatory controls may govern, among other things, the combination, operation, use, implementation and distribution of Bluetooth Products. Examples of such laws and regulatory controls include, but are not limited to, airline regulatory controls, telecommunications regulations, technology transfer controls and health and safety regulations. Each Member is solely responsible for the compliance by their Bluetooth Products with any such laws and regulations and for obtaining any and all required authorizations, permits, or licenses for their Bluetooth Products related to such regulations within the applicable jurisdictions. Each Member acknowledges that nothing in the Specification provides any information or assistance in connection with securing such compliance, authorizations or licenses. NOTHING IN THE SPECIFICATION CREATES ANY WARRANTIES, EITHER EXPRESS OR IMPLIED, REGARDING SUCH LAWS OR REGULATIONS. </w:t>
          </w:r>
        </w:p>
        <w:p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ALL LIABILITY, INCLUDING LIABILITY FOR INFRINGEMENT OF ANY INTELLECTUAL PROPERTY RIGHTS OR FOR NONCOMPLIANCE WITH LAWS, RELATING TO USE OF THE SPECIFICATION IS EXPRESSLY DISCLAIMED. To the extent not prohibited by law, in no event will Bluetooth SIG or its Members or their affiliates be liable for any damages, including without limitation, lost revenue, profits, data or programs, or business interruption, or for special, indirect, consequential, incidental or punitive damages, however caused and regardless of the theory of liability, arising out of or related to any furnishing, practicing, modifying, use or the performance or implementation of the contents of this Specification, even if Bluetooth SIG or its Members or their affiliates have been advised of the possibility of such damages. BY USE OF THE SPECIFICATION, EACH MEMBER EXPRESSLY WAIVES ANY CLAIM AGAINST BLUETOOTH SIG AND ITS MEMBERS OR THEIR AFFILATES RELATED TO USE OF THE SPECIFICATION. </w:t>
          </w:r>
        </w:p>
        <w:p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If this Specification is an intermediate draft, it is for comment only. No products should be designed based on it except solely to verify the prototyping specification at SIG sponsored IOP events and it does not represent any commitment to release or implement any portion of the intermediate draft, which may be withdrawn, modified, or replaced at any time in the adopted Specification. </w:t>
          </w:r>
        </w:p>
        <w:p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Bluetooth SIG reserves the right to adopt any changes or alterations to the Specification it deems necessary or appropriate.  </w:t>
          </w:r>
        </w:p>
      </w:sdtContent>
    </w:sdt>
    <w:p w:rsidR="00ED3861" w:rsidRPr="00ED3861" w:rsidRDefault="00FF68FD" w:rsidP="00ED3861">
      <w:pPr>
        <w:spacing w:after="0" w:line="264" w:lineRule="auto"/>
        <w:jc w:val="both"/>
        <w:rPr>
          <w:rFonts w:cs="Arial"/>
          <w:b/>
          <w:color w:val="333333"/>
          <w:sz w:val="16"/>
          <w:szCs w:val="16"/>
        </w:rPr>
      </w:pPr>
      <w:r>
        <w:rPr>
          <w:rFonts w:cs="Arial"/>
          <w:b/>
          <w:color w:val="333333"/>
          <w:sz w:val="16"/>
          <w:szCs w:val="16"/>
        </w:rPr>
        <w:t xml:space="preserve">Copyright © </w:t>
      </w:r>
      <w:r w:rsidR="002B628B" w:rsidRPr="00DF773A">
        <w:rPr>
          <w:rFonts w:cs="Arial"/>
          <w:b/>
          <w:color w:val="333333"/>
          <w:sz w:val="16"/>
          <w:szCs w:val="16"/>
        </w:rPr>
        <w:t>201</w:t>
      </w:r>
      <w:r w:rsidR="009B0C83">
        <w:rPr>
          <w:rFonts w:cs="Arial"/>
          <w:b/>
          <w:color w:val="333333"/>
          <w:sz w:val="16"/>
          <w:szCs w:val="16"/>
        </w:rPr>
        <w:t>5</w:t>
      </w:r>
      <w:r w:rsidR="002B628B" w:rsidRPr="00DF773A">
        <w:rPr>
          <w:rFonts w:cs="Arial"/>
          <w:b/>
          <w:color w:val="333333"/>
          <w:sz w:val="16"/>
          <w:szCs w:val="16"/>
        </w:rPr>
        <w:t xml:space="preserve">. </w:t>
      </w:r>
      <w:sdt>
        <w:sdtPr>
          <w:rPr>
            <w:rFonts w:cs="Arial"/>
            <w:b/>
            <w:color w:val="333333"/>
            <w:sz w:val="16"/>
            <w:szCs w:val="16"/>
          </w:rPr>
          <w:id w:val="-1293436818"/>
          <w:lock w:val="sdtContentLocked"/>
          <w:placeholder>
            <w:docPart w:val="E9CB9113B39048C4B69265509799289A"/>
          </w:placeholder>
        </w:sdtPr>
        <w:sdtContent>
          <w:r w:rsidR="002B628B" w:rsidRPr="00DF773A">
            <w:rPr>
              <w:rFonts w:cs="Arial"/>
              <w:b/>
              <w:color w:val="333333"/>
              <w:sz w:val="16"/>
              <w:szCs w:val="16"/>
            </w:rPr>
            <w:t xml:space="preserve">The Bluetooth word mark and logos are owned by Bluetooth SIG, Inc. All copyrights in the Bluetooth Specifications themselves are owned by Ericsson AB, Lenovo (Singapore) Pte. Ltd., Intel Corporation, Microsoft Corporation, </w:t>
          </w:r>
          <w:r w:rsidR="0081200A">
            <w:rPr>
              <w:rFonts w:cs="Arial"/>
              <w:b/>
              <w:color w:val="333333"/>
              <w:sz w:val="16"/>
              <w:szCs w:val="16"/>
            </w:rPr>
            <w:t>Apple Inc.</w:t>
          </w:r>
          <w:r w:rsidR="002B628B" w:rsidRPr="00DF773A">
            <w:rPr>
              <w:rFonts w:cs="Arial"/>
              <w:b/>
              <w:color w:val="333333"/>
              <w:sz w:val="16"/>
              <w:szCs w:val="16"/>
            </w:rPr>
            <w:t>, LLC, Nokia Corporation and Toshiba Corporation. Other third-party brands and names are the property of their respective owners.</w:t>
          </w:r>
        </w:sdtContent>
      </w:sdt>
      <w:r w:rsidR="00ED3861">
        <w:br w:type="page"/>
      </w:r>
    </w:p>
    <w:sdt>
      <w:sdtPr>
        <w:rPr>
          <w:rFonts w:ascii="Arial" w:eastAsiaTheme="minorEastAsia" w:hAnsi="Arial" w:cstheme="minorBidi"/>
          <w:noProof/>
          <w:snapToGrid w:val="0"/>
          <w:color w:val="auto"/>
          <w:sz w:val="20"/>
          <w:szCs w:val="22"/>
        </w:rPr>
        <w:id w:val="-1726759983"/>
        <w:docPartObj>
          <w:docPartGallery w:val="Table of Contents"/>
          <w:docPartUnique/>
        </w:docPartObj>
      </w:sdtPr>
      <w:sdtEndPr>
        <w:rPr>
          <w:rFonts w:eastAsia="MS Mincho" w:cs="Times New Roman"/>
          <w:color w:val="2260A5" w:themeColor="accent1"/>
          <w:szCs w:val="20"/>
        </w:rPr>
      </w:sdtEndPr>
      <w:sdtContent>
        <w:p w:rsidR="004C67D5" w:rsidRPr="004853D4" w:rsidRDefault="004C67D5" w:rsidP="00E44F48">
          <w:pPr>
            <w:pStyle w:val="TOC"/>
            <w:outlineLvl w:val="0"/>
          </w:pPr>
          <w:r w:rsidRPr="004853D4">
            <w:t>Contents</w:t>
          </w:r>
        </w:p>
        <w:p w:rsidR="00BA5B6B" w:rsidRDefault="00184984">
          <w:pPr>
            <w:pStyle w:val="10"/>
            <w:rPr>
              <w:ins w:id="216" w:author="Batra, Mayank" w:date="2016-06-21T15:19:00Z"/>
              <w:rFonts w:asciiTheme="minorHAnsi" w:eastAsiaTheme="minorEastAsia" w:hAnsiTheme="minorHAnsi" w:cstheme="minorBidi"/>
              <w:b w:val="0"/>
              <w:bCs w:val="0"/>
              <w:snapToGrid/>
              <w:color w:val="auto"/>
              <w:sz w:val="22"/>
              <w:szCs w:val="22"/>
              <w:lang w:val="en-GB" w:eastAsia="en-GB"/>
            </w:rPr>
          </w:pPr>
          <w:r>
            <w:rPr>
              <w:rFonts w:ascii="Calibri" w:hAnsi="Calibri"/>
              <w:noProof w:val="0"/>
              <w:color w:val="3F3F3F" w:themeColor="text1"/>
            </w:rPr>
            <w:fldChar w:fldCharType="begin"/>
          </w:r>
          <w:r w:rsidR="00E82B29">
            <w:rPr>
              <w:rFonts w:ascii="Calibri" w:hAnsi="Calibri"/>
              <w:noProof w:val="0"/>
              <w:color w:val="3F3F3F" w:themeColor="text1"/>
            </w:rPr>
            <w:instrText xml:space="preserve"> TOC \o "1-4" \h \z \u </w:instrText>
          </w:r>
          <w:r>
            <w:rPr>
              <w:rFonts w:ascii="Calibri" w:hAnsi="Calibri"/>
              <w:noProof w:val="0"/>
              <w:color w:val="3F3F3F" w:themeColor="text1"/>
            </w:rPr>
            <w:fldChar w:fldCharType="separate"/>
          </w:r>
          <w:ins w:id="217" w:author="Batra, Mayank" w:date="2016-06-21T15:19:00Z">
            <w:r w:rsidRPr="007C2A44">
              <w:rPr>
                <w:rStyle w:val="af6"/>
              </w:rPr>
              <w:fldChar w:fldCharType="begin"/>
            </w:r>
            <w:r w:rsidR="00BA5B6B" w:rsidRPr="007C2A44">
              <w:rPr>
                <w:rStyle w:val="af6"/>
              </w:rPr>
              <w:instrText xml:space="preserve"> </w:instrText>
            </w:r>
            <w:r w:rsidR="00BA5B6B">
              <w:instrText>HYPERLINK \l "_Toc454286118"</w:instrText>
            </w:r>
            <w:r w:rsidR="00BA5B6B" w:rsidRPr="007C2A44">
              <w:rPr>
                <w:rStyle w:val="af6"/>
              </w:rPr>
              <w:instrText xml:space="preserve"> </w:instrText>
            </w:r>
            <w:r w:rsidRPr="007C2A44">
              <w:rPr>
                <w:rStyle w:val="af6"/>
              </w:rPr>
              <w:fldChar w:fldCharType="separate"/>
            </w:r>
            <w:r w:rsidR="00BA5B6B" w:rsidRPr="007C2A44">
              <w:rPr>
                <w:rStyle w:val="af6"/>
              </w:rPr>
              <w:t>1</w:t>
            </w:r>
            <w:r w:rsidR="00BA5B6B">
              <w:rPr>
                <w:rFonts w:asciiTheme="minorHAnsi" w:eastAsiaTheme="minorEastAsia" w:hAnsiTheme="minorHAnsi" w:cstheme="minorBidi"/>
                <w:b w:val="0"/>
                <w:bCs w:val="0"/>
                <w:snapToGrid/>
                <w:color w:val="auto"/>
                <w:sz w:val="22"/>
                <w:szCs w:val="22"/>
                <w:lang w:val="en-GB" w:eastAsia="en-GB"/>
              </w:rPr>
              <w:tab/>
            </w:r>
            <w:r w:rsidR="00BA5B6B" w:rsidRPr="007C2A44">
              <w:rPr>
                <w:rStyle w:val="af6"/>
              </w:rPr>
              <w:t>Change Overview</w:t>
            </w:r>
            <w:r w:rsidR="00BA5B6B">
              <w:rPr>
                <w:webHidden/>
              </w:rPr>
              <w:tab/>
            </w:r>
            <w:r>
              <w:rPr>
                <w:webHidden/>
              </w:rPr>
              <w:fldChar w:fldCharType="begin"/>
            </w:r>
            <w:r w:rsidR="00BA5B6B">
              <w:rPr>
                <w:webHidden/>
              </w:rPr>
              <w:instrText xml:space="preserve"> PAGEREF _Toc454286118 \h </w:instrText>
            </w:r>
          </w:ins>
          <w:r>
            <w:rPr>
              <w:webHidden/>
            </w:rPr>
          </w:r>
          <w:r>
            <w:rPr>
              <w:webHidden/>
            </w:rPr>
            <w:fldChar w:fldCharType="separate"/>
          </w:r>
          <w:ins w:id="218" w:author="Batra, Mayank" w:date="2016-06-21T15:19:00Z">
            <w:r w:rsidR="00BA5B6B">
              <w:rPr>
                <w:webHidden/>
              </w:rPr>
              <w:t>9</w:t>
            </w:r>
            <w:r>
              <w:rPr>
                <w:webHidden/>
              </w:rPr>
              <w:fldChar w:fldCharType="end"/>
            </w:r>
            <w:r w:rsidRPr="007C2A44">
              <w:rPr>
                <w:rStyle w:val="af6"/>
              </w:rPr>
              <w:fldChar w:fldCharType="end"/>
            </w:r>
          </w:ins>
        </w:p>
        <w:p w:rsidR="00BA5B6B" w:rsidRDefault="00184984">
          <w:pPr>
            <w:pStyle w:val="22"/>
            <w:rPr>
              <w:ins w:id="219" w:author="Batra, Mayank" w:date="2016-06-21T15:19:00Z"/>
              <w:rFonts w:asciiTheme="minorHAnsi" w:eastAsiaTheme="minorEastAsia" w:hAnsiTheme="minorHAnsi" w:cstheme="minorBidi"/>
              <w:bCs w:val="0"/>
              <w:snapToGrid/>
              <w:color w:val="auto"/>
              <w:sz w:val="22"/>
              <w:szCs w:val="22"/>
              <w:lang w:val="en-GB" w:eastAsia="en-GB"/>
            </w:rPr>
          </w:pPr>
          <w:ins w:id="220" w:author="Batra, Mayank" w:date="2016-06-21T15:19:00Z">
            <w:r w:rsidRPr="007C2A44">
              <w:rPr>
                <w:rStyle w:val="af6"/>
              </w:rPr>
              <w:fldChar w:fldCharType="begin"/>
            </w:r>
            <w:r w:rsidR="00BA5B6B" w:rsidRPr="007C2A44">
              <w:rPr>
                <w:rStyle w:val="af6"/>
              </w:rPr>
              <w:instrText xml:space="preserve"> </w:instrText>
            </w:r>
            <w:r w:rsidR="00BA5B6B">
              <w:instrText>HYPERLINK \l "_Toc454286119"</w:instrText>
            </w:r>
            <w:r w:rsidR="00BA5B6B" w:rsidRPr="007C2A44">
              <w:rPr>
                <w:rStyle w:val="af6"/>
              </w:rPr>
              <w:instrText xml:space="preserve"> </w:instrText>
            </w:r>
            <w:r w:rsidRPr="007C2A44">
              <w:rPr>
                <w:rStyle w:val="af6"/>
              </w:rPr>
              <w:fldChar w:fldCharType="separate"/>
            </w:r>
            <w:r w:rsidR="00BA5B6B" w:rsidRPr="007C2A44">
              <w:rPr>
                <w:rStyle w:val="af6"/>
              </w:rPr>
              <w:t>1.1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Major changes since the FIPDs</w:t>
            </w:r>
            <w:r w:rsidR="00BA5B6B">
              <w:rPr>
                <w:webHidden/>
              </w:rPr>
              <w:tab/>
            </w:r>
            <w:r>
              <w:rPr>
                <w:webHidden/>
              </w:rPr>
              <w:fldChar w:fldCharType="begin"/>
            </w:r>
            <w:r w:rsidR="00BA5B6B">
              <w:rPr>
                <w:webHidden/>
              </w:rPr>
              <w:instrText xml:space="preserve"> PAGEREF _Toc454286119 \h </w:instrText>
            </w:r>
          </w:ins>
          <w:r>
            <w:rPr>
              <w:webHidden/>
            </w:rPr>
          </w:r>
          <w:r>
            <w:rPr>
              <w:webHidden/>
            </w:rPr>
            <w:fldChar w:fldCharType="separate"/>
          </w:r>
          <w:ins w:id="221" w:author="Batra, Mayank" w:date="2016-06-21T15:19:00Z">
            <w:r w:rsidR="00BA5B6B">
              <w:rPr>
                <w:webHidden/>
              </w:rPr>
              <w:t>13</w:t>
            </w:r>
            <w:r>
              <w:rPr>
                <w:webHidden/>
              </w:rPr>
              <w:fldChar w:fldCharType="end"/>
            </w:r>
            <w:r w:rsidRPr="007C2A44">
              <w:rPr>
                <w:rStyle w:val="af6"/>
              </w:rPr>
              <w:fldChar w:fldCharType="end"/>
            </w:r>
          </w:ins>
        </w:p>
        <w:p w:rsidR="00BA5B6B" w:rsidRDefault="00184984">
          <w:pPr>
            <w:pStyle w:val="10"/>
            <w:rPr>
              <w:ins w:id="222" w:author="Batra, Mayank" w:date="2016-06-21T15:19:00Z"/>
              <w:rFonts w:asciiTheme="minorHAnsi" w:eastAsiaTheme="minorEastAsia" w:hAnsiTheme="minorHAnsi" w:cstheme="minorBidi"/>
              <w:b w:val="0"/>
              <w:bCs w:val="0"/>
              <w:snapToGrid/>
              <w:color w:val="auto"/>
              <w:sz w:val="22"/>
              <w:szCs w:val="22"/>
              <w:lang w:val="en-GB" w:eastAsia="en-GB"/>
            </w:rPr>
          </w:pPr>
          <w:ins w:id="223" w:author="Batra, Mayank" w:date="2016-06-21T15:19:00Z">
            <w:r w:rsidRPr="007C2A44">
              <w:rPr>
                <w:rStyle w:val="af6"/>
              </w:rPr>
              <w:fldChar w:fldCharType="begin"/>
            </w:r>
            <w:r w:rsidR="00BA5B6B" w:rsidRPr="007C2A44">
              <w:rPr>
                <w:rStyle w:val="af6"/>
              </w:rPr>
              <w:instrText xml:space="preserve"> </w:instrText>
            </w:r>
            <w:r w:rsidR="00BA5B6B">
              <w:instrText>HYPERLINK \l "_Toc454286120"</w:instrText>
            </w:r>
            <w:r w:rsidR="00BA5B6B" w:rsidRPr="007C2A44">
              <w:rPr>
                <w:rStyle w:val="af6"/>
              </w:rPr>
              <w:instrText xml:space="preserve"> </w:instrText>
            </w:r>
            <w:r w:rsidRPr="007C2A44">
              <w:rPr>
                <w:rStyle w:val="af6"/>
              </w:rPr>
              <w:fldChar w:fldCharType="separate"/>
            </w:r>
            <w:r w:rsidR="00BA5B6B" w:rsidRPr="007C2A44">
              <w:rPr>
                <w:rStyle w:val="af6"/>
              </w:rPr>
              <w:t>2</w:t>
            </w:r>
            <w:r w:rsidR="00BA5B6B">
              <w:rPr>
                <w:rFonts w:asciiTheme="minorHAnsi" w:eastAsiaTheme="minorEastAsia" w:hAnsiTheme="minorHAnsi" w:cstheme="minorBidi"/>
                <w:b w:val="0"/>
                <w:bCs w:val="0"/>
                <w:snapToGrid/>
                <w:color w:val="auto"/>
                <w:sz w:val="22"/>
                <w:szCs w:val="22"/>
                <w:lang w:val="en-GB" w:eastAsia="en-GB"/>
              </w:rPr>
              <w:tab/>
            </w:r>
            <w:r w:rsidR="00BA5B6B" w:rsidRPr="007C2A44">
              <w:rPr>
                <w:rStyle w:val="af6"/>
              </w:rPr>
              <w:t>Change Request Instances</w:t>
            </w:r>
            <w:r w:rsidR="00BA5B6B">
              <w:rPr>
                <w:webHidden/>
              </w:rPr>
              <w:tab/>
            </w:r>
            <w:r>
              <w:rPr>
                <w:webHidden/>
              </w:rPr>
              <w:fldChar w:fldCharType="begin"/>
            </w:r>
            <w:r w:rsidR="00BA5B6B">
              <w:rPr>
                <w:webHidden/>
              </w:rPr>
              <w:instrText xml:space="preserve"> PAGEREF _Toc454286120 \h </w:instrText>
            </w:r>
          </w:ins>
          <w:r>
            <w:rPr>
              <w:webHidden/>
            </w:rPr>
          </w:r>
          <w:r>
            <w:rPr>
              <w:webHidden/>
            </w:rPr>
            <w:fldChar w:fldCharType="separate"/>
          </w:r>
          <w:ins w:id="224" w:author="Batra, Mayank" w:date="2016-06-21T15:19:00Z">
            <w:r w:rsidR="00BA5B6B">
              <w:rPr>
                <w:webHidden/>
              </w:rPr>
              <w:t>15</w:t>
            </w:r>
            <w:r>
              <w:rPr>
                <w:webHidden/>
              </w:rPr>
              <w:fldChar w:fldCharType="end"/>
            </w:r>
            <w:r w:rsidRPr="007C2A44">
              <w:rPr>
                <w:rStyle w:val="af6"/>
              </w:rPr>
              <w:fldChar w:fldCharType="end"/>
            </w:r>
          </w:ins>
        </w:p>
        <w:p w:rsidR="00BA5B6B" w:rsidRDefault="00184984">
          <w:pPr>
            <w:pStyle w:val="22"/>
            <w:rPr>
              <w:ins w:id="225" w:author="Batra, Mayank" w:date="2016-06-21T15:19:00Z"/>
              <w:rFonts w:asciiTheme="minorHAnsi" w:eastAsiaTheme="minorEastAsia" w:hAnsiTheme="minorHAnsi" w:cstheme="minorBidi"/>
              <w:bCs w:val="0"/>
              <w:snapToGrid/>
              <w:color w:val="auto"/>
              <w:sz w:val="22"/>
              <w:szCs w:val="22"/>
              <w:lang w:val="en-GB" w:eastAsia="en-GB"/>
            </w:rPr>
          </w:pPr>
          <w:ins w:id="226" w:author="Batra, Mayank" w:date="2016-06-21T15:19:00Z">
            <w:r w:rsidRPr="007C2A44">
              <w:rPr>
                <w:rStyle w:val="af6"/>
              </w:rPr>
              <w:fldChar w:fldCharType="begin"/>
            </w:r>
            <w:r w:rsidR="00BA5B6B" w:rsidRPr="007C2A44">
              <w:rPr>
                <w:rStyle w:val="af6"/>
              </w:rPr>
              <w:instrText xml:space="preserve"> </w:instrText>
            </w:r>
            <w:r w:rsidR="00BA5B6B">
              <w:instrText>HYPERLINK \l "_Toc454286121"</w:instrText>
            </w:r>
            <w:r w:rsidR="00BA5B6B" w:rsidRPr="007C2A44">
              <w:rPr>
                <w:rStyle w:val="af6"/>
              </w:rPr>
              <w:instrText xml:space="preserve"> </w:instrText>
            </w:r>
            <w:r w:rsidRPr="007C2A44">
              <w:rPr>
                <w:rStyle w:val="af6"/>
              </w:rPr>
              <w:fldChar w:fldCharType="separate"/>
            </w:r>
            <w:r w:rsidR="00BA5B6B" w:rsidRPr="007C2A44">
              <w:rPr>
                <w:rStyle w:val="af6"/>
              </w:rPr>
              <w:t>2.1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Volume 1, Part A (Architecture) Changes</w:t>
            </w:r>
            <w:r w:rsidR="00BA5B6B">
              <w:rPr>
                <w:webHidden/>
              </w:rPr>
              <w:tab/>
            </w:r>
            <w:r>
              <w:rPr>
                <w:webHidden/>
              </w:rPr>
              <w:fldChar w:fldCharType="begin"/>
            </w:r>
            <w:r w:rsidR="00BA5B6B">
              <w:rPr>
                <w:webHidden/>
              </w:rPr>
              <w:instrText xml:space="preserve"> PAGEREF _Toc454286121 \h </w:instrText>
            </w:r>
          </w:ins>
          <w:r>
            <w:rPr>
              <w:webHidden/>
            </w:rPr>
          </w:r>
          <w:r>
            <w:rPr>
              <w:webHidden/>
            </w:rPr>
            <w:fldChar w:fldCharType="separate"/>
          </w:r>
          <w:ins w:id="227" w:author="Batra, Mayank" w:date="2016-06-21T15:19:00Z">
            <w:r w:rsidR="00BA5B6B">
              <w:rPr>
                <w:webHidden/>
              </w:rPr>
              <w:t>15</w:t>
            </w:r>
            <w:r>
              <w:rPr>
                <w:webHidden/>
              </w:rPr>
              <w:fldChar w:fldCharType="end"/>
            </w:r>
            <w:r w:rsidRPr="007C2A44">
              <w:rPr>
                <w:rStyle w:val="af6"/>
              </w:rPr>
              <w:fldChar w:fldCharType="end"/>
            </w:r>
          </w:ins>
        </w:p>
        <w:p w:rsidR="00BA5B6B" w:rsidRDefault="00184984">
          <w:pPr>
            <w:pStyle w:val="32"/>
            <w:rPr>
              <w:ins w:id="228" w:author="Batra, Mayank" w:date="2016-06-21T15:19:00Z"/>
              <w:rFonts w:asciiTheme="minorHAnsi" w:eastAsiaTheme="minorEastAsia" w:hAnsiTheme="minorHAnsi" w:cstheme="minorBidi"/>
              <w:bCs w:val="0"/>
              <w:snapToGrid/>
              <w:color w:val="auto"/>
              <w:sz w:val="22"/>
              <w:szCs w:val="22"/>
              <w:lang w:val="en-GB" w:eastAsia="en-GB"/>
            </w:rPr>
          </w:pPr>
          <w:ins w:id="229" w:author="Batra, Mayank" w:date="2016-06-21T15:19:00Z">
            <w:r w:rsidRPr="007C2A44">
              <w:rPr>
                <w:rStyle w:val="af6"/>
              </w:rPr>
              <w:fldChar w:fldCharType="begin"/>
            </w:r>
            <w:r w:rsidR="00BA5B6B" w:rsidRPr="007C2A44">
              <w:rPr>
                <w:rStyle w:val="af6"/>
              </w:rPr>
              <w:instrText xml:space="preserve"> </w:instrText>
            </w:r>
            <w:r w:rsidR="00BA5B6B">
              <w:instrText>HYPERLINK \l "_Toc454286122"</w:instrText>
            </w:r>
            <w:r w:rsidR="00BA5B6B" w:rsidRPr="007C2A44">
              <w:rPr>
                <w:rStyle w:val="af6"/>
              </w:rPr>
              <w:instrText xml:space="preserve"> </w:instrText>
            </w:r>
            <w:r w:rsidRPr="007C2A44">
              <w:rPr>
                <w:rStyle w:val="af6"/>
              </w:rPr>
              <w:fldChar w:fldCharType="separate"/>
            </w:r>
            <w:r w:rsidR="00BA5B6B" w:rsidRPr="007C2A44">
              <w:rPr>
                <w:rStyle w:val="af6"/>
              </w:rPr>
              <w:t>2.1.1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1.2 OVERVIEW OF BLUETOOTH LOW ENERGY OPERATION</w:t>
            </w:r>
            <w:r w:rsidR="00BA5B6B">
              <w:rPr>
                <w:webHidden/>
              </w:rPr>
              <w:tab/>
            </w:r>
            <w:r>
              <w:rPr>
                <w:webHidden/>
              </w:rPr>
              <w:fldChar w:fldCharType="begin"/>
            </w:r>
            <w:r w:rsidR="00BA5B6B">
              <w:rPr>
                <w:webHidden/>
              </w:rPr>
              <w:instrText xml:space="preserve"> PAGEREF _Toc454286122 \h </w:instrText>
            </w:r>
          </w:ins>
          <w:r>
            <w:rPr>
              <w:webHidden/>
            </w:rPr>
          </w:r>
          <w:r>
            <w:rPr>
              <w:webHidden/>
            </w:rPr>
            <w:fldChar w:fldCharType="separate"/>
          </w:r>
          <w:ins w:id="230" w:author="Batra, Mayank" w:date="2016-06-21T15:19:00Z">
            <w:r w:rsidR="00BA5B6B">
              <w:rPr>
                <w:webHidden/>
              </w:rPr>
              <w:t>15</w:t>
            </w:r>
            <w:r>
              <w:rPr>
                <w:webHidden/>
              </w:rPr>
              <w:fldChar w:fldCharType="end"/>
            </w:r>
            <w:r w:rsidRPr="007C2A44">
              <w:rPr>
                <w:rStyle w:val="af6"/>
              </w:rPr>
              <w:fldChar w:fldCharType="end"/>
            </w:r>
          </w:ins>
        </w:p>
        <w:p w:rsidR="00BA5B6B" w:rsidRDefault="00184984">
          <w:pPr>
            <w:pStyle w:val="32"/>
            <w:rPr>
              <w:ins w:id="231" w:author="Batra, Mayank" w:date="2016-06-21T15:19:00Z"/>
              <w:rFonts w:asciiTheme="minorHAnsi" w:eastAsiaTheme="minorEastAsia" w:hAnsiTheme="minorHAnsi" w:cstheme="minorBidi"/>
              <w:bCs w:val="0"/>
              <w:snapToGrid/>
              <w:color w:val="auto"/>
              <w:sz w:val="22"/>
              <w:szCs w:val="22"/>
              <w:lang w:val="en-GB" w:eastAsia="en-GB"/>
            </w:rPr>
          </w:pPr>
          <w:ins w:id="232" w:author="Batra, Mayank" w:date="2016-06-21T15:19:00Z">
            <w:r w:rsidRPr="007C2A44">
              <w:rPr>
                <w:rStyle w:val="af6"/>
              </w:rPr>
              <w:fldChar w:fldCharType="begin"/>
            </w:r>
            <w:r w:rsidR="00BA5B6B" w:rsidRPr="007C2A44">
              <w:rPr>
                <w:rStyle w:val="af6"/>
              </w:rPr>
              <w:instrText xml:space="preserve"> </w:instrText>
            </w:r>
            <w:r w:rsidR="00BA5B6B">
              <w:instrText>HYPERLINK \l "_Toc454286123"</w:instrText>
            </w:r>
            <w:r w:rsidR="00BA5B6B" w:rsidRPr="007C2A44">
              <w:rPr>
                <w:rStyle w:val="af6"/>
              </w:rPr>
              <w:instrText xml:space="preserve"> </w:instrText>
            </w:r>
            <w:r w:rsidRPr="007C2A44">
              <w:rPr>
                <w:rStyle w:val="af6"/>
              </w:rPr>
              <w:fldChar w:fldCharType="separate"/>
            </w:r>
            <w:r w:rsidR="00BA5B6B" w:rsidRPr="007C2A44">
              <w:rPr>
                <w:rStyle w:val="af6"/>
              </w:rPr>
              <w:t>2.1.2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3.2.2 LE Generic Packet Structure</w:t>
            </w:r>
            <w:r w:rsidR="00BA5B6B">
              <w:rPr>
                <w:webHidden/>
              </w:rPr>
              <w:tab/>
            </w:r>
            <w:r>
              <w:rPr>
                <w:webHidden/>
              </w:rPr>
              <w:fldChar w:fldCharType="begin"/>
            </w:r>
            <w:r w:rsidR="00BA5B6B">
              <w:rPr>
                <w:webHidden/>
              </w:rPr>
              <w:instrText xml:space="preserve"> PAGEREF _Toc454286123 \h </w:instrText>
            </w:r>
          </w:ins>
          <w:r>
            <w:rPr>
              <w:webHidden/>
            </w:rPr>
          </w:r>
          <w:r>
            <w:rPr>
              <w:webHidden/>
            </w:rPr>
            <w:fldChar w:fldCharType="separate"/>
          </w:r>
          <w:ins w:id="233" w:author="Batra, Mayank" w:date="2016-06-21T15:19:00Z">
            <w:r w:rsidR="00BA5B6B">
              <w:rPr>
                <w:webHidden/>
              </w:rPr>
              <w:t>15</w:t>
            </w:r>
            <w:r>
              <w:rPr>
                <w:webHidden/>
              </w:rPr>
              <w:fldChar w:fldCharType="end"/>
            </w:r>
            <w:r w:rsidRPr="007C2A44">
              <w:rPr>
                <w:rStyle w:val="af6"/>
              </w:rPr>
              <w:fldChar w:fldCharType="end"/>
            </w:r>
          </w:ins>
        </w:p>
        <w:p w:rsidR="00BA5B6B" w:rsidRDefault="00184984">
          <w:pPr>
            <w:pStyle w:val="32"/>
            <w:rPr>
              <w:ins w:id="234" w:author="Batra, Mayank" w:date="2016-06-21T15:19:00Z"/>
              <w:rFonts w:asciiTheme="minorHAnsi" w:eastAsiaTheme="minorEastAsia" w:hAnsiTheme="minorHAnsi" w:cstheme="minorBidi"/>
              <w:bCs w:val="0"/>
              <w:snapToGrid/>
              <w:color w:val="auto"/>
              <w:sz w:val="22"/>
              <w:szCs w:val="22"/>
              <w:lang w:val="en-GB" w:eastAsia="en-GB"/>
            </w:rPr>
          </w:pPr>
          <w:ins w:id="235" w:author="Batra, Mayank" w:date="2016-06-21T15:19:00Z">
            <w:r w:rsidRPr="007C2A44">
              <w:rPr>
                <w:rStyle w:val="af6"/>
              </w:rPr>
              <w:fldChar w:fldCharType="begin"/>
            </w:r>
            <w:r w:rsidR="00BA5B6B" w:rsidRPr="007C2A44">
              <w:rPr>
                <w:rStyle w:val="af6"/>
              </w:rPr>
              <w:instrText xml:space="preserve"> </w:instrText>
            </w:r>
            <w:r w:rsidR="00BA5B6B">
              <w:instrText>HYPERLINK \l "_Toc454286124"</w:instrText>
            </w:r>
            <w:r w:rsidR="00BA5B6B" w:rsidRPr="007C2A44">
              <w:rPr>
                <w:rStyle w:val="af6"/>
              </w:rPr>
              <w:instrText xml:space="preserve"> </w:instrText>
            </w:r>
            <w:r w:rsidRPr="007C2A44">
              <w:rPr>
                <w:rStyle w:val="af6"/>
              </w:rPr>
              <w:fldChar w:fldCharType="separate"/>
            </w:r>
            <w:r w:rsidR="00BA5B6B" w:rsidRPr="007C2A44">
              <w:rPr>
                <w:rStyle w:val="af6"/>
              </w:rPr>
              <w:t>2.1.3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Fonts w:cs="Arial"/>
              </w:rPr>
              <w:t xml:space="preserve">[UPDATED SECTION] </w:t>
            </w:r>
            <w:r w:rsidR="00BA5B6B" w:rsidRPr="007C2A44">
              <w:rPr>
                <w:rStyle w:val="af6"/>
                <w:rFonts w:ascii="Arial,Bold" w:hAnsi="Arial,Bold" w:cs="Arial,Bold"/>
                <w:lang w:val="en-GB"/>
              </w:rPr>
              <w:t>3.3.2 LE Physical Channels</w:t>
            </w:r>
            <w:r w:rsidR="00BA5B6B">
              <w:rPr>
                <w:webHidden/>
              </w:rPr>
              <w:tab/>
            </w:r>
            <w:r>
              <w:rPr>
                <w:webHidden/>
              </w:rPr>
              <w:fldChar w:fldCharType="begin"/>
            </w:r>
            <w:r w:rsidR="00BA5B6B">
              <w:rPr>
                <w:webHidden/>
              </w:rPr>
              <w:instrText xml:space="preserve"> PAGEREF _Toc454286124 \h </w:instrText>
            </w:r>
          </w:ins>
          <w:r>
            <w:rPr>
              <w:webHidden/>
            </w:rPr>
          </w:r>
          <w:r>
            <w:rPr>
              <w:webHidden/>
            </w:rPr>
            <w:fldChar w:fldCharType="separate"/>
          </w:r>
          <w:ins w:id="236" w:author="Batra, Mayank" w:date="2016-06-21T15:19:00Z">
            <w:r w:rsidR="00BA5B6B">
              <w:rPr>
                <w:webHidden/>
              </w:rPr>
              <w:t>15</w:t>
            </w:r>
            <w:r>
              <w:rPr>
                <w:webHidden/>
              </w:rPr>
              <w:fldChar w:fldCharType="end"/>
            </w:r>
            <w:r w:rsidRPr="007C2A44">
              <w:rPr>
                <w:rStyle w:val="af6"/>
              </w:rPr>
              <w:fldChar w:fldCharType="end"/>
            </w:r>
          </w:ins>
        </w:p>
        <w:p w:rsidR="00BA5B6B" w:rsidRDefault="00184984">
          <w:pPr>
            <w:pStyle w:val="32"/>
            <w:rPr>
              <w:ins w:id="237" w:author="Batra, Mayank" w:date="2016-06-21T15:19:00Z"/>
              <w:rFonts w:asciiTheme="minorHAnsi" w:eastAsiaTheme="minorEastAsia" w:hAnsiTheme="minorHAnsi" w:cstheme="minorBidi"/>
              <w:bCs w:val="0"/>
              <w:snapToGrid/>
              <w:color w:val="auto"/>
              <w:sz w:val="22"/>
              <w:szCs w:val="22"/>
              <w:lang w:val="en-GB" w:eastAsia="en-GB"/>
            </w:rPr>
          </w:pPr>
          <w:ins w:id="238" w:author="Batra, Mayank" w:date="2016-06-21T15:19:00Z">
            <w:r w:rsidRPr="007C2A44">
              <w:rPr>
                <w:rStyle w:val="af6"/>
              </w:rPr>
              <w:fldChar w:fldCharType="begin"/>
            </w:r>
            <w:r w:rsidR="00BA5B6B" w:rsidRPr="007C2A44">
              <w:rPr>
                <w:rStyle w:val="af6"/>
              </w:rPr>
              <w:instrText xml:space="preserve"> </w:instrText>
            </w:r>
            <w:r w:rsidR="00BA5B6B">
              <w:instrText>HYPERLINK \l "_Toc454286125"</w:instrText>
            </w:r>
            <w:r w:rsidR="00BA5B6B" w:rsidRPr="007C2A44">
              <w:rPr>
                <w:rStyle w:val="af6"/>
              </w:rPr>
              <w:instrText xml:space="preserve"> </w:instrText>
            </w:r>
            <w:r w:rsidRPr="007C2A44">
              <w:rPr>
                <w:rStyle w:val="af6"/>
              </w:rPr>
              <w:fldChar w:fldCharType="separate"/>
            </w:r>
            <w:r w:rsidR="00BA5B6B" w:rsidRPr="007C2A44">
              <w:rPr>
                <w:rStyle w:val="af6"/>
              </w:rPr>
              <w:t>2.1.4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 xml:space="preserve">[NEW SECTION] </w:t>
            </w:r>
            <w:r w:rsidR="00BA5B6B" w:rsidRPr="007C2A44">
              <w:rPr>
                <w:rStyle w:val="af6"/>
                <w:rFonts w:ascii="Arial,Bold" w:hAnsi="Arial,Bold" w:cs="Arial,Bold"/>
                <w:lang w:val="en-GB"/>
              </w:rPr>
              <w:t>X Direction Finding using Bluetooth Low Energy</w:t>
            </w:r>
            <w:r w:rsidR="00BA5B6B">
              <w:rPr>
                <w:webHidden/>
              </w:rPr>
              <w:tab/>
            </w:r>
            <w:r>
              <w:rPr>
                <w:webHidden/>
              </w:rPr>
              <w:fldChar w:fldCharType="begin"/>
            </w:r>
            <w:r w:rsidR="00BA5B6B">
              <w:rPr>
                <w:webHidden/>
              </w:rPr>
              <w:instrText xml:space="preserve"> PAGEREF _Toc454286125 \h </w:instrText>
            </w:r>
          </w:ins>
          <w:r>
            <w:rPr>
              <w:webHidden/>
            </w:rPr>
          </w:r>
          <w:r>
            <w:rPr>
              <w:webHidden/>
            </w:rPr>
            <w:fldChar w:fldCharType="separate"/>
          </w:r>
          <w:ins w:id="239" w:author="Batra, Mayank" w:date="2016-06-21T15:19:00Z">
            <w:r w:rsidR="00BA5B6B">
              <w:rPr>
                <w:webHidden/>
              </w:rPr>
              <w:t>16</w:t>
            </w:r>
            <w:r>
              <w:rPr>
                <w:webHidden/>
              </w:rPr>
              <w:fldChar w:fldCharType="end"/>
            </w:r>
            <w:r w:rsidRPr="007C2A44">
              <w:rPr>
                <w:rStyle w:val="af6"/>
              </w:rPr>
              <w:fldChar w:fldCharType="end"/>
            </w:r>
          </w:ins>
        </w:p>
        <w:p w:rsidR="00BA5B6B" w:rsidRDefault="00184984">
          <w:pPr>
            <w:pStyle w:val="42"/>
            <w:rPr>
              <w:ins w:id="240" w:author="Batra, Mayank" w:date="2016-06-21T15:19:00Z"/>
              <w:rFonts w:asciiTheme="minorHAnsi" w:eastAsiaTheme="minorEastAsia" w:hAnsiTheme="minorHAnsi" w:cstheme="minorBidi"/>
              <w:bCs w:val="0"/>
              <w:snapToGrid/>
              <w:color w:val="auto"/>
              <w:sz w:val="22"/>
              <w:szCs w:val="22"/>
              <w:lang w:val="en-GB" w:eastAsia="en-GB"/>
            </w:rPr>
          </w:pPr>
          <w:ins w:id="241" w:author="Batra, Mayank" w:date="2016-06-21T15:19:00Z">
            <w:r w:rsidRPr="007C2A44">
              <w:rPr>
                <w:rStyle w:val="af6"/>
              </w:rPr>
              <w:fldChar w:fldCharType="begin"/>
            </w:r>
            <w:r w:rsidR="00BA5B6B" w:rsidRPr="007C2A44">
              <w:rPr>
                <w:rStyle w:val="af6"/>
              </w:rPr>
              <w:instrText xml:space="preserve"> </w:instrText>
            </w:r>
            <w:r w:rsidR="00BA5B6B">
              <w:instrText>HYPERLINK \l "_Toc454286126"</w:instrText>
            </w:r>
            <w:r w:rsidR="00BA5B6B" w:rsidRPr="007C2A44">
              <w:rPr>
                <w:rStyle w:val="af6"/>
              </w:rPr>
              <w:instrText xml:space="preserve"> </w:instrText>
            </w:r>
            <w:r w:rsidRPr="007C2A44">
              <w:rPr>
                <w:rStyle w:val="af6"/>
              </w:rPr>
              <w:fldChar w:fldCharType="separate"/>
            </w:r>
            <w:r w:rsidR="00BA5B6B" w:rsidRPr="007C2A44">
              <w:rPr>
                <w:rStyle w:val="af6"/>
              </w:rPr>
              <w:t>2.1.4.1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X.1 Angle of Arrival (AoA) method</w:t>
            </w:r>
            <w:r w:rsidR="00BA5B6B">
              <w:rPr>
                <w:webHidden/>
              </w:rPr>
              <w:tab/>
            </w:r>
            <w:r>
              <w:rPr>
                <w:webHidden/>
              </w:rPr>
              <w:fldChar w:fldCharType="begin"/>
            </w:r>
            <w:r w:rsidR="00BA5B6B">
              <w:rPr>
                <w:webHidden/>
              </w:rPr>
              <w:instrText xml:space="preserve"> PAGEREF _Toc454286126 \h </w:instrText>
            </w:r>
          </w:ins>
          <w:r>
            <w:rPr>
              <w:webHidden/>
            </w:rPr>
          </w:r>
          <w:r>
            <w:rPr>
              <w:webHidden/>
            </w:rPr>
            <w:fldChar w:fldCharType="separate"/>
          </w:r>
          <w:ins w:id="242" w:author="Batra, Mayank" w:date="2016-06-21T15:19:00Z">
            <w:r w:rsidR="00BA5B6B">
              <w:rPr>
                <w:webHidden/>
              </w:rPr>
              <w:t>16</w:t>
            </w:r>
            <w:r>
              <w:rPr>
                <w:webHidden/>
              </w:rPr>
              <w:fldChar w:fldCharType="end"/>
            </w:r>
            <w:r w:rsidRPr="007C2A44">
              <w:rPr>
                <w:rStyle w:val="af6"/>
              </w:rPr>
              <w:fldChar w:fldCharType="end"/>
            </w:r>
          </w:ins>
        </w:p>
        <w:p w:rsidR="00BA5B6B" w:rsidRDefault="00184984">
          <w:pPr>
            <w:pStyle w:val="42"/>
            <w:rPr>
              <w:ins w:id="243" w:author="Batra, Mayank" w:date="2016-06-21T15:19:00Z"/>
              <w:rFonts w:asciiTheme="minorHAnsi" w:eastAsiaTheme="minorEastAsia" w:hAnsiTheme="minorHAnsi" w:cstheme="minorBidi"/>
              <w:bCs w:val="0"/>
              <w:snapToGrid/>
              <w:color w:val="auto"/>
              <w:sz w:val="22"/>
              <w:szCs w:val="22"/>
              <w:lang w:val="en-GB" w:eastAsia="en-GB"/>
            </w:rPr>
          </w:pPr>
          <w:ins w:id="244" w:author="Batra, Mayank" w:date="2016-06-21T15:19:00Z">
            <w:r w:rsidRPr="007C2A44">
              <w:rPr>
                <w:rStyle w:val="af6"/>
              </w:rPr>
              <w:fldChar w:fldCharType="begin"/>
            </w:r>
            <w:r w:rsidR="00BA5B6B" w:rsidRPr="007C2A44">
              <w:rPr>
                <w:rStyle w:val="af6"/>
              </w:rPr>
              <w:instrText xml:space="preserve"> </w:instrText>
            </w:r>
            <w:r w:rsidR="00BA5B6B">
              <w:instrText>HYPERLINK \l "_Toc454286127"</w:instrText>
            </w:r>
            <w:r w:rsidR="00BA5B6B" w:rsidRPr="007C2A44">
              <w:rPr>
                <w:rStyle w:val="af6"/>
              </w:rPr>
              <w:instrText xml:space="preserve"> </w:instrText>
            </w:r>
            <w:r w:rsidRPr="007C2A44">
              <w:rPr>
                <w:rStyle w:val="af6"/>
              </w:rPr>
              <w:fldChar w:fldCharType="separate"/>
            </w:r>
            <w:r w:rsidR="00BA5B6B" w:rsidRPr="007C2A44">
              <w:rPr>
                <w:rStyle w:val="af6"/>
                <w:i/>
              </w:rPr>
              <w:t>2.1.4.2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X.2 Angle of Departure (AoD) method</w:t>
            </w:r>
            <w:r w:rsidR="00BA5B6B">
              <w:rPr>
                <w:webHidden/>
              </w:rPr>
              <w:tab/>
            </w:r>
            <w:r>
              <w:rPr>
                <w:webHidden/>
              </w:rPr>
              <w:fldChar w:fldCharType="begin"/>
            </w:r>
            <w:r w:rsidR="00BA5B6B">
              <w:rPr>
                <w:webHidden/>
              </w:rPr>
              <w:instrText xml:space="preserve"> PAGEREF _Toc454286127 \h </w:instrText>
            </w:r>
          </w:ins>
          <w:r>
            <w:rPr>
              <w:webHidden/>
            </w:rPr>
          </w:r>
          <w:r>
            <w:rPr>
              <w:webHidden/>
            </w:rPr>
            <w:fldChar w:fldCharType="separate"/>
          </w:r>
          <w:ins w:id="245" w:author="Batra, Mayank" w:date="2016-06-21T15:19:00Z">
            <w:r w:rsidR="00BA5B6B">
              <w:rPr>
                <w:webHidden/>
              </w:rPr>
              <w:t>18</w:t>
            </w:r>
            <w:r>
              <w:rPr>
                <w:webHidden/>
              </w:rPr>
              <w:fldChar w:fldCharType="end"/>
            </w:r>
            <w:r w:rsidRPr="007C2A44">
              <w:rPr>
                <w:rStyle w:val="af6"/>
              </w:rPr>
              <w:fldChar w:fldCharType="end"/>
            </w:r>
          </w:ins>
        </w:p>
        <w:p w:rsidR="00BA5B6B" w:rsidRDefault="00184984">
          <w:pPr>
            <w:pStyle w:val="22"/>
            <w:rPr>
              <w:ins w:id="246" w:author="Batra, Mayank" w:date="2016-06-21T15:19:00Z"/>
              <w:rFonts w:asciiTheme="minorHAnsi" w:eastAsiaTheme="minorEastAsia" w:hAnsiTheme="minorHAnsi" w:cstheme="minorBidi"/>
              <w:bCs w:val="0"/>
              <w:snapToGrid/>
              <w:color w:val="auto"/>
              <w:sz w:val="22"/>
              <w:szCs w:val="22"/>
              <w:lang w:val="en-GB" w:eastAsia="en-GB"/>
            </w:rPr>
          </w:pPr>
          <w:ins w:id="247" w:author="Batra, Mayank" w:date="2016-06-21T15:19:00Z">
            <w:r w:rsidRPr="007C2A44">
              <w:rPr>
                <w:rStyle w:val="af6"/>
              </w:rPr>
              <w:fldChar w:fldCharType="begin"/>
            </w:r>
            <w:r w:rsidR="00BA5B6B" w:rsidRPr="007C2A44">
              <w:rPr>
                <w:rStyle w:val="af6"/>
              </w:rPr>
              <w:instrText xml:space="preserve"> </w:instrText>
            </w:r>
            <w:r w:rsidR="00BA5B6B">
              <w:instrText>HYPERLINK \l "_Toc454286130"</w:instrText>
            </w:r>
            <w:r w:rsidR="00BA5B6B" w:rsidRPr="007C2A44">
              <w:rPr>
                <w:rStyle w:val="af6"/>
              </w:rPr>
              <w:instrText xml:space="preserve"> </w:instrText>
            </w:r>
            <w:r w:rsidRPr="007C2A44">
              <w:rPr>
                <w:rStyle w:val="af6"/>
              </w:rPr>
              <w:fldChar w:fldCharType="separate"/>
            </w:r>
            <w:r w:rsidR="00BA5B6B" w:rsidRPr="007C2A44">
              <w:rPr>
                <w:rStyle w:val="af6"/>
              </w:rPr>
              <w:t>2.2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Volume 1, Part B (Acronyms &amp; Abbreviations) Changes</w:t>
            </w:r>
            <w:r w:rsidR="00BA5B6B">
              <w:rPr>
                <w:webHidden/>
              </w:rPr>
              <w:tab/>
            </w:r>
            <w:r>
              <w:rPr>
                <w:webHidden/>
              </w:rPr>
              <w:fldChar w:fldCharType="begin"/>
            </w:r>
            <w:r w:rsidR="00BA5B6B">
              <w:rPr>
                <w:webHidden/>
              </w:rPr>
              <w:instrText xml:space="preserve"> PAGEREF _Toc454286130 \h </w:instrText>
            </w:r>
          </w:ins>
          <w:r>
            <w:rPr>
              <w:webHidden/>
            </w:rPr>
          </w:r>
          <w:r>
            <w:rPr>
              <w:webHidden/>
            </w:rPr>
            <w:fldChar w:fldCharType="separate"/>
          </w:r>
          <w:ins w:id="248" w:author="Batra, Mayank" w:date="2016-06-21T15:19:00Z">
            <w:r w:rsidR="00BA5B6B">
              <w:rPr>
                <w:webHidden/>
              </w:rPr>
              <w:t>19</w:t>
            </w:r>
            <w:r>
              <w:rPr>
                <w:webHidden/>
              </w:rPr>
              <w:fldChar w:fldCharType="end"/>
            </w:r>
            <w:r w:rsidRPr="007C2A44">
              <w:rPr>
                <w:rStyle w:val="af6"/>
              </w:rPr>
              <w:fldChar w:fldCharType="end"/>
            </w:r>
          </w:ins>
        </w:p>
        <w:p w:rsidR="00BA5B6B" w:rsidRDefault="00184984">
          <w:pPr>
            <w:pStyle w:val="32"/>
            <w:rPr>
              <w:ins w:id="249" w:author="Batra, Mayank" w:date="2016-06-21T15:19:00Z"/>
              <w:rFonts w:asciiTheme="minorHAnsi" w:eastAsiaTheme="minorEastAsia" w:hAnsiTheme="minorHAnsi" w:cstheme="minorBidi"/>
              <w:bCs w:val="0"/>
              <w:snapToGrid/>
              <w:color w:val="auto"/>
              <w:sz w:val="22"/>
              <w:szCs w:val="22"/>
              <w:lang w:val="en-GB" w:eastAsia="en-GB"/>
            </w:rPr>
          </w:pPr>
          <w:ins w:id="250" w:author="Batra, Mayank" w:date="2016-06-21T15:19:00Z">
            <w:r w:rsidRPr="007C2A44">
              <w:rPr>
                <w:rStyle w:val="af6"/>
              </w:rPr>
              <w:fldChar w:fldCharType="begin"/>
            </w:r>
            <w:r w:rsidR="00BA5B6B" w:rsidRPr="007C2A44">
              <w:rPr>
                <w:rStyle w:val="af6"/>
              </w:rPr>
              <w:instrText xml:space="preserve"> </w:instrText>
            </w:r>
            <w:r w:rsidR="00BA5B6B">
              <w:instrText>HYPERLINK \l "_Toc454286131"</w:instrText>
            </w:r>
            <w:r w:rsidR="00BA5B6B" w:rsidRPr="007C2A44">
              <w:rPr>
                <w:rStyle w:val="af6"/>
              </w:rPr>
              <w:instrText xml:space="preserve"> </w:instrText>
            </w:r>
            <w:r w:rsidRPr="007C2A44">
              <w:rPr>
                <w:rStyle w:val="af6"/>
              </w:rPr>
              <w:fldChar w:fldCharType="separate"/>
            </w:r>
            <w:r w:rsidR="00BA5B6B" w:rsidRPr="007C2A44">
              <w:rPr>
                <w:rStyle w:val="af6"/>
                <w:rFonts w:ascii="Arial,Bold" w:hAnsi="Arial,Bold" w:cs="Arial,Bold"/>
                <w:lang w:val="en-GB"/>
              </w:rPr>
              <w:t>2.2.1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 xml:space="preserve">[UPDATED SECTION] </w:t>
            </w:r>
            <w:r w:rsidR="00BA5B6B" w:rsidRPr="007C2A44">
              <w:rPr>
                <w:rStyle w:val="af6"/>
                <w:rFonts w:ascii="Arial,Bold" w:hAnsi="Arial,Bold" w:cs="Arial,Bold"/>
                <w:lang w:val="en-GB"/>
              </w:rPr>
              <w:t>1 LIST OF ACRONYMS AND ABBREVIATIONS</w:t>
            </w:r>
            <w:r w:rsidR="00BA5B6B">
              <w:rPr>
                <w:webHidden/>
              </w:rPr>
              <w:tab/>
            </w:r>
            <w:r>
              <w:rPr>
                <w:webHidden/>
              </w:rPr>
              <w:fldChar w:fldCharType="begin"/>
            </w:r>
            <w:r w:rsidR="00BA5B6B">
              <w:rPr>
                <w:webHidden/>
              </w:rPr>
              <w:instrText xml:space="preserve"> PAGEREF _Toc454286131 \h </w:instrText>
            </w:r>
          </w:ins>
          <w:r>
            <w:rPr>
              <w:webHidden/>
            </w:rPr>
          </w:r>
          <w:r>
            <w:rPr>
              <w:webHidden/>
            </w:rPr>
            <w:fldChar w:fldCharType="separate"/>
          </w:r>
          <w:ins w:id="251" w:author="Batra, Mayank" w:date="2016-06-21T15:19:00Z">
            <w:r w:rsidR="00BA5B6B">
              <w:rPr>
                <w:webHidden/>
              </w:rPr>
              <w:t>19</w:t>
            </w:r>
            <w:r>
              <w:rPr>
                <w:webHidden/>
              </w:rPr>
              <w:fldChar w:fldCharType="end"/>
            </w:r>
            <w:r w:rsidRPr="007C2A44">
              <w:rPr>
                <w:rStyle w:val="af6"/>
              </w:rPr>
              <w:fldChar w:fldCharType="end"/>
            </w:r>
          </w:ins>
        </w:p>
        <w:p w:rsidR="00BA5B6B" w:rsidRDefault="00184984">
          <w:pPr>
            <w:pStyle w:val="22"/>
            <w:rPr>
              <w:ins w:id="252" w:author="Batra, Mayank" w:date="2016-06-21T15:19:00Z"/>
              <w:rFonts w:asciiTheme="minorHAnsi" w:eastAsiaTheme="minorEastAsia" w:hAnsiTheme="minorHAnsi" w:cstheme="minorBidi"/>
              <w:bCs w:val="0"/>
              <w:snapToGrid/>
              <w:color w:val="auto"/>
              <w:sz w:val="22"/>
              <w:szCs w:val="22"/>
              <w:lang w:val="en-GB" w:eastAsia="en-GB"/>
            </w:rPr>
          </w:pPr>
          <w:ins w:id="253" w:author="Batra, Mayank" w:date="2016-06-21T15:19:00Z">
            <w:r w:rsidRPr="007C2A44">
              <w:rPr>
                <w:rStyle w:val="af6"/>
              </w:rPr>
              <w:fldChar w:fldCharType="begin"/>
            </w:r>
            <w:r w:rsidR="00BA5B6B" w:rsidRPr="007C2A44">
              <w:rPr>
                <w:rStyle w:val="af6"/>
              </w:rPr>
              <w:instrText xml:space="preserve"> </w:instrText>
            </w:r>
            <w:r w:rsidR="00BA5B6B">
              <w:instrText>HYPERLINK \l "_Toc454286132"</w:instrText>
            </w:r>
            <w:r w:rsidR="00BA5B6B" w:rsidRPr="007C2A44">
              <w:rPr>
                <w:rStyle w:val="af6"/>
              </w:rPr>
              <w:instrText xml:space="preserve"> </w:instrText>
            </w:r>
            <w:r w:rsidRPr="007C2A44">
              <w:rPr>
                <w:rStyle w:val="af6"/>
              </w:rPr>
              <w:fldChar w:fldCharType="separate"/>
            </w:r>
            <w:r w:rsidR="00BA5B6B" w:rsidRPr="007C2A44">
              <w:rPr>
                <w:rStyle w:val="af6"/>
              </w:rPr>
              <w:t>2.3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Volume 2, Part E (HCI) Changes</w:t>
            </w:r>
            <w:r w:rsidR="00BA5B6B">
              <w:rPr>
                <w:webHidden/>
              </w:rPr>
              <w:tab/>
            </w:r>
            <w:r>
              <w:rPr>
                <w:webHidden/>
              </w:rPr>
              <w:fldChar w:fldCharType="begin"/>
            </w:r>
            <w:r w:rsidR="00BA5B6B">
              <w:rPr>
                <w:webHidden/>
              </w:rPr>
              <w:instrText xml:space="preserve"> PAGEREF _Toc454286132 \h </w:instrText>
            </w:r>
          </w:ins>
          <w:r>
            <w:rPr>
              <w:webHidden/>
            </w:rPr>
          </w:r>
          <w:r>
            <w:rPr>
              <w:webHidden/>
            </w:rPr>
            <w:fldChar w:fldCharType="separate"/>
          </w:r>
          <w:ins w:id="254" w:author="Batra, Mayank" w:date="2016-06-21T15:19:00Z">
            <w:r w:rsidR="00BA5B6B">
              <w:rPr>
                <w:webHidden/>
              </w:rPr>
              <w:t>20</w:t>
            </w:r>
            <w:r>
              <w:rPr>
                <w:webHidden/>
              </w:rPr>
              <w:fldChar w:fldCharType="end"/>
            </w:r>
            <w:r w:rsidRPr="007C2A44">
              <w:rPr>
                <w:rStyle w:val="af6"/>
              </w:rPr>
              <w:fldChar w:fldCharType="end"/>
            </w:r>
          </w:ins>
        </w:p>
        <w:p w:rsidR="00BA5B6B" w:rsidRDefault="00184984">
          <w:pPr>
            <w:pStyle w:val="32"/>
            <w:rPr>
              <w:ins w:id="255" w:author="Batra, Mayank" w:date="2016-06-21T15:19:00Z"/>
              <w:rFonts w:asciiTheme="minorHAnsi" w:eastAsiaTheme="minorEastAsia" w:hAnsiTheme="minorHAnsi" w:cstheme="minorBidi"/>
              <w:bCs w:val="0"/>
              <w:snapToGrid/>
              <w:color w:val="auto"/>
              <w:sz w:val="22"/>
              <w:szCs w:val="22"/>
              <w:lang w:val="en-GB" w:eastAsia="en-GB"/>
            </w:rPr>
          </w:pPr>
          <w:ins w:id="256" w:author="Batra, Mayank" w:date="2016-06-21T15:19:00Z">
            <w:r w:rsidRPr="007C2A44">
              <w:rPr>
                <w:rStyle w:val="af6"/>
              </w:rPr>
              <w:fldChar w:fldCharType="begin"/>
            </w:r>
            <w:r w:rsidR="00BA5B6B" w:rsidRPr="007C2A44">
              <w:rPr>
                <w:rStyle w:val="af6"/>
              </w:rPr>
              <w:instrText xml:space="preserve"> </w:instrText>
            </w:r>
            <w:r w:rsidR="00BA5B6B">
              <w:instrText>HYPERLINK \l "_Toc454286133"</w:instrText>
            </w:r>
            <w:r w:rsidR="00BA5B6B" w:rsidRPr="007C2A44">
              <w:rPr>
                <w:rStyle w:val="af6"/>
              </w:rPr>
              <w:instrText xml:space="preserve"> </w:instrText>
            </w:r>
            <w:r w:rsidRPr="007C2A44">
              <w:rPr>
                <w:rStyle w:val="af6"/>
              </w:rPr>
              <w:fldChar w:fldCharType="separate"/>
            </w:r>
            <w:r w:rsidR="00BA5B6B" w:rsidRPr="007C2A44">
              <w:rPr>
                <w:rStyle w:val="af6"/>
              </w:rPr>
              <w:t>2.3.1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3.4 CONTROLLER INFORMATION</w:t>
            </w:r>
            <w:r w:rsidR="00BA5B6B">
              <w:rPr>
                <w:webHidden/>
              </w:rPr>
              <w:tab/>
            </w:r>
            <w:r>
              <w:rPr>
                <w:webHidden/>
              </w:rPr>
              <w:fldChar w:fldCharType="begin"/>
            </w:r>
            <w:r w:rsidR="00BA5B6B">
              <w:rPr>
                <w:webHidden/>
              </w:rPr>
              <w:instrText xml:space="preserve"> PAGEREF _Toc454286133 \h </w:instrText>
            </w:r>
          </w:ins>
          <w:r>
            <w:rPr>
              <w:webHidden/>
            </w:rPr>
          </w:r>
          <w:r>
            <w:rPr>
              <w:webHidden/>
            </w:rPr>
            <w:fldChar w:fldCharType="separate"/>
          </w:r>
          <w:ins w:id="257" w:author="Batra, Mayank" w:date="2016-06-21T15:19:00Z">
            <w:r w:rsidR="00BA5B6B">
              <w:rPr>
                <w:webHidden/>
              </w:rPr>
              <w:t>21</w:t>
            </w:r>
            <w:r>
              <w:rPr>
                <w:webHidden/>
              </w:rPr>
              <w:fldChar w:fldCharType="end"/>
            </w:r>
            <w:r w:rsidRPr="007C2A44">
              <w:rPr>
                <w:rStyle w:val="af6"/>
              </w:rPr>
              <w:fldChar w:fldCharType="end"/>
            </w:r>
          </w:ins>
        </w:p>
        <w:p w:rsidR="00BA5B6B" w:rsidRDefault="00184984">
          <w:pPr>
            <w:pStyle w:val="32"/>
            <w:rPr>
              <w:ins w:id="258" w:author="Batra, Mayank" w:date="2016-06-21T15:19:00Z"/>
              <w:rFonts w:asciiTheme="minorHAnsi" w:eastAsiaTheme="minorEastAsia" w:hAnsiTheme="minorHAnsi" w:cstheme="minorBidi"/>
              <w:bCs w:val="0"/>
              <w:snapToGrid/>
              <w:color w:val="auto"/>
              <w:sz w:val="22"/>
              <w:szCs w:val="22"/>
              <w:lang w:val="en-GB" w:eastAsia="en-GB"/>
            </w:rPr>
          </w:pPr>
          <w:ins w:id="259" w:author="Batra, Mayank" w:date="2016-06-21T15:19:00Z">
            <w:r w:rsidRPr="007C2A44">
              <w:rPr>
                <w:rStyle w:val="af6"/>
              </w:rPr>
              <w:fldChar w:fldCharType="begin"/>
            </w:r>
            <w:r w:rsidR="00BA5B6B" w:rsidRPr="007C2A44">
              <w:rPr>
                <w:rStyle w:val="af6"/>
              </w:rPr>
              <w:instrText xml:space="preserve"> </w:instrText>
            </w:r>
            <w:r w:rsidR="00BA5B6B">
              <w:instrText>HYPERLINK \l "_Toc454286134"</w:instrText>
            </w:r>
            <w:r w:rsidR="00BA5B6B" w:rsidRPr="007C2A44">
              <w:rPr>
                <w:rStyle w:val="af6"/>
              </w:rPr>
              <w:instrText xml:space="preserve"> </w:instrText>
            </w:r>
            <w:r w:rsidRPr="007C2A44">
              <w:rPr>
                <w:rStyle w:val="af6"/>
              </w:rPr>
              <w:fldChar w:fldCharType="separate"/>
            </w:r>
            <w:r w:rsidR="00BA5B6B" w:rsidRPr="007C2A44">
              <w:rPr>
                <w:rStyle w:val="af6"/>
              </w:rPr>
              <w:t>2.3.2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3.5 CONTROLLER CONFIGURATION</w:t>
            </w:r>
            <w:r w:rsidR="00BA5B6B">
              <w:rPr>
                <w:webHidden/>
              </w:rPr>
              <w:tab/>
            </w:r>
            <w:r>
              <w:rPr>
                <w:webHidden/>
              </w:rPr>
              <w:fldChar w:fldCharType="begin"/>
            </w:r>
            <w:r w:rsidR="00BA5B6B">
              <w:rPr>
                <w:webHidden/>
              </w:rPr>
              <w:instrText xml:space="preserve"> PAGEREF _Toc454286134 \h </w:instrText>
            </w:r>
          </w:ins>
          <w:r>
            <w:rPr>
              <w:webHidden/>
            </w:rPr>
          </w:r>
          <w:r>
            <w:rPr>
              <w:webHidden/>
            </w:rPr>
            <w:fldChar w:fldCharType="separate"/>
          </w:r>
          <w:ins w:id="260" w:author="Batra, Mayank" w:date="2016-06-21T15:19:00Z">
            <w:r w:rsidR="00BA5B6B">
              <w:rPr>
                <w:webHidden/>
              </w:rPr>
              <w:t>21</w:t>
            </w:r>
            <w:r>
              <w:rPr>
                <w:webHidden/>
              </w:rPr>
              <w:fldChar w:fldCharType="end"/>
            </w:r>
            <w:r w:rsidRPr="007C2A44">
              <w:rPr>
                <w:rStyle w:val="af6"/>
              </w:rPr>
              <w:fldChar w:fldCharType="end"/>
            </w:r>
          </w:ins>
        </w:p>
        <w:p w:rsidR="00BA5B6B" w:rsidRDefault="00184984">
          <w:pPr>
            <w:pStyle w:val="32"/>
            <w:rPr>
              <w:ins w:id="261" w:author="Batra, Mayank" w:date="2016-06-21T15:19:00Z"/>
              <w:rFonts w:asciiTheme="minorHAnsi" w:eastAsiaTheme="minorEastAsia" w:hAnsiTheme="minorHAnsi" w:cstheme="minorBidi"/>
              <w:bCs w:val="0"/>
              <w:snapToGrid/>
              <w:color w:val="auto"/>
              <w:sz w:val="22"/>
              <w:szCs w:val="22"/>
              <w:lang w:val="en-GB" w:eastAsia="en-GB"/>
            </w:rPr>
          </w:pPr>
          <w:ins w:id="262" w:author="Batra, Mayank" w:date="2016-06-21T15:19:00Z">
            <w:r w:rsidRPr="007C2A44">
              <w:rPr>
                <w:rStyle w:val="af6"/>
              </w:rPr>
              <w:fldChar w:fldCharType="begin"/>
            </w:r>
            <w:r w:rsidR="00BA5B6B" w:rsidRPr="007C2A44">
              <w:rPr>
                <w:rStyle w:val="af6"/>
              </w:rPr>
              <w:instrText xml:space="preserve"> </w:instrText>
            </w:r>
            <w:r w:rsidR="00BA5B6B">
              <w:instrText>HYPERLINK \l "_Toc454286135"</w:instrText>
            </w:r>
            <w:r w:rsidR="00BA5B6B" w:rsidRPr="007C2A44">
              <w:rPr>
                <w:rStyle w:val="af6"/>
              </w:rPr>
              <w:instrText xml:space="preserve"> </w:instrText>
            </w:r>
            <w:r w:rsidRPr="007C2A44">
              <w:rPr>
                <w:rStyle w:val="af6"/>
              </w:rPr>
              <w:fldChar w:fldCharType="separate"/>
            </w:r>
            <w:r w:rsidR="00BA5B6B" w:rsidRPr="007C2A44">
              <w:rPr>
                <w:rStyle w:val="af6"/>
              </w:rPr>
              <w:t>2.3.3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3.6 DEVICE DISCOVERY</w:t>
            </w:r>
            <w:r w:rsidR="00BA5B6B">
              <w:rPr>
                <w:webHidden/>
              </w:rPr>
              <w:tab/>
            </w:r>
            <w:r>
              <w:rPr>
                <w:webHidden/>
              </w:rPr>
              <w:fldChar w:fldCharType="begin"/>
            </w:r>
            <w:r w:rsidR="00BA5B6B">
              <w:rPr>
                <w:webHidden/>
              </w:rPr>
              <w:instrText xml:space="preserve"> PAGEREF _Toc454286135 \h </w:instrText>
            </w:r>
          </w:ins>
          <w:r>
            <w:rPr>
              <w:webHidden/>
            </w:rPr>
          </w:r>
          <w:r>
            <w:rPr>
              <w:webHidden/>
            </w:rPr>
            <w:fldChar w:fldCharType="separate"/>
          </w:r>
          <w:ins w:id="263" w:author="Batra, Mayank" w:date="2016-06-21T15:19:00Z">
            <w:r w:rsidR="00BA5B6B">
              <w:rPr>
                <w:webHidden/>
              </w:rPr>
              <w:t>21</w:t>
            </w:r>
            <w:r>
              <w:rPr>
                <w:webHidden/>
              </w:rPr>
              <w:fldChar w:fldCharType="end"/>
            </w:r>
            <w:r w:rsidRPr="007C2A44">
              <w:rPr>
                <w:rStyle w:val="af6"/>
              </w:rPr>
              <w:fldChar w:fldCharType="end"/>
            </w:r>
          </w:ins>
        </w:p>
        <w:p w:rsidR="00BA5B6B" w:rsidRDefault="00184984">
          <w:pPr>
            <w:pStyle w:val="32"/>
            <w:rPr>
              <w:ins w:id="264" w:author="Batra, Mayank" w:date="2016-06-21T15:19:00Z"/>
              <w:rFonts w:asciiTheme="minorHAnsi" w:eastAsiaTheme="minorEastAsia" w:hAnsiTheme="minorHAnsi" w:cstheme="minorBidi"/>
              <w:bCs w:val="0"/>
              <w:snapToGrid/>
              <w:color w:val="auto"/>
              <w:sz w:val="22"/>
              <w:szCs w:val="22"/>
              <w:lang w:val="en-GB" w:eastAsia="en-GB"/>
            </w:rPr>
          </w:pPr>
          <w:ins w:id="265" w:author="Batra, Mayank" w:date="2016-06-21T15:19:00Z">
            <w:r w:rsidRPr="007C2A44">
              <w:rPr>
                <w:rStyle w:val="af6"/>
              </w:rPr>
              <w:fldChar w:fldCharType="begin"/>
            </w:r>
            <w:r w:rsidR="00BA5B6B" w:rsidRPr="007C2A44">
              <w:rPr>
                <w:rStyle w:val="af6"/>
              </w:rPr>
              <w:instrText xml:space="preserve"> </w:instrText>
            </w:r>
            <w:r w:rsidR="00BA5B6B">
              <w:instrText>HYPERLINK \l "_Toc454286136"</w:instrText>
            </w:r>
            <w:r w:rsidR="00BA5B6B" w:rsidRPr="007C2A44">
              <w:rPr>
                <w:rStyle w:val="af6"/>
              </w:rPr>
              <w:instrText xml:space="preserve"> </w:instrText>
            </w:r>
            <w:r w:rsidRPr="007C2A44">
              <w:rPr>
                <w:rStyle w:val="af6"/>
              </w:rPr>
              <w:fldChar w:fldCharType="separate"/>
            </w:r>
            <w:r w:rsidR="00BA5B6B" w:rsidRPr="007C2A44">
              <w:rPr>
                <w:rStyle w:val="af6"/>
              </w:rPr>
              <w:t>2.3.4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3.8 REMOTE INFORMATION</w:t>
            </w:r>
            <w:r w:rsidR="00BA5B6B">
              <w:rPr>
                <w:webHidden/>
              </w:rPr>
              <w:tab/>
            </w:r>
            <w:r>
              <w:rPr>
                <w:webHidden/>
              </w:rPr>
              <w:fldChar w:fldCharType="begin"/>
            </w:r>
            <w:r w:rsidR="00BA5B6B">
              <w:rPr>
                <w:webHidden/>
              </w:rPr>
              <w:instrText xml:space="preserve"> PAGEREF _Toc454286136 \h </w:instrText>
            </w:r>
          </w:ins>
          <w:r>
            <w:rPr>
              <w:webHidden/>
            </w:rPr>
          </w:r>
          <w:r>
            <w:rPr>
              <w:webHidden/>
            </w:rPr>
            <w:fldChar w:fldCharType="separate"/>
          </w:r>
          <w:ins w:id="266" w:author="Batra, Mayank" w:date="2016-06-21T15:19:00Z">
            <w:r w:rsidR="00BA5B6B">
              <w:rPr>
                <w:webHidden/>
              </w:rPr>
              <w:t>22</w:t>
            </w:r>
            <w:r>
              <w:rPr>
                <w:webHidden/>
              </w:rPr>
              <w:fldChar w:fldCharType="end"/>
            </w:r>
            <w:r w:rsidRPr="007C2A44">
              <w:rPr>
                <w:rStyle w:val="af6"/>
              </w:rPr>
              <w:fldChar w:fldCharType="end"/>
            </w:r>
          </w:ins>
        </w:p>
        <w:p w:rsidR="00BA5B6B" w:rsidRDefault="00184984">
          <w:pPr>
            <w:pStyle w:val="32"/>
            <w:rPr>
              <w:ins w:id="267" w:author="Batra, Mayank" w:date="2016-06-21T15:19:00Z"/>
              <w:rFonts w:asciiTheme="minorHAnsi" w:eastAsiaTheme="minorEastAsia" w:hAnsiTheme="minorHAnsi" w:cstheme="minorBidi"/>
              <w:bCs w:val="0"/>
              <w:snapToGrid/>
              <w:color w:val="auto"/>
              <w:sz w:val="22"/>
              <w:szCs w:val="22"/>
              <w:lang w:val="en-GB" w:eastAsia="en-GB"/>
            </w:rPr>
          </w:pPr>
          <w:ins w:id="268" w:author="Batra, Mayank" w:date="2016-06-21T15:19:00Z">
            <w:r w:rsidRPr="007C2A44">
              <w:rPr>
                <w:rStyle w:val="af6"/>
              </w:rPr>
              <w:fldChar w:fldCharType="begin"/>
            </w:r>
            <w:r w:rsidR="00BA5B6B" w:rsidRPr="007C2A44">
              <w:rPr>
                <w:rStyle w:val="af6"/>
              </w:rPr>
              <w:instrText xml:space="preserve"> </w:instrText>
            </w:r>
            <w:r w:rsidR="00BA5B6B">
              <w:instrText>HYPERLINK \l "_Toc454286137"</w:instrText>
            </w:r>
            <w:r w:rsidR="00BA5B6B" w:rsidRPr="007C2A44">
              <w:rPr>
                <w:rStyle w:val="af6"/>
              </w:rPr>
              <w:instrText xml:space="preserve"> </w:instrText>
            </w:r>
            <w:r w:rsidRPr="007C2A44">
              <w:rPr>
                <w:rStyle w:val="af6"/>
              </w:rPr>
              <w:fldChar w:fldCharType="separate"/>
            </w:r>
            <w:r w:rsidR="00BA5B6B" w:rsidRPr="007C2A44">
              <w:rPr>
                <w:rStyle w:val="af6"/>
              </w:rPr>
              <w:t>2.3.5</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3.10 CONNECTION STATE</w:t>
            </w:r>
            <w:r w:rsidR="00BA5B6B">
              <w:rPr>
                <w:webHidden/>
              </w:rPr>
              <w:tab/>
            </w:r>
            <w:r>
              <w:rPr>
                <w:webHidden/>
              </w:rPr>
              <w:fldChar w:fldCharType="begin"/>
            </w:r>
            <w:r w:rsidR="00BA5B6B">
              <w:rPr>
                <w:webHidden/>
              </w:rPr>
              <w:instrText xml:space="preserve"> PAGEREF _Toc454286137 \h </w:instrText>
            </w:r>
          </w:ins>
          <w:r>
            <w:rPr>
              <w:webHidden/>
            </w:rPr>
          </w:r>
          <w:r>
            <w:rPr>
              <w:webHidden/>
            </w:rPr>
            <w:fldChar w:fldCharType="separate"/>
          </w:r>
          <w:ins w:id="269" w:author="Batra, Mayank" w:date="2016-06-21T15:19:00Z">
            <w:r w:rsidR="00BA5B6B">
              <w:rPr>
                <w:webHidden/>
              </w:rPr>
              <w:t>23</w:t>
            </w:r>
            <w:r>
              <w:rPr>
                <w:webHidden/>
              </w:rPr>
              <w:fldChar w:fldCharType="end"/>
            </w:r>
            <w:r w:rsidRPr="007C2A44">
              <w:rPr>
                <w:rStyle w:val="af6"/>
              </w:rPr>
              <w:fldChar w:fldCharType="end"/>
            </w:r>
          </w:ins>
        </w:p>
        <w:p w:rsidR="00BA5B6B" w:rsidRDefault="00184984">
          <w:pPr>
            <w:pStyle w:val="32"/>
            <w:rPr>
              <w:ins w:id="270" w:author="Batra, Mayank" w:date="2016-06-21T15:19:00Z"/>
              <w:rFonts w:asciiTheme="minorHAnsi" w:eastAsiaTheme="minorEastAsia" w:hAnsiTheme="minorHAnsi" w:cstheme="minorBidi"/>
              <w:bCs w:val="0"/>
              <w:snapToGrid/>
              <w:color w:val="auto"/>
              <w:sz w:val="22"/>
              <w:szCs w:val="22"/>
              <w:lang w:val="en-GB" w:eastAsia="en-GB"/>
            </w:rPr>
          </w:pPr>
          <w:ins w:id="271" w:author="Batra, Mayank" w:date="2016-06-21T15:19:00Z">
            <w:r w:rsidRPr="007C2A44">
              <w:rPr>
                <w:rStyle w:val="af6"/>
              </w:rPr>
              <w:fldChar w:fldCharType="begin"/>
            </w:r>
            <w:r w:rsidR="00BA5B6B" w:rsidRPr="007C2A44">
              <w:rPr>
                <w:rStyle w:val="af6"/>
              </w:rPr>
              <w:instrText xml:space="preserve"> </w:instrText>
            </w:r>
            <w:r w:rsidR="00BA5B6B">
              <w:instrText>HYPERLINK \l "_Toc454286169"</w:instrText>
            </w:r>
            <w:r w:rsidR="00BA5B6B" w:rsidRPr="007C2A44">
              <w:rPr>
                <w:rStyle w:val="af6"/>
              </w:rPr>
              <w:instrText xml:space="preserve"> </w:instrText>
            </w:r>
            <w:r w:rsidRPr="007C2A44">
              <w:rPr>
                <w:rStyle w:val="af6"/>
              </w:rPr>
              <w:fldChar w:fldCharType="separate"/>
            </w:r>
            <w:r w:rsidR="00BA5B6B" w:rsidRPr="007C2A44">
              <w:rPr>
                <w:rStyle w:val="af6"/>
              </w:rPr>
              <w:t>2.3.6</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3.17 TESTING</w:t>
            </w:r>
            <w:r w:rsidR="00BA5B6B">
              <w:rPr>
                <w:webHidden/>
              </w:rPr>
              <w:tab/>
            </w:r>
            <w:r>
              <w:rPr>
                <w:webHidden/>
              </w:rPr>
              <w:fldChar w:fldCharType="begin"/>
            </w:r>
            <w:r w:rsidR="00BA5B6B">
              <w:rPr>
                <w:webHidden/>
              </w:rPr>
              <w:instrText xml:space="preserve"> PAGEREF _Toc454286169 \h </w:instrText>
            </w:r>
          </w:ins>
          <w:r>
            <w:rPr>
              <w:webHidden/>
            </w:rPr>
          </w:r>
          <w:r>
            <w:rPr>
              <w:webHidden/>
            </w:rPr>
            <w:fldChar w:fldCharType="separate"/>
          </w:r>
          <w:ins w:id="272" w:author="Batra, Mayank" w:date="2016-06-21T15:19:00Z">
            <w:r w:rsidR="00BA5B6B">
              <w:rPr>
                <w:webHidden/>
              </w:rPr>
              <w:t>24</w:t>
            </w:r>
            <w:r>
              <w:rPr>
                <w:webHidden/>
              </w:rPr>
              <w:fldChar w:fldCharType="end"/>
            </w:r>
            <w:r w:rsidRPr="007C2A44">
              <w:rPr>
                <w:rStyle w:val="af6"/>
              </w:rPr>
              <w:fldChar w:fldCharType="end"/>
            </w:r>
          </w:ins>
        </w:p>
        <w:p w:rsidR="00BA5B6B" w:rsidRDefault="00184984">
          <w:pPr>
            <w:pStyle w:val="32"/>
            <w:rPr>
              <w:ins w:id="273" w:author="Batra, Mayank" w:date="2016-06-21T15:19:00Z"/>
              <w:rFonts w:asciiTheme="minorHAnsi" w:eastAsiaTheme="minorEastAsia" w:hAnsiTheme="minorHAnsi" w:cstheme="minorBidi"/>
              <w:bCs w:val="0"/>
              <w:snapToGrid/>
              <w:color w:val="auto"/>
              <w:sz w:val="22"/>
              <w:szCs w:val="22"/>
              <w:lang w:val="en-GB" w:eastAsia="en-GB"/>
            </w:rPr>
          </w:pPr>
          <w:ins w:id="274" w:author="Batra, Mayank" w:date="2016-06-21T15:19:00Z">
            <w:r w:rsidRPr="007C2A44">
              <w:rPr>
                <w:rStyle w:val="af6"/>
              </w:rPr>
              <w:fldChar w:fldCharType="begin"/>
            </w:r>
            <w:r w:rsidR="00BA5B6B" w:rsidRPr="007C2A44">
              <w:rPr>
                <w:rStyle w:val="af6"/>
              </w:rPr>
              <w:instrText xml:space="preserve"> </w:instrText>
            </w:r>
            <w:r w:rsidR="00BA5B6B">
              <w:instrText>HYPERLINK \l "_Toc454286170"</w:instrText>
            </w:r>
            <w:r w:rsidR="00BA5B6B" w:rsidRPr="007C2A44">
              <w:rPr>
                <w:rStyle w:val="af6"/>
              </w:rPr>
              <w:instrText xml:space="preserve"> </w:instrText>
            </w:r>
            <w:r w:rsidRPr="007C2A44">
              <w:rPr>
                <w:rStyle w:val="af6"/>
              </w:rPr>
              <w:fldChar w:fldCharType="separate"/>
            </w:r>
            <w:r w:rsidR="00BA5B6B" w:rsidRPr="007C2A44">
              <w:rPr>
                <w:rStyle w:val="af6"/>
              </w:rPr>
              <w:t>2.3.7</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3.18 ALPHABETICAL LIST OF COMMANDS AND EVENTS</w:t>
            </w:r>
            <w:r w:rsidR="00BA5B6B">
              <w:rPr>
                <w:webHidden/>
              </w:rPr>
              <w:tab/>
            </w:r>
            <w:r>
              <w:rPr>
                <w:webHidden/>
              </w:rPr>
              <w:fldChar w:fldCharType="begin"/>
            </w:r>
            <w:r w:rsidR="00BA5B6B">
              <w:rPr>
                <w:webHidden/>
              </w:rPr>
              <w:instrText xml:space="preserve"> PAGEREF _Toc454286170 \h </w:instrText>
            </w:r>
          </w:ins>
          <w:r>
            <w:rPr>
              <w:webHidden/>
            </w:rPr>
          </w:r>
          <w:r>
            <w:rPr>
              <w:webHidden/>
            </w:rPr>
            <w:fldChar w:fldCharType="separate"/>
          </w:r>
          <w:ins w:id="275" w:author="Batra, Mayank" w:date="2016-06-21T15:19:00Z">
            <w:r w:rsidR="00BA5B6B">
              <w:rPr>
                <w:webHidden/>
              </w:rPr>
              <w:t>24</w:t>
            </w:r>
            <w:r>
              <w:rPr>
                <w:webHidden/>
              </w:rPr>
              <w:fldChar w:fldCharType="end"/>
            </w:r>
            <w:r w:rsidRPr="007C2A44">
              <w:rPr>
                <w:rStyle w:val="af6"/>
              </w:rPr>
              <w:fldChar w:fldCharType="end"/>
            </w:r>
          </w:ins>
        </w:p>
        <w:p w:rsidR="00BA5B6B" w:rsidRDefault="00184984">
          <w:pPr>
            <w:pStyle w:val="32"/>
            <w:rPr>
              <w:ins w:id="276" w:author="Batra, Mayank" w:date="2016-06-21T15:19:00Z"/>
              <w:rFonts w:asciiTheme="minorHAnsi" w:eastAsiaTheme="minorEastAsia" w:hAnsiTheme="minorHAnsi" w:cstheme="minorBidi"/>
              <w:bCs w:val="0"/>
              <w:snapToGrid/>
              <w:color w:val="auto"/>
              <w:sz w:val="22"/>
              <w:szCs w:val="22"/>
              <w:lang w:val="en-GB" w:eastAsia="en-GB"/>
            </w:rPr>
          </w:pPr>
          <w:ins w:id="277" w:author="Batra, Mayank" w:date="2016-06-21T15:19:00Z">
            <w:r w:rsidRPr="007C2A44">
              <w:rPr>
                <w:rStyle w:val="af6"/>
              </w:rPr>
              <w:fldChar w:fldCharType="begin"/>
            </w:r>
            <w:r w:rsidR="00BA5B6B" w:rsidRPr="007C2A44">
              <w:rPr>
                <w:rStyle w:val="af6"/>
              </w:rPr>
              <w:instrText xml:space="preserve"> </w:instrText>
            </w:r>
            <w:r w:rsidR="00BA5B6B">
              <w:instrText>HYPERLINK \l "_Toc454286172"</w:instrText>
            </w:r>
            <w:r w:rsidR="00BA5B6B" w:rsidRPr="007C2A44">
              <w:rPr>
                <w:rStyle w:val="af6"/>
              </w:rPr>
              <w:instrText xml:space="preserve"> </w:instrText>
            </w:r>
            <w:r w:rsidRPr="007C2A44">
              <w:rPr>
                <w:rStyle w:val="af6"/>
              </w:rPr>
              <w:fldChar w:fldCharType="separate"/>
            </w:r>
            <w:r w:rsidR="00BA5B6B" w:rsidRPr="007C2A44">
              <w:rPr>
                <w:rStyle w:val="af6"/>
              </w:rPr>
              <w:t>2.3.8</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3.19 LE CONTROLLER REQUIREMENTS</w:t>
            </w:r>
            <w:r w:rsidR="00BA5B6B">
              <w:rPr>
                <w:webHidden/>
              </w:rPr>
              <w:tab/>
            </w:r>
            <w:r>
              <w:rPr>
                <w:webHidden/>
              </w:rPr>
              <w:fldChar w:fldCharType="begin"/>
            </w:r>
            <w:r w:rsidR="00BA5B6B">
              <w:rPr>
                <w:webHidden/>
              </w:rPr>
              <w:instrText xml:space="preserve"> PAGEREF _Toc454286172 \h </w:instrText>
            </w:r>
          </w:ins>
          <w:r>
            <w:rPr>
              <w:webHidden/>
            </w:rPr>
          </w:r>
          <w:r>
            <w:rPr>
              <w:webHidden/>
            </w:rPr>
            <w:fldChar w:fldCharType="separate"/>
          </w:r>
          <w:ins w:id="278" w:author="Batra, Mayank" w:date="2016-06-21T15:19:00Z">
            <w:r w:rsidR="00BA5B6B">
              <w:rPr>
                <w:webHidden/>
              </w:rPr>
              <w:t>24</w:t>
            </w:r>
            <w:r>
              <w:rPr>
                <w:webHidden/>
              </w:rPr>
              <w:fldChar w:fldCharType="end"/>
            </w:r>
            <w:r w:rsidRPr="007C2A44">
              <w:rPr>
                <w:rStyle w:val="af6"/>
              </w:rPr>
              <w:fldChar w:fldCharType="end"/>
            </w:r>
          </w:ins>
        </w:p>
        <w:p w:rsidR="00BA5B6B" w:rsidRDefault="00184984">
          <w:pPr>
            <w:pStyle w:val="32"/>
            <w:rPr>
              <w:ins w:id="279" w:author="Batra, Mayank" w:date="2016-06-21T15:19:00Z"/>
              <w:rFonts w:asciiTheme="minorHAnsi" w:eastAsiaTheme="minorEastAsia" w:hAnsiTheme="minorHAnsi" w:cstheme="minorBidi"/>
              <w:bCs w:val="0"/>
              <w:snapToGrid/>
              <w:color w:val="auto"/>
              <w:sz w:val="22"/>
              <w:szCs w:val="22"/>
              <w:lang w:val="en-GB" w:eastAsia="en-GB"/>
            </w:rPr>
          </w:pPr>
          <w:ins w:id="280" w:author="Batra, Mayank" w:date="2016-06-21T15:19:00Z">
            <w:r w:rsidRPr="007C2A44">
              <w:rPr>
                <w:rStyle w:val="af6"/>
              </w:rPr>
              <w:fldChar w:fldCharType="begin"/>
            </w:r>
            <w:r w:rsidR="00BA5B6B" w:rsidRPr="007C2A44">
              <w:rPr>
                <w:rStyle w:val="af6"/>
              </w:rPr>
              <w:instrText xml:space="preserve"> </w:instrText>
            </w:r>
            <w:r w:rsidR="00BA5B6B">
              <w:instrText>HYPERLINK \l "_Toc454286173"</w:instrText>
            </w:r>
            <w:r w:rsidR="00BA5B6B" w:rsidRPr="007C2A44">
              <w:rPr>
                <w:rStyle w:val="af6"/>
              </w:rPr>
              <w:instrText xml:space="preserve"> </w:instrText>
            </w:r>
            <w:r w:rsidRPr="007C2A44">
              <w:rPr>
                <w:rStyle w:val="af6"/>
              </w:rPr>
              <w:fldChar w:fldCharType="separate"/>
            </w:r>
            <w:r w:rsidR="00BA5B6B" w:rsidRPr="007C2A44">
              <w:rPr>
                <w:rStyle w:val="af6"/>
              </w:rPr>
              <w:t>2.3.9</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6.27 Supported Commands</w:t>
            </w:r>
            <w:r w:rsidR="00BA5B6B">
              <w:rPr>
                <w:webHidden/>
              </w:rPr>
              <w:tab/>
            </w:r>
            <w:r>
              <w:rPr>
                <w:webHidden/>
              </w:rPr>
              <w:fldChar w:fldCharType="begin"/>
            </w:r>
            <w:r w:rsidR="00BA5B6B">
              <w:rPr>
                <w:webHidden/>
              </w:rPr>
              <w:instrText xml:space="preserve"> PAGEREF _Toc454286173 \h </w:instrText>
            </w:r>
          </w:ins>
          <w:r>
            <w:rPr>
              <w:webHidden/>
            </w:rPr>
          </w:r>
          <w:r>
            <w:rPr>
              <w:webHidden/>
            </w:rPr>
            <w:fldChar w:fldCharType="separate"/>
          </w:r>
          <w:ins w:id="281" w:author="Batra, Mayank" w:date="2016-06-21T15:19:00Z">
            <w:r w:rsidR="00BA5B6B">
              <w:rPr>
                <w:webHidden/>
              </w:rPr>
              <w:t>26</w:t>
            </w:r>
            <w:r>
              <w:rPr>
                <w:webHidden/>
              </w:rPr>
              <w:fldChar w:fldCharType="end"/>
            </w:r>
            <w:r w:rsidRPr="007C2A44">
              <w:rPr>
                <w:rStyle w:val="af6"/>
              </w:rPr>
              <w:fldChar w:fldCharType="end"/>
            </w:r>
          </w:ins>
        </w:p>
        <w:p w:rsidR="00BA5B6B" w:rsidRDefault="00184984">
          <w:pPr>
            <w:pStyle w:val="32"/>
            <w:rPr>
              <w:ins w:id="282" w:author="Batra, Mayank" w:date="2016-06-21T15:19:00Z"/>
              <w:rFonts w:asciiTheme="minorHAnsi" w:eastAsiaTheme="minorEastAsia" w:hAnsiTheme="minorHAnsi" w:cstheme="minorBidi"/>
              <w:bCs w:val="0"/>
              <w:snapToGrid/>
              <w:color w:val="auto"/>
              <w:sz w:val="22"/>
              <w:szCs w:val="22"/>
              <w:lang w:val="en-GB" w:eastAsia="en-GB"/>
            </w:rPr>
          </w:pPr>
          <w:ins w:id="283" w:author="Batra, Mayank" w:date="2016-06-21T15:19:00Z">
            <w:r w:rsidRPr="007C2A44">
              <w:rPr>
                <w:rStyle w:val="af6"/>
              </w:rPr>
              <w:fldChar w:fldCharType="begin"/>
            </w:r>
            <w:r w:rsidR="00BA5B6B" w:rsidRPr="007C2A44">
              <w:rPr>
                <w:rStyle w:val="af6"/>
              </w:rPr>
              <w:instrText xml:space="preserve"> </w:instrText>
            </w:r>
            <w:r w:rsidR="00BA5B6B">
              <w:instrText>HYPERLINK \l "_Toc454286174"</w:instrText>
            </w:r>
            <w:r w:rsidR="00BA5B6B" w:rsidRPr="007C2A44">
              <w:rPr>
                <w:rStyle w:val="af6"/>
              </w:rPr>
              <w:instrText xml:space="preserve"> </w:instrText>
            </w:r>
            <w:r w:rsidRPr="007C2A44">
              <w:rPr>
                <w:rStyle w:val="af6"/>
              </w:rPr>
              <w:fldChar w:fldCharType="separate"/>
            </w:r>
            <w:r w:rsidR="00BA5B6B" w:rsidRPr="007C2A44">
              <w:rPr>
                <w:rStyle w:val="af6"/>
              </w:rPr>
              <w:t>2.3.10</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7.7.65.XX LE Connectionless I&amp;Q Report Event</w:t>
            </w:r>
            <w:r w:rsidR="00BA5B6B">
              <w:rPr>
                <w:webHidden/>
              </w:rPr>
              <w:tab/>
            </w:r>
            <w:r>
              <w:rPr>
                <w:webHidden/>
              </w:rPr>
              <w:fldChar w:fldCharType="begin"/>
            </w:r>
            <w:r w:rsidR="00BA5B6B">
              <w:rPr>
                <w:webHidden/>
              </w:rPr>
              <w:instrText xml:space="preserve"> PAGEREF _Toc454286174 \h </w:instrText>
            </w:r>
          </w:ins>
          <w:r>
            <w:rPr>
              <w:webHidden/>
            </w:rPr>
          </w:r>
          <w:r>
            <w:rPr>
              <w:webHidden/>
            </w:rPr>
            <w:fldChar w:fldCharType="separate"/>
          </w:r>
          <w:ins w:id="284" w:author="Batra, Mayank" w:date="2016-06-21T15:19:00Z">
            <w:r w:rsidR="00BA5B6B">
              <w:rPr>
                <w:webHidden/>
              </w:rPr>
              <w:t>27</w:t>
            </w:r>
            <w:r>
              <w:rPr>
                <w:webHidden/>
              </w:rPr>
              <w:fldChar w:fldCharType="end"/>
            </w:r>
            <w:r w:rsidRPr="007C2A44">
              <w:rPr>
                <w:rStyle w:val="af6"/>
              </w:rPr>
              <w:fldChar w:fldCharType="end"/>
            </w:r>
          </w:ins>
        </w:p>
        <w:p w:rsidR="00BA5B6B" w:rsidRDefault="00184984">
          <w:pPr>
            <w:pStyle w:val="32"/>
            <w:rPr>
              <w:ins w:id="285" w:author="Batra, Mayank" w:date="2016-06-21T15:19:00Z"/>
              <w:rFonts w:asciiTheme="minorHAnsi" w:eastAsiaTheme="minorEastAsia" w:hAnsiTheme="minorHAnsi" w:cstheme="minorBidi"/>
              <w:bCs w:val="0"/>
              <w:snapToGrid/>
              <w:color w:val="auto"/>
              <w:sz w:val="22"/>
              <w:szCs w:val="22"/>
              <w:lang w:val="en-GB" w:eastAsia="en-GB"/>
            </w:rPr>
          </w:pPr>
          <w:ins w:id="286" w:author="Batra, Mayank" w:date="2016-06-21T15:19:00Z">
            <w:r w:rsidRPr="007C2A44">
              <w:rPr>
                <w:rStyle w:val="af6"/>
              </w:rPr>
              <w:fldChar w:fldCharType="begin"/>
            </w:r>
            <w:r w:rsidR="00BA5B6B" w:rsidRPr="007C2A44">
              <w:rPr>
                <w:rStyle w:val="af6"/>
              </w:rPr>
              <w:instrText xml:space="preserve"> </w:instrText>
            </w:r>
            <w:r w:rsidR="00BA5B6B">
              <w:instrText>HYPERLINK \l "_Toc454286175"</w:instrText>
            </w:r>
            <w:r w:rsidR="00BA5B6B" w:rsidRPr="007C2A44">
              <w:rPr>
                <w:rStyle w:val="af6"/>
              </w:rPr>
              <w:instrText xml:space="preserve"> </w:instrText>
            </w:r>
            <w:r w:rsidRPr="007C2A44">
              <w:rPr>
                <w:rStyle w:val="af6"/>
              </w:rPr>
              <w:fldChar w:fldCharType="separate"/>
            </w:r>
            <w:r w:rsidR="00BA5B6B" w:rsidRPr="007C2A44">
              <w:rPr>
                <w:rStyle w:val="af6"/>
              </w:rPr>
              <w:t>2.3.11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7.7.65.XX+1 LE Connection I&amp;Q Report Event</w:t>
            </w:r>
            <w:r w:rsidR="00BA5B6B">
              <w:rPr>
                <w:webHidden/>
              </w:rPr>
              <w:tab/>
            </w:r>
            <w:r>
              <w:rPr>
                <w:webHidden/>
              </w:rPr>
              <w:fldChar w:fldCharType="begin"/>
            </w:r>
            <w:r w:rsidR="00BA5B6B">
              <w:rPr>
                <w:webHidden/>
              </w:rPr>
              <w:instrText xml:space="preserve"> PAGEREF _Toc454286175 \h </w:instrText>
            </w:r>
          </w:ins>
          <w:r>
            <w:rPr>
              <w:webHidden/>
            </w:rPr>
          </w:r>
          <w:r>
            <w:rPr>
              <w:webHidden/>
            </w:rPr>
            <w:fldChar w:fldCharType="separate"/>
          </w:r>
          <w:ins w:id="287" w:author="Batra, Mayank" w:date="2016-06-21T15:19:00Z">
            <w:r w:rsidR="00BA5B6B">
              <w:rPr>
                <w:webHidden/>
              </w:rPr>
              <w:t>29</w:t>
            </w:r>
            <w:r>
              <w:rPr>
                <w:webHidden/>
              </w:rPr>
              <w:fldChar w:fldCharType="end"/>
            </w:r>
            <w:r w:rsidRPr="007C2A44">
              <w:rPr>
                <w:rStyle w:val="af6"/>
              </w:rPr>
              <w:fldChar w:fldCharType="end"/>
            </w:r>
          </w:ins>
        </w:p>
        <w:p w:rsidR="00BA5B6B" w:rsidRDefault="00184984">
          <w:pPr>
            <w:pStyle w:val="32"/>
            <w:rPr>
              <w:ins w:id="288" w:author="Batra, Mayank" w:date="2016-06-21T15:19:00Z"/>
              <w:rFonts w:asciiTheme="minorHAnsi" w:eastAsiaTheme="minorEastAsia" w:hAnsiTheme="minorHAnsi" w:cstheme="minorBidi"/>
              <w:bCs w:val="0"/>
              <w:snapToGrid/>
              <w:color w:val="auto"/>
              <w:sz w:val="22"/>
              <w:szCs w:val="22"/>
              <w:lang w:val="en-GB" w:eastAsia="en-GB"/>
            </w:rPr>
          </w:pPr>
          <w:ins w:id="289" w:author="Batra, Mayank" w:date="2016-06-21T15:19:00Z">
            <w:r w:rsidRPr="007C2A44">
              <w:rPr>
                <w:rStyle w:val="af6"/>
              </w:rPr>
              <w:fldChar w:fldCharType="begin"/>
            </w:r>
            <w:r w:rsidR="00BA5B6B" w:rsidRPr="007C2A44">
              <w:rPr>
                <w:rStyle w:val="af6"/>
              </w:rPr>
              <w:instrText xml:space="preserve"> </w:instrText>
            </w:r>
            <w:r w:rsidR="00BA5B6B">
              <w:instrText>HYPERLINK \l "_Toc454286176"</w:instrText>
            </w:r>
            <w:r w:rsidR="00BA5B6B" w:rsidRPr="007C2A44">
              <w:rPr>
                <w:rStyle w:val="af6"/>
              </w:rPr>
              <w:instrText xml:space="preserve"> </w:instrText>
            </w:r>
            <w:r w:rsidRPr="007C2A44">
              <w:rPr>
                <w:rStyle w:val="af6"/>
              </w:rPr>
              <w:fldChar w:fldCharType="separate"/>
            </w:r>
            <w:r w:rsidR="00BA5B6B" w:rsidRPr="007C2A44">
              <w:rPr>
                <w:rStyle w:val="af6"/>
              </w:rPr>
              <w:t>2.3.12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7.8.1 LE Set Event Mask Command</w:t>
            </w:r>
            <w:r w:rsidR="00BA5B6B">
              <w:rPr>
                <w:webHidden/>
              </w:rPr>
              <w:tab/>
            </w:r>
            <w:r>
              <w:rPr>
                <w:webHidden/>
              </w:rPr>
              <w:fldChar w:fldCharType="begin"/>
            </w:r>
            <w:r w:rsidR="00BA5B6B">
              <w:rPr>
                <w:webHidden/>
              </w:rPr>
              <w:instrText xml:space="preserve"> PAGEREF _Toc454286176 \h </w:instrText>
            </w:r>
          </w:ins>
          <w:r>
            <w:rPr>
              <w:webHidden/>
            </w:rPr>
          </w:r>
          <w:r>
            <w:rPr>
              <w:webHidden/>
            </w:rPr>
            <w:fldChar w:fldCharType="separate"/>
          </w:r>
          <w:ins w:id="290" w:author="Batra, Mayank" w:date="2016-06-21T15:19:00Z">
            <w:r w:rsidR="00BA5B6B">
              <w:rPr>
                <w:webHidden/>
              </w:rPr>
              <w:t>32</w:t>
            </w:r>
            <w:r>
              <w:rPr>
                <w:webHidden/>
              </w:rPr>
              <w:fldChar w:fldCharType="end"/>
            </w:r>
            <w:r w:rsidRPr="007C2A44">
              <w:rPr>
                <w:rStyle w:val="af6"/>
              </w:rPr>
              <w:fldChar w:fldCharType="end"/>
            </w:r>
          </w:ins>
        </w:p>
        <w:p w:rsidR="00BA5B6B" w:rsidRDefault="00184984">
          <w:pPr>
            <w:pStyle w:val="32"/>
            <w:rPr>
              <w:ins w:id="291" w:author="Batra, Mayank" w:date="2016-06-21T15:19:00Z"/>
              <w:rFonts w:asciiTheme="minorHAnsi" w:eastAsiaTheme="minorEastAsia" w:hAnsiTheme="minorHAnsi" w:cstheme="minorBidi"/>
              <w:bCs w:val="0"/>
              <w:snapToGrid/>
              <w:color w:val="auto"/>
              <w:sz w:val="22"/>
              <w:szCs w:val="22"/>
              <w:lang w:val="en-GB" w:eastAsia="en-GB"/>
            </w:rPr>
          </w:pPr>
          <w:ins w:id="292" w:author="Batra, Mayank" w:date="2016-06-21T15:19:00Z">
            <w:r w:rsidRPr="007C2A44">
              <w:rPr>
                <w:rStyle w:val="af6"/>
              </w:rPr>
              <w:fldChar w:fldCharType="begin"/>
            </w:r>
            <w:r w:rsidR="00BA5B6B" w:rsidRPr="007C2A44">
              <w:rPr>
                <w:rStyle w:val="af6"/>
              </w:rPr>
              <w:instrText xml:space="preserve"> </w:instrText>
            </w:r>
            <w:r w:rsidR="00BA5B6B">
              <w:instrText>HYPERLINK \l "_Toc454286437"</w:instrText>
            </w:r>
            <w:r w:rsidR="00BA5B6B" w:rsidRPr="007C2A44">
              <w:rPr>
                <w:rStyle w:val="af6"/>
              </w:rPr>
              <w:instrText xml:space="preserve"> </w:instrText>
            </w:r>
            <w:r w:rsidRPr="007C2A44">
              <w:rPr>
                <w:rStyle w:val="af6"/>
              </w:rPr>
              <w:fldChar w:fldCharType="separate"/>
            </w:r>
            <w:r w:rsidR="00BA5B6B" w:rsidRPr="007C2A44">
              <w:rPr>
                <w:rStyle w:val="af6"/>
              </w:rPr>
              <w:t>2.3.13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 LE Set Supplemental Receive Test Parameters Command</w:t>
            </w:r>
            <w:r w:rsidR="00BA5B6B">
              <w:rPr>
                <w:webHidden/>
              </w:rPr>
              <w:tab/>
            </w:r>
            <w:r>
              <w:rPr>
                <w:webHidden/>
              </w:rPr>
              <w:fldChar w:fldCharType="begin"/>
            </w:r>
            <w:r w:rsidR="00BA5B6B">
              <w:rPr>
                <w:webHidden/>
              </w:rPr>
              <w:instrText xml:space="preserve"> PAGEREF _Toc454286437 \h </w:instrText>
            </w:r>
          </w:ins>
          <w:r>
            <w:rPr>
              <w:webHidden/>
            </w:rPr>
          </w:r>
          <w:r>
            <w:rPr>
              <w:webHidden/>
            </w:rPr>
            <w:fldChar w:fldCharType="separate"/>
          </w:r>
          <w:ins w:id="293" w:author="Batra, Mayank" w:date="2016-06-21T15:19:00Z">
            <w:r w:rsidR="00BA5B6B">
              <w:rPr>
                <w:webHidden/>
              </w:rPr>
              <w:t>32</w:t>
            </w:r>
            <w:r>
              <w:rPr>
                <w:webHidden/>
              </w:rPr>
              <w:fldChar w:fldCharType="end"/>
            </w:r>
            <w:r w:rsidRPr="007C2A44">
              <w:rPr>
                <w:rStyle w:val="af6"/>
              </w:rPr>
              <w:fldChar w:fldCharType="end"/>
            </w:r>
          </w:ins>
        </w:p>
        <w:p w:rsidR="00BA5B6B" w:rsidRDefault="00184984">
          <w:pPr>
            <w:pStyle w:val="32"/>
            <w:rPr>
              <w:ins w:id="294" w:author="Batra, Mayank" w:date="2016-06-21T15:19:00Z"/>
              <w:rFonts w:asciiTheme="minorHAnsi" w:eastAsiaTheme="minorEastAsia" w:hAnsiTheme="minorHAnsi" w:cstheme="minorBidi"/>
              <w:bCs w:val="0"/>
              <w:snapToGrid/>
              <w:color w:val="auto"/>
              <w:sz w:val="22"/>
              <w:szCs w:val="22"/>
              <w:lang w:val="en-GB" w:eastAsia="en-GB"/>
            </w:rPr>
          </w:pPr>
          <w:ins w:id="295" w:author="Batra, Mayank" w:date="2016-06-21T15:19:00Z">
            <w:r w:rsidRPr="007C2A44">
              <w:rPr>
                <w:rStyle w:val="af6"/>
              </w:rPr>
              <w:fldChar w:fldCharType="begin"/>
            </w:r>
            <w:r w:rsidR="00BA5B6B" w:rsidRPr="007C2A44">
              <w:rPr>
                <w:rStyle w:val="af6"/>
              </w:rPr>
              <w:instrText xml:space="preserve"> </w:instrText>
            </w:r>
            <w:r w:rsidR="00BA5B6B">
              <w:instrText>HYPERLINK \l "_Toc454286438"</w:instrText>
            </w:r>
            <w:r w:rsidR="00BA5B6B" w:rsidRPr="007C2A44">
              <w:rPr>
                <w:rStyle w:val="af6"/>
              </w:rPr>
              <w:instrText xml:space="preserve"> </w:instrText>
            </w:r>
            <w:r w:rsidRPr="007C2A44">
              <w:rPr>
                <w:rStyle w:val="af6"/>
              </w:rPr>
              <w:fldChar w:fldCharType="separate"/>
            </w:r>
            <w:r w:rsidR="00BA5B6B" w:rsidRPr="007C2A44">
              <w:rPr>
                <w:rStyle w:val="af6"/>
              </w:rPr>
              <w:t>2.3.14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7.8.XX+1 LE Set Supplemental Transmit Test Parameters Command</w:t>
            </w:r>
            <w:r w:rsidR="00BA5B6B">
              <w:rPr>
                <w:webHidden/>
              </w:rPr>
              <w:tab/>
            </w:r>
            <w:r>
              <w:rPr>
                <w:webHidden/>
              </w:rPr>
              <w:fldChar w:fldCharType="begin"/>
            </w:r>
            <w:r w:rsidR="00BA5B6B">
              <w:rPr>
                <w:webHidden/>
              </w:rPr>
              <w:instrText xml:space="preserve"> PAGEREF _Toc454286438 \h </w:instrText>
            </w:r>
          </w:ins>
          <w:r>
            <w:rPr>
              <w:webHidden/>
            </w:rPr>
          </w:r>
          <w:r>
            <w:rPr>
              <w:webHidden/>
            </w:rPr>
            <w:fldChar w:fldCharType="separate"/>
          </w:r>
          <w:ins w:id="296" w:author="Batra, Mayank" w:date="2016-06-21T15:19:00Z">
            <w:r w:rsidR="00BA5B6B">
              <w:rPr>
                <w:webHidden/>
              </w:rPr>
              <w:t>34</w:t>
            </w:r>
            <w:r>
              <w:rPr>
                <w:webHidden/>
              </w:rPr>
              <w:fldChar w:fldCharType="end"/>
            </w:r>
            <w:r w:rsidRPr="007C2A44">
              <w:rPr>
                <w:rStyle w:val="af6"/>
              </w:rPr>
              <w:fldChar w:fldCharType="end"/>
            </w:r>
          </w:ins>
        </w:p>
        <w:p w:rsidR="00BA5B6B" w:rsidRDefault="00184984">
          <w:pPr>
            <w:pStyle w:val="32"/>
            <w:rPr>
              <w:ins w:id="297" w:author="Batra, Mayank" w:date="2016-06-21T15:19:00Z"/>
              <w:rFonts w:asciiTheme="minorHAnsi" w:eastAsiaTheme="minorEastAsia" w:hAnsiTheme="minorHAnsi" w:cstheme="minorBidi"/>
              <w:bCs w:val="0"/>
              <w:snapToGrid/>
              <w:color w:val="auto"/>
              <w:sz w:val="22"/>
              <w:szCs w:val="22"/>
              <w:lang w:val="en-GB" w:eastAsia="en-GB"/>
            </w:rPr>
          </w:pPr>
          <w:ins w:id="298" w:author="Batra, Mayank" w:date="2016-06-21T15:19:00Z">
            <w:r w:rsidRPr="007C2A44">
              <w:rPr>
                <w:rStyle w:val="af6"/>
              </w:rPr>
              <w:fldChar w:fldCharType="begin"/>
            </w:r>
            <w:r w:rsidR="00BA5B6B" w:rsidRPr="007C2A44">
              <w:rPr>
                <w:rStyle w:val="af6"/>
              </w:rPr>
              <w:instrText xml:space="preserve"> </w:instrText>
            </w:r>
            <w:r w:rsidR="00BA5B6B">
              <w:instrText>HYPERLINK \l "_Toc454286440"</w:instrText>
            </w:r>
            <w:r w:rsidR="00BA5B6B" w:rsidRPr="007C2A44">
              <w:rPr>
                <w:rStyle w:val="af6"/>
              </w:rPr>
              <w:instrText xml:space="preserve"> </w:instrText>
            </w:r>
            <w:r w:rsidRPr="007C2A44">
              <w:rPr>
                <w:rStyle w:val="af6"/>
              </w:rPr>
              <w:fldChar w:fldCharType="separate"/>
            </w:r>
            <w:r w:rsidR="00BA5B6B" w:rsidRPr="007C2A44">
              <w:rPr>
                <w:rStyle w:val="af6"/>
              </w:rPr>
              <w:t>2.3.15</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7.8.XX+2 LE Set Connectionless Supplemental Transmit Parameters Command</w:t>
            </w:r>
            <w:r w:rsidR="00BA5B6B">
              <w:rPr>
                <w:webHidden/>
              </w:rPr>
              <w:tab/>
            </w:r>
            <w:r>
              <w:rPr>
                <w:webHidden/>
              </w:rPr>
              <w:fldChar w:fldCharType="begin"/>
            </w:r>
            <w:r w:rsidR="00BA5B6B">
              <w:rPr>
                <w:webHidden/>
              </w:rPr>
              <w:instrText xml:space="preserve"> PAGEREF _Toc454286440 \h </w:instrText>
            </w:r>
          </w:ins>
          <w:r>
            <w:rPr>
              <w:webHidden/>
            </w:rPr>
          </w:r>
          <w:r>
            <w:rPr>
              <w:webHidden/>
            </w:rPr>
            <w:fldChar w:fldCharType="separate"/>
          </w:r>
          <w:ins w:id="299" w:author="Batra, Mayank" w:date="2016-06-21T15:19:00Z">
            <w:r w:rsidR="00BA5B6B">
              <w:rPr>
                <w:webHidden/>
              </w:rPr>
              <w:t>36</w:t>
            </w:r>
            <w:r>
              <w:rPr>
                <w:webHidden/>
              </w:rPr>
              <w:fldChar w:fldCharType="end"/>
            </w:r>
            <w:r w:rsidRPr="007C2A44">
              <w:rPr>
                <w:rStyle w:val="af6"/>
              </w:rPr>
              <w:fldChar w:fldCharType="end"/>
            </w:r>
          </w:ins>
        </w:p>
        <w:p w:rsidR="00BA5B6B" w:rsidRDefault="00184984">
          <w:pPr>
            <w:pStyle w:val="32"/>
            <w:rPr>
              <w:ins w:id="300" w:author="Batra, Mayank" w:date="2016-06-21T15:19:00Z"/>
              <w:rFonts w:asciiTheme="minorHAnsi" w:eastAsiaTheme="minorEastAsia" w:hAnsiTheme="minorHAnsi" w:cstheme="minorBidi"/>
              <w:bCs w:val="0"/>
              <w:snapToGrid/>
              <w:color w:val="auto"/>
              <w:sz w:val="22"/>
              <w:szCs w:val="22"/>
              <w:lang w:val="en-GB" w:eastAsia="en-GB"/>
            </w:rPr>
          </w:pPr>
          <w:ins w:id="301" w:author="Batra, Mayank" w:date="2016-06-21T15:19:00Z">
            <w:r w:rsidRPr="007C2A44">
              <w:rPr>
                <w:rStyle w:val="af6"/>
              </w:rPr>
              <w:fldChar w:fldCharType="begin"/>
            </w:r>
            <w:r w:rsidR="00BA5B6B" w:rsidRPr="007C2A44">
              <w:rPr>
                <w:rStyle w:val="af6"/>
              </w:rPr>
              <w:instrText xml:space="preserve"> </w:instrText>
            </w:r>
            <w:r w:rsidR="00BA5B6B">
              <w:instrText>HYPERLINK \l "_Toc454286441"</w:instrText>
            </w:r>
            <w:r w:rsidR="00BA5B6B" w:rsidRPr="007C2A44">
              <w:rPr>
                <w:rStyle w:val="af6"/>
              </w:rPr>
              <w:instrText xml:space="preserve"> </w:instrText>
            </w:r>
            <w:r w:rsidRPr="007C2A44">
              <w:rPr>
                <w:rStyle w:val="af6"/>
              </w:rPr>
              <w:fldChar w:fldCharType="separate"/>
            </w:r>
            <w:r w:rsidR="00BA5B6B" w:rsidRPr="007C2A44">
              <w:rPr>
                <w:rStyle w:val="af6"/>
              </w:rPr>
              <w:t>2.3.16</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7.8.XX+3 LE Set Connectionless Supplemental Transmit Enable Command</w:t>
            </w:r>
            <w:r w:rsidR="00BA5B6B">
              <w:rPr>
                <w:webHidden/>
              </w:rPr>
              <w:tab/>
            </w:r>
            <w:r>
              <w:rPr>
                <w:webHidden/>
              </w:rPr>
              <w:fldChar w:fldCharType="begin"/>
            </w:r>
            <w:r w:rsidR="00BA5B6B">
              <w:rPr>
                <w:webHidden/>
              </w:rPr>
              <w:instrText xml:space="preserve"> PAGEREF _Toc454286441 \h </w:instrText>
            </w:r>
          </w:ins>
          <w:r>
            <w:rPr>
              <w:webHidden/>
            </w:rPr>
          </w:r>
          <w:r>
            <w:rPr>
              <w:webHidden/>
            </w:rPr>
            <w:fldChar w:fldCharType="separate"/>
          </w:r>
          <w:ins w:id="302" w:author="Batra, Mayank" w:date="2016-06-21T15:19:00Z">
            <w:r w:rsidR="00BA5B6B">
              <w:rPr>
                <w:webHidden/>
              </w:rPr>
              <w:t>38</w:t>
            </w:r>
            <w:r>
              <w:rPr>
                <w:webHidden/>
              </w:rPr>
              <w:fldChar w:fldCharType="end"/>
            </w:r>
            <w:r w:rsidRPr="007C2A44">
              <w:rPr>
                <w:rStyle w:val="af6"/>
              </w:rPr>
              <w:fldChar w:fldCharType="end"/>
            </w:r>
          </w:ins>
        </w:p>
        <w:p w:rsidR="00BA5B6B" w:rsidRDefault="00184984">
          <w:pPr>
            <w:pStyle w:val="32"/>
            <w:rPr>
              <w:ins w:id="303" w:author="Batra, Mayank" w:date="2016-06-21T15:19:00Z"/>
              <w:rFonts w:asciiTheme="minorHAnsi" w:eastAsiaTheme="minorEastAsia" w:hAnsiTheme="minorHAnsi" w:cstheme="minorBidi"/>
              <w:bCs w:val="0"/>
              <w:snapToGrid/>
              <w:color w:val="auto"/>
              <w:sz w:val="22"/>
              <w:szCs w:val="22"/>
              <w:lang w:val="en-GB" w:eastAsia="en-GB"/>
            </w:rPr>
          </w:pPr>
          <w:ins w:id="304" w:author="Batra, Mayank" w:date="2016-06-21T15:19:00Z">
            <w:r w:rsidRPr="007C2A44">
              <w:rPr>
                <w:rStyle w:val="af6"/>
              </w:rPr>
              <w:fldChar w:fldCharType="begin"/>
            </w:r>
            <w:r w:rsidR="00BA5B6B" w:rsidRPr="007C2A44">
              <w:rPr>
                <w:rStyle w:val="af6"/>
              </w:rPr>
              <w:instrText xml:space="preserve"> </w:instrText>
            </w:r>
            <w:r w:rsidR="00BA5B6B">
              <w:instrText>HYPERLINK \l "_Toc454286442"</w:instrText>
            </w:r>
            <w:r w:rsidR="00BA5B6B" w:rsidRPr="007C2A44">
              <w:rPr>
                <w:rStyle w:val="af6"/>
              </w:rPr>
              <w:instrText xml:space="preserve"> </w:instrText>
            </w:r>
            <w:r w:rsidRPr="007C2A44">
              <w:rPr>
                <w:rStyle w:val="af6"/>
              </w:rPr>
              <w:fldChar w:fldCharType="separate"/>
            </w:r>
            <w:r w:rsidR="00BA5B6B" w:rsidRPr="007C2A44">
              <w:rPr>
                <w:rStyle w:val="af6"/>
              </w:rPr>
              <w:t>2.3.17</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7.8.XX+4 LE Read Connectionless I&amp;Q Sampling List Size Command</w:t>
            </w:r>
            <w:r w:rsidR="00BA5B6B">
              <w:rPr>
                <w:webHidden/>
              </w:rPr>
              <w:tab/>
            </w:r>
            <w:r>
              <w:rPr>
                <w:webHidden/>
              </w:rPr>
              <w:fldChar w:fldCharType="begin"/>
            </w:r>
            <w:r w:rsidR="00BA5B6B">
              <w:rPr>
                <w:webHidden/>
              </w:rPr>
              <w:instrText xml:space="preserve"> PAGEREF _Toc454286442 \h </w:instrText>
            </w:r>
          </w:ins>
          <w:r>
            <w:rPr>
              <w:webHidden/>
            </w:rPr>
          </w:r>
          <w:r>
            <w:rPr>
              <w:webHidden/>
            </w:rPr>
            <w:fldChar w:fldCharType="separate"/>
          </w:r>
          <w:ins w:id="305" w:author="Batra, Mayank" w:date="2016-06-21T15:19:00Z">
            <w:r w:rsidR="00BA5B6B">
              <w:rPr>
                <w:webHidden/>
              </w:rPr>
              <w:t>39</w:t>
            </w:r>
            <w:r>
              <w:rPr>
                <w:webHidden/>
              </w:rPr>
              <w:fldChar w:fldCharType="end"/>
            </w:r>
            <w:r w:rsidRPr="007C2A44">
              <w:rPr>
                <w:rStyle w:val="af6"/>
              </w:rPr>
              <w:fldChar w:fldCharType="end"/>
            </w:r>
          </w:ins>
        </w:p>
        <w:p w:rsidR="00BA5B6B" w:rsidRDefault="00184984">
          <w:pPr>
            <w:pStyle w:val="32"/>
            <w:rPr>
              <w:ins w:id="306" w:author="Batra, Mayank" w:date="2016-06-21T15:19:00Z"/>
              <w:rFonts w:asciiTheme="minorHAnsi" w:eastAsiaTheme="minorEastAsia" w:hAnsiTheme="minorHAnsi" w:cstheme="minorBidi"/>
              <w:bCs w:val="0"/>
              <w:snapToGrid/>
              <w:color w:val="auto"/>
              <w:sz w:val="22"/>
              <w:szCs w:val="22"/>
              <w:lang w:val="en-GB" w:eastAsia="en-GB"/>
            </w:rPr>
          </w:pPr>
          <w:ins w:id="307" w:author="Batra, Mayank" w:date="2016-06-21T15:19:00Z">
            <w:r w:rsidRPr="007C2A44">
              <w:rPr>
                <w:rStyle w:val="af6"/>
              </w:rPr>
              <w:fldChar w:fldCharType="begin"/>
            </w:r>
            <w:r w:rsidR="00BA5B6B" w:rsidRPr="007C2A44">
              <w:rPr>
                <w:rStyle w:val="af6"/>
              </w:rPr>
              <w:instrText xml:space="preserve"> </w:instrText>
            </w:r>
            <w:r w:rsidR="00BA5B6B">
              <w:instrText>HYPERLINK \l "_Toc454286443"</w:instrText>
            </w:r>
            <w:r w:rsidR="00BA5B6B" w:rsidRPr="007C2A44">
              <w:rPr>
                <w:rStyle w:val="af6"/>
              </w:rPr>
              <w:instrText xml:space="preserve"> </w:instrText>
            </w:r>
            <w:r w:rsidRPr="007C2A44">
              <w:rPr>
                <w:rStyle w:val="af6"/>
              </w:rPr>
              <w:fldChar w:fldCharType="separate"/>
            </w:r>
            <w:r w:rsidR="00BA5B6B" w:rsidRPr="007C2A44">
              <w:rPr>
                <w:rStyle w:val="af6"/>
              </w:rPr>
              <w:t>2.3.18</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7.8.XX+5 LE Add Device To Connectionless I&amp;Q Sampling List Command</w:t>
            </w:r>
            <w:r w:rsidR="00BA5B6B">
              <w:rPr>
                <w:webHidden/>
              </w:rPr>
              <w:tab/>
            </w:r>
            <w:r>
              <w:rPr>
                <w:webHidden/>
              </w:rPr>
              <w:fldChar w:fldCharType="begin"/>
            </w:r>
            <w:r w:rsidR="00BA5B6B">
              <w:rPr>
                <w:webHidden/>
              </w:rPr>
              <w:instrText xml:space="preserve"> PAGEREF _Toc454286443 \h </w:instrText>
            </w:r>
          </w:ins>
          <w:r>
            <w:rPr>
              <w:webHidden/>
            </w:rPr>
          </w:r>
          <w:r>
            <w:rPr>
              <w:webHidden/>
            </w:rPr>
            <w:fldChar w:fldCharType="separate"/>
          </w:r>
          <w:ins w:id="308" w:author="Batra, Mayank" w:date="2016-06-21T15:19:00Z">
            <w:r w:rsidR="00BA5B6B">
              <w:rPr>
                <w:webHidden/>
              </w:rPr>
              <w:t>40</w:t>
            </w:r>
            <w:r>
              <w:rPr>
                <w:webHidden/>
              </w:rPr>
              <w:fldChar w:fldCharType="end"/>
            </w:r>
            <w:r w:rsidRPr="007C2A44">
              <w:rPr>
                <w:rStyle w:val="af6"/>
              </w:rPr>
              <w:fldChar w:fldCharType="end"/>
            </w:r>
          </w:ins>
        </w:p>
        <w:p w:rsidR="00BA5B6B" w:rsidRDefault="00184984">
          <w:pPr>
            <w:pStyle w:val="32"/>
            <w:rPr>
              <w:ins w:id="309" w:author="Batra, Mayank" w:date="2016-06-21T15:19:00Z"/>
              <w:rFonts w:asciiTheme="minorHAnsi" w:eastAsiaTheme="minorEastAsia" w:hAnsiTheme="minorHAnsi" w:cstheme="minorBidi"/>
              <w:bCs w:val="0"/>
              <w:snapToGrid/>
              <w:color w:val="auto"/>
              <w:sz w:val="22"/>
              <w:szCs w:val="22"/>
              <w:lang w:val="en-GB" w:eastAsia="en-GB"/>
            </w:rPr>
          </w:pPr>
          <w:ins w:id="310" w:author="Batra, Mayank" w:date="2016-06-21T15:19:00Z">
            <w:r w:rsidRPr="007C2A44">
              <w:rPr>
                <w:rStyle w:val="af6"/>
              </w:rPr>
              <w:fldChar w:fldCharType="begin"/>
            </w:r>
            <w:r w:rsidR="00BA5B6B" w:rsidRPr="007C2A44">
              <w:rPr>
                <w:rStyle w:val="af6"/>
              </w:rPr>
              <w:instrText xml:space="preserve"> </w:instrText>
            </w:r>
            <w:r w:rsidR="00BA5B6B">
              <w:instrText>HYPERLINK \l "_Toc454286444"</w:instrText>
            </w:r>
            <w:r w:rsidR="00BA5B6B" w:rsidRPr="007C2A44">
              <w:rPr>
                <w:rStyle w:val="af6"/>
              </w:rPr>
              <w:instrText xml:space="preserve"> </w:instrText>
            </w:r>
            <w:r w:rsidRPr="007C2A44">
              <w:rPr>
                <w:rStyle w:val="af6"/>
              </w:rPr>
              <w:fldChar w:fldCharType="separate"/>
            </w:r>
            <w:r w:rsidR="00BA5B6B" w:rsidRPr="007C2A44">
              <w:rPr>
                <w:rStyle w:val="af6"/>
              </w:rPr>
              <w:t>2.3.19</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7.8.XX+6 LE Remove Device From Connectionless I&amp;Q Sampling List Command</w:t>
            </w:r>
            <w:r w:rsidR="00BA5B6B">
              <w:rPr>
                <w:webHidden/>
              </w:rPr>
              <w:tab/>
            </w:r>
            <w:r>
              <w:rPr>
                <w:webHidden/>
              </w:rPr>
              <w:fldChar w:fldCharType="begin"/>
            </w:r>
            <w:r w:rsidR="00BA5B6B">
              <w:rPr>
                <w:webHidden/>
              </w:rPr>
              <w:instrText xml:space="preserve"> PAGEREF _Toc454286444 \h </w:instrText>
            </w:r>
          </w:ins>
          <w:r>
            <w:rPr>
              <w:webHidden/>
            </w:rPr>
          </w:r>
          <w:r>
            <w:rPr>
              <w:webHidden/>
            </w:rPr>
            <w:fldChar w:fldCharType="separate"/>
          </w:r>
          <w:ins w:id="311" w:author="Batra, Mayank" w:date="2016-06-21T15:19:00Z">
            <w:r w:rsidR="00BA5B6B">
              <w:rPr>
                <w:webHidden/>
              </w:rPr>
              <w:t>43</w:t>
            </w:r>
            <w:r>
              <w:rPr>
                <w:webHidden/>
              </w:rPr>
              <w:fldChar w:fldCharType="end"/>
            </w:r>
            <w:r w:rsidRPr="007C2A44">
              <w:rPr>
                <w:rStyle w:val="af6"/>
              </w:rPr>
              <w:fldChar w:fldCharType="end"/>
            </w:r>
          </w:ins>
        </w:p>
        <w:p w:rsidR="00BA5B6B" w:rsidRDefault="00184984">
          <w:pPr>
            <w:pStyle w:val="32"/>
            <w:rPr>
              <w:ins w:id="312" w:author="Batra, Mayank" w:date="2016-06-21T15:19:00Z"/>
              <w:rFonts w:asciiTheme="minorHAnsi" w:eastAsiaTheme="minorEastAsia" w:hAnsiTheme="minorHAnsi" w:cstheme="minorBidi"/>
              <w:bCs w:val="0"/>
              <w:snapToGrid/>
              <w:color w:val="auto"/>
              <w:sz w:val="22"/>
              <w:szCs w:val="22"/>
              <w:lang w:val="en-GB" w:eastAsia="en-GB"/>
            </w:rPr>
          </w:pPr>
          <w:ins w:id="313" w:author="Batra, Mayank" w:date="2016-06-21T15:19:00Z">
            <w:r w:rsidRPr="007C2A44">
              <w:rPr>
                <w:rStyle w:val="af6"/>
              </w:rPr>
              <w:fldChar w:fldCharType="begin"/>
            </w:r>
            <w:r w:rsidR="00BA5B6B" w:rsidRPr="007C2A44">
              <w:rPr>
                <w:rStyle w:val="af6"/>
              </w:rPr>
              <w:instrText xml:space="preserve"> </w:instrText>
            </w:r>
            <w:r w:rsidR="00BA5B6B">
              <w:instrText>HYPERLINK \l "_Toc454286445"</w:instrText>
            </w:r>
            <w:r w:rsidR="00BA5B6B" w:rsidRPr="007C2A44">
              <w:rPr>
                <w:rStyle w:val="af6"/>
              </w:rPr>
              <w:instrText xml:space="preserve"> </w:instrText>
            </w:r>
            <w:r w:rsidRPr="007C2A44">
              <w:rPr>
                <w:rStyle w:val="af6"/>
              </w:rPr>
              <w:fldChar w:fldCharType="separate"/>
            </w:r>
            <w:r w:rsidR="00BA5B6B" w:rsidRPr="007C2A44">
              <w:rPr>
                <w:rStyle w:val="af6"/>
              </w:rPr>
              <w:t>2.3.20</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7.8.XX+7 LE Clear Connectionless I&amp;Q Sampling List Command</w:t>
            </w:r>
            <w:r w:rsidR="00BA5B6B">
              <w:rPr>
                <w:webHidden/>
              </w:rPr>
              <w:tab/>
            </w:r>
            <w:r>
              <w:rPr>
                <w:webHidden/>
              </w:rPr>
              <w:fldChar w:fldCharType="begin"/>
            </w:r>
            <w:r w:rsidR="00BA5B6B">
              <w:rPr>
                <w:webHidden/>
              </w:rPr>
              <w:instrText xml:space="preserve"> PAGEREF _Toc454286445 \h </w:instrText>
            </w:r>
          </w:ins>
          <w:r>
            <w:rPr>
              <w:webHidden/>
            </w:rPr>
          </w:r>
          <w:r>
            <w:rPr>
              <w:webHidden/>
            </w:rPr>
            <w:fldChar w:fldCharType="separate"/>
          </w:r>
          <w:ins w:id="314" w:author="Batra, Mayank" w:date="2016-06-21T15:19:00Z">
            <w:r w:rsidR="00BA5B6B">
              <w:rPr>
                <w:webHidden/>
              </w:rPr>
              <w:t>45</w:t>
            </w:r>
            <w:r>
              <w:rPr>
                <w:webHidden/>
              </w:rPr>
              <w:fldChar w:fldCharType="end"/>
            </w:r>
            <w:r w:rsidRPr="007C2A44">
              <w:rPr>
                <w:rStyle w:val="af6"/>
              </w:rPr>
              <w:fldChar w:fldCharType="end"/>
            </w:r>
          </w:ins>
        </w:p>
        <w:p w:rsidR="00BA5B6B" w:rsidRDefault="00184984">
          <w:pPr>
            <w:pStyle w:val="32"/>
            <w:rPr>
              <w:ins w:id="315" w:author="Batra, Mayank" w:date="2016-06-21T15:19:00Z"/>
              <w:rFonts w:asciiTheme="minorHAnsi" w:eastAsiaTheme="minorEastAsia" w:hAnsiTheme="minorHAnsi" w:cstheme="minorBidi"/>
              <w:bCs w:val="0"/>
              <w:snapToGrid/>
              <w:color w:val="auto"/>
              <w:sz w:val="22"/>
              <w:szCs w:val="22"/>
              <w:lang w:val="en-GB" w:eastAsia="en-GB"/>
            </w:rPr>
          </w:pPr>
          <w:ins w:id="316" w:author="Batra, Mayank" w:date="2016-06-21T15:19:00Z">
            <w:r w:rsidRPr="007C2A44">
              <w:rPr>
                <w:rStyle w:val="af6"/>
              </w:rPr>
              <w:fldChar w:fldCharType="begin"/>
            </w:r>
            <w:r w:rsidR="00BA5B6B" w:rsidRPr="007C2A44">
              <w:rPr>
                <w:rStyle w:val="af6"/>
              </w:rPr>
              <w:instrText xml:space="preserve"> </w:instrText>
            </w:r>
            <w:r w:rsidR="00BA5B6B">
              <w:instrText>HYPERLINK \l "_Toc454286446"</w:instrText>
            </w:r>
            <w:r w:rsidR="00BA5B6B" w:rsidRPr="007C2A44">
              <w:rPr>
                <w:rStyle w:val="af6"/>
              </w:rPr>
              <w:instrText xml:space="preserve"> </w:instrText>
            </w:r>
            <w:r w:rsidRPr="007C2A44">
              <w:rPr>
                <w:rStyle w:val="af6"/>
              </w:rPr>
              <w:fldChar w:fldCharType="separate"/>
            </w:r>
            <w:r w:rsidR="00BA5B6B" w:rsidRPr="007C2A44">
              <w:rPr>
                <w:rStyle w:val="af6"/>
              </w:rPr>
              <w:t>2.3.21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7.8.XX+8 LE Set Connectionless I&amp;Q Sampling Enable Command</w:t>
            </w:r>
            <w:r w:rsidR="00BA5B6B">
              <w:rPr>
                <w:webHidden/>
              </w:rPr>
              <w:tab/>
            </w:r>
            <w:r>
              <w:rPr>
                <w:webHidden/>
              </w:rPr>
              <w:fldChar w:fldCharType="begin"/>
            </w:r>
            <w:r w:rsidR="00BA5B6B">
              <w:rPr>
                <w:webHidden/>
              </w:rPr>
              <w:instrText xml:space="preserve"> PAGEREF _Toc454286446 \h </w:instrText>
            </w:r>
          </w:ins>
          <w:r>
            <w:rPr>
              <w:webHidden/>
            </w:rPr>
          </w:r>
          <w:r>
            <w:rPr>
              <w:webHidden/>
            </w:rPr>
            <w:fldChar w:fldCharType="separate"/>
          </w:r>
          <w:ins w:id="317" w:author="Batra, Mayank" w:date="2016-06-21T15:19:00Z">
            <w:r w:rsidR="00BA5B6B">
              <w:rPr>
                <w:webHidden/>
              </w:rPr>
              <w:t>46</w:t>
            </w:r>
            <w:r>
              <w:rPr>
                <w:webHidden/>
              </w:rPr>
              <w:fldChar w:fldCharType="end"/>
            </w:r>
            <w:r w:rsidRPr="007C2A44">
              <w:rPr>
                <w:rStyle w:val="af6"/>
              </w:rPr>
              <w:fldChar w:fldCharType="end"/>
            </w:r>
          </w:ins>
        </w:p>
        <w:p w:rsidR="00BA5B6B" w:rsidRDefault="00184984">
          <w:pPr>
            <w:pStyle w:val="32"/>
            <w:rPr>
              <w:ins w:id="318" w:author="Batra, Mayank" w:date="2016-06-21T15:19:00Z"/>
              <w:rFonts w:asciiTheme="minorHAnsi" w:eastAsiaTheme="minorEastAsia" w:hAnsiTheme="minorHAnsi" w:cstheme="minorBidi"/>
              <w:bCs w:val="0"/>
              <w:snapToGrid/>
              <w:color w:val="auto"/>
              <w:sz w:val="22"/>
              <w:szCs w:val="22"/>
              <w:lang w:val="en-GB" w:eastAsia="en-GB"/>
            </w:rPr>
          </w:pPr>
          <w:ins w:id="319" w:author="Batra, Mayank" w:date="2016-06-21T15:19:00Z">
            <w:r w:rsidRPr="007C2A44">
              <w:rPr>
                <w:rStyle w:val="af6"/>
              </w:rPr>
              <w:lastRenderedPageBreak/>
              <w:fldChar w:fldCharType="begin"/>
            </w:r>
            <w:r w:rsidR="00BA5B6B" w:rsidRPr="007C2A44">
              <w:rPr>
                <w:rStyle w:val="af6"/>
              </w:rPr>
              <w:instrText xml:space="preserve"> </w:instrText>
            </w:r>
            <w:r w:rsidR="00BA5B6B">
              <w:instrText>HYPERLINK \l "_Toc454286447"</w:instrText>
            </w:r>
            <w:r w:rsidR="00BA5B6B" w:rsidRPr="007C2A44">
              <w:rPr>
                <w:rStyle w:val="af6"/>
              </w:rPr>
              <w:instrText xml:space="preserve"> </w:instrText>
            </w:r>
            <w:r w:rsidRPr="007C2A44">
              <w:rPr>
                <w:rStyle w:val="af6"/>
              </w:rPr>
              <w:fldChar w:fldCharType="separate"/>
            </w:r>
            <w:r w:rsidR="00BA5B6B" w:rsidRPr="007C2A44">
              <w:rPr>
                <w:rStyle w:val="af6"/>
              </w:rPr>
              <w:t>2.3.22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7.8.XX+9 LE Set Connection Supplemental Receive Parameters Command</w:t>
            </w:r>
            <w:r w:rsidR="00BA5B6B">
              <w:rPr>
                <w:webHidden/>
              </w:rPr>
              <w:tab/>
            </w:r>
            <w:r>
              <w:rPr>
                <w:webHidden/>
              </w:rPr>
              <w:fldChar w:fldCharType="begin"/>
            </w:r>
            <w:r w:rsidR="00BA5B6B">
              <w:rPr>
                <w:webHidden/>
              </w:rPr>
              <w:instrText xml:space="preserve"> PAGEREF _Toc454286447 \h </w:instrText>
            </w:r>
          </w:ins>
          <w:r>
            <w:rPr>
              <w:webHidden/>
            </w:rPr>
          </w:r>
          <w:r>
            <w:rPr>
              <w:webHidden/>
            </w:rPr>
            <w:fldChar w:fldCharType="separate"/>
          </w:r>
          <w:ins w:id="320" w:author="Batra, Mayank" w:date="2016-06-21T15:19:00Z">
            <w:r w:rsidR="00BA5B6B">
              <w:rPr>
                <w:webHidden/>
              </w:rPr>
              <w:t>49</w:t>
            </w:r>
            <w:r>
              <w:rPr>
                <w:webHidden/>
              </w:rPr>
              <w:fldChar w:fldCharType="end"/>
            </w:r>
            <w:r w:rsidRPr="007C2A44">
              <w:rPr>
                <w:rStyle w:val="af6"/>
              </w:rPr>
              <w:fldChar w:fldCharType="end"/>
            </w:r>
          </w:ins>
        </w:p>
        <w:p w:rsidR="00BA5B6B" w:rsidRDefault="00184984">
          <w:pPr>
            <w:pStyle w:val="32"/>
            <w:rPr>
              <w:ins w:id="321" w:author="Batra, Mayank" w:date="2016-06-21T15:19:00Z"/>
              <w:rFonts w:asciiTheme="minorHAnsi" w:eastAsiaTheme="minorEastAsia" w:hAnsiTheme="minorHAnsi" w:cstheme="minorBidi"/>
              <w:bCs w:val="0"/>
              <w:snapToGrid/>
              <w:color w:val="auto"/>
              <w:sz w:val="22"/>
              <w:szCs w:val="22"/>
              <w:lang w:val="en-GB" w:eastAsia="en-GB"/>
            </w:rPr>
          </w:pPr>
          <w:ins w:id="322" w:author="Batra, Mayank" w:date="2016-06-21T15:19:00Z">
            <w:r w:rsidRPr="007C2A44">
              <w:rPr>
                <w:rStyle w:val="af6"/>
              </w:rPr>
              <w:fldChar w:fldCharType="begin"/>
            </w:r>
            <w:r w:rsidR="00BA5B6B" w:rsidRPr="007C2A44">
              <w:rPr>
                <w:rStyle w:val="af6"/>
              </w:rPr>
              <w:instrText xml:space="preserve"> </w:instrText>
            </w:r>
            <w:r w:rsidR="00BA5B6B">
              <w:instrText>HYPERLINK \l "_Toc454286448"</w:instrText>
            </w:r>
            <w:r w:rsidR="00BA5B6B" w:rsidRPr="007C2A44">
              <w:rPr>
                <w:rStyle w:val="af6"/>
              </w:rPr>
              <w:instrText xml:space="preserve"> </w:instrText>
            </w:r>
            <w:r w:rsidRPr="007C2A44">
              <w:rPr>
                <w:rStyle w:val="af6"/>
              </w:rPr>
              <w:fldChar w:fldCharType="separate"/>
            </w:r>
            <w:r w:rsidR="00BA5B6B" w:rsidRPr="007C2A44">
              <w:rPr>
                <w:rStyle w:val="af6"/>
              </w:rPr>
              <w:t>2.3.23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7.8.XX+10 LE Set Connection Supplemental Transmit Parameters Command</w:t>
            </w:r>
            <w:r w:rsidR="00BA5B6B">
              <w:rPr>
                <w:webHidden/>
              </w:rPr>
              <w:tab/>
            </w:r>
            <w:r>
              <w:rPr>
                <w:webHidden/>
              </w:rPr>
              <w:fldChar w:fldCharType="begin"/>
            </w:r>
            <w:r w:rsidR="00BA5B6B">
              <w:rPr>
                <w:webHidden/>
              </w:rPr>
              <w:instrText xml:space="preserve"> PAGEREF _Toc454286448 \h </w:instrText>
            </w:r>
          </w:ins>
          <w:r>
            <w:rPr>
              <w:webHidden/>
            </w:rPr>
          </w:r>
          <w:r>
            <w:rPr>
              <w:webHidden/>
            </w:rPr>
            <w:fldChar w:fldCharType="separate"/>
          </w:r>
          <w:ins w:id="323" w:author="Batra, Mayank" w:date="2016-06-21T15:19:00Z">
            <w:r w:rsidR="00BA5B6B">
              <w:rPr>
                <w:webHidden/>
              </w:rPr>
              <w:t>50</w:t>
            </w:r>
            <w:r>
              <w:rPr>
                <w:webHidden/>
              </w:rPr>
              <w:fldChar w:fldCharType="end"/>
            </w:r>
            <w:r w:rsidRPr="007C2A44">
              <w:rPr>
                <w:rStyle w:val="af6"/>
              </w:rPr>
              <w:fldChar w:fldCharType="end"/>
            </w:r>
          </w:ins>
        </w:p>
        <w:p w:rsidR="00BA5B6B" w:rsidRDefault="00184984">
          <w:pPr>
            <w:pStyle w:val="32"/>
            <w:rPr>
              <w:ins w:id="324" w:author="Batra, Mayank" w:date="2016-06-21T15:19:00Z"/>
              <w:rFonts w:asciiTheme="minorHAnsi" w:eastAsiaTheme="minorEastAsia" w:hAnsiTheme="minorHAnsi" w:cstheme="minorBidi"/>
              <w:bCs w:val="0"/>
              <w:snapToGrid/>
              <w:color w:val="auto"/>
              <w:sz w:val="22"/>
              <w:szCs w:val="22"/>
              <w:lang w:val="en-GB" w:eastAsia="en-GB"/>
            </w:rPr>
          </w:pPr>
          <w:ins w:id="325" w:author="Batra, Mayank" w:date="2016-06-21T15:19:00Z">
            <w:r w:rsidRPr="007C2A44">
              <w:rPr>
                <w:rStyle w:val="af6"/>
              </w:rPr>
              <w:fldChar w:fldCharType="begin"/>
            </w:r>
            <w:r w:rsidR="00BA5B6B" w:rsidRPr="007C2A44">
              <w:rPr>
                <w:rStyle w:val="af6"/>
              </w:rPr>
              <w:instrText xml:space="preserve"> </w:instrText>
            </w:r>
            <w:r w:rsidR="00BA5B6B">
              <w:instrText>HYPERLINK \l "_Toc454286449"</w:instrText>
            </w:r>
            <w:r w:rsidR="00BA5B6B" w:rsidRPr="007C2A44">
              <w:rPr>
                <w:rStyle w:val="af6"/>
              </w:rPr>
              <w:instrText xml:space="preserve"> </w:instrText>
            </w:r>
            <w:r w:rsidRPr="007C2A44">
              <w:rPr>
                <w:rStyle w:val="af6"/>
              </w:rPr>
              <w:fldChar w:fldCharType="separate"/>
            </w:r>
            <w:r w:rsidR="00BA5B6B" w:rsidRPr="007C2A44">
              <w:rPr>
                <w:rStyle w:val="af6"/>
              </w:rPr>
              <w:t>2.3.24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7.8.XX+11 LE Connection Supplemental Request Enable Command</w:t>
            </w:r>
            <w:r w:rsidR="00BA5B6B">
              <w:rPr>
                <w:webHidden/>
              </w:rPr>
              <w:tab/>
            </w:r>
            <w:r>
              <w:rPr>
                <w:webHidden/>
              </w:rPr>
              <w:fldChar w:fldCharType="begin"/>
            </w:r>
            <w:r w:rsidR="00BA5B6B">
              <w:rPr>
                <w:webHidden/>
              </w:rPr>
              <w:instrText xml:space="preserve"> PAGEREF _Toc454286449 \h </w:instrText>
            </w:r>
          </w:ins>
          <w:r>
            <w:rPr>
              <w:webHidden/>
            </w:rPr>
          </w:r>
          <w:r>
            <w:rPr>
              <w:webHidden/>
            </w:rPr>
            <w:fldChar w:fldCharType="separate"/>
          </w:r>
          <w:ins w:id="326" w:author="Batra, Mayank" w:date="2016-06-21T15:19:00Z">
            <w:r w:rsidR="00BA5B6B">
              <w:rPr>
                <w:webHidden/>
              </w:rPr>
              <w:t>52</w:t>
            </w:r>
            <w:r>
              <w:rPr>
                <w:webHidden/>
              </w:rPr>
              <w:fldChar w:fldCharType="end"/>
            </w:r>
            <w:r w:rsidRPr="007C2A44">
              <w:rPr>
                <w:rStyle w:val="af6"/>
              </w:rPr>
              <w:fldChar w:fldCharType="end"/>
            </w:r>
          </w:ins>
        </w:p>
        <w:p w:rsidR="00BA5B6B" w:rsidRDefault="00184984">
          <w:pPr>
            <w:pStyle w:val="32"/>
            <w:rPr>
              <w:ins w:id="327" w:author="Batra, Mayank" w:date="2016-06-21T15:19:00Z"/>
              <w:rFonts w:asciiTheme="minorHAnsi" w:eastAsiaTheme="minorEastAsia" w:hAnsiTheme="minorHAnsi" w:cstheme="minorBidi"/>
              <w:bCs w:val="0"/>
              <w:snapToGrid/>
              <w:color w:val="auto"/>
              <w:sz w:val="22"/>
              <w:szCs w:val="22"/>
              <w:lang w:val="en-GB" w:eastAsia="en-GB"/>
            </w:rPr>
          </w:pPr>
          <w:ins w:id="328" w:author="Batra, Mayank" w:date="2016-06-21T15:19:00Z">
            <w:r w:rsidRPr="007C2A44">
              <w:rPr>
                <w:rStyle w:val="af6"/>
              </w:rPr>
              <w:fldChar w:fldCharType="begin"/>
            </w:r>
            <w:r w:rsidR="00BA5B6B" w:rsidRPr="007C2A44">
              <w:rPr>
                <w:rStyle w:val="af6"/>
              </w:rPr>
              <w:instrText xml:space="preserve"> </w:instrText>
            </w:r>
            <w:r w:rsidR="00BA5B6B">
              <w:instrText>HYPERLINK \l "_Toc454286450"</w:instrText>
            </w:r>
            <w:r w:rsidR="00BA5B6B" w:rsidRPr="007C2A44">
              <w:rPr>
                <w:rStyle w:val="af6"/>
              </w:rPr>
              <w:instrText xml:space="preserve"> </w:instrText>
            </w:r>
            <w:r w:rsidRPr="007C2A44">
              <w:rPr>
                <w:rStyle w:val="af6"/>
              </w:rPr>
              <w:fldChar w:fldCharType="separate"/>
            </w:r>
            <w:r w:rsidR="00BA5B6B" w:rsidRPr="007C2A44">
              <w:rPr>
                <w:rStyle w:val="af6"/>
              </w:rPr>
              <w:t>2.3.25</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7.8.XX+12 LE Connection Supplemental Response Enable Command</w:t>
            </w:r>
            <w:r w:rsidR="00BA5B6B">
              <w:rPr>
                <w:webHidden/>
              </w:rPr>
              <w:tab/>
            </w:r>
            <w:r>
              <w:rPr>
                <w:webHidden/>
              </w:rPr>
              <w:fldChar w:fldCharType="begin"/>
            </w:r>
            <w:r w:rsidR="00BA5B6B">
              <w:rPr>
                <w:webHidden/>
              </w:rPr>
              <w:instrText xml:space="preserve"> PAGEREF _Toc454286450 \h </w:instrText>
            </w:r>
          </w:ins>
          <w:r>
            <w:rPr>
              <w:webHidden/>
            </w:rPr>
          </w:r>
          <w:r>
            <w:rPr>
              <w:webHidden/>
            </w:rPr>
            <w:fldChar w:fldCharType="separate"/>
          </w:r>
          <w:ins w:id="329" w:author="Batra, Mayank" w:date="2016-06-21T15:19:00Z">
            <w:r w:rsidR="00BA5B6B">
              <w:rPr>
                <w:webHidden/>
              </w:rPr>
              <w:t>55</w:t>
            </w:r>
            <w:r>
              <w:rPr>
                <w:webHidden/>
              </w:rPr>
              <w:fldChar w:fldCharType="end"/>
            </w:r>
            <w:r w:rsidRPr="007C2A44">
              <w:rPr>
                <w:rStyle w:val="af6"/>
              </w:rPr>
              <w:fldChar w:fldCharType="end"/>
            </w:r>
          </w:ins>
        </w:p>
        <w:p w:rsidR="00BA5B6B" w:rsidRDefault="00184984">
          <w:pPr>
            <w:pStyle w:val="32"/>
            <w:rPr>
              <w:ins w:id="330" w:author="Batra, Mayank" w:date="2016-06-21T15:19:00Z"/>
              <w:rFonts w:asciiTheme="minorHAnsi" w:eastAsiaTheme="minorEastAsia" w:hAnsiTheme="minorHAnsi" w:cstheme="minorBidi"/>
              <w:bCs w:val="0"/>
              <w:snapToGrid/>
              <w:color w:val="auto"/>
              <w:sz w:val="22"/>
              <w:szCs w:val="22"/>
              <w:lang w:val="en-GB" w:eastAsia="en-GB"/>
            </w:rPr>
          </w:pPr>
          <w:ins w:id="331" w:author="Batra, Mayank" w:date="2016-06-21T15:19:00Z">
            <w:r w:rsidRPr="007C2A44">
              <w:rPr>
                <w:rStyle w:val="af6"/>
              </w:rPr>
              <w:fldChar w:fldCharType="begin"/>
            </w:r>
            <w:r w:rsidR="00BA5B6B" w:rsidRPr="007C2A44">
              <w:rPr>
                <w:rStyle w:val="af6"/>
              </w:rPr>
              <w:instrText xml:space="preserve"> </w:instrText>
            </w:r>
            <w:r w:rsidR="00BA5B6B">
              <w:instrText>HYPERLINK \l "_Toc454286451"</w:instrText>
            </w:r>
            <w:r w:rsidR="00BA5B6B" w:rsidRPr="007C2A44">
              <w:rPr>
                <w:rStyle w:val="af6"/>
              </w:rPr>
              <w:instrText xml:space="preserve"> </w:instrText>
            </w:r>
            <w:r w:rsidRPr="007C2A44">
              <w:rPr>
                <w:rStyle w:val="af6"/>
              </w:rPr>
              <w:fldChar w:fldCharType="separate"/>
            </w:r>
            <w:r w:rsidR="00BA5B6B" w:rsidRPr="007C2A44">
              <w:rPr>
                <w:rStyle w:val="af6"/>
              </w:rPr>
              <w:t>2.3.26</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7.8.XX+13 LE Read Maximum Supplemental Length Command</w:t>
            </w:r>
            <w:r w:rsidR="00BA5B6B">
              <w:rPr>
                <w:webHidden/>
              </w:rPr>
              <w:tab/>
            </w:r>
            <w:r>
              <w:rPr>
                <w:webHidden/>
              </w:rPr>
              <w:fldChar w:fldCharType="begin"/>
            </w:r>
            <w:r w:rsidR="00BA5B6B">
              <w:rPr>
                <w:webHidden/>
              </w:rPr>
              <w:instrText xml:space="preserve"> PAGEREF _Toc454286451 \h </w:instrText>
            </w:r>
          </w:ins>
          <w:r>
            <w:rPr>
              <w:webHidden/>
            </w:rPr>
          </w:r>
          <w:r>
            <w:rPr>
              <w:webHidden/>
            </w:rPr>
            <w:fldChar w:fldCharType="separate"/>
          </w:r>
          <w:ins w:id="332" w:author="Batra, Mayank" w:date="2016-06-21T15:19:00Z">
            <w:r w:rsidR="00BA5B6B">
              <w:rPr>
                <w:webHidden/>
              </w:rPr>
              <w:t>56</w:t>
            </w:r>
            <w:r>
              <w:rPr>
                <w:webHidden/>
              </w:rPr>
              <w:fldChar w:fldCharType="end"/>
            </w:r>
            <w:r w:rsidRPr="007C2A44">
              <w:rPr>
                <w:rStyle w:val="af6"/>
              </w:rPr>
              <w:fldChar w:fldCharType="end"/>
            </w:r>
          </w:ins>
        </w:p>
        <w:p w:rsidR="00BA5B6B" w:rsidRDefault="00184984">
          <w:pPr>
            <w:pStyle w:val="22"/>
            <w:rPr>
              <w:ins w:id="333" w:author="Batra, Mayank" w:date="2016-06-21T15:19:00Z"/>
              <w:rFonts w:asciiTheme="minorHAnsi" w:eastAsiaTheme="minorEastAsia" w:hAnsiTheme="minorHAnsi" w:cstheme="minorBidi"/>
              <w:bCs w:val="0"/>
              <w:snapToGrid/>
              <w:color w:val="auto"/>
              <w:sz w:val="22"/>
              <w:szCs w:val="22"/>
              <w:lang w:val="en-GB" w:eastAsia="en-GB"/>
            </w:rPr>
          </w:pPr>
          <w:ins w:id="334" w:author="Batra, Mayank" w:date="2016-06-21T15:19:00Z">
            <w:r w:rsidRPr="007C2A44">
              <w:rPr>
                <w:rStyle w:val="af6"/>
              </w:rPr>
              <w:fldChar w:fldCharType="begin"/>
            </w:r>
            <w:r w:rsidR="00BA5B6B" w:rsidRPr="007C2A44">
              <w:rPr>
                <w:rStyle w:val="af6"/>
              </w:rPr>
              <w:instrText xml:space="preserve"> </w:instrText>
            </w:r>
            <w:r w:rsidR="00BA5B6B">
              <w:instrText>HYPERLINK \l "_Toc454286453"</w:instrText>
            </w:r>
            <w:r w:rsidR="00BA5B6B" w:rsidRPr="007C2A44">
              <w:rPr>
                <w:rStyle w:val="af6"/>
              </w:rPr>
              <w:instrText xml:space="preserve"> </w:instrText>
            </w:r>
            <w:r w:rsidRPr="007C2A44">
              <w:rPr>
                <w:rStyle w:val="af6"/>
              </w:rPr>
              <w:fldChar w:fldCharType="separate"/>
            </w:r>
            <w:r w:rsidR="00BA5B6B" w:rsidRPr="007C2A44">
              <w:rPr>
                <w:rStyle w:val="af6"/>
              </w:rPr>
              <w:t>2.4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Volume 3, Part C (Generic Access Profile) Changes</w:t>
            </w:r>
            <w:r w:rsidR="00BA5B6B">
              <w:rPr>
                <w:webHidden/>
              </w:rPr>
              <w:tab/>
            </w:r>
            <w:r>
              <w:rPr>
                <w:webHidden/>
              </w:rPr>
              <w:fldChar w:fldCharType="begin"/>
            </w:r>
            <w:r w:rsidR="00BA5B6B">
              <w:rPr>
                <w:webHidden/>
              </w:rPr>
              <w:instrText xml:space="preserve"> PAGEREF _Toc454286453 \h </w:instrText>
            </w:r>
          </w:ins>
          <w:r>
            <w:rPr>
              <w:webHidden/>
            </w:rPr>
          </w:r>
          <w:r>
            <w:rPr>
              <w:webHidden/>
            </w:rPr>
            <w:fldChar w:fldCharType="separate"/>
          </w:r>
          <w:ins w:id="335" w:author="Batra, Mayank" w:date="2016-06-21T15:19:00Z">
            <w:r w:rsidR="00BA5B6B">
              <w:rPr>
                <w:webHidden/>
              </w:rPr>
              <w:t>57</w:t>
            </w:r>
            <w:r>
              <w:rPr>
                <w:webHidden/>
              </w:rPr>
              <w:fldChar w:fldCharType="end"/>
            </w:r>
            <w:r w:rsidRPr="007C2A44">
              <w:rPr>
                <w:rStyle w:val="af6"/>
              </w:rPr>
              <w:fldChar w:fldCharType="end"/>
            </w:r>
          </w:ins>
        </w:p>
        <w:p w:rsidR="00BA5B6B" w:rsidRDefault="00184984">
          <w:pPr>
            <w:pStyle w:val="22"/>
            <w:rPr>
              <w:ins w:id="336" w:author="Batra, Mayank" w:date="2016-06-21T15:19:00Z"/>
              <w:rFonts w:asciiTheme="minorHAnsi" w:eastAsiaTheme="minorEastAsia" w:hAnsiTheme="minorHAnsi" w:cstheme="minorBidi"/>
              <w:bCs w:val="0"/>
              <w:snapToGrid/>
              <w:color w:val="auto"/>
              <w:sz w:val="22"/>
              <w:szCs w:val="22"/>
              <w:lang w:val="en-GB" w:eastAsia="en-GB"/>
            </w:rPr>
          </w:pPr>
          <w:ins w:id="337" w:author="Batra, Mayank" w:date="2016-06-21T15:19:00Z">
            <w:r w:rsidRPr="007C2A44">
              <w:rPr>
                <w:rStyle w:val="af6"/>
              </w:rPr>
              <w:fldChar w:fldCharType="begin"/>
            </w:r>
            <w:r w:rsidR="00BA5B6B" w:rsidRPr="007C2A44">
              <w:rPr>
                <w:rStyle w:val="af6"/>
              </w:rPr>
              <w:instrText xml:space="preserve"> </w:instrText>
            </w:r>
            <w:r w:rsidR="00BA5B6B">
              <w:instrText>HYPERLINK \l "_Toc454286454"</w:instrText>
            </w:r>
            <w:r w:rsidR="00BA5B6B" w:rsidRPr="007C2A44">
              <w:rPr>
                <w:rStyle w:val="af6"/>
              </w:rPr>
              <w:instrText xml:space="preserve"> </w:instrText>
            </w:r>
            <w:r w:rsidRPr="007C2A44">
              <w:rPr>
                <w:rStyle w:val="af6"/>
              </w:rPr>
              <w:fldChar w:fldCharType="separate"/>
            </w:r>
            <w:r w:rsidR="00BA5B6B" w:rsidRPr="007C2A44">
              <w:rPr>
                <w:rStyle w:val="af6"/>
              </w:rPr>
              <w:t>2.5</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Volume 6, Part A (Physical Layer) Changes</w:t>
            </w:r>
            <w:r w:rsidR="00BA5B6B">
              <w:rPr>
                <w:webHidden/>
              </w:rPr>
              <w:tab/>
            </w:r>
            <w:r>
              <w:rPr>
                <w:webHidden/>
              </w:rPr>
              <w:fldChar w:fldCharType="begin"/>
            </w:r>
            <w:r w:rsidR="00BA5B6B">
              <w:rPr>
                <w:webHidden/>
              </w:rPr>
              <w:instrText xml:space="preserve"> PAGEREF _Toc454286454 \h </w:instrText>
            </w:r>
          </w:ins>
          <w:r>
            <w:rPr>
              <w:webHidden/>
            </w:rPr>
          </w:r>
          <w:r>
            <w:rPr>
              <w:webHidden/>
            </w:rPr>
            <w:fldChar w:fldCharType="separate"/>
          </w:r>
          <w:ins w:id="338" w:author="Batra, Mayank" w:date="2016-06-21T15:19:00Z">
            <w:r w:rsidR="00BA5B6B">
              <w:rPr>
                <w:webHidden/>
              </w:rPr>
              <w:t>57</w:t>
            </w:r>
            <w:r>
              <w:rPr>
                <w:webHidden/>
              </w:rPr>
              <w:fldChar w:fldCharType="end"/>
            </w:r>
            <w:r w:rsidRPr="007C2A44">
              <w:rPr>
                <w:rStyle w:val="af6"/>
              </w:rPr>
              <w:fldChar w:fldCharType="end"/>
            </w:r>
          </w:ins>
        </w:p>
        <w:p w:rsidR="00BA5B6B" w:rsidRDefault="00184984">
          <w:pPr>
            <w:pStyle w:val="32"/>
            <w:rPr>
              <w:ins w:id="339" w:author="Batra, Mayank" w:date="2016-06-21T15:19:00Z"/>
              <w:rFonts w:asciiTheme="minorHAnsi" w:eastAsiaTheme="minorEastAsia" w:hAnsiTheme="minorHAnsi" w:cstheme="minorBidi"/>
              <w:bCs w:val="0"/>
              <w:snapToGrid/>
              <w:color w:val="auto"/>
              <w:sz w:val="22"/>
              <w:szCs w:val="22"/>
              <w:lang w:val="en-GB" w:eastAsia="en-GB"/>
            </w:rPr>
          </w:pPr>
          <w:ins w:id="340" w:author="Batra, Mayank" w:date="2016-06-21T15:19:00Z">
            <w:r w:rsidRPr="007C2A44">
              <w:rPr>
                <w:rStyle w:val="af6"/>
              </w:rPr>
              <w:fldChar w:fldCharType="begin"/>
            </w:r>
            <w:r w:rsidR="00BA5B6B" w:rsidRPr="007C2A44">
              <w:rPr>
                <w:rStyle w:val="af6"/>
              </w:rPr>
              <w:instrText xml:space="preserve"> </w:instrText>
            </w:r>
            <w:r w:rsidR="00BA5B6B">
              <w:instrText>HYPERLINK \l "_Toc454286455"</w:instrText>
            </w:r>
            <w:r w:rsidR="00BA5B6B" w:rsidRPr="007C2A44">
              <w:rPr>
                <w:rStyle w:val="af6"/>
              </w:rPr>
              <w:instrText xml:space="preserve"> </w:instrText>
            </w:r>
            <w:r w:rsidRPr="007C2A44">
              <w:rPr>
                <w:rStyle w:val="af6"/>
              </w:rPr>
              <w:fldChar w:fldCharType="separate"/>
            </w:r>
            <w:r w:rsidR="00BA5B6B" w:rsidRPr="007C2A44">
              <w:rPr>
                <w:rStyle w:val="af6"/>
              </w:rPr>
              <w:t>2.5.1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4.X ANTENNA SWITCHING</w:t>
            </w:r>
            <w:r w:rsidR="00BA5B6B">
              <w:rPr>
                <w:webHidden/>
              </w:rPr>
              <w:tab/>
            </w:r>
            <w:r>
              <w:rPr>
                <w:webHidden/>
              </w:rPr>
              <w:fldChar w:fldCharType="begin"/>
            </w:r>
            <w:r w:rsidR="00BA5B6B">
              <w:rPr>
                <w:webHidden/>
              </w:rPr>
              <w:instrText xml:space="preserve"> PAGEREF _Toc454286455 \h </w:instrText>
            </w:r>
          </w:ins>
          <w:r>
            <w:rPr>
              <w:webHidden/>
            </w:rPr>
          </w:r>
          <w:r>
            <w:rPr>
              <w:webHidden/>
            </w:rPr>
            <w:fldChar w:fldCharType="separate"/>
          </w:r>
          <w:ins w:id="341" w:author="Batra, Mayank" w:date="2016-06-21T15:19:00Z">
            <w:r w:rsidR="00BA5B6B">
              <w:rPr>
                <w:webHidden/>
              </w:rPr>
              <w:t>57</w:t>
            </w:r>
            <w:r>
              <w:rPr>
                <w:webHidden/>
              </w:rPr>
              <w:fldChar w:fldCharType="end"/>
            </w:r>
            <w:r w:rsidRPr="007C2A44">
              <w:rPr>
                <w:rStyle w:val="af6"/>
              </w:rPr>
              <w:fldChar w:fldCharType="end"/>
            </w:r>
          </w:ins>
        </w:p>
        <w:p w:rsidR="00BA5B6B" w:rsidRDefault="00184984">
          <w:pPr>
            <w:pStyle w:val="22"/>
            <w:rPr>
              <w:ins w:id="342" w:author="Batra, Mayank" w:date="2016-06-21T15:19:00Z"/>
              <w:rFonts w:asciiTheme="minorHAnsi" w:eastAsiaTheme="minorEastAsia" w:hAnsiTheme="minorHAnsi" w:cstheme="minorBidi"/>
              <w:bCs w:val="0"/>
              <w:snapToGrid/>
              <w:color w:val="auto"/>
              <w:sz w:val="22"/>
              <w:szCs w:val="22"/>
              <w:lang w:val="en-GB" w:eastAsia="en-GB"/>
            </w:rPr>
          </w:pPr>
          <w:ins w:id="343" w:author="Batra, Mayank" w:date="2016-06-21T15:19:00Z">
            <w:r w:rsidRPr="007C2A44">
              <w:rPr>
                <w:rStyle w:val="af6"/>
              </w:rPr>
              <w:fldChar w:fldCharType="begin"/>
            </w:r>
            <w:r w:rsidR="00BA5B6B" w:rsidRPr="007C2A44">
              <w:rPr>
                <w:rStyle w:val="af6"/>
              </w:rPr>
              <w:instrText xml:space="preserve"> </w:instrText>
            </w:r>
            <w:r w:rsidR="00BA5B6B">
              <w:instrText>HYPERLINK \l "_Toc454286456"</w:instrText>
            </w:r>
            <w:r w:rsidR="00BA5B6B" w:rsidRPr="007C2A44">
              <w:rPr>
                <w:rStyle w:val="af6"/>
              </w:rPr>
              <w:instrText xml:space="preserve"> </w:instrText>
            </w:r>
            <w:r w:rsidRPr="007C2A44">
              <w:rPr>
                <w:rStyle w:val="af6"/>
              </w:rPr>
              <w:fldChar w:fldCharType="separate"/>
            </w:r>
            <w:r w:rsidR="00BA5B6B" w:rsidRPr="007C2A44">
              <w:rPr>
                <w:rStyle w:val="af6"/>
              </w:rPr>
              <w:t>2.6</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Volume 6, Part B (Link Layer) Changes</w:t>
            </w:r>
            <w:r w:rsidR="00BA5B6B">
              <w:rPr>
                <w:webHidden/>
              </w:rPr>
              <w:tab/>
            </w:r>
            <w:r>
              <w:rPr>
                <w:webHidden/>
              </w:rPr>
              <w:fldChar w:fldCharType="begin"/>
            </w:r>
            <w:r w:rsidR="00BA5B6B">
              <w:rPr>
                <w:webHidden/>
              </w:rPr>
              <w:instrText xml:space="preserve"> PAGEREF _Toc454286456 \h </w:instrText>
            </w:r>
          </w:ins>
          <w:r>
            <w:rPr>
              <w:webHidden/>
            </w:rPr>
          </w:r>
          <w:r>
            <w:rPr>
              <w:webHidden/>
            </w:rPr>
            <w:fldChar w:fldCharType="separate"/>
          </w:r>
          <w:ins w:id="344" w:author="Batra, Mayank" w:date="2016-06-21T15:19:00Z">
            <w:r w:rsidR="00BA5B6B">
              <w:rPr>
                <w:webHidden/>
              </w:rPr>
              <w:t>58</w:t>
            </w:r>
            <w:r>
              <w:rPr>
                <w:webHidden/>
              </w:rPr>
              <w:fldChar w:fldCharType="end"/>
            </w:r>
            <w:r w:rsidRPr="007C2A44">
              <w:rPr>
                <w:rStyle w:val="af6"/>
              </w:rPr>
              <w:fldChar w:fldCharType="end"/>
            </w:r>
          </w:ins>
        </w:p>
        <w:p w:rsidR="00BA5B6B" w:rsidRDefault="00184984">
          <w:pPr>
            <w:pStyle w:val="32"/>
            <w:rPr>
              <w:ins w:id="345" w:author="Batra, Mayank" w:date="2016-06-21T15:19:00Z"/>
              <w:rFonts w:asciiTheme="minorHAnsi" w:eastAsiaTheme="minorEastAsia" w:hAnsiTheme="minorHAnsi" w:cstheme="minorBidi"/>
              <w:bCs w:val="0"/>
              <w:snapToGrid/>
              <w:color w:val="auto"/>
              <w:sz w:val="22"/>
              <w:szCs w:val="22"/>
              <w:lang w:val="en-GB" w:eastAsia="en-GB"/>
            </w:rPr>
          </w:pPr>
          <w:ins w:id="346" w:author="Batra, Mayank" w:date="2016-06-21T15:19:00Z">
            <w:r w:rsidRPr="007C2A44">
              <w:rPr>
                <w:rStyle w:val="af6"/>
              </w:rPr>
              <w:fldChar w:fldCharType="begin"/>
            </w:r>
            <w:r w:rsidR="00BA5B6B" w:rsidRPr="007C2A44">
              <w:rPr>
                <w:rStyle w:val="af6"/>
              </w:rPr>
              <w:instrText xml:space="preserve"> </w:instrText>
            </w:r>
            <w:r w:rsidR="00BA5B6B">
              <w:instrText>HYPERLINK \l "_Toc454286457"</w:instrText>
            </w:r>
            <w:r w:rsidR="00BA5B6B" w:rsidRPr="007C2A44">
              <w:rPr>
                <w:rStyle w:val="af6"/>
              </w:rPr>
              <w:instrText xml:space="preserve"> </w:instrText>
            </w:r>
            <w:r w:rsidRPr="007C2A44">
              <w:rPr>
                <w:rStyle w:val="af6"/>
              </w:rPr>
              <w:fldChar w:fldCharType="separate"/>
            </w:r>
            <w:r w:rsidR="00BA5B6B" w:rsidRPr="007C2A44">
              <w:rPr>
                <w:rStyle w:val="af6"/>
              </w:rPr>
              <w:t>2.6.1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2.1 PACKET FORMAT FOR LE UNCODED PHYS</w:t>
            </w:r>
            <w:r w:rsidR="00BA5B6B">
              <w:rPr>
                <w:webHidden/>
              </w:rPr>
              <w:tab/>
            </w:r>
            <w:r>
              <w:rPr>
                <w:webHidden/>
              </w:rPr>
              <w:fldChar w:fldCharType="begin"/>
            </w:r>
            <w:r w:rsidR="00BA5B6B">
              <w:rPr>
                <w:webHidden/>
              </w:rPr>
              <w:instrText xml:space="preserve"> PAGEREF _Toc454286457 \h </w:instrText>
            </w:r>
          </w:ins>
          <w:r>
            <w:rPr>
              <w:webHidden/>
            </w:rPr>
          </w:r>
          <w:r>
            <w:rPr>
              <w:webHidden/>
            </w:rPr>
            <w:fldChar w:fldCharType="separate"/>
          </w:r>
          <w:ins w:id="347" w:author="Batra, Mayank" w:date="2016-06-21T15:19:00Z">
            <w:r w:rsidR="00BA5B6B">
              <w:rPr>
                <w:webHidden/>
              </w:rPr>
              <w:t>58</w:t>
            </w:r>
            <w:r>
              <w:rPr>
                <w:webHidden/>
              </w:rPr>
              <w:fldChar w:fldCharType="end"/>
            </w:r>
            <w:r w:rsidRPr="007C2A44">
              <w:rPr>
                <w:rStyle w:val="af6"/>
              </w:rPr>
              <w:fldChar w:fldCharType="end"/>
            </w:r>
          </w:ins>
        </w:p>
        <w:p w:rsidR="00BA5B6B" w:rsidRDefault="00184984">
          <w:pPr>
            <w:pStyle w:val="32"/>
            <w:rPr>
              <w:ins w:id="348" w:author="Batra, Mayank" w:date="2016-06-21T15:19:00Z"/>
              <w:rFonts w:asciiTheme="minorHAnsi" w:eastAsiaTheme="minorEastAsia" w:hAnsiTheme="minorHAnsi" w:cstheme="minorBidi"/>
              <w:bCs w:val="0"/>
              <w:snapToGrid/>
              <w:color w:val="auto"/>
              <w:sz w:val="22"/>
              <w:szCs w:val="22"/>
              <w:lang w:val="en-GB" w:eastAsia="en-GB"/>
            </w:rPr>
          </w:pPr>
          <w:ins w:id="349" w:author="Batra, Mayank" w:date="2016-06-21T15:19:00Z">
            <w:r w:rsidRPr="007C2A44">
              <w:rPr>
                <w:rStyle w:val="af6"/>
              </w:rPr>
              <w:fldChar w:fldCharType="begin"/>
            </w:r>
            <w:r w:rsidR="00BA5B6B" w:rsidRPr="007C2A44">
              <w:rPr>
                <w:rStyle w:val="af6"/>
              </w:rPr>
              <w:instrText xml:space="preserve"> </w:instrText>
            </w:r>
            <w:r w:rsidR="00BA5B6B">
              <w:instrText>HYPERLINK \l "_Toc454286458"</w:instrText>
            </w:r>
            <w:r w:rsidR="00BA5B6B" w:rsidRPr="007C2A44">
              <w:rPr>
                <w:rStyle w:val="af6"/>
              </w:rPr>
              <w:instrText xml:space="preserve"> </w:instrText>
            </w:r>
            <w:r w:rsidRPr="007C2A44">
              <w:rPr>
                <w:rStyle w:val="af6"/>
              </w:rPr>
              <w:fldChar w:fldCharType="separate"/>
            </w:r>
            <w:r w:rsidR="00BA5B6B" w:rsidRPr="007C2A44">
              <w:rPr>
                <w:rStyle w:val="af6"/>
              </w:rPr>
              <w:t>2.6.2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2.1.4 CRC</w:t>
            </w:r>
            <w:r w:rsidR="00BA5B6B">
              <w:rPr>
                <w:webHidden/>
              </w:rPr>
              <w:tab/>
            </w:r>
            <w:r>
              <w:rPr>
                <w:webHidden/>
              </w:rPr>
              <w:fldChar w:fldCharType="begin"/>
            </w:r>
            <w:r w:rsidR="00BA5B6B">
              <w:rPr>
                <w:webHidden/>
              </w:rPr>
              <w:instrText xml:space="preserve"> PAGEREF _Toc454286458 \h </w:instrText>
            </w:r>
          </w:ins>
          <w:r>
            <w:rPr>
              <w:webHidden/>
            </w:rPr>
          </w:r>
          <w:r>
            <w:rPr>
              <w:webHidden/>
            </w:rPr>
            <w:fldChar w:fldCharType="separate"/>
          </w:r>
          <w:ins w:id="350" w:author="Batra, Mayank" w:date="2016-06-21T15:19:00Z">
            <w:r w:rsidR="00BA5B6B">
              <w:rPr>
                <w:webHidden/>
              </w:rPr>
              <w:t>59</w:t>
            </w:r>
            <w:r>
              <w:rPr>
                <w:webHidden/>
              </w:rPr>
              <w:fldChar w:fldCharType="end"/>
            </w:r>
            <w:r w:rsidRPr="007C2A44">
              <w:rPr>
                <w:rStyle w:val="af6"/>
              </w:rPr>
              <w:fldChar w:fldCharType="end"/>
            </w:r>
          </w:ins>
        </w:p>
        <w:p w:rsidR="00BA5B6B" w:rsidRDefault="00184984">
          <w:pPr>
            <w:pStyle w:val="32"/>
            <w:rPr>
              <w:ins w:id="351" w:author="Batra, Mayank" w:date="2016-06-21T15:19:00Z"/>
              <w:rFonts w:asciiTheme="minorHAnsi" w:eastAsiaTheme="minorEastAsia" w:hAnsiTheme="minorHAnsi" w:cstheme="minorBidi"/>
              <w:bCs w:val="0"/>
              <w:snapToGrid/>
              <w:color w:val="auto"/>
              <w:sz w:val="22"/>
              <w:szCs w:val="22"/>
              <w:lang w:val="en-GB" w:eastAsia="en-GB"/>
            </w:rPr>
          </w:pPr>
          <w:ins w:id="352" w:author="Batra, Mayank" w:date="2016-06-21T15:19:00Z">
            <w:r w:rsidRPr="007C2A44">
              <w:rPr>
                <w:rStyle w:val="af6"/>
              </w:rPr>
              <w:fldChar w:fldCharType="begin"/>
            </w:r>
            <w:r w:rsidR="00BA5B6B" w:rsidRPr="007C2A44">
              <w:rPr>
                <w:rStyle w:val="af6"/>
              </w:rPr>
              <w:instrText xml:space="preserve"> </w:instrText>
            </w:r>
            <w:r w:rsidR="00BA5B6B">
              <w:instrText>HYPERLINK \l "_Toc454286459"</w:instrText>
            </w:r>
            <w:r w:rsidR="00BA5B6B" w:rsidRPr="007C2A44">
              <w:rPr>
                <w:rStyle w:val="af6"/>
              </w:rPr>
              <w:instrText xml:space="preserve"> </w:instrText>
            </w:r>
            <w:r w:rsidRPr="007C2A44">
              <w:rPr>
                <w:rStyle w:val="af6"/>
              </w:rPr>
              <w:fldChar w:fldCharType="separate"/>
            </w:r>
            <w:r w:rsidR="00BA5B6B" w:rsidRPr="007C2A44">
              <w:rPr>
                <w:rStyle w:val="af6"/>
                <w:lang w:val="en-GB"/>
              </w:rPr>
              <w:t>2.6.3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 xml:space="preserve">[NEW SECTION] </w:t>
            </w:r>
            <w:r w:rsidR="00BA5B6B" w:rsidRPr="007C2A44">
              <w:rPr>
                <w:rStyle w:val="af6"/>
                <w:lang w:val="en-GB"/>
              </w:rPr>
              <w:t>2.1.X Supplemental</w:t>
            </w:r>
            <w:r w:rsidR="00BA5B6B">
              <w:rPr>
                <w:webHidden/>
              </w:rPr>
              <w:tab/>
            </w:r>
            <w:r>
              <w:rPr>
                <w:webHidden/>
              </w:rPr>
              <w:fldChar w:fldCharType="begin"/>
            </w:r>
            <w:r w:rsidR="00BA5B6B">
              <w:rPr>
                <w:webHidden/>
              </w:rPr>
              <w:instrText xml:space="preserve"> PAGEREF _Toc454286459 \h </w:instrText>
            </w:r>
          </w:ins>
          <w:r>
            <w:rPr>
              <w:webHidden/>
            </w:rPr>
          </w:r>
          <w:r>
            <w:rPr>
              <w:webHidden/>
            </w:rPr>
            <w:fldChar w:fldCharType="separate"/>
          </w:r>
          <w:ins w:id="353" w:author="Batra, Mayank" w:date="2016-06-21T15:19:00Z">
            <w:r w:rsidR="00BA5B6B">
              <w:rPr>
                <w:webHidden/>
              </w:rPr>
              <w:t>59</w:t>
            </w:r>
            <w:r>
              <w:rPr>
                <w:webHidden/>
              </w:rPr>
              <w:fldChar w:fldCharType="end"/>
            </w:r>
            <w:r w:rsidRPr="007C2A44">
              <w:rPr>
                <w:rStyle w:val="af6"/>
              </w:rPr>
              <w:fldChar w:fldCharType="end"/>
            </w:r>
          </w:ins>
        </w:p>
        <w:p w:rsidR="00BA5B6B" w:rsidRDefault="00184984">
          <w:pPr>
            <w:pStyle w:val="32"/>
            <w:rPr>
              <w:ins w:id="354" w:author="Batra, Mayank" w:date="2016-06-21T15:19:00Z"/>
              <w:rFonts w:asciiTheme="minorHAnsi" w:eastAsiaTheme="minorEastAsia" w:hAnsiTheme="minorHAnsi" w:cstheme="minorBidi"/>
              <w:bCs w:val="0"/>
              <w:snapToGrid/>
              <w:color w:val="auto"/>
              <w:sz w:val="22"/>
              <w:szCs w:val="22"/>
              <w:lang w:val="en-GB" w:eastAsia="en-GB"/>
            </w:rPr>
          </w:pPr>
          <w:ins w:id="355" w:author="Batra, Mayank" w:date="2016-06-21T15:19:00Z">
            <w:r w:rsidRPr="007C2A44">
              <w:rPr>
                <w:rStyle w:val="af6"/>
              </w:rPr>
              <w:fldChar w:fldCharType="begin"/>
            </w:r>
            <w:r w:rsidR="00BA5B6B" w:rsidRPr="007C2A44">
              <w:rPr>
                <w:rStyle w:val="af6"/>
              </w:rPr>
              <w:instrText xml:space="preserve"> </w:instrText>
            </w:r>
            <w:r w:rsidR="00BA5B6B">
              <w:instrText>HYPERLINK \l "_Toc454286460"</w:instrText>
            </w:r>
            <w:r w:rsidR="00BA5B6B" w:rsidRPr="007C2A44">
              <w:rPr>
                <w:rStyle w:val="af6"/>
              </w:rPr>
              <w:instrText xml:space="preserve"> </w:instrText>
            </w:r>
            <w:r w:rsidRPr="007C2A44">
              <w:rPr>
                <w:rStyle w:val="af6"/>
              </w:rPr>
              <w:fldChar w:fldCharType="separate"/>
            </w:r>
            <w:r w:rsidR="00BA5B6B" w:rsidRPr="007C2A44">
              <w:rPr>
                <w:rStyle w:val="af6"/>
              </w:rPr>
              <w:t>2.6.4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2.3.X.3 SuppInfo</w:t>
            </w:r>
            <w:r w:rsidR="00BA5B6B">
              <w:rPr>
                <w:webHidden/>
              </w:rPr>
              <w:tab/>
            </w:r>
            <w:r>
              <w:rPr>
                <w:webHidden/>
              </w:rPr>
              <w:fldChar w:fldCharType="begin"/>
            </w:r>
            <w:r w:rsidR="00BA5B6B">
              <w:rPr>
                <w:webHidden/>
              </w:rPr>
              <w:instrText xml:space="preserve"> PAGEREF _Toc454286460 \h </w:instrText>
            </w:r>
          </w:ins>
          <w:r>
            <w:rPr>
              <w:webHidden/>
            </w:rPr>
          </w:r>
          <w:r>
            <w:rPr>
              <w:webHidden/>
            </w:rPr>
            <w:fldChar w:fldCharType="separate"/>
          </w:r>
          <w:ins w:id="356" w:author="Batra, Mayank" w:date="2016-06-21T15:19:00Z">
            <w:r w:rsidR="00BA5B6B">
              <w:rPr>
                <w:webHidden/>
              </w:rPr>
              <w:t>59</w:t>
            </w:r>
            <w:r>
              <w:rPr>
                <w:webHidden/>
              </w:rPr>
              <w:fldChar w:fldCharType="end"/>
            </w:r>
            <w:r w:rsidRPr="007C2A44">
              <w:rPr>
                <w:rStyle w:val="af6"/>
              </w:rPr>
              <w:fldChar w:fldCharType="end"/>
            </w:r>
          </w:ins>
        </w:p>
        <w:p w:rsidR="00BA5B6B" w:rsidRDefault="00184984">
          <w:pPr>
            <w:pStyle w:val="32"/>
            <w:rPr>
              <w:ins w:id="357" w:author="Batra, Mayank" w:date="2016-06-21T15:19:00Z"/>
              <w:rFonts w:asciiTheme="minorHAnsi" w:eastAsiaTheme="minorEastAsia" w:hAnsiTheme="minorHAnsi" w:cstheme="minorBidi"/>
              <w:bCs w:val="0"/>
              <w:snapToGrid/>
              <w:color w:val="auto"/>
              <w:sz w:val="22"/>
              <w:szCs w:val="22"/>
              <w:lang w:val="en-GB" w:eastAsia="en-GB"/>
            </w:rPr>
          </w:pPr>
          <w:ins w:id="358" w:author="Batra, Mayank" w:date="2016-06-21T15:19:00Z">
            <w:r w:rsidRPr="007C2A44">
              <w:rPr>
                <w:rStyle w:val="af6"/>
              </w:rPr>
              <w:fldChar w:fldCharType="begin"/>
            </w:r>
            <w:r w:rsidR="00BA5B6B" w:rsidRPr="007C2A44">
              <w:rPr>
                <w:rStyle w:val="af6"/>
              </w:rPr>
              <w:instrText xml:space="preserve"> </w:instrText>
            </w:r>
            <w:r w:rsidR="00BA5B6B">
              <w:instrText>HYPERLINK \l "_Toc454286461"</w:instrText>
            </w:r>
            <w:r w:rsidR="00BA5B6B" w:rsidRPr="007C2A44">
              <w:rPr>
                <w:rStyle w:val="af6"/>
              </w:rPr>
              <w:instrText xml:space="preserve"> </w:instrText>
            </w:r>
            <w:r w:rsidRPr="007C2A44">
              <w:rPr>
                <w:rStyle w:val="af6"/>
              </w:rPr>
              <w:fldChar w:fldCharType="separate"/>
            </w:r>
            <w:r w:rsidR="00BA5B6B" w:rsidRPr="007C2A44">
              <w:rPr>
                <w:rStyle w:val="af6"/>
              </w:rPr>
              <w:t>2.6.5</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2.4 DATA CHANNEL PDU</w:t>
            </w:r>
            <w:r w:rsidR="00BA5B6B">
              <w:rPr>
                <w:webHidden/>
              </w:rPr>
              <w:tab/>
            </w:r>
            <w:r>
              <w:rPr>
                <w:webHidden/>
              </w:rPr>
              <w:fldChar w:fldCharType="begin"/>
            </w:r>
            <w:r w:rsidR="00BA5B6B">
              <w:rPr>
                <w:webHidden/>
              </w:rPr>
              <w:instrText xml:space="preserve"> PAGEREF _Toc454286461 \h </w:instrText>
            </w:r>
          </w:ins>
          <w:r>
            <w:rPr>
              <w:webHidden/>
            </w:rPr>
          </w:r>
          <w:r>
            <w:rPr>
              <w:webHidden/>
            </w:rPr>
            <w:fldChar w:fldCharType="separate"/>
          </w:r>
          <w:ins w:id="359" w:author="Batra, Mayank" w:date="2016-06-21T15:19:00Z">
            <w:r w:rsidR="00BA5B6B">
              <w:rPr>
                <w:webHidden/>
              </w:rPr>
              <w:t>59</w:t>
            </w:r>
            <w:r>
              <w:rPr>
                <w:webHidden/>
              </w:rPr>
              <w:fldChar w:fldCharType="end"/>
            </w:r>
            <w:r w:rsidRPr="007C2A44">
              <w:rPr>
                <w:rStyle w:val="af6"/>
              </w:rPr>
              <w:fldChar w:fldCharType="end"/>
            </w:r>
          </w:ins>
        </w:p>
        <w:p w:rsidR="00BA5B6B" w:rsidRDefault="00184984">
          <w:pPr>
            <w:pStyle w:val="42"/>
            <w:rPr>
              <w:ins w:id="360" w:author="Batra, Mayank" w:date="2016-06-21T15:19:00Z"/>
              <w:rFonts w:asciiTheme="minorHAnsi" w:eastAsiaTheme="minorEastAsia" w:hAnsiTheme="minorHAnsi" w:cstheme="minorBidi"/>
              <w:bCs w:val="0"/>
              <w:snapToGrid/>
              <w:color w:val="auto"/>
              <w:sz w:val="22"/>
              <w:szCs w:val="22"/>
              <w:lang w:val="en-GB" w:eastAsia="en-GB"/>
            </w:rPr>
          </w:pPr>
          <w:ins w:id="361" w:author="Batra, Mayank" w:date="2016-06-21T15:19:00Z">
            <w:r w:rsidRPr="007C2A44">
              <w:rPr>
                <w:rStyle w:val="af6"/>
              </w:rPr>
              <w:fldChar w:fldCharType="begin"/>
            </w:r>
            <w:r w:rsidR="00BA5B6B" w:rsidRPr="007C2A44">
              <w:rPr>
                <w:rStyle w:val="af6"/>
              </w:rPr>
              <w:instrText xml:space="preserve"> </w:instrText>
            </w:r>
            <w:r w:rsidR="00BA5B6B">
              <w:instrText>HYPERLINK \l "_Toc454286462"</w:instrText>
            </w:r>
            <w:r w:rsidR="00BA5B6B" w:rsidRPr="007C2A44">
              <w:rPr>
                <w:rStyle w:val="af6"/>
              </w:rPr>
              <w:instrText xml:space="preserve"> </w:instrText>
            </w:r>
            <w:r w:rsidRPr="007C2A44">
              <w:rPr>
                <w:rStyle w:val="af6"/>
              </w:rPr>
              <w:fldChar w:fldCharType="separate"/>
            </w:r>
            <w:r w:rsidR="00BA5B6B" w:rsidRPr="007C2A44">
              <w:rPr>
                <w:rStyle w:val="af6"/>
              </w:rPr>
              <w:t>2.6.5.1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2.4.2 LL Control PDU</w:t>
            </w:r>
            <w:r w:rsidR="00BA5B6B">
              <w:rPr>
                <w:webHidden/>
              </w:rPr>
              <w:tab/>
            </w:r>
            <w:r>
              <w:rPr>
                <w:webHidden/>
              </w:rPr>
              <w:fldChar w:fldCharType="begin"/>
            </w:r>
            <w:r w:rsidR="00BA5B6B">
              <w:rPr>
                <w:webHidden/>
              </w:rPr>
              <w:instrText xml:space="preserve"> PAGEREF _Toc454286462 \h </w:instrText>
            </w:r>
          </w:ins>
          <w:r>
            <w:rPr>
              <w:webHidden/>
            </w:rPr>
          </w:r>
          <w:r>
            <w:rPr>
              <w:webHidden/>
            </w:rPr>
            <w:fldChar w:fldCharType="separate"/>
          </w:r>
          <w:ins w:id="362" w:author="Batra, Mayank" w:date="2016-06-21T15:19:00Z">
            <w:r w:rsidR="00BA5B6B">
              <w:rPr>
                <w:webHidden/>
              </w:rPr>
              <w:t>62</w:t>
            </w:r>
            <w:r>
              <w:rPr>
                <w:webHidden/>
              </w:rPr>
              <w:fldChar w:fldCharType="end"/>
            </w:r>
            <w:r w:rsidRPr="007C2A44">
              <w:rPr>
                <w:rStyle w:val="af6"/>
              </w:rPr>
              <w:fldChar w:fldCharType="end"/>
            </w:r>
          </w:ins>
        </w:p>
        <w:p w:rsidR="00BA5B6B" w:rsidRDefault="00184984">
          <w:pPr>
            <w:pStyle w:val="32"/>
            <w:rPr>
              <w:ins w:id="363" w:author="Batra, Mayank" w:date="2016-06-21T15:19:00Z"/>
              <w:rFonts w:asciiTheme="minorHAnsi" w:eastAsiaTheme="minorEastAsia" w:hAnsiTheme="minorHAnsi" w:cstheme="minorBidi"/>
              <w:bCs w:val="0"/>
              <w:snapToGrid/>
              <w:color w:val="auto"/>
              <w:sz w:val="22"/>
              <w:szCs w:val="22"/>
              <w:lang w:val="en-GB" w:eastAsia="en-GB"/>
            </w:rPr>
          </w:pPr>
          <w:ins w:id="364" w:author="Batra, Mayank" w:date="2016-06-21T15:19:00Z">
            <w:r w:rsidRPr="007C2A44">
              <w:rPr>
                <w:rStyle w:val="af6"/>
              </w:rPr>
              <w:fldChar w:fldCharType="begin"/>
            </w:r>
            <w:r w:rsidR="00BA5B6B" w:rsidRPr="007C2A44">
              <w:rPr>
                <w:rStyle w:val="af6"/>
              </w:rPr>
              <w:instrText xml:space="preserve"> </w:instrText>
            </w:r>
            <w:r w:rsidR="00BA5B6B">
              <w:instrText>HYPERLINK \l "_Toc454286463"</w:instrText>
            </w:r>
            <w:r w:rsidR="00BA5B6B" w:rsidRPr="007C2A44">
              <w:rPr>
                <w:rStyle w:val="af6"/>
              </w:rPr>
              <w:instrText xml:space="preserve"> </w:instrText>
            </w:r>
            <w:r w:rsidRPr="007C2A44">
              <w:rPr>
                <w:rStyle w:val="af6"/>
              </w:rPr>
              <w:fldChar w:fldCharType="separate"/>
            </w:r>
            <w:r w:rsidR="00BA5B6B" w:rsidRPr="007C2A44">
              <w:rPr>
                <w:rStyle w:val="af6"/>
              </w:rPr>
              <w:t>2.6.6</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2.5 PACKET FORMAT FOR THE LE CODED PHY</w:t>
            </w:r>
            <w:r w:rsidR="00BA5B6B">
              <w:rPr>
                <w:webHidden/>
              </w:rPr>
              <w:tab/>
            </w:r>
            <w:r>
              <w:rPr>
                <w:webHidden/>
              </w:rPr>
              <w:fldChar w:fldCharType="begin"/>
            </w:r>
            <w:r w:rsidR="00BA5B6B">
              <w:rPr>
                <w:webHidden/>
              </w:rPr>
              <w:instrText xml:space="preserve"> PAGEREF _Toc454286463 \h </w:instrText>
            </w:r>
          </w:ins>
          <w:r>
            <w:rPr>
              <w:webHidden/>
            </w:rPr>
          </w:r>
          <w:r>
            <w:rPr>
              <w:webHidden/>
            </w:rPr>
            <w:fldChar w:fldCharType="separate"/>
          </w:r>
          <w:ins w:id="365" w:author="Batra, Mayank" w:date="2016-06-21T15:19:00Z">
            <w:r w:rsidR="00BA5B6B">
              <w:rPr>
                <w:webHidden/>
              </w:rPr>
              <w:t>63</w:t>
            </w:r>
            <w:r>
              <w:rPr>
                <w:webHidden/>
              </w:rPr>
              <w:fldChar w:fldCharType="end"/>
            </w:r>
            <w:r w:rsidRPr="007C2A44">
              <w:rPr>
                <w:rStyle w:val="af6"/>
              </w:rPr>
              <w:fldChar w:fldCharType="end"/>
            </w:r>
          </w:ins>
        </w:p>
        <w:p w:rsidR="00BA5B6B" w:rsidRDefault="00184984">
          <w:pPr>
            <w:pStyle w:val="32"/>
            <w:rPr>
              <w:ins w:id="366" w:author="Batra, Mayank" w:date="2016-06-21T15:19:00Z"/>
              <w:rFonts w:asciiTheme="minorHAnsi" w:eastAsiaTheme="minorEastAsia" w:hAnsiTheme="minorHAnsi" w:cstheme="minorBidi"/>
              <w:bCs w:val="0"/>
              <w:snapToGrid/>
              <w:color w:val="auto"/>
              <w:sz w:val="22"/>
              <w:szCs w:val="22"/>
              <w:lang w:val="en-GB" w:eastAsia="en-GB"/>
            </w:rPr>
          </w:pPr>
          <w:ins w:id="367" w:author="Batra, Mayank" w:date="2016-06-21T15:19:00Z">
            <w:r w:rsidRPr="007C2A44">
              <w:rPr>
                <w:rStyle w:val="af6"/>
              </w:rPr>
              <w:fldChar w:fldCharType="begin"/>
            </w:r>
            <w:r w:rsidR="00BA5B6B" w:rsidRPr="007C2A44">
              <w:rPr>
                <w:rStyle w:val="af6"/>
              </w:rPr>
              <w:instrText xml:space="preserve"> </w:instrText>
            </w:r>
            <w:r w:rsidR="00BA5B6B">
              <w:instrText>HYPERLINK \l "_Toc454286464"</w:instrText>
            </w:r>
            <w:r w:rsidR="00BA5B6B" w:rsidRPr="007C2A44">
              <w:rPr>
                <w:rStyle w:val="af6"/>
              </w:rPr>
              <w:instrText xml:space="preserve"> </w:instrText>
            </w:r>
            <w:r w:rsidRPr="007C2A44">
              <w:rPr>
                <w:rStyle w:val="af6"/>
              </w:rPr>
              <w:fldChar w:fldCharType="separate"/>
            </w:r>
            <w:r w:rsidR="00BA5B6B" w:rsidRPr="007C2A44">
              <w:rPr>
                <w:rStyle w:val="af6"/>
              </w:rPr>
              <w:t>2.6.7</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2.X Supplemental and I&amp;Q Sampling</w:t>
            </w:r>
            <w:r w:rsidR="00BA5B6B">
              <w:rPr>
                <w:webHidden/>
              </w:rPr>
              <w:tab/>
            </w:r>
            <w:r>
              <w:rPr>
                <w:webHidden/>
              </w:rPr>
              <w:fldChar w:fldCharType="begin"/>
            </w:r>
            <w:r w:rsidR="00BA5B6B">
              <w:rPr>
                <w:webHidden/>
              </w:rPr>
              <w:instrText xml:space="preserve"> PAGEREF _Toc454286464 \h </w:instrText>
            </w:r>
          </w:ins>
          <w:r>
            <w:rPr>
              <w:webHidden/>
            </w:rPr>
          </w:r>
          <w:r>
            <w:rPr>
              <w:webHidden/>
            </w:rPr>
            <w:fldChar w:fldCharType="separate"/>
          </w:r>
          <w:ins w:id="368" w:author="Batra, Mayank" w:date="2016-06-21T15:19:00Z">
            <w:r w:rsidR="00BA5B6B">
              <w:rPr>
                <w:webHidden/>
              </w:rPr>
              <w:t>63</w:t>
            </w:r>
            <w:r>
              <w:rPr>
                <w:webHidden/>
              </w:rPr>
              <w:fldChar w:fldCharType="end"/>
            </w:r>
            <w:r w:rsidRPr="007C2A44">
              <w:rPr>
                <w:rStyle w:val="af6"/>
              </w:rPr>
              <w:fldChar w:fldCharType="end"/>
            </w:r>
          </w:ins>
        </w:p>
        <w:p w:rsidR="00BA5B6B" w:rsidRDefault="00184984">
          <w:pPr>
            <w:pStyle w:val="42"/>
            <w:rPr>
              <w:ins w:id="369" w:author="Batra, Mayank" w:date="2016-06-21T15:19:00Z"/>
              <w:rFonts w:asciiTheme="minorHAnsi" w:eastAsiaTheme="minorEastAsia" w:hAnsiTheme="minorHAnsi" w:cstheme="minorBidi"/>
              <w:bCs w:val="0"/>
              <w:snapToGrid/>
              <w:color w:val="auto"/>
              <w:sz w:val="22"/>
              <w:szCs w:val="22"/>
              <w:lang w:val="en-GB" w:eastAsia="en-GB"/>
            </w:rPr>
          </w:pPr>
          <w:ins w:id="370" w:author="Batra, Mayank" w:date="2016-06-21T15:19:00Z">
            <w:r w:rsidRPr="007C2A44">
              <w:rPr>
                <w:rStyle w:val="af6"/>
              </w:rPr>
              <w:fldChar w:fldCharType="begin"/>
            </w:r>
            <w:r w:rsidR="00BA5B6B" w:rsidRPr="007C2A44">
              <w:rPr>
                <w:rStyle w:val="af6"/>
              </w:rPr>
              <w:instrText xml:space="preserve"> </w:instrText>
            </w:r>
            <w:r w:rsidR="00BA5B6B">
              <w:instrText>HYPERLINK \l "_Toc454286465"</w:instrText>
            </w:r>
            <w:r w:rsidR="00BA5B6B" w:rsidRPr="007C2A44">
              <w:rPr>
                <w:rStyle w:val="af6"/>
              </w:rPr>
              <w:instrText xml:space="preserve"> </w:instrText>
            </w:r>
            <w:r w:rsidRPr="007C2A44">
              <w:rPr>
                <w:rStyle w:val="af6"/>
              </w:rPr>
              <w:fldChar w:fldCharType="separate"/>
            </w:r>
            <w:r w:rsidR="00BA5B6B" w:rsidRPr="007C2A44">
              <w:rPr>
                <w:rStyle w:val="af6"/>
              </w:rPr>
              <w:t>2.6.7.1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2.X.1 Supplemental structure and types</w:t>
            </w:r>
            <w:r w:rsidR="00BA5B6B">
              <w:rPr>
                <w:webHidden/>
              </w:rPr>
              <w:tab/>
            </w:r>
            <w:r>
              <w:rPr>
                <w:webHidden/>
              </w:rPr>
              <w:fldChar w:fldCharType="begin"/>
            </w:r>
            <w:r w:rsidR="00BA5B6B">
              <w:rPr>
                <w:webHidden/>
              </w:rPr>
              <w:instrText xml:space="preserve"> PAGEREF _Toc454286465 \h </w:instrText>
            </w:r>
          </w:ins>
          <w:r>
            <w:rPr>
              <w:webHidden/>
            </w:rPr>
          </w:r>
          <w:r>
            <w:rPr>
              <w:webHidden/>
            </w:rPr>
            <w:fldChar w:fldCharType="separate"/>
          </w:r>
          <w:ins w:id="371" w:author="Batra, Mayank" w:date="2016-06-21T15:19:00Z">
            <w:r w:rsidR="00BA5B6B">
              <w:rPr>
                <w:webHidden/>
              </w:rPr>
              <w:t>63</w:t>
            </w:r>
            <w:r>
              <w:rPr>
                <w:webHidden/>
              </w:rPr>
              <w:fldChar w:fldCharType="end"/>
            </w:r>
            <w:r w:rsidRPr="007C2A44">
              <w:rPr>
                <w:rStyle w:val="af6"/>
              </w:rPr>
              <w:fldChar w:fldCharType="end"/>
            </w:r>
          </w:ins>
        </w:p>
        <w:p w:rsidR="00BA5B6B" w:rsidRDefault="00184984">
          <w:pPr>
            <w:pStyle w:val="42"/>
            <w:rPr>
              <w:ins w:id="372" w:author="Batra, Mayank" w:date="2016-06-21T15:19:00Z"/>
              <w:rFonts w:asciiTheme="minorHAnsi" w:eastAsiaTheme="minorEastAsia" w:hAnsiTheme="minorHAnsi" w:cstheme="minorBidi"/>
              <w:bCs w:val="0"/>
              <w:snapToGrid/>
              <w:color w:val="auto"/>
              <w:sz w:val="22"/>
              <w:szCs w:val="22"/>
              <w:lang w:val="en-GB" w:eastAsia="en-GB"/>
            </w:rPr>
          </w:pPr>
          <w:ins w:id="373" w:author="Batra, Mayank" w:date="2016-06-21T15:19:00Z">
            <w:r w:rsidRPr="007C2A44">
              <w:rPr>
                <w:rStyle w:val="af6"/>
              </w:rPr>
              <w:fldChar w:fldCharType="begin"/>
            </w:r>
            <w:r w:rsidR="00BA5B6B" w:rsidRPr="007C2A44">
              <w:rPr>
                <w:rStyle w:val="af6"/>
              </w:rPr>
              <w:instrText xml:space="preserve"> </w:instrText>
            </w:r>
            <w:r w:rsidR="00BA5B6B">
              <w:instrText>HYPERLINK \l "_Toc454286466"</w:instrText>
            </w:r>
            <w:r w:rsidR="00BA5B6B" w:rsidRPr="007C2A44">
              <w:rPr>
                <w:rStyle w:val="af6"/>
              </w:rPr>
              <w:instrText xml:space="preserve"> </w:instrText>
            </w:r>
            <w:r w:rsidRPr="007C2A44">
              <w:rPr>
                <w:rStyle w:val="af6"/>
              </w:rPr>
              <w:fldChar w:fldCharType="separate"/>
            </w:r>
            <w:r w:rsidR="00BA5B6B" w:rsidRPr="007C2A44">
              <w:rPr>
                <w:rStyle w:val="af6"/>
              </w:rPr>
              <w:t>2.6.7.2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2.X.2 SuppInfo field</w:t>
            </w:r>
            <w:r w:rsidR="00BA5B6B">
              <w:rPr>
                <w:webHidden/>
              </w:rPr>
              <w:tab/>
            </w:r>
            <w:r>
              <w:rPr>
                <w:webHidden/>
              </w:rPr>
              <w:fldChar w:fldCharType="begin"/>
            </w:r>
            <w:r w:rsidR="00BA5B6B">
              <w:rPr>
                <w:webHidden/>
              </w:rPr>
              <w:instrText xml:space="preserve"> PAGEREF _Toc454286466 \h </w:instrText>
            </w:r>
          </w:ins>
          <w:r>
            <w:rPr>
              <w:webHidden/>
            </w:rPr>
          </w:r>
          <w:r>
            <w:rPr>
              <w:webHidden/>
            </w:rPr>
            <w:fldChar w:fldCharType="separate"/>
          </w:r>
          <w:ins w:id="374" w:author="Batra, Mayank" w:date="2016-06-21T15:19:00Z">
            <w:r w:rsidR="00BA5B6B">
              <w:rPr>
                <w:webHidden/>
              </w:rPr>
              <w:t>64</w:t>
            </w:r>
            <w:r>
              <w:rPr>
                <w:webHidden/>
              </w:rPr>
              <w:fldChar w:fldCharType="end"/>
            </w:r>
            <w:r w:rsidRPr="007C2A44">
              <w:rPr>
                <w:rStyle w:val="af6"/>
              </w:rPr>
              <w:fldChar w:fldCharType="end"/>
            </w:r>
          </w:ins>
        </w:p>
        <w:p w:rsidR="00BA5B6B" w:rsidRDefault="00184984">
          <w:pPr>
            <w:pStyle w:val="42"/>
            <w:rPr>
              <w:ins w:id="375" w:author="Batra, Mayank" w:date="2016-06-21T15:19:00Z"/>
              <w:rFonts w:asciiTheme="minorHAnsi" w:eastAsiaTheme="minorEastAsia" w:hAnsiTheme="minorHAnsi" w:cstheme="minorBidi"/>
              <w:bCs w:val="0"/>
              <w:snapToGrid/>
              <w:color w:val="auto"/>
              <w:sz w:val="22"/>
              <w:szCs w:val="22"/>
              <w:lang w:val="en-GB" w:eastAsia="en-GB"/>
            </w:rPr>
          </w:pPr>
          <w:ins w:id="376" w:author="Batra, Mayank" w:date="2016-06-21T15:19:00Z">
            <w:r w:rsidRPr="007C2A44">
              <w:rPr>
                <w:rStyle w:val="af6"/>
              </w:rPr>
              <w:fldChar w:fldCharType="begin"/>
            </w:r>
            <w:r w:rsidR="00BA5B6B" w:rsidRPr="007C2A44">
              <w:rPr>
                <w:rStyle w:val="af6"/>
              </w:rPr>
              <w:instrText xml:space="preserve"> </w:instrText>
            </w:r>
            <w:r w:rsidR="00BA5B6B">
              <w:instrText>HYPERLINK \l "_Toc454286467"</w:instrText>
            </w:r>
            <w:r w:rsidR="00BA5B6B" w:rsidRPr="007C2A44">
              <w:rPr>
                <w:rStyle w:val="af6"/>
              </w:rPr>
              <w:instrText xml:space="preserve"> </w:instrText>
            </w:r>
            <w:r w:rsidRPr="007C2A44">
              <w:rPr>
                <w:rStyle w:val="af6"/>
              </w:rPr>
              <w:fldChar w:fldCharType="separate"/>
            </w:r>
            <w:r w:rsidR="00BA5B6B" w:rsidRPr="007C2A44">
              <w:rPr>
                <w:rStyle w:val="af6"/>
              </w:rPr>
              <w:t>2.6.7.3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2.X.3 Transmitting Supplementals</w:t>
            </w:r>
            <w:r w:rsidR="00BA5B6B">
              <w:rPr>
                <w:webHidden/>
              </w:rPr>
              <w:tab/>
            </w:r>
            <w:r>
              <w:rPr>
                <w:webHidden/>
              </w:rPr>
              <w:fldChar w:fldCharType="begin"/>
            </w:r>
            <w:r w:rsidR="00BA5B6B">
              <w:rPr>
                <w:webHidden/>
              </w:rPr>
              <w:instrText xml:space="preserve"> PAGEREF _Toc454286467 \h </w:instrText>
            </w:r>
          </w:ins>
          <w:r>
            <w:rPr>
              <w:webHidden/>
            </w:rPr>
          </w:r>
          <w:r>
            <w:rPr>
              <w:webHidden/>
            </w:rPr>
            <w:fldChar w:fldCharType="separate"/>
          </w:r>
          <w:ins w:id="377" w:author="Batra, Mayank" w:date="2016-06-21T15:19:00Z">
            <w:r w:rsidR="00BA5B6B">
              <w:rPr>
                <w:webHidden/>
              </w:rPr>
              <w:t>65</w:t>
            </w:r>
            <w:r>
              <w:rPr>
                <w:webHidden/>
              </w:rPr>
              <w:fldChar w:fldCharType="end"/>
            </w:r>
            <w:r w:rsidRPr="007C2A44">
              <w:rPr>
                <w:rStyle w:val="af6"/>
              </w:rPr>
              <w:fldChar w:fldCharType="end"/>
            </w:r>
          </w:ins>
        </w:p>
        <w:p w:rsidR="00BA5B6B" w:rsidRDefault="00184984">
          <w:pPr>
            <w:pStyle w:val="42"/>
            <w:rPr>
              <w:ins w:id="378" w:author="Batra, Mayank" w:date="2016-06-21T15:19:00Z"/>
              <w:rFonts w:asciiTheme="minorHAnsi" w:eastAsiaTheme="minorEastAsia" w:hAnsiTheme="minorHAnsi" w:cstheme="minorBidi"/>
              <w:bCs w:val="0"/>
              <w:snapToGrid/>
              <w:color w:val="auto"/>
              <w:sz w:val="22"/>
              <w:szCs w:val="22"/>
              <w:lang w:val="en-GB" w:eastAsia="en-GB"/>
            </w:rPr>
          </w:pPr>
          <w:ins w:id="379" w:author="Batra, Mayank" w:date="2016-06-21T15:19:00Z">
            <w:r w:rsidRPr="007C2A44">
              <w:rPr>
                <w:rStyle w:val="af6"/>
              </w:rPr>
              <w:fldChar w:fldCharType="begin"/>
            </w:r>
            <w:r w:rsidR="00BA5B6B" w:rsidRPr="007C2A44">
              <w:rPr>
                <w:rStyle w:val="af6"/>
              </w:rPr>
              <w:instrText xml:space="preserve"> </w:instrText>
            </w:r>
            <w:r w:rsidR="00BA5B6B">
              <w:instrText>HYPERLINK \l "_Toc454286468"</w:instrText>
            </w:r>
            <w:r w:rsidR="00BA5B6B" w:rsidRPr="007C2A44">
              <w:rPr>
                <w:rStyle w:val="af6"/>
              </w:rPr>
              <w:instrText xml:space="preserve"> </w:instrText>
            </w:r>
            <w:r w:rsidRPr="007C2A44">
              <w:rPr>
                <w:rStyle w:val="af6"/>
              </w:rPr>
              <w:fldChar w:fldCharType="separate"/>
            </w:r>
            <w:r w:rsidR="00BA5B6B" w:rsidRPr="007C2A44">
              <w:rPr>
                <w:rStyle w:val="af6"/>
              </w:rPr>
              <w:t>2.6.7.4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2.X.4 I&amp;Q Sampling</w:t>
            </w:r>
            <w:r w:rsidR="00BA5B6B">
              <w:rPr>
                <w:webHidden/>
              </w:rPr>
              <w:tab/>
            </w:r>
            <w:r>
              <w:rPr>
                <w:webHidden/>
              </w:rPr>
              <w:fldChar w:fldCharType="begin"/>
            </w:r>
            <w:r w:rsidR="00BA5B6B">
              <w:rPr>
                <w:webHidden/>
              </w:rPr>
              <w:instrText xml:space="preserve"> PAGEREF _Toc454286468 \h </w:instrText>
            </w:r>
          </w:ins>
          <w:r>
            <w:rPr>
              <w:webHidden/>
            </w:rPr>
          </w:r>
          <w:r>
            <w:rPr>
              <w:webHidden/>
            </w:rPr>
            <w:fldChar w:fldCharType="separate"/>
          </w:r>
          <w:ins w:id="380" w:author="Batra, Mayank" w:date="2016-06-21T15:19:00Z">
            <w:r w:rsidR="00BA5B6B">
              <w:rPr>
                <w:webHidden/>
              </w:rPr>
              <w:t>65</w:t>
            </w:r>
            <w:r>
              <w:rPr>
                <w:webHidden/>
              </w:rPr>
              <w:fldChar w:fldCharType="end"/>
            </w:r>
            <w:r w:rsidRPr="007C2A44">
              <w:rPr>
                <w:rStyle w:val="af6"/>
              </w:rPr>
              <w:fldChar w:fldCharType="end"/>
            </w:r>
          </w:ins>
        </w:p>
        <w:p w:rsidR="00BA5B6B" w:rsidRDefault="00184984">
          <w:pPr>
            <w:pStyle w:val="32"/>
            <w:rPr>
              <w:ins w:id="381" w:author="Batra, Mayank" w:date="2016-06-21T15:19:00Z"/>
              <w:rFonts w:asciiTheme="minorHAnsi" w:eastAsiaTheme="minorEastAsia" w:hAnsiTheme="minorHAnsi" w:cstheme="minorBidi"/>
              <w:bCs w:val="0"/>
              <w:snapToGrid/>
              <w:color w:val="auto"/>
              <w:sz w:val="22"/>
              <w:szCs w:val="22"/>
              <w:lang w:val="en-GB" w:eastAsia="en-GB"/>
            </w:rPr>
          </w:pPr>
          <w:ins w:id="382" w:author="Batra, Mayank" w:date="2016-06-21T15:19:00Z">
            <w:r w:rsidRPr="007C2A44">
              <w:rPr>
                <w:rStyle w:val="af6"/>
              </w:rPr>
              <w:fldChar w:fldCharType="begin"/>
            </w:r>
            <w:r w:rsidR="00BA5B6B" w:rsidRPr="007C2A44">
              <w:rPr>
                <w:rStyle w:val="af6"/>
              </w:rPr>
              <w:instrText xml:space="preserve"> </w:instrText>
            </w:r>
            <w:r w:rsidR="00BA5B6B">
              <w:instrText>HYPERLINK \l "_Toc454286469"</w:instrText>
            </w:r>
            <w:r w:rsidR="00BA5B6B" w:rsidRPr="007C2A44">
              <w:rPr>
                <w:rStyle w:val="af6"/>
              </w:rPr>
              <w:instrText xml:space="preserve"> </w:instrText>
            </w:r>
            <w:r w:rsidRPr="007C2A44">
              <w:rPr>
                <w:rStyle w:val="af6"/>
              </w:rPr>
              <w:fldChar w:fldCharType="separate"/>
            </w:r>
            <w:r w:rsidR="00BA5B6B" w:rsidRPr="007C2A44">
              <w:rPr>
                <w:rStyle w:val="af6"/>
              </w:rPr>
              <w:t>2.6.8</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3.2 DATA WHITENING</w:t>
            </w:r>
            <w:r w:rsidR="00BA5B6B">
              <w:rPr>
                <w:webHidden/>
              </w:rPr>
              <w:tab/>
            </w:r>
            <w:r>
              <w:rPr>
                <w:webHidden/>
              </w:rPr>
              <w:fldChar w:fldCharType="begin"/>
            </w:r>
            <w:r w:rsidR="00BA5B6B">
              <w:rPr>
                <w:webHidden/>
              </w:rPr>
              <w:instrText xml:space="preserve"> PAGEREF _Toc454286469 \h </w:instrText>
            </w:r>
          </w:ins>
          <w:r>
            <w:rPr>
              <w:webHidden/>
            </w:rPr>
          </w:r>
          <w:r>
            <w:rPr>
              <w:webHidden/>
            </w:rPr>
            <w:fldChar w:fldCharType="separate"/>
          </w:r>
          <w:ins w:id="383" w:author="Batra, Mayank" w:date="2016-06-21T15:19:00Z">
            <w:r w:rsidR="00BA5B6B">
              <w:rPr>
                <w:webHidden/>
              </w:rPr>
              <w:t>66</w:t>
            </w:r>
            <w:r>
              <w:rPr>
                <w:webHidden/>
              </w:rPr>
              <w:fldChar w:fldCharType="end"/>
            </w:r>
            <w:r w:rsidRPr="007C2A44">
              <w:rPr>
                <w:rStyle w:val="af6"/>
              </w:rPr>
              <w:fldChar w:fldCharType="end"/>
            </w:r>
          </w:ins>
        </w:p>
        <w:p w:rsidR="00BA5B6B" w:rsidRDefault="00184984">
          <w:pPr>
            <w:pStyle w:val="32"/>
            <w:rPr>
              <w:ins w:id="384" w:author="Batra, Mayank" w:date="2016-06-21T15:19:00Z"/>
              <w:rFonts w:asciiTheme="minorHAnsi" w:eastAsiaTheme="minorEastAsia" w:hAnsiTheme="minorHAnsi" w:cstheme="minorBidi"/>
              <w:bCs w:val="0"/>
              <w:snapToGrid/>
              <w:color w:val="auto"/>
              <w:sz w:val="22"/>
              <w:szCs w:val="22"/>
              <w:lang w:val="en-GB" w:eastAsia="en-GB"/>
            </w:rPr>
          </w:pPr>
          <w:ins w:id="385" w:author="Batra, Mayank" w:date="2016-06-21T15:19:00Z">
            <w:r w:rsidRPr="007C2A44">
              <w:rPr>
                <w:rStyle w:val="af6"/>
              </w:rPr>
              <w:fldChar w:fldCharType="begin"/>
            </w:r>
            <w:r w:rsidR="00BA5B6B" w:rsidRPr="007C2A44">
              <w:rPr>
                <w:rStyle w:val="af6"/>
              </w:rPr>
              <w:instrText xml:space="preserve"> </w:instrText>
            </w:r>
            <w:r w:rsidR="00BA5B6B">
              <w:instrText>HYPERLINK \l "_Toc454286470"</w:instrText>
            </w:r>
            <w:r w:rsidR="00BA5B6B" w:rsidRPr="007C2A44">
              <w:rPr>
                <w:rStyle w:val="af6"/>
              </w:rPr>
              <w:instrText xml:space="preserve"> </w:instrText>
            </w:r>
            <w:r w:rsidRPr="007C2A44">
              <w:rPr>
                <w:rStyle w:val="af6"/>
              </w:rPr>
              <w:fldChar w:fldCharType="separate"/>
            </w:r>
            <w:r w:rsidR="00BA5B6B" w:rsidRPr="007C2A44">
              <w:rPr>
                <w:rStyle w:val="af6"/>
              </w:rPr>
              <w:t>2.6.9</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4.6 FEATURE SUPPORT</w:t>
            </w:r>
            <w:r w:rsidR="00BA5B6B">
              <w:rPr>
                <w:webHidden/>
              </w:rPr>
              <w:tab/>
            </w:r>
            <w:r>
              <w:rPr>
                <w:webHidden/>
              </w:rPr>
              <w:fldChar w:fldCharType="begin"/>
            </w:r>
            <w:r w:rsidR="00BA5B6B">
              <w:rPr>
                <w:webHidden/>
              </w:rPr>
              <w:instrText xml:space="preserve"> PAGEREF _Toc454286470 \h </w:instrText>
            </w:r>
          </w:ins>
          <w:r>
            <w:rPr>
              <w:webHidden/>
            </w:rPr>
          </w:r>
          <w:r>
            <w:rPr>
              <w:webHidden/>
            </w:rPr>
            <w:fldChar w:fldCharType="separate"/>
          </w:r>
          <w:ins w:id="386" w:author="Batra, Mayank" w:date="2016-06-21T15:19:00Z">
            <w:r w:rsidR="00BA5B6B">
              <w:rPr>
                <w:webHidden/>
              </w:rPr>
              <w:t>66</w:t>
            </w:r>
            <w:r>
              <w:rPr>
                <w:webHidden/>
              </w:rPr>
              <w:fldChar w:fldCharType="end"/>
            </w:r>
            <w:r w:rsidRPr="007C2A44">
              <w:rPr>
                <w:rStyle w:val="af6"/>
              </w:rPr>
              <w:fldChar w:fldCharType="end"/>
            </w:r>
          </w:ins>
        </w:p>
        <w:p w:rsidR="00BA5B6B" w:rsidRDefault="00184984">
          <w:pPr>
            <w:pStyle w:val="42"/>
            <w:rPr>
              <w:ins w:id="387" w:author="Batra, Mayank" w:date="2016-06-21T15:19:00Z"/>
              <w:rFonts w:asciiTheme="minorHAnsi" w:eastAsiaTheme="minorEastAsia" w:hAnsiTheme="minorHAnsi" w:cstheme="minorBidi"/>
              <w:bCs w:val="0"/>
              <w:snapToGrid/>
              <w:color w:val="auto"/>
              <w:sz w:val="22"/>
              <w:szCs w:val="22"/>
              <w:lang w:val="en-GB" w:eastAsia="en-GB"/>
            </w:rPr>
          </w:pPr>
          <w:ins w:id="388" w:author="Batra, Mayank" w:date="2016-06-21T15:19:00Z">
            <w:r w:rsidRPr="007C2A44">
              <w:rPr>
                <w:rStyle w:val="af6"/>
              </w:rPr>
              <w:fldChar w:fldCharType="begin"/>
            </w:r>
            <w:r w:rsidR="00BA5B6B" w:rsidRPr="007C2A44">
              <w:rPr>
                <w:rStyle w:val="af6"/>
              </w:rPr>
              <w:instrText xml:space="preserve"> </w:instrText>
            </w:r>
            <w:r w:rsidR="00BA5B6B">
              <w:instrText>HYPERLINK \l "_Toc454286471"</w:instrText>
            </w:r>
            <w:r w:rsidR="00BA5B6B" w:rsidRPr="007C2A44">
              <w:rPr>
                <w:rStyle w:val="af6"/>
              </w:rPr>
              <w:instrText xml:space="preserve"> </w:instrText>
            </w:r>
            <w:r w:rsidRPr="007C2A44">
              <w:rPr>
                <w:rStyle w:val="af6"/>
              </w:rPr>
              <w:fldChar w:fldCharType="separate"/>
            </w:r>
            <w:r w:rsidR="00BA5B6B" w:rsidRPr="007C2A44">
              <w:rPr>
                <w:rStyle w:val="af6"/>
              </w:rPr>
              <w:t>2.6.9.1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4.6.X Connection Supplemental Request</w:t>
            </w:r>
            <w:r w:rsidR="00BA5B6B">
              <w:rPr>
                <w:webHidden/>
              </w:rPr>
              <w:tab/>
            </w:r>
            <w:r>
              <w:rPr>
                <w:webHidden/>
              </w:rPr>
              <w:fldChar w:fldCharType="begin"/>
            </w:r>
            <w:r w:rsidR="00BA5B6B">
              <w:rPr>
                <w:webHidden/>
              </w:rPr>
              <w:instrText xml:space="preserve"> PAGEREF _Toc454286471 \h </w:instrText>
            </w:r>
          </w:ins>
          <w:r>
            <w:rPr>
              <w:webHidden/>
            </w:rPr>
          </w:r>
          <w:r>
            <w:rPr>
              <w:webHidden/>
            </w:rPr>
            <w:fldChar w:fldCharType="separate"/>
          </w:r>
          <w:ins w:id="389" w:author="Batra, Mayank" w:date="2016-06-21T15:19:00Z">
            <w:r w:rsidR="00BA5B6B">
              <w:rPr>
                <w:webHidden/>
              </w:rPr>
              <w:t>67</w:t>
            </w:r>
            <w:r>
              <w:rPr>
                <w:webHidden/>
              </w:rPr>
              <w:fldChar w:fldCharType="end"/>
            </w:r>
            <w:r w:rsidRPr="007C2A44">
              <w:rPr>
                <w:rStyle w:val="af6"/>
              </w:rPr>
              <w:fldChar w:fldCharType="end"/>
            </w:r>
          </w:ins>
        </w:p>
        <w:p w:rsidR="00BA5B6B" w:rsidRDefault="00184984">
          <w:pPr>
            <w:pStyle w:val="42"/>
            <w:rPr>
              <w:ins w:id="390" w:author="Batra, Mayank" w:date="2016-06-21T15:19:00Z"/>
              <w:rFonts w:asciiTheme="minorHAnsi" w:eastAsiaTheme="minorEastAsia" w:hAnsiTheme="minorHAnsi" w:cstheme="minorBidi"/>
              <w:bCs w:val="0"/>
              <w:snapToGrid/>
              <w:color w:val="auto"/>
              <w:sz w:val="22"/>
              <w:szCs w:val="22"/>
              <w:lang w:val="en-GB" w:eastAsia="en-GB"/>
            </w:rPr>
          </w:pPr>
          <w:ins w:id="391" w:author="Batra, Mayank" w:date="2016-06-21T15:19:00Z">
            <w:r w:rsidRPr="007C2A44">
              <w:rPr>
                <w:rStyle w:val="af6"/>
              </w:rPr>
              <w:fldChar w:fldCharType="begin"/>
            </w:r>
            <w:r w:rsidR="00BA5B6B" w:rsidRPr="007C2A44">
              <w:rPr>
                <w:rStyle w:val="af6"/>
              </w:rPr>
              <w:instrText xml:space="preserve"> </w:instrText>
            </w:r>
            <w:r w:rsidR="00BA5B6B">
              <w:instrText>HYPERLINK \l "_Toc454286472"</w:instrText>
            </w:r>
            <w:r w:rsidR="00BA5B6B" w:rsidRPr="007C2A44">
              <w:rPr>
                <w:rStyle w:val="af6"/>
              </w:rPr>
              <w:instrText xml:space="preserve"> </w:instrText>
            </w:r>
            <w:r w:rsidRPr="007C2A44">
              <w:rPr>
                <w:rStyle w:val="af6"/>
              </w:rPr>
              <w:fldChar w:fldCharType="separate"/>
            </w:r>
            <w:r w:rsidR="00BA5B6B" w:rsidRPr="007C2A44">
              <w:rPr>
                <w:rStyle w:val="af6"/>
              </w:rPr>
              <w:t>2.6.9.2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4.6.X+1 Connection Supplemental Response</w:t>
            </w:r>
            <w:r w:rsidR="00BA5B6B">
              <w:rPr>
                <w:webHidden/>
              </w:rPr>
              <w:tab/>
            </w:r>
            <w:r>
              <w:rPr>
                <w:webHidden/>
              </w:rPr>
              <w:fldChar w:fldCharType="begin"/>
            </w:r>
            <w:r w:rsidR="00BA5B6B">
              <w:rPr>
                <w:webHidden/>
              </w:rPr>
              <w:instrText xml:space="preserve"> PAGEREF _Toc454286472 \h </w:instrText>
            </w:r>
          </w:ins>
          <w:r>
            <w:rPr>
              <w:webHidden/>
            </w:rPr>
          </w:r>
          <w:r>
            <w:rPr>
              <w:webHidden/>
            </w:rPr>
            <w:fldChar w:fldCharType="separate"/>
          </w:r>
          <w:ins w:id="392" w:author="Batra, Mayank" w:date="2016-06-21T15:19:00Z">
            <w:r w:rsidR="00BA5B6B">
              <w:rPr>
                <w:webHidden/>
              </w:rPr>
              <w:t>67</w:t>
            </w:r>
            <w:r>
              <w:rPr>
                <w:webHidden/>
              </w:rPr>
              <w:fldChar w:fldCharType="end"/>
            </w:r>
            <w:r w:rsidRPr="007C2A44">
              <w:rPr>
                <w:rStyle w:val="af6"/>
              </w:rPr>
              <w:fldChar w:fldCharType="end"/>
            </w:r>
          </w:ins>
        </w:p>
        <w:p w:rsidR="00BA5B6B" w:rsidRDefault="00184984">
          <w:pPr>
            <w:pStyle w:val="42"/>
            <w:rPr>
              <w:ins w:id="393" w:author="Batra, Mayank" w:date="2016-06-21T15:19:00Z"/>
              <w:rFonts w:asciiTheme="minorHAnsi" w:eastAsiaTheme="minorEastAsia" w:hAnsiTheme="minorHAnsi" w:cstheme="minorBidi"/>
              <w:bCs w:val="0"/>
              <w:snapToGrid/>
              <w:color w:val="auto"/>
              <w:sz w:val="22"/>
              <w:szCs w:val="22"/>
              <w:lang w:val="en-GB" w:eastAsia="en-GB"/>
            </w:rPr>
          </w:pPr>
          <w:ins w:id="394" w:author="Batra, Mayank" w:date="2016-06-21T15:19:00Z">
            <w:r w:rsidRPr="007C2A44">
              <w:rPr>
                <w:rStyle w:val="af6"/>
              </w:rPr>
              <w:fldChar w:fldCharType="begin"/>
            </w:r>
            <w:r w:rsidR="00BA5B6B" w:rsidRPr="007C2A44">
              <w:rPr>
                <w:rStyle w:val="af6"/>
              </w:rPr>
              <w:instrText xml:space="preserve"> </w:instrText>
            </w:r>
            <w:r w:rsidR="00BA5B6B">
              <w:instrText>HYPERLINK \l "_Toc454286473"</w:instrText>
            </w:r>
            <w:r w:rsidR="00BA5B6B" w:rsidRPr="007C2A44">
              <w:rPr>
                <w:rStyle w:val="af6"/>
              </w:rPr>
              <w:instrText xml:space="preserve"> </w:instrText>
            </w:r>
            <w:r w:rsidRPr="007C2A44">
              <w:rPr>
                <w:rStyle w:val="af6"/>
              </w:rPr>
              <w:fldChar w:fldCharType="separate"/>
            </w:r>
            <w:r w:rsidR="00BA5B6B" w:rsidRPr="007C2A44">
              <w:rPr>
                <w:rStyle w:val="af6"/>
              </w:rPr>
              <w:t>2.6.9.3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4.6.X+2 Connectionless Supplemental Transmitter</w:t>
            </w:r>
            <w:r w:rsidR="00BA5B6B">
              <w:rPr>
                <w:webHidden/>
              </w:rPr>
              <w:tab/>
            </w:r>
            <w:r>
              <w:rPr>
                <w:webHidden/>
              </w:rPr>
              <w:fldChar w:fldCharType="begin"/>
            </w:r>
            <w:r w:rsidR="00BA5B6B">
              <w:rPr>
                <w:webHidden/>
              </w:rPr>
              <w:instrText xml:space="preserve"> PAGEREF _Toc454286473 \h </w:instrText>
            </w:r>
          </w:ins>
          <w:r>
            <w:rPr>
              <w:webHidden/>
            </w:rPr>
          </w:r>
          <w:r>
            <w:rPr>
              <w:webHidden/>
            </w:rPr>
            <w:fldChar w:fldCharType="separate"/>
          </w:r>
          <w:ins w:id="395" w:author="Batra, Mayank" w:date="2016-06-21T15:19:00Z">
            <w:r w:rsidR="00BA5B6B">
              <w:rPr>
                <w:webHidden/>
              </w:rPr>
              <w:t>67</w:t>
            </w:r>
            <w:r>
              <w:rPr>
                <w:webHidden/>
              </w:rPr>
              <w:fldChar w:fldCharType="end"/>
            </w:r>
            <w:r w:rsidRPr="007C2A44">
              <w:rPr>
                <w:rStyle w:val="af6"/>
              </w:rPr>
              <w:fldChar w:fldCharType="end"/>
            </w:r>
          </w:ins>
        </w:p>
        <w:p w:rsidR="00BA5B6B" w:rsidRDefault="00184984">
          <w:pPr>
            <w:pStyle w:val="42"/>
            <w:rPr>
              <w:ins w:id="396" w:author="Batra, Mayank" w:date="2016-06-21T15:19:00Z"/>
              <w:rFonts w:asciiTheme="minorHAnsi" w:eastAsiaTheme="minorEastAsia" w:hAnsiTheme="minorHAnsi" w:cstheme="minorBidi"/>
              <w:bCs w:val="0"/>
              <w:snapToGrid/>
              <w:color w:val="auto"/>
              <w:sz w:val="22"/>
              <w:szCs w:val="22"/>
              <w:lang w:val="en-GB" w:eastAsia="en-GB"/>
            </w:rPr>
          </w:pPr>
          <w:ins w:id="397" w:author="Batra, Mayank" w:date="2016-06-21T15:19:00Z">
            <w:r w:rsidRPr="007C2A44">
              <w:rPr>
                <w:rStyle w:val="af6"/>
              </w:rPr>
              <w:fldChar w:fldCharType="begin"/>
            </w:r>
            <w:r w:rsidR="00BA5B6B" w:rsidRPr="007C2A44">
              <w:rPr>
                <w:rStyle w:val="af6"/>
              </w:rPr>
              <w:instrText xml:space="preserve"> </w:instrText>
            </w:r>
            <w:r w:rsidR="00BA5B6B">
              <w:instrText>HYPERLINK \l "_Toc454286474"</w:instrText>
            </w:r>
            <w:r w:rsidR="00BA5B6B" w:rsidRPr="007C2A44">
              <w:rPr>
                <w:rStyle w:val="af6"/>
              </w:rPr>
              <w:instrText xml:space="preserve"> </w:instrText>
            </w:r>
            <w:r w:rsidRPr="007C2A44">
              <w:rPr>
                <w:rStyle w:val="af6"/>
              </w:rPr>
              <w:fldChar w:fldCharType="separate"/>
            </w:r>
            <w:r w:rsidR="00BA5B6B" w:rsidRPr="007C2A44">
              <w:rPr>
                <w:rStyle w:val="af6"/>
              </w:rPr>
              <w:t>2.6.9.4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4.6.X+3 Connectionless Supplemental Receiver</w:t>
            </w:r>
            <w:r w:rsidR="00BA5B6B">
              <w:rPr>
                <w:webHidden/>
              </w:rPr>
              <w:tab/>
            </w:r>
            <w:r>
              <w:rPr>
                <w:webHidden/>
              </w:rPr>
              <w:fldChar w:fldCharType="begin"/>
            </w:r>
            <w:r w:rsidR="00BA5B6B">
              <w:rPr>
                <w:webHidden/>
              </w:rPr>
              <w:instrText xml:space="preserve"> PAGEREF _Toc454286474 \h </w:instrText>
            </w:r>
          </w:ins>
          <w:r>
            <w:rPr>
              <w:webHidden/>
            </w:rPr>
          </w:r>
          <w:r>
            <w:rPr>
              <w:webHidden/>
            </w:rPr>
            <w:fldChar w:fldCharType="separate"/>
          </w:r>
          <w:ins w:id="398" w:author="Batra, Mayank" w:date="2016-06-21T15:19:00Z">
            <w:r w:rsidR="00BA5B6B">
              <w:rPr>
                <w:webHidden/>
              </w:rPr>
              <w:t>67</w:t>
            </w:r>
            <w:r>
              <w:rPr>
                <w:webHidden/>
              </w:rPr>
              <w:fldChar w:fldCharType="end"/>
            </w:r>
            <w:r w:rsidRPr="007C2A44">
              <w:rPr>
                <w:rStyle w:val="af6"/>
              </w:rPr>
              <w:fldChar w:fldCharType="end"/>
            </w:r>
          </w:ins>
        </w:p>
        <w:p w:rsidR="00BA5B6B" w:rsidRDefault="00184984">
          <w:pPr>
            <w:pStyle w:val="42"/>
            <w:rPr>
              <w:ins w:id="399" w:author="Batra, Mayank" w:date="2016-06-21T15:19:00Z"/>
              <w:rFonts w:asciiTheme="minorHAnsi" w:eastAsiaTheme="minorEastAsia" w:hAnsiTheme="minorHAnsi" w:cstheme="minorBidi"/>
              <w:bCs w:val="0"/>
              <w:snapToGrid/>
              <w:color w:val="auto"/>
              <w:sz w:val="22"/>
              <w:szCs w:val="22"/>
              <w:lang w:val="en-GB" w:eastAsia="en-GB"/>
            </w:rPr>
          </w:pPr>
          <w:ins w:id="400" w:author="Batra, Mayank" w:date="2016-06-21T15:19:00Z">
            <w:r w:rsidRPr="007C2A44">
              <w:rPr>
                <w:rStyle w:val="af6"/>
              </w:rPr>
              <w:fldChar w:fldCharType="begin"/>
            </w:r>
            <w:r w:rsidR="00BA5B6B" w:rsidRPr="007C2A44">
              <w:rPr>
                <w:rStyle w:val="af6"/>
              </w:rPr>
              <w:instrText xml:space="preserve"> </w:instrText>
            </w:r>
            <w:r w:rsidR="00BA5B6B">
              <w:instrText>HYPERLINK \l "_Toc454286475"</w:instrText>
            </w:r>
            <w:r w:rsidR="00BA5B6B" w:rsidRPr="007C2A44">
              <w:rPr>
                <w:rStyle w:val="af6"/>
              </w:rPr>
              <w:instrText xml:space="preserve"> </w:instrText>
            </w:r>
            <w:r w:rsidRPr="007C2A44">
              <w:rPr>
                <w:rStyle w:val="af6"/>
              </w:rPr>
              <w:fldChar w:fldCharType="separate"/>
            </w:r>
            <w:r w:rsidR="00BA5B6B" w:rsidRPr="007C2A44">
              <w:rPr>
                <w:rStyle w:val="af6"/>
              </w:rPr>
              <w:t>2.6.9.5</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4.6.X+4 Antenna Switching During Supplemental Transmission (AoD)</w:t>
            </w:r>
            <w:r w:rsidR="00BA5B6B">
              <w:rPr>
                <w:webHidden/>
              </w:rPr>
              <w:tab/>
            </w:r>
            <w:r>
              <w:rPr>
                <w:webHidden/>
              </w:rPr>
              <w:fldChar w:fldCharType="begin"/>
            </w:r>
            <w:r w:rsidR="00BA5B6B">
              <w:rPr>
                <w:webHidden/>
              </w:rPr>
              <w:instrText xml:space="preserve"> PAGEREF _Toc454286475 \h </w:instrText>
            </w:r>
          </w:ins>
          <w:r>
            <w:rPr>
              <w:webHidden/>
            </w:rPr>
          </w:r>
          <w:r>
            <w:rPr>
              <w:webHidden/>
            </w:rPr>
            <w:fldChar w:fldCharType="separate"/>
          </w:r>
          <w:ins w:id="401" w:author="Batra, Mayank" w:date="2016-06-21T15:19:00Z">
            <w:r w:rsidR="00BA5B6B">
              <w:rPr>
                <w:webHidden/>
              </w:rPr>
              <w:t>68</w:t>
            </w:r>
            <w:r>
              <w:rPr>
                <w:webHidden/>
              </w:rPr>
              <w:fldChar w:fldCharType="end"/>
            </w:r>
            <w:r w:rsidRPr="007C2A44">
              <w:rPr>
                <w:rStyle w:val="af6"/>
              </w:rPr>
              <w:fldChar w:fldCharType="end"/>
            </w:r>
          </w:ins>
        </w:p>
        <w:p w:rsidR="00BA5B6B" w:rsidRDefault="00184984">
          <w:pPr>
            <w:pStyle w:val="42"/>
            <w:rPr>
              <w:ins w:id="402" w:author="Batra, Mayank" w:date="2016-06-21T15:19:00Z"/>
              <w:rFonts w:asciiTheme="minorHAnsi" w:eastAsiaTheme="minorEastAsia" w:hAnsiTheme="minorHAnsi" w:cstheme="minorBidi"/>
              <w:bCs w:val="0"/>
              <w:snapToGrid/>
              <w:color w:val="auto"/>
              <w:sz w:val="22"/>
              <w:szCs w:val="22"/>
              <w:lang w:val="en-GB" w:eastAsia="en-GB"/>
            </w:rPr>
          </w:pPr>
          <w:ins w:id="403" w:author="Batra, Mayank" w:date="2016-06-21T15:19:00Z">
            <w:r w:rsidRPr="007C2A44">
              <w:rPr>
                <w:rStyle w:val="af6"/>
              </w:rPr>
              <w:fldChar w:fldCharType="begin"/>
            </w:r>
            <w:r w:rsidR="00BA5B6B" w:rsidRPr="007C2A44">
              <w:rPr>
                <w:rStyle w:val="af6"/>
              </w:rPr>
              <w:instrText xml:space="preserve"> </w:instrText>
            </w:r>
            <w:r w:rsidR="00BA5B6B">
              <w:instrText>HYPERLINK \l "_Toc454286476"</w:instrText>
            </w:r>
            <w:r w:rsidR="00BA5B6B" w:rsidRPr="007C2A44">
              <w:rPr>
                <w:rStyle w:val="af6"/>
              </w:rPr>
              <w:instrText xml:space="preserve"> </w:instrText>
            </w:r>
            <w:r w:rsidRPr="007C2A44">
              <w:rPr>
                <w:rStyle w:val="af6"/>
              </w:rPr>
              <w:fldChar w:fldCharType="separate"/>
            </w:r>
            <w:r w:rsidR="00BA5B6B" w:rsidRPr="007C2A44">
              <w:rPr>
                <w:rStyle w:val="af6"/>
              </w:rPr>
              <w:t>2.6.9.6</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4.6.X+5 Antenna Switching During Supplemental Reception (AoA)</w:t>
            </w:r>
            <w:r w:rsidR="00BA5B6B">
              <w:rPr>
                <w:webHidden/>
              </w:rPr>
              <w:tab/>
            </w:r>
            <w:r>
              <w:rPr>
                <w:webHidden/>
              </w:rPr>
              <w:fldChar w:fldCharType="begin"/>
            </w:r>
            <w:r w:rsidR="00BA5B6B">
              <w:rPr>
                <w:webHidden/>
              </w:rPr>
              <w:instrText xml:space="preserve"> PAGEREF _Toc454286476 \h </w:instrText>
            </w:r>
          </w:ins>
          <w:r>
            <w:rPr>
              <w:webHidden/>
            </w:rPr>
          </w:r>
          <w:r>
            <w:rPr>
              <w:webHidden/>
            </w:rPr>
            <w:fldChar w:fldCharType="separate"/>
          </w:r>
          <w:ins w:id="404" w:author="Batra, Mayank" w:date="2016-06-21T15:19:00Z">
            <w:r w:rsidR="00BA5B6B">
              <w:rPr>
                <w:webHidden/>
              </w:rPr>
              <w:t>68</w:t>
            </w:r>
            <w:r>
              <w:rPr>
                <w:webHidden/>
              </w:rPr>
              <w:fldChar w:fldCharType="end"/>
            </w:r>
            <w:r w:rsidRPr="007C2A44">
              <w:rPr>
                <w:rStyle w:val="af6"/>
              </w:rPr>
              <w:fldChar w:fldCharType="end"/>
            </w:r>
          </w:ins>
        </w:p>
        <w:p w:rsidR="00BA5B6B" w:rsidRDefault="00184984">
          <w:pPr>
            <w:pStyle w:val="32"/>
            <w:rPr>
              <w:ins w:id="405" w:author="Batra, Mayank" w:date="2016-06-21T15:19:00Z"/>
              <w:rFonts w:asciiTheme="minorHAnsi" w:eastAsiaTheme="minorEastAsia" w:hAnsiTheme="minorHAnsi" w:cstheme="minorBidi"/>
              <w:bCs w:val="0"/>
              <w:snapToGrid/>
              <w:color w:val="auto"/>
              <w:sz w:val="22"/>
              <w:szCs w:val="22"/>
              <w:lang w:val="en-GB" w:eastAsia="en-GB"/>
            </w:rPr>
          </w:pPr>
          <w:ins w:id="406" w:author="Batra, Mayank" w:date="2016-06-21T15:19:00Z">
            <w:r w:rsidRPr="007C2A44">
              <w:rPr>
                <w:rStyle w:val="af6"/>
              </w:rPr>
              <w:fldChar w:fldCharType="begin"/>
            </w:r>
            <w:r w:rsidR="00BA5B6B" w:rsidRPr="007C2A44">
              <w:rPr>
                <w:rStyle w:val="af6"/>
              </w:rPr>
              <w:instrText xml:space="preserve"> </w:instrText>
            </w:r>
            <w:r w:rsidR="00BA5B6B">
              <w:instrText>HYPERLINK \l "_Toc454286477"</w:instrText>
            </w:r>
            <w:r w:rsidR="00BA5B6B" w:rsidRPr="007C2A44">
              <w:rPr>
                <w:rStyle w:val="af6"/>
              </w:rPr>
              <w:instrText xml:space="preserve"> </w:instrText>
            </w:r>
            <w:r w:rsidRPr="007C2A44">
              <w:rPr>
                <w:rStyle w:val="af6"/>
              </w:rPr>
              <w:fldChar w:fldCharType="separate"/>
            </w:r>
            <w:r w:rsidR="00BA5B6B" w:rsidRPr="007C2A44">
              <w:rPr>
                <w:rStyle w:val="af6"/>
              </w:rPr>
              <w:t>2.6.10</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5.1.X Supplemental Request Procedure</w:t>
            </w:r>
            <w:r w:rsidR="00BA5B6B">
              <w:rPr>
                <w:webHidden/>
              </w:rPr>
              <w:tab/>
            </w:r>
            <w:r>
              <w:rPr>
                <w:webHidden/>
              </w:rPr>
              <w:fldChar w:fldCharType="begin"/>
            </w:r>
            <w:r w:rsidR="00BA5B6B">
              <w:rPr>
                <w:webHidden/>
              </w:rPr>
              <w:instrText xml:space="preserve"> PAGEREF _Toc454286477 \h </w:instrText>
            </w:r>
          </w:ins>
          <w:r>
            <w:rPr>
              <w:webHidden/>
            </w:rPr>
          </w:r>
          <w:r>
            <w:rPr>
              <w:webHidden/>
            </w:rPr>
            <w:fldChar w:fldCharType="separate"/>
          </w:r>
          <w:ins w:id="407" w:author="Batra, Mayank" w:date="2016-06-21T15:19:00Z">
            <w:r w:rsidR="00BA5B6B">
              <w:rPr>
                <w:webHidden/>
              </w:rPr>
              <w:t>68</w:t>
            </w:r>
            <w:r>
              <w:rPr>
                <w:webHidden/>
              </w:rPr>
              <w:fldChar w:fldCharType="end"/>
            </w:r>
            <w:r w:rsidRPr="007C2A44">
              <w:rPr>
                <w:rStyle w:val="af6"/>
              </w:rPr>
              <w:fldChar w:fldCharType="end"/>
            </w:r>
          </w:ins>
        </w:p>
        <w:p w:rsidR="00BA5B6B" w:rsidRDefault="00184984">
          <w:pPr>
            <w:pStyle w:val="22"/>
            <w:rPr>
              <w:ins w:id="408" w:author="Batra, Mayank" w:date="2016-06-21T15:19:00Z"/>
              <w:rFonts w:asciiTheme="minorHAnsi" w:eastAsiaTheme="minorEastAsia" w:hAnsiTheme="minorHAnsi" w:cstheme="minorBidi"/>
              <w:bCs w:val="0"/>
              <w:snapToGrid/>
              <w:color w:val="auto"/>
              <w:sz w:val="22"/>
              <w:szCs w:val="22"/>
              <w:lang w:val="en-GB" w:eastAsia="en-GB"/>
            </w:rPr>
          </w:pPr>
          <w:ins w:id="409" w:author="Batra, Mayank" w:date="2016-06-21T15:19:00Z">
            <w:r w:rsidRPr="007C2A44">
              <w:rPr>
                <w:rStyle w:val="af6"/>
              </w:rPr>
              <w:fldChar w:fldCharType="begin"/>
            </w:r>
            <w:r w:rsidR="00BA5B6B" w:rsidRPr="007C2A44">
              <w:rPr>
                <w:rStyle w:val="af6"/>
              </w:rPr>
              <w:instrText xml:space="preserve"> </w:instrText>
            </w:r>
            <w:r w:rsidR="00BA5B6B">
              <w:instrText>HYPERLINK \l "_Toc454286478"</w:instrText>
            </w:r>
            <w:r w:rsidR="00BA5B6B" w:rsidRPr="007C2A44">
              <w:rPr>
                <w:rStyle w:val="af6"/>
              </w:rPr>
              <w:instrText xml:space="preserve"> </w:instrText>
            </w:r>
            <w:r w:rsidRPr="007C2A44">
              <w:rPr>
                <w:rStyle w:val="af6"/>
              </w:rPr>
              <w:fldChar w:fldCharType="separate"/>
            </w:r>
            <w:r w:rsidR="00BA5B6B" w:rsidRPr="007C2A44">
              <w:rPr>
                <w:rStyle w:val="af6"/>
                <w:lang w:val="fr-FR"/>
              </w:rPr>
              <w:t>2.7</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lang w:val="fr-FR"/>
              </w:rPr>
              <w:t>Volume 6, Part D (Message Sequence Charts) Changes</w:t>
            </w:r>
            <w:r w:rsidR="00BA5B6B">
              <w:rPr>
                <w:webHidden/>
              </w:rPr>
              <w:tab/>
            </w:r>
            <w:r>
              <w:rPr>
                <w:webHidden/>
              </w:rPr>
              <w:fldChar w:fldCharType="begin"/>
            </w:r>
            <w:r w:rsidR="00BA5B6B">
              <w:rPr>
                <w:webHidden/>
              </w:rPr>
              <w:instrText xml:space="preserve"> PAGEREF _Toc454286478 \h </w:instrText>
            </w:r>
          </w:ins>
          <w:r>
            <w:rPr>
              <w:webHidden/>
            </w:rPr>
          </w:r>
          <w:r>
            <w:rPr>
              <w:webHidden/>
            </w:rPr>
            <w:fldChar w:fldCharType="separate"/>
          </w:r>
          <w:ins w:id="410" w:author="Batra, Mayank" w:date="2016-06-21T15:19:00Z">
            <w:r w:rsidR="00BA5B6B">
              <w:rPr>
                <w:webHidden/>
              </w:rPr>
              <w:t>70</w:t>
            </w:r>
            <w:r>
              <w:rPr>
                <w:webHidden/>
              </w:rPr>
              <w:fldChar w:fldCharType="end"/>
            </w:r>
            <w:r w:rsidRPr="007C2A44">
              <w:rPr>
                <w:rStyle w:val="af6"/>
              </w:rPr>
              <w:fldChar w:fldCharType="end"/>
            </w:r>
          </w:ins>
        </w:p>
        <w:p w:rsidR="00BA5B6B" w:rsidRDefault="00184984">
          <w:pPr>
            <w:pStyle w:val="32"/>
            <w:rPr>
              <w:ins w:id="411" w:author="Batra, Mayank" w:date="2016-06-21T15:19:00Z"/>
              <w:rFonts w:asciiTheme="minorHAnsi" w:eastAsiaTheme="minorEastAsia" w:hAnsiTheme="minorHAnsi" w:cstheme="minorBidi"/>
              <w:bCs w:val="0"/>
              <w:snapToGrid/>
              <w:color w:val="auto"/>
              <w:sz w:val="22"/>
              <w:szCs w:val="22"/>
              <w:lang w:val="en-GB" w:eastAsia="en-GB"/>
            </w:rPr>
          </w:pPr>
          <w:ins w:id="412" w:author="Batra, Mayank" w:date="2016-06-21T15:19:00Z">
            <w:r w:rsidRPr="007C2A44">
              <w:rPr>
                <w:rStyle w:val="af6"/>
              </w:rPr>
              <w:fldChar w:fldCharType="begin"/>
            </w:r>
            <w:r w:rsidR="00BA5B6B" w:rsidRPr="007C2A44">
              <w:rPr>
                <w:rStyle w:val="af6"/>
              </w:rPr>
              <w:instrText xml:space="preserve"> </w:instrText>
            </w:r>
            <w:r w:rsidR="00BA5B6B">
              <w:instrText>HYPERLINK \l "_Toc454286479"</w:instrText>
            </w:r>
            <w:r w:rsidR="00BA5B6B" w:rsidRPr="007C2A44">
              <w:rPr>
                <w:rStyle w:val="af6"/>
              </w:rPr>
              <w:instrText xml:space="preserve"> </w:instrText>
            </w:r>
            <w:r w:rsidRPr="007C2A44">
              <w:rPr>
                <w:rStyle w:val="af6"/>
              </w:rPr>
              <w:fldChar w:fldCharType="separate"/>
            </w:r>
            <w:r w:rsidR="00BA5B6B" w:rsidRPr="007C2A44">
              <w:rPr>
                <w:rStyle w:val="af6"/>
              </w:rPr>
              <w:t>2.7.1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2.X Connectionless I&amp;Q Sampling List</w:t>
            </w:r>
            <w:r w:rsidR="00BA5B6B">
              <w:rPr>
                <w:webHidden/>
              </w:rPr>
              <w:tab/>
            </w:r>
            <w:r>
              <w:rPr>
                <w:webHidden/>
              </w:rPr>
              <w:fldChar w:fldCharType="begin"/>
            </w:r>
            <w:r w:rsidR="00BA5B6B">
              <w:rPr>
                <w:webHidden/>
              </w:rPr>
              <w:instrText xml:space="preserve"> PAGEREF _Toc454286479 \h </w:instrText>
            </w:r>
          </w:ins>
          <w:r>
            <w:rPr>
              <w:webHidden/>
            </w:rPr>
          </w:r>
          <w:r>
            <w:rPr>
              <w:webHidden/>
            </w:rPr>
            <w:fldChar w:fldCharType="separate"/>
          </w:r>
          <w:ins w:id="413" w:author="Batra, Mayank" w:date="2016-06-21T15:19:00Z">
            <w:r w:rsidR="00BA5B6B">
              <w:rPr>
                <w:webHidden/>
              </w:rPr>
              <w:t>70</w:t>
            </w:r>
            <w:r>
              <w:rPr>
                <w:webHidden/>
              </w:rPr>
              <w:fldChar w:fldCharType="end"/>
            </w:r>
            <w:r w:rsidRPr="007C2A44">
              <w:rPr>
                <w:rStyle w:val="af6"/>
              </w:rPr>
              <w:fldChar w:fldCharType="end"/>
            </w:r>
          </w:ins>
        </w:p>
        <w:p w:rsidR="00BA5B6B" w:rsidRDefault="00184984">
          <w:pPr>
            <w:pStyle w:val="32"/>
            <w:rPr>
              <w:ins w:id="414" w:author="Batra, Mayank" w:date="2016-06-21T15:19:00Z"/>
              <w:rFonts w:asciiTheme="minorHAnsi" w:eastAsiaTheme="minorEastAsia" w:hAnsiTheme="minorHAnsi" w:cstheme="minorBidi"/>
              <w:bCs w:val="0"/>
              <w:snapToGrid/>
              <w:color w:val="auto"/>
              <w:sz w:val="22"/>
              <w:szCs w:val="22"/>
              <w:lang w:val="en-GB" w:eastAsia="en-GB"/>
            </w:rPr>
          </w:pPr>
          <w:ins w:id="415" w:author="Batra, Mayank" w:date="2016-06-21T15:19:00Z">
            <w:r w:rsidRPr="007C2A44">
              <w:rPr>
                <w:rStyle w:val="af6"/>
              </w:rPr>
              <w:fldChar w:fldCharType="begin"/>
            </w:r>
            <w:r w:rsidR="00BA5B6B" w:rsidRPr="007C2A44">
              <w:rPr>
                <w:rStyle w:val="af6"/>
              </w:rPr>
              <w:instrText xml:space="preserve"> </w:instrText>
            </w:r>
            <w:r w:rsidR="00BA5B6B">
              <w:instrText>HYPERLINK \l "_Toc454286480"</w:instrText>
            </w:r>
            <w:r w:rsidR="00BA5B6B" w:rsidRPr="007C2A44">
              <w:rPr>
                <w:rStyle w:val="af6"/>
              </w:rPr>
              <w:instrText xml:space="preserve"> </w:instrText>
            </w:r>
            <w:r w:rsidRPr="007C2A44">
              <w:rPr>
                <w:rStyle w:val="af6"/>
              </w:rPr>
              <w:fldChar w:fldCharType="separate"/>
            </w:r>
            <w:r w:rsidR="00BA5B6B" w:rsidRPr="007C2A44">
              <w:rPr>
                <w:rStyle w:val="af6"/>
              </w:rPr>
              <w:t>2.7.2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3.X Connectionless Supplemental transmission</w:t>
            </w:r>
            <w:r w:rsidR="00BA5B6B">
              <w:rPr>
                <w:webHidden/>
              </w:rPr>
              <w:tab/>
            </w:r>
            <w:r>
              <w:rPr>
                <w:webHidden/>
              </w:rPr>
              <w:fldChar w:fldCharType="begin"/>
            </w:r>
            <w:r w:rsidR="00BA5B6B">
              <w:rPr>
                <w:webHidden/>
              </w:rPr>
              <w:instrText xml:space="preserve"> PAGEREF _Toc454286480 \h </w:instrText>
            </w:r>
          </w:ins>
          <w:r>
            <w:rPr>
              <w:webHidden/>
            </w:rPr>
          </w:r>
          <w:r>
            <w:rPr>
              <w:webHidden/>
            </w:rPr>
            <w:fldChar w:fldCharType="separate"/>
          </w:r>
          <w:ins w:id="416" w:author="Batra, Mayank" w:date="2016-06-21T15:19:00Z">
            <w:r w:rsidR="00BA5B6B">
              <w:rPr>
                <w:webHidden/>
              </w:rPr>
              <w:t>70</w:t>
            </w:r>
            <w:r>
              <w:rPr>
                <w:webHidden/>
              </w:rPr>
              <w:fldChar w:fldCharType="end"/>
            </w:r>
            <w:r w:rsidRPr="007C2A44">
              <w:rPr>
                <w:rStyle w:val="af6"/>
              </w:rPr>
              <w:fldChar w:fldCharType="end"/>
            </w:r>
          </w:ins>
        </w:p>
        <w:p w:rsidR="00BA5B6B" w:rsidRDefault="00184984">
          <w:pPr>
            <w:pStyle w:val="32"/>
            <w:rPr>
              <w:ins w:id="417" w:author="Batra, Mayank" w:date="2016-06-21T15:19:00Z"/>
              <w:rFonts w:asciiTheme="minorHAnsi" w:eastAsiaTheme="minorEastAsia" w:hAnsiTheme="minorHAnsi" w:cstheme="minorBidi"/>
              <w:bCs w:val="0"/>
              <w:snapToGrid/>
              <w:color w:val="auto"/>
              <w:sz w:val="22"/>
              <w:szCs w:val="22"/>
              <w:lang w:val="en-GB" w:eastAsia="en-GB"/>
            </w:rPr>
          </w:pPr>
          <w:ins w:id="418" w:author="Batra, Mayank" w:date="2016-06-21T15:19:00Z">
            <w:r w:rsidRPr="007C2A44">
              <w:rPr>
                <w:rStyle w:val="af6"/>
              </w:rPr>
              <w:fldChar w:fldCharType="begin"/>
            </w:r>
            <w:r w:rsidR="00BA5B6B" w:rsidRPr="007C2A44">
              <w:rPr>
                <w:rStyle w:val="af6"/>
              </w:rPr>
              <w:instrText xml:space="preserve"> </w:instrText>
            </w:r>
            <w:r w:rsidR="00BA5B6B">
              <w:instrText>HYPERLINK \l "_Toc454286481"</w:instrText>
            </w:r>
            <w:r w:rsidR="00BA5B6B" w:rsidRPr="007C2A44">
              <w:rPr>
                <w:rStyle w:val="af6"/>
              </w:rPr>
              <w:instrText xml:space="preserve"> </w:instrText>
            </w:r>
            <w:r w:rsidRPr="007C2A44">
              <w:rPr>
                <w:rStyle w:val="af6"/>
              </w:rPr>
              <w:fldChar w:fldCharType="separate"/>
            </w:r>
            <w:r w:rsidR="00BA5B6B" w:rsidRPr="007C2A44">
              <w:rPr>
                <w:rStyle w:val="af6"/>
              </w:rPr>
              <w:t>2.7.3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4.X Connectionless Supplemental reception</w:t>
            </w:r>
            <w:r w:rsidR="00BA5B6B">
              <w:rPr>
                <w:webHidden/>
              </w:rPr>
              <w:tab/>
            </w:r>
            <w:r>
              <w:rPr>
                <w:webHidden/>
              </w:rPr>
              <w:fldChar w:fldCharType="begin"/>
            </w:r>
            <w:r w:rsidR="00BA5B6B">
              <w:rPr>
                <w:webHidden/>
              </w:rPr>
              <w:instrText xml:space="preserve"> PAGEREF _Toc454286481 \h </w:instrText>
            </w:r>
          </w:ins>
          <w:r>
            <w:rPr>
              <w:webHidden/>
            </w:rPr>
          </w:r>
          <w:r>
            <w:rPr>
              <w:webHidden/>
            </w:rPr>
            <w:fldChar w:fldCharType="separate"/>
          </w:r>
          <w:ins w:id="419" w:author="Batra, Mayank" w:date="2016-06-21T15:19:00Z">
            <w:r w:rsidR="00BA5B6B">
              <w:rPr>
                <w:webHidden/>
              </w:rPr>
              <w:t>71</w:t>
            </w:r>
            <w:r>
              <w:rPr>
                <w:webHidden/>
              </w:rPr>
              <w:fldChar w:fldCharType="end"/>
            </w:r>
            <w:r w:rsidRPr="007C2A44">
              <w:rPr>
                <w:rStyle w:val="af6"/>
              </w:rPr>
              <w:fldChar w:fldCharType="end"/>
            </w:r>
          </w:ins>
        </w:p>
        <w:p w:rsidR="00BA5B6B" w:rsidRDefault="00184984">
          <w:pPr>
            <w:pStyle w:val="32"/>
            <w:rPr>
              <w:ins w:id="420" w:author="Batra, Mayank" w:date="2016-06-21T15:19:00Z"/>
              <w:rFonts w:asciiTheme="minorHAnsi" w:eastAsiaTheme="minorEastAsia" w:hAnsiTheme="minorHAnsi" w:cstheme="minorBidi"/>
              <w:bCs w:val="0"/>
              <w:snapToGrid/>
              <w:color w:val="auto"/>
              <w:sz w:val="22"/>
              <w:szCs w:val="22"/>
              <w:lang w:val="en-GB" w:eastAsia="en-GB"/>
            </w:rPr>
          </w:pPr>
          <w:ins w:id="421" w:author="Batra, Mayank" w:date="2016-06-21T15:19:00Z">
            <w:r w:rsidRPr="007C2A44">
              <w:rPr>
                <w:rStyle w:val="af6"/>
              </w:rPr>
              <w:fldChar w:fldCharType="begin"/>
            </w:r>
            <w:r w:rsidR="00BA5B6B" w:rsidRPr="007C2A44">
              <w:rPr>
                <w:rStyle w:val="af6"/>
              </w:rPr>
              <w:instrText xml:space="preserve"> </w:instrText>
            </w:r>
            <w:r w:rsidR="00BA5B6B">
              <w:instrText>HYPERLINK \l "_Toc454286482"</w:instrText>
            </w:r>
            <w:r w:rsidR="00BA5B6B" w:rsidRPr="007C2A44">
              <w:rPr>
                <w:rStyle w:val="af6"/>
              </w:rPr>
              <w:instrText xml:space="preserve"> </w:instrText>
            </w:r>
            <w:r w:rsidRPr="007C2A44">
              <w:rPr>
                <w:rStyle w:val="af6"/>
              </w:rPr>
              <w:fldChar w:fldCharType="separate"/>
            </w:r>
            <w:r w:rsidR="00BA5B6B" w:rsidRPr="007C2A44">
              <w:rPr>
                <w:rStyle w:val="af6"/>
              </w:rPr>
              <w:t>2.7.4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6.X Supplemental Request</w:t>
            </w:r>
            <w:r w:rsidR="00BA5B6B">
              <w:rPr>
                <w:webHidden/>
              </w:rPr>
              <w:tab/>
            </w:r>
            <w:r>
              <w:rPr>
                <w:webHidden/>
              </w:rPr>
              <w:fldChar w:fldCharType="begin"/>
            </w:r>
            <w:r w:rsidR="00BA5B6B">
              <w:rPr>
                <w:webHidden/>
              </w:rPr>
              <w:instrText xml:space="preserve"> PAGEREF _Toc454286482 \h </w:instrText>
            </w:r>
          </w:ins>
          <w:r>
            <w:rPr>
              <w:webHidden/>
            </w:rPr>
          </w:r>
          <w:r>
            <w:rPr>
              <w:webHidden/>
            </w:rPr>
            <w:fldChar w:fldCharType="separate"/>
          </w:r>
          <w:ins w:id="422" w:author="Batra, Mayank" w:date="2016-06-21T15:19:00Z">
            <w:r w:rsidR="00BA5B6B">
              <w:rPr>
                <w:webHidden/>
              </w:rPr>
              <w:t>73</w:t>
            </w:r>
            <w:r>
              <w:rPr>
                <w:webHidden/>
              </w:rPr>
              <w:fldChar w:fldCharType="end"/>
            </w:r>
            <w:r w:rsidRPr="007C2A44">
              <w:rPr>
                <w:rStyle w:val="af6"/>
              </w:rPr>
              <w:fldChar w:fldCharType="end"/>
            </w:r>
          </w:ins>
        </w:p>
        <w:p w:rsidR="00BA5B6B" w:rsidRDefault="00184984">
          <w:pPr>
            <w:pStyle w:val="22"/>
            <w:rPr>
              <w:ins w:id="423" w:author="Batra, Mayank" w:date="2016-06-21T15:19:00Z"/>
              <w:rFonts w:asciiTheme="minorHAnsi" w:eastAsiaTheme="minorEastAsia" w:hAnsiTheme="minorHAnsi" w:cstheme="minorBidi"/>
              <w:bCs w:val="0"/>
              <w:snapToGrid/>
              <w:color w:val="auto"/>
              <w:sz w:val="22"/>
              <w:szCs w:val="22"/>
              <w:lang w:val="en-GB" w:eastAsia="en-GB"/>
            </w:rPr>
          </w:pPr>
          <w:ins w:id="424" w:author="Batra, Mayank" w:date="2016-06-21T15:19:00Z">
            <w:r w:rsidRPr="007C2A44">
              <w:rPr>
                <w:rStyle w:val="af6"/>
              </w:rPr>
              <w:fldChar w:fldCharType="begin"/>
            </w:r>
            <w:r w:rsidR="00BA5B6B" w:rsidRPr="007C2A44">
              <w:rPr>
                <w:rStyle w:val="af6"/>
              </w:rPr>
              <w:instrText xml:space="preserve"> </w:instrText>
            </w:r>
            <w:r w:rsidR="00BA5B6B">
              <w:instrText>HYPERLINK \l "_Toc454286486"</w:instrText>
            </w:r>
            <w:r w:rsidR="00BA5B6B" w:rsidRPr="007C2A44">
              <w:rPr>
                <w:rStyle w:val="af6"/>
              </w:rPr>
              <w:instrText xml:space="preserve"> </w:instrText>
            </w:r>
            <w:r w:rsidRPr="007C2A44">
              <w:rPr>
                <w:rStyle w:val="af6"/>
              </w:rPr>
              <w:fldChar w:fldCharType="separate"/>
            </w:r>
            <w:r w:rsidR="00BA5B6B" w:rsidRPr="007C2A44">
              <w:rPr>
                <w:rStyle w:val="af6"/>
              </w:rPr>
              <w:t>2.8</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Volume 6, Part F (Direct Test Mode) Changes</w:t>
            </w:r>
            <w:r w:rsidR="00BA5B6B">
              <w:rPr>
                <w:webHidden/>
              </w:rPr>
              <w:tab/>
            </w:r>
            <w:r>
              <w:rPr>
                <w:webHidden/>
              </w:rPr>
              <w:fldChar w:fldCharType="begin"/>
            </w:r>
            <w:r w:rsidR="00BA5B6B">
              <w:rPr>
                <w:webHidden/>
              </w:rPr>
              <w:instrText xml:space="preserve"> PAGEREF _Toc454286486 \h </w:instrText>
            </w:r>
          </w:ins>
          <w:r>
            <w:rPr>
              <w:webHidden/>
            </w:rPr>
          </w:r>
          <w:r>
            <w:rPr>
              <w:webHidden/>
            </w:rPr>
            <w:fldChar w:fldCharType="separate"/>
          </w:r>
          <w:ins w:id="425" w:author="Batra, Mayank" w:date="2016-06-21T15:19:00Z">
            <w:r w:rsidR="00BA5B6B">
              <w:rPr>
                <w:webHidden/>
              </w:rPr>
              <w:t>75</w:t>
            </w:r>
            <w:r>
              <w:rPr>
                <w:webHidden/>
              </w:rPr>
              <w:fldChar w:fldCharType="end"/>
            </w:r>
            <w:r w:rsidRPr="007C2A44">
              <w:rPr>
                <w:rStyle w:val="af6"/>
              </w:rPr>
              <w:fldChar w:fldCharType="end"/>
            </w:r>
          </w:ins>
        </w:p>
        <w:p w:rsidR="00BA5B6B" w:rsidRDefault="00184984">
          <w:pPr>
            <w:pStyle w:val="32"/>
            <w:rPr>
              <w:ins w:id="426" w:author="Batra, Mayank" w:date="2016-06-21T15:19:00Z"/>
              <w:rFonts w:asciiTheme="minorHAnsi" w:eastAsiaTheme="minorEastAsia" w:hAnsiTheme="minorHAnsi" w:cstheme="minorBidi"/>
              <w:bCs w:val="0"/>
              <w:snapToGrid/>
              <w:color w:val="auto"/>
              <w:sz w:val="22"/>
              <w:szCs w:val="22"/>
              <w:lang w:val="en-GB" w:eastAsia="en-GB"/>
            </w:rPr>
          </w:pPr>
          <w:ins w:id="427" w:author="Batra, Mayank" w:date="2016-06-21T15:19:00Z">
            <w:r w:rsidRPr="007C2A44">
              <w:rPr>
                <w:rStyle w:val="af6"/>
              </w:rPr>
              <w:fldChar w:fldCharType="begin"/>
            </w:r>
            <w:r w:rsidR="00BA5B6B" w:rsidRPr="007C2A44">
              <w:rPr>
                <w:rStyle w:val="af6"/>
              </w:rPr>
              <w:instrText xml:space="preserve"> </w:instrText>
            </w:r>
            <w:r w:rsidR="00BA5B6B">
              <w:instrText>HYPERLINK \l "_Toc454286487"</w:instrText>
            </w:r>
            <w:r w:rsidR="00BA5B6B" w:rsidRPr="007C2A44">
              <w:rPr>
                <w:rStyle w:val="af6"/>
              </w:rPr>
              <w:instrText xml:space="preserve"> </w:instrText>
            </w:r>
            <w:r w:rsidRPr="007C2A44">
              <w:rPr>
                <w:rStyle w:val="af6"/>
              </w:rPr>
              <w:fldChar w:fldCharType="separate"/>
            </w:r>
            <w:r w:rsidR="00BA5B6B" w:rsidRPr="007C2A44">
              <w:rPr>
                <w:rStyle w:val="af6"/>
              </w:rPr>
              <w:t>2.8.1</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[UPDATED SECTION] 3.3.2 Commands</w:t>
            </w:r>
            <w:r w:rsidR="00BA5B6B">
              <w:rPr>
                <w:webHidden/>
              </w:rPr>
              <w:tab/>
            </w:r>
            <w:r>
              <w:rPr>
                <w:webHidden/>
              </w:rPr>
              <w:fldChar w:fldCharType="begin"/>
            </w:r>
            <w:r w:rsidR="00BA5B6B">
              <w:rPr>
                <w:webHidden/>
              </w:rPr>
              <w:instrText xml:space="preserve"> PAGEREF _Toc454286487 \h </w:instrText>
            </w:r>
          </w:ins>
          <w:r>
            <w:rPr>
              <w:webHidden/>
            </w:rPr>
          </w:r>
          <w:r>
            <w:rPr>
              <w:webHidden/>
            </w:rPr>
            <w:fldChar w:fldCharType="separate"/>
          </w:r>
          <w:ins w:id="428" w:author="Batra, Mayank" w:date="2016-06-21T15:19:00Z">
            <w:r w:rsidR="00BA5B6B">
              <w:rPr>
                <w:webHidden/>
              </w:rPr>
              <w:t>75</w:t>
            </w:r>
            <w:r>
              <w:rPr>
                <w:webHidden/>
              </w:rPr>
              <w:fldChar w:fldCharType="end"/>
            </w:r>
            <w:r w:rsidRPr="007C2A44">
              <w:rPr>
                <w:rStyle w:val="af6"/>
              </w:rPr>
              <w:fldChar w:fldCharType="end"/>
            </w:r>
          </w:ins>
        </w:p>
        <w:p w:rsidR="00BA5B6B" w:rsidRDefault="00184984">
          <w:pPr>
            <w:pStyle w:val="32"/>
            <w:rPr>
              <w:ins w:id="429" w:author="Batra, Mayank" w:date="2016-06-21T15:19:00Z"/>
              <w:rFonts w:asciiTheme="minorHAnsi" w:eastAsiaTheme="minorEastAsia" w:hAnsiTheme="minorHAnsi" w:cstheme="minorBidi"/>
              <w:bCs w:val="0"/>
              <w:snapToGrid/>
              <w:color w:val="auto"/>
              <w:sz w:val="22"/>
              <w:szCs w:val="22"/>
              <w:lang w:val="en-GB" w:eastAsia="en-GB"/>
            </w:rPr>
          </w:pPr>
          <w:ins w:id="430" w:author="Batra, Mayank" w:date="2016-06-21T15:19:00Z">
            <w:r w:rsidRPr="007C2A44">
              <w:rPr>
                <w:rStyle w:val="af6"/>
              </w:rPr>
              <w:lastRenderedPageBreak/>
              <w:fldChar w:fldCharType="begin"/>
            </w:r>
            <w:r w:rsidR="00BA5B6B" w:rsidRPr="007C2A44">
              <w:rPr>
                <w:rStyle w:val="af6"/>
              </w:rPr>
              <w:instrText xml:space="preserve"> </w:instrText>
            </w:r>
            <w:r w:rsidR="00BA5B6B">
              <w:instrText>HYPERLINK \l "_Toc454286488"</w:instrText>
            </w:r>
            <w:r w:rsidR="00BA5B6B" w:rsidRPr="007C2A44">
              <w:rPr>
                <w:rStyle w:val="af6"/>
              </w:rPr>
              <w:instrText xml:space="preserve"> </w:instrText>
            </w:r>
            <w:r w:rsidRPr="007C2A44">
              <w:rPr>
                <w:rStyle w:val="af6"/>
              </w:rPr>
              <w:fldChar w:fldCharType="separate"/>
            </w:r>
            <w:r w:rsidR="00BA5B6B" w:rsidRPr="007C2A44">
              <w:rPr>
                <w:rStyle w:val="af6"/>
                <w:lang w:val="en-GB"/>
              </w:rPr>
              <w:t>2.8.2</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lang w:val="en-GB"/>
              </w:rPr>
              <w:t>[UPDATED SECTION] 3.4.1 LE_Test_Status_Event</w:t>
            </w:r>
            <w:r w:rsidR="00BA5B6B">
              <w:rPr>
                <w:webHidden/>
              </w:rPr>
              <w:tab/>
            </w:r>
            <w:r>
              <w:rPr>
                <w:webHidden/>
              </w:rPr>
              <w:fldChar w:fldCharType="begin"/>
            </w:r>
            <w:r w:rsidR="00BA5B6B">
              <w:rPr>
                <w:webHidden/>
              </w:rPr>
              <w:instrText xml:space="preserve"> PAGEREF _Toc454286488 \h </w:instrText>
            </w:r>
          </w:ins>
          <w:r>
            <w:rPr>
              <w:webHidden/>
            </w:rPr>
          </w:r>
          <w:r>
            <w:rPr>
              <w:webHidden/>
            </w:rPr>
            <w:fldChar w:fldCharType="separate"/>
          </w:r>
          <w:ins w:id="431" w:author="Batra, Mayank" w:date="2016-06-21T15:19:00Z">
            <w:r w:rsidR="00BA5B6B">
              <w:rPr>
                <w:webHidden/>
              </w:rPr>
              <w:t>76</w:t>
            </w:r>
            <w:r>
              <w:rPr>
                <w:webHidden/>
              </w:rPr>
              <w:fldChar w:fldCharType="end"/>
            </w:r>
            <w:r w:rsidRPr="007C2A44">
              <w:rPr>
                <w:rStyle w:val="af6"/>
              </w:rPr>
              <w:fldChar w:fldCharType="end"/>
            </w:r>
          </w:ins>
        </w:p>
        <w:p w:rsidR="00BA5B6B" w:rsidRDefault="00184984">
          <w:pPr>
            <w:pStyle w:val="32"/>
            <w:rPr>
              <w:ins w:id="432" w:author="Batra, Mayank" w:date="2016-06-21T15:19:00Z"/>
              <w:rFonts w:asciiTheme="minorHAnsi" w:eastAsiaTheme="minorEastAsia" w:hAnsiTheme="minorHAnsi" w:cstheme="minorBidi"/>
              <w:bCs w:val="0"/>
              <w:snapToGrid/>
              <w:color w:val="auto"/>
              <w:sz w:val="22"/>
              <w:szCs w:val="22"/>
              <w:lang w:val="en-GB" w:eastAsia="en-GB"/>
            </w:rPr>
          </w:pPr>
          <w:ins w:id="433" w:author="Batra, Mayank" w:date="2016-06-21T15:19:00Z">
            <w:r w:rsidRPr="007C2A44">
              <w:rPr>
                <w:rStyle w:val="af6"/>
              </w:rPr>
              <w:fldChar w:fldCharType="begin"/>
            </w:r>
            <w:r w:rsidR="00BA5B6B" w:rsidRPr="007C2A44">
              <w:rPr>
                <w:rStyle w:val="af6"/>
              </w:rPr>
              <w:instrText xml:space="preserve"> </w:instrText>
            </w:r>
            <w:r w:rsidR="00BA5B6B">
              <w:instrText>HYPERLINK \l "_Toc454286489"</w:instrText>
            </w:r>
            <w:r w:rsidR="00BA5B6B" w:rsidRPr="007C2A44">
              <w:rPr>
                <w:rStyle w:val="af6"/>
              </w:rPr>
              <w:instrText xml:space="preserve"> </w:instrText>
            </w:r>
            <w:r w:rsidRPr="007C2A44">
              <w:rPr>
                <w:rStyle w:val="af6"/>
              </w:rPr>
              <w:fldChar w:fldCharType="separate"/>
            </w:r>
            <w:r w:rsidR="00BA5B6B" w:rsidRPr="007C2A44">
              <w:rPr>
                <w:rStyle w:val="af6"/>
                <w:lang w:val="en-GB"/>
              </w:rPr>
              <w:t>2.8.3</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 xml:space="preserve">[UPDATED SECTION] </w:t>
            </w:r>
            <w:r w:rsidR="00BA5B6B" w:rsidRPr="007C2A44">
              <w:rPr>
                <w:rStyle w:val="af6"/>
                <w:lang w:val="en-GB"/>
              </w:rPr>
              <w:t>4.1 LE Test Packet Format</w:t>
            </w:r>
            <w:r w:rsidR="00BA5B6B">
              <w:rPr>
                <w:webHidden/>
              </w:rPr>
              <w:tab/>
            </w:r>
            <w:r>
              <w:rPr>
                <w:webHidden/>
              </w:rPr>
              <w:fldChar w:fldCharType="begin"/>
            </w:r>
            <w:r w:rsidR="00BA5B6B">
              <w:rPr>
                <w:webHidden/>
              </w:rPr>
              <w:instrText xml:space="preserve"> PAGEREF _Toc454286489 \h </w:instrText>
            </w:r>
          </w:ins>
          <w:r>
            <w:rPr>
              <w:webHidden/>
            </w:rPr>
          </w:r>
          <w:r>
            <w:rPr>
              <w:webHidden/>
            </w:rPr>
            <w:fldChar w:fldCharType="separate"/>
          </w:r>
          <w:ins w:id="434" w:author="Batra, Mayank" w:date="2016-06-21T15:19:00Z">
            <w:r w:rsidR="00BA5B6B">
              <w:rPr>
                <w:webHidden/>
              </w:rPr>
              <w:t>77</w:t>
            </w:r>
            <w:r>
              <w:rPr>
                <w:webHidden/>
              </w:rPr>
              <w:fldChar w:fldCharType="end"/>
            </w:r>
            <w:r w:rsidRPr="007C2A44">
              <w:rPr>
                <w:rStyle w:val="af6"/>
              </w:rPr>
              <w:fldChar w:fldCharType="end"/>
            </w:r>
          </w:ins>
        </w:p>
        <w:p w:rsidR="00BA5B6B" w:rsidRDefault="00184984">
          <w:pPr>
            <w:pStyle w:val="32"/>
            <w:rPr>
              <w:ins w:id="435" w:author="Batra, Mayank" w:date="2016-06-21T15:19:00Z"/>
              <w:rFonts w:asciiTheme="minorHAnsi" w:eastAsiaTheme="minorEastAsia" w:hAnsiTheme="minorHAnsi" w:cstheme="minorBidi"/>
              <w:bCs w:val="0"/>
              <w:snapToGrid/>
              <w:color w:val="auto"/>
              <w:sz w:val="22"/>
              <w:szCs w:val="22"/>
              <w:lang w:val="en-GB" w:eastAsia="en-GB"/>
            </w:rPr>
          </w:pPr>
          <w:ins w:id="436" w:author="Batra, Mayank" w:date="2016-06-21T15:19:00Z">
            <w:r w:rsidRPr="007C2A44">
              <w:rPr>
                <w:rStyle w:val="af6"/>
              </w:rPr>
              <w:fldChar w:fldCharType="begin"/>
            </w:r>
            <w:r w:rsidR="00BA5B6B" w:rsidRPr="007C2A44">
              <w:rPr>
                <w:rStyle w:val="af6"/>
              </w:rPr>
              <w:instrText xml:space="preserve"> </w:instrText>
            </w:r>
            <w:r w:rsidR="00BA5B6B">
              <w:instrText>HYPERLINK \l "_Toc454286490"</w:instrText>
            </w:r>
            <w:r w:rsidR="00BA5B6B" w:rsidRPr="007C2A44">
              <w:rPr>
                <w:rStyle w:val="af6"/>
              </w:rPr>
              <w:instrText xml:space="preserve"> </w:instrText>
            </w:r>
            <w:r w:rsidRPr="007C2A44">
              <w:rPr>
                <w:rStyle w:val="af6"/>
              </w:rPr>
              <w:fldChar w:fldCharType="separate"/>
            </w:r>
            <w:r w:rsidR="00BA5B6B" w:rsidRPr="007C2A44">
              <w:rPr>
                <w:rStyle w:val="af6"/>
                <w:lang w:val="en-GB"/>
              </w:rPr>
              <w:t>2.8.4</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 xml:space="preserve">[UPDATED SECTION] </w:t>
            </w:r>
            <w:r w:rsidR="00BA5B6B" w:rsidRPr="007C2A44">
              <w:rPr>
                <w:rStyle w:val="af6"/>
                <w:lang w:val="en-GB"/>
              </w:rPr>
              <w:t>4.1.4 LE Test Packet PDU</w:t>
            </w:r>
            <w:r w:rsidR="00BA5B6B">
              <w:rPr>
                <w:webHidden/>
              </w:rPr>
              <w:tab/>
            </w:r>
            <w:r>
              <w:rPr>
                <w:webHidden/>
              </w:rPr>
              <w:fldChar w:fldCharType="begin"/>
            </w:r>
            <w:r w:rsidR="00BA5B6B">
              <w:rPr>
                <w:webHidden/>
              </w:rPr>
              <w:instrText xml:space="preserve"> PAGEREF _Toc454286490 \h </w:instrText>
            </w:r>
          </w:ins>
          <w:r>
            <w:rPr>
              <w:webHidden/>
            </w:rPr>
          </w:r>
          <w:r>
            <w:rPr>
              <w:webHidden/>
            </w:rPr>
            <w:fldChar w:fldCharType="separate"/>
          </w:r>
          <w:ins w:id="437" w:author="Batra, Mayank" w:date="2016-06-21T15:19:00Z">
            <w:r w:rsidR="00BA5B6B">
              <w:rPr>
                <w:webHidden/>
              </w:rPr>
              <w:t>78</w:t>
            </w:r>
            <w:r>
              <w:rPr>
                <w:webHidden/>
              </w:rPr>
              <w:fldChar w:fldCharType="end"/>
            </w:r>
            <w:r w:rsidRPr="007C2A44">
              <w:rPr>
                <w:rStyle w:val="af6"/>
              </w:rPr>
              <w:fldChar w:fldCharType="end"/>
            </w:r>
          </w:ins>
        </w:p>
        <w:p w:rsidR="00BA5B6B" w:rsidRDefault="00184984">
          <w:pPr>
            <w:pStyle w:val="32"/>
            <w:rPr>
              <w:ins w:id="438" w:author="Batra, Mayank" w:date="2016-06-21T15:19:00Z"/>
              <w:rFonts w:asciiTheme="minorHAnsi" w:eastAsiaTheme="minorEastAsia" w:hAnsiTheme="minorHAnsi" w:cstheme="minorBidi"/>
              <w:bCs w:val="0"/>
              <w:snapToGrid/>
              <w:color w:val="auto"/>
              <w:sz w:val="22"/>
              <w:szCs w:val="22"/>
              <w:lang w:val="en-GB" w:eastAsia="en-GB"/>
            </w:rPr>
          </w:pPr>
          <w:ins w:id="439" w:author="Batra, Mayank" w:date="2016-06-21T15:19:00Z">
            <w:r w:rsidRPr="007C2A44">
              <w:rPr>
                <w:rStyle w:val="af6"/>
              </w:rPr>
              <w:fldChar w:fldCharType="begin"/>
            </w:r>
            <w:r w:rsidR="00BA5B6B" w:rsidRPr="007C2A44">
              <w:rPr>
                <w:rStyle w:val="af6"/>
              </w:rPr>
              <w:instrText xml:space="preserve"> </w:instrText>
            </w:r>
            <w:r w:rsidR="00BA5B6B">
              <w:instrText>HYPERLINK \l "_Toc454286491"</w:instrText>
            </w:r>
            <w:r w:rsidR="00BA5B6B" w:rsidRPr="007C2A44">
              <w:rPr>
                <w:rStyle w:val="af6"/>
              </w:rPr>
              <w:instrText xml:space="preserve"> </w:instrText>
            </w:r>
            <w:r w:rsidRPr="007C2A44">
              <w:rPr>
                <w:rStyle w:val="af6"/>
              </w:rPr>
              <w:fldChar w:fldCharType="separate"/>
            </w:r>
            <w:r w:rsidR="00BA5B6B" w:rsidRPr="007C2A44">
              <w:rPr>
                <w:rStyle w:val="af6"/>
              </w:rPr>
              <w:t>2.8.5</w:t>
            </w:r>
            <w:r w:rsidR="00BA5B6B">
              <w:rPr>
                <w:rFonts w:asciiTheme="minorHAnsi" w:eastAsiaTheme="minorEastAsia" w:hAnsiTheme="minorHAnsi" w:cstheme="minorBidi"/>
                <w:bCs w:val="0"/>
                <w:snapToGrid/>
                <w:color w:val="auto"/>
                <w:sz w:val="22"/>
                <w:szCs w:val="22"/>
                <w:lang w:val="en-GB" w:eastAsia="en-GB"/>
              </w:rPr>
              <w:tab/>
            </w:r>
            <w:r w:rsidR="00BA5B6B" w:rsidRPr="007C2A44">
              <w:rPr>
                <w:rStyle w:val="af6"/>
              </w:rPr>
              <w:t>[NEW SECTION] 4.1.X Supplemental</w:t>
            </w:r>
            <w:r w:rsidR="00BA5B6B">
              <w:rPr>
                <w:webHidden/>
              </w:rPr>
              <w:tab/>
            </w:r>
            <w:r>
              <w:rPr>
                <w:webHidden/>
              </w:rPr>
              <w:fldChar w:fldCharType="begin"/>
            </w:r>
            <w:r w:rsidR="00BA5B6B">
              <w:rPr>
                <w:webHidden/>
              </w:rPr>
              <w:instrText xml:space="preserve"> PAGEREF _Toc454286491 \h </w:instrText>
            </w:r>
          </w:ins>
          <w:r>
            <w:rPr>
              <w:webHidden/>
            </w:rPr>
          </w:r>
          <w:r>
            <w:rPr>
              <w:webHidden/>
            </w:rPr>
            <w:fldChar w:fldCharType="separate"/>
          </w:r>
          <w:ins w:id="440" w:author="Batra, Mayank" w:date="2016-06-21T15:19:00Z">
            <w:r w:rsidR="00BA5B6B">
              <w:rPr>
                <w:webHidden/>
              </w:rPr>
              <w:t>78</w:t>
            </w:r>
            <w:r>
              <w:rPr>
                <w:webHidden/>
              </w:rPr>
              <w:fldChar w:fldCharType="end"/>
            </w:r>
            <w:r w:rsidRPr="007C2A44">
              <w:rPr>
                <w:rStyle w:val="af6"/>
              </w:rPr>
              <w:fldChar w:fldCharType="end"/>
            </w:r>
          </w:ins>
        </w:p>
        <w:p w:rsidR="00BA5B6B" w:rsidRDefault="00184984">
          <w:pPr>
            <w:pStyle w:val="10"/>
            <w:rPr>
              <w:ins w:id="441" w:author="Batra, Mayank" w:date="2016-06-21T15:19:00Z"/>
              <w:rFonts w:asciiTheme="minorHAnsi" w:eastAsiaTheme="minorEastAsia" w:hAnsiTheme="minorHAnsi" w:cstheme="minorBidi"/>
              <w:b w:val="0"/>
              <w:bCs w:val="0"/>
              <w:snapToGrid/>
              <w:color w:val="auto"/>
              <w:sz w:val="22"/>
              <w:szCs w:val="22"/>
              <w:lang w:val="en-GB" w:eastAsia="en-GB"/>
            </w:rPr>
          </w:pPr>
          <w:ins w:id="442" w:author="Batra, Mayank" w:date="2016-06-21T15:19:00Z">
            <w:r w:rsidRPr="007C2A44">
              <w:rPr>
                <w:rStyle w:val="af6"/>
              </w:rPr>
              <w:fldChar w:fldCharType="begin"/>
            </w:r>
            <w:r w:rsidR="00BA5B6B" w:rsidRPr="007C2A44">
              <w:rPr>
                <w:rStyle w:val="af6"/>
              </w:rPr>
              <w:instrText xml:space="preserve"> </w:instrText>
            </w:r>
            <w:r w:rsidR="00BA5B6B">
              <w:instrText>HYPERLINK \l "_Toc454286492"</w:instrText>
            </w:r>
            <w:r w:rsidR="00BA5B6B" w:rsidRPr="007C2A44">
              <w:rPr>
                <w:rStyle w:val="af6"/>
              </w:rPr>
              <w:instrText xml:space="preserve"> </w:instrText>
            </w:r>
            <w:r w:rsidRPr="007C2A44">
              <w:rPr>
                <w:rStyle w:val="af6"/>
              </w:rPr>
              <w:fldChar w:fldCharType="separate"/>
            </w:r>
            <w:r w:rsidR="00BA5B6B" w:rsidRPr="007C2A44">
              <w:rPr>
                <w:rStyle w:val="af6"/>
              </w:rPr>
              <w:t>3</w:t>
            </w:r>
            <w:r w:rsidR="00BA5B6B">
              <w:rPr>
                <w:rFonts w:asciiTheme="minorHAnsi" w:eastAsiaTheme="minorEastAsia" w:hAnsiTheme="minorHAnsi" w:cstheme="minorBidi"/>
                <w:b w:val="0"/>
                <w:bCs w:val="0"/>
                <w:snapToGrid/>
                <w:color w:val="auto"/>
                <w:sz w:val="22"/>
                <w:szCs w:val="22"/>
                <w:lang w:val="en-GB" w:eastAsia="en-GB"/>
              </w:rPr>
              <w:tab/>
            </w:r>
            <w:r w:rsidR="00BA5B6B" w:rsidRPr="007C2A44">
              <w:rPr>
                <w:rStyle w:val="af6"/>
              </w:rPr>
              <w:t>References</w:t>
            </w:r>
            <w:r w:rsidR="00BA5B6B">
              <w:rPr>
                <w:webHidden/>
              </w:rPr>
              <w:tab/>
            </w:r>
            <w:r>
              <w:rPr>
                <w:webHidden/>
              </w:rPr>
              <w:fldChar w:fldCharType="begin"/>
            </w:r>
            <w:r w:rsidR="00BA5B6B">
              <w:rPr>
                <w:webHidden/>
              </w:rPr>
              <w:instrText xml:space="preserve"> PAGEREF _Toc454286492 \h </w:instrText>
            </w:r>
          </w:ins>
          <w:r>
            <w:rPr>
              <w:webHidden/>
            </w:rPr>
          </w:r>
          <w:r>
            <w:rPr>
              <w:webHidden/>
            </w:rPr>
            <w:fldChar w:fldCharType="separate"/>
          </w:r>
          <w:ins w:id="443" w:author="Batra, Mayank" w:date="2016-06-21T15:19:00Z">
            <w:r w:rsidR="00BA5B6B">
              <w:rPr>
                <w:webHidden/>
              </w:rPr>
              <w:t>80</w:t>
            </w:r>
            <w:r>
              <w:rPr>
                <w:webHidden/>
              </w:rPr>
              <w:fldChar w:fldCharType="end"/>
            </w:r>
            <w:r w:rsidRPr="007C2A44">
              <w:rPr>
                <w:rStyle w:val="af6"/>
              </w:rPr>
              <w:fldChar w:fldCharType="end"/>
            </w:r>
          </w:ins>
        </w:p>
        <w:p w:rsidR="00BA5B6B" w:rsidDel="00BA5B6B" w:rsidRDefault="00BA5B6B">
          <w:pPr>
            <w:pStyle w:val="10"/>
            <w:rPr>
              <w:del w:id="444" w:author="Batra, Mayank" w:date="2016-06-21T15:17:00Z"/>
              <w:rFonts w:asciiTheme="minorHAnsi" w:eastAsiaTheme="minorEastAsia" w:hAnsiTheme="minorHAnsi" w:cstheme="minorBidi"/>
              <w:b w:val="0"/>
              <w:bCs w:val="0"/>
              <w:snapToGrid/>
              <w:color w:val="auto"/>
              <w:sz w:val="22"/>
              <w:szCs w:val="22"/>
              <w:lang w:val="en-GB" w:eastAsia="en-GB"/>
            </w:rPr>
          </w:pPr>
          <w:del w:id="445" w:author="Batra, Mayank" w:date="2016-06-21T15:17:00Z">
            <w:r w:rsidRPr="00BA5B6B" w:rsidDel="00BA5B6B">
              <w:rPr>
                <w:rStyle w:val="af6"/>
                <w:b w:val="0"/>
                <w:bCs w:val="0"/>
              </w:rPr>
              <w:delText>1</w:delText>
            </w:r>
            <w:r w:rsidDel="00BA5B6B">
              <w:rPr>
                <w:rFonts w:asciiTheme="minorHAnsi" w:eastAsiaTheme="minorEastAsia" w:hAnsiTheme="minorHAnsi" w:cstheme="minorBidi"/>
                <w:b w:val="0"/>
                <w:bCs w:val="0"/>
                <w:snapToGrid/>
                <w:color w:val="auto"/>
                <w:sz w:val="22"/>
                <w:szCs w:val="22"/>
                <w:lang w:val="en-GB" w:eastAsia="en-GB"/>
              </w:rPr>
              <w:tab/>
            </w:r>
            <w:r w:rsidRPr="00BA5B6B" w:rsidDel="00BA5B6B">
              <w:rPr>
                <w:rStyle w:val="af6"/>
                <w:b w:val="0"/>
                <w:bCs w:val="0"/>
              </w:rPr>
              <w:delText>Change Overview</w:delText>
            </w:r>
            <w:r w:rsidDel="00BA5B6B">
              <w:rPr>
                <w:webHidden/>
              </w:rPr>
              <w:tab/>
              <w:delText>9</w:delText>
            </w:r>
          </w:del>
        </w:p>
        <w:p w:rsidR="00BA5B6B" w:rsidDel="00BA5B6B" w:rsidRDefault="00BA5B6B">
          <w:pPr>
            <w:pStyle w:val="22"/>
            <w:rPr>
              <w:del w:id="446" w:author="Batra, Mayank" w:date="2016-06-21T15:17:00Z"/>
              <w:rFonts w:asciiTheme="minorHAnsi" w:eastAsiaTheme="minorEastAsia" w:hAnsiTheme="minorHAnsi" w:cstheme="minorBidi"/>
              <w:bCs w:val="0"/>
              <w:snapToGrid/>
              <w:color w:val="auto"/>
              <w:sz w:val="22"/>
              <w:szCs w:val="22"/>
              <w:lang w:val="en-GB" w:eastAsia="en-GB"/>
            </w:rPr>
          </w:pPr>
          <w:del w:id="447" w:author="Batra, Mayank" w:date="2016-06-21T15:17:00Z">
            <w:r w:rsidRPr="00BA5B6B" w:rsidDel="00BA5B6B">
              <w:rPr>
                <w:rStyle w:val="af6"/>
                <w:bCs w:val="0"/>
              </w:rPr>
              <w:delText>1.1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Major changes since the FIPDs</w:delText>
            </w:r>
            <w:r w:rsidDel="00BA5B6B">
              <w:rPr>
                <w:webHidden/>
              </w:rPr>
              <w:tab/>
              <w:delText>13</w:delText>
            </w:r>
          </w:del>
        </w:p>
        <w:p w:rsidR="00BA5B6B" w:rsidDel="00BA5B6B" w:rsidRDefault="00BA5B6B">
          <w:pPr>
            <w:pStyle w:val="10"/>
            <w:rPr>
              <w:del w:id="448" w:author="Batra, Mayank" w:date="2016-06-21T15:17:00Z"/>
              <w:rFonts w:asciiTheme="minorHAnsi" w:eastAsiaTheme="minorEastAsia" w:hAnsiTheme="minorHAnsi" w:cstheme="minorBidi"/>
              <w:b w:val="0"/>
              <w:bCs w:val="0"/>
              <w:snapToGrid/>
              <w:color w:val="auto"/>
              <w:sz w:val="22"/>
              <w:szCs w:val="22"/>
              <w:lang w:val="en-GB" w:eastAsia="en-GB"/>
            </w:rPr>
          </w:pPr>
          <w:del w:id="449" w:author="Batra, Mayank" w:date="2016-06-21T15:17:00Z">
            <w:r w:rsidRPr="00BA5B6B" w:rsidDel="00BA5B6B">
              <w:rPr>
                <w:rStyle w:val="af6"/>
                <w:b w:val="0"/>
                <w:bCs w:val="0"/>
              </w:rPr>
              <w:delText>2</w:delText>
            </w:r>
            <w:r w:rsidDel="00BA5B6B">
              <w:rPr>
                <w:rFonts w:asciiTheme="minorHAnsi" w:eastAsiaTheme="minorEastAsia" w:hAnsiTheme="minorHAnsi" w:cstheme="minorBidi"/>
                <w:b w:val="0"/>
                <w:bCs w:val="0"/>
                <w:snapToGrid/>
                <w:color w:val="auto"/>
                <w:sz w:val="22"/>
                <w:szCs w:val="22"/>
                <w:lang w:val="en-GB" w:eastAsia="en-GB"/>
              </w:rPr>
              <w:tab/>
            </w:r>
            <w:r w:rsidRPr="00BA5B6B" w:rsidDel="00BA5B6B">
              <w:rPr>
                <w:rStyle w:val="af6"/>
                <w:b w:val="0"/>
                <w:bCs w:val="0"/>
              </w:rPr>
              <w:delText>Change Request Instances</w:delText>
            </w:r>
            <w:r w:rsidDel="00BA5B6B">
              <w:rPr>
                <w:webHidden/>
              </w:rPr>
              <w:tab/>
              <w:delText>15</w:delText>
            </w:r>
          </w:del>
        </w:p>
        <w:p w:rsidR="00BA5B6B" w:rsidDel="00BA5B6B" w:rsidRDefault="00BA5B6B">
          <w:pPr>
            <w:pStyle w:val="22"/>
            <w:rPr>
              <w:del w:id="450" w:author="Batra, Mayank" w:date="2016-06-21T15:17:00Z"/>
              <w:rFonts w:asciiTheme="minorHAnsi" w:eastAsiaTheme="minorEastAsia" w:hAnsiTheme="minorHAnsi" w:cstheme="minorBidi"/>
              <w:bCs w:val="0"/>
              <w:snapToGrid/>
              <w:color w:val="auto"/>
              <w:sz w:val="22"/>
              <w:szCs w:val="22"/>
              <w:lang w:val="en-GB" w:eastAsia="en-GB"/>
            </w:rPr>
          </w:pPr>
          <w:del w:id="451" w:author="Batra, Mayank" w:date="2016-06-21T15:17:00Z">
            <w:r w:rsidRPr="00BA5B6B" w:rsidDel="00BA5B6B">
              <w:rPr>
                <w:rStyle w:val="af6"/>
                <w:bCs w:val="0"/>
              </w:rPr>
              <w:delText>2.1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Volume 1, Part A (Architecture) Changes</w:delText>
            </w:r>
            <w:r w:rsidDel="00BA5B6B">
              <w:rPr>
                <w:webHidden/>
              </w:rPr>
              <w:tab/>
              <w:delText>15</w:delText>
            </w:r>
          </w:del>
        </w:p>
        <w:p w:rsidR="00BA5B6B" w:rsidDel="00BA5B6B" w:rsidRDefault="00BA5B6B">
          <w:pPr>
            <w:pStyle w:val="32"/>
            <w:rPr>
              <w:del w:id="452" w:author="Batra, Mayank" w:date="2016-06-21T15:17:00Z"/>
              <w:rFonts w:asciiTheme="minorHAnsi" w:eastAsiaTheme="minorEastAsia" w:hAnsiTheme="minorHAnsi" w:cstheme="minorBidi"/>
              <w:bCs w:val="0"/>
              <w:snapToGrid/>
              <w:color w:val="auto"/>
              <w:sz w:val="22"/>
              <w:szCs w:val="22"/>
              <w:lang w:val="en-GB" w:eastAsia="en-GB"/>
            </w:rPr>
          </w:pPr>
          <w:del w:id="453" w:author="Batra, Mayank" w:date="2016-06-21T15:17:00Z">
            <w:r w:rsidRPr="00BA5B6B" w:rsidDel="00BA5B6B">
              <w:rPr>
                <w:rStyle w:val="af6"/>
                <w:bCs w:val="0"/>
              </w:rPr>
              <w:delText>2.1.1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1.2 OVERVIEW OF BLUETOOTH LOW ENERGY OPERATION</w:delText>
            </w:r>
            <w:r w:rsidDel="00BA5B6B">
              <w:rPr>
                <w:webHidden/>
              </w:rPr>
              <w:tab/>
              <w:delText>15</w:delText>
            </w:r>
          </w:del>
        </w:p>
        <w:p w:rsidR="00BA5B6B" w:rsidDel="00BA5B6B" w:rsidRDefault="00BA5B6B">
          <w:pPr>
            <w:pStyle w:val="32"/>
            <w:rPr>
              <w:del w:id="454" w:author="Batra, Mayank" w:date="2016-06-21T15:17:00Z"/>
              <w:rFonts w:asciiTheme="minorHAnsi" w:eastAsiaTheme="minorEastAsia" w:hAnsiTheme="minorHAnsi" w:cstheme="minorBidi"/>
              <w:bCs w:val="0"/>
              <w:snapToGrid/>
              <w:color w:val="auto"/>
              <w:sz w:val="22"/>
              <w:szCs w:val="22"/>
              <w:lang w:val="en-GB" w:eastAsia="en-GB"/>
            </w:rPr>
          </w:pPr>
          <w:del w:id="455" w:author="Batra, Mayank" w:date="2016-06-21T15:17:00Z">
            <w:r w:rsidRPr="00BA5B6B" w:rsidDel="00BA5B6B">
              <w:rPr>
                <w:rStyle w:val="af6"/>
                <w:bCs w:val="0"/>
              </w:rPr>
              <w:delText>2.1.2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3.2.2 LE Generic Packet Structure</w:delText>
            </w:r>
            <w:r w:rsidDel="00BA5B6B">
              <w:rPr>
                <w:webHidden/>
              </w:rPr>
              <w:tab/>
              <w:delText>15</w:delText>
            </w:r>
          </w:del>
        </w:p>
        <w:p w:rsidR="00BA5B6B" w:rsidDel="00BA5B6B" w:rsidRDefault="00BA5B6B">
          <w:pPr>
            <w:pStyle w:val="32"/>
            <w:rPr>
              <w:del w:id="456" w:author="Batra, Mayank" w:date="2016-06-21T15:17:00Z"/>
              <w:rFonts w:asciiTheme="minorHAnsi" w:eastAsiaTheme="minorEastAsia" w:hAnsiTheme="minorHAnsi" w:cstheme="minorBidi"/>
              <w:bCs w:val="0"/>
              <w:snapToGrid/>
              <w:color w:val="auto"/>
              <w:sz w:val="22"/>
              <w:szCs w:val="22"/>
              <w:lang w:val="en-GB" w:eastAsia="en-GB"/>
            </w:rPr>
          </w:pPr>
          <w:del w:id="457" w:author="Batra, Mayank" w:date="2016-06-21T15:17:00Z">
            <w:r w:rsidRPr="00BA5B6B" w:rsidDel="00BA5B6B">
              <w:rPr>
                <w:rStyle w:val="af6"/>
                <w:bCs w:val="0"/>
              </w:rPr>
              <w:delText>2.1.3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rFonts w:cs="Arial"/>
                <w:bCs w:val="0"/>
              </w:rPr>
              <w:delText xml:space="preserve">[UPDATED SECTION] </w:delText>
            </w:r>
            <w:r w:rsidRPr="00BA5B6B" w:rsidDel="00BA5B6B">
              <w:rPr>
                <w:rStyle w:val="af6"/>
                <w:rFonts w:ascii="Arial,Bold" w:hAnsi="Arial,Bold" w:cs="Arial,Bold"/>
                <w:bCs w:val="0"/>
                <w:lang w:val="en-GB"/>
              </w:rPr>
              <w:delText>3.3.2 LE Physical Channels</w:delText>
            </w:r>
            <w:r w:rsidDel="00BA5B6B">
              <w:rPr>
                <w:webHidden/>
              </w:rPr>
              <w:tab/>
              <w:delText>15</w:delText>
            </w:r>
          </w:del>
        </w:p>
        <w:p w:rsidR="00BA5B6B" w:rsidDel="00BA5B6B" w:rsidRDefault="00BA5B6B">
          <w:pPr>
            <w:pStyle w:val="32"/>
            <w:rPr>
              <w:del w:id="458" w:author="Batra, Mayank" w:date="2016-06-21T15:17:00Z"/>
              <w:rFonts w:asciiTheme="minorHAnsi" w:eastAsiaTheme="minorEastAsia" w:hAnsiTheme="minorHAnsi" w:cstheme="minorBidi"/>
              <w:bCs w:val="0"/>
              <w:snapToGrid/>
              <w:color w:val="auto"/>
              <w:sz w:val="22"/>
              <w:szCs w:val="22"/>
              <w:lang w:val="en-GB" w:eastAsia="en-GB"/>
            </w:rPr>
          </w:pPr>
          <w:del w:id="459" w:author="Batra, Mayank" w:date="2016-06-21T15:17:00Z">
            <w:r w:rsidRPr="00BA5B6B" w:rsidDel="00BA5B6B">
              <w:rPr>
                <w:rStyle w:val="af6"/>
                <w:bCs w:val="0"/>
              </w:rPr>
              <w:delText>2.1.4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 xml:space="preserve">[NEW SECTION] </w:delText>
            </w:r>
            <w:r w:rsidRPr="00BA5B6B" w:rsidDel="00BA5B6B">
              <w:rPr>
                <w:rStyle w:val="af6"/>
                <w:rFonts w:ascii="Arial,Bold" w:hAnsi="Arial,Bold" w:cs="Arial,Bold"/>
                <w:bCs w:val="0"/>
                <w:lang w:val="en-GB"/>
              </w:rPr>
              <w:delText>X Direction Finding using Bluetooth Low Energy</w:delText>
            </w:r>
            <w:r w:rsidDel="00BA5B6B">
              <w:rPr>
                <w:webHidden/>
              </w:rPr>
              <w:tab/>
              <w:delText>16</w:delText>
            </w:r>
          </w:del>
        </w:p>
        <w:p w:rsidR="00BA5B6B" w:rsidDel="00BA5B6B" w:rsidRDefault="00BA5B6B">
          <w:pPr>
            <w:pStyle w:val="42"/>
            <w:rPr>
              <w:del w:id="460" w:author="Batra, Mayank" w:date="2016-06-21T15:17:00Z"/>
              <w:rFonts w:asciiTheme="minorHAnsi" w:eastAsiaTheme="minorEastAsia" w:hAnsiTheme="minorHAnsi" w:cstheme="minorBidi"/>
              <w:bCs w:val="0"/>
              <w:snapToGrid/>
              <w:color w:val="auto"/>
              <w:sz w:val="22"/>
              <w:szCs w:val="22"/>
              <w:lang w:val="en-GB" w:eastAsia="en-GB"/>
            </w:rPr>
          </w:pPr>
          <w:del w:id="461" w:author="Batra, Mayank" w:date="2016-06-21T15:17:00Z">
            <w:r w:rsidRPr="00BA5B6B" w:rsidDel="00BA5B6B">
              <w:rPr>
                <w:rStyle w:val="af6"/>
                <w:bCs w:val="0"/>
              </w:rPr>
              <w:delText>2.1.4.1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X.1 Angle of Arrival (AoA) method</w:delText>
            </w:r>
            <w:r w:rsidDel="00BA5B6B">
              <w:rPr>
                <w:webHidden/>
              </w:rPr>
              <w:tab/>
              <w:delText>16</w:delText>
            </w:r>
          </w:del>
        </w:p>
        <w:p w:rsidR="00BA5B6B" w:rsidDel="00BA5B6B" w:rsidRDefault="00BA5B6B">
          <w:pPr>
            <w:pStyle w:val="42"/>
            <w:rPr>
              <w:del w:id="462" w:author="Batra, Mayank" w:date="2016-06-21T15:17:00Z"/>
              <w:rFonts w:asciiTheme="minorHAnsi" w:eastAsiaTheme="minorEastAsia" w:hAnsiTheme="minorHAnsi" w:cstheme="minorBidi"/>
              <w:bCs w:val="0"/>
              <w:snapToGrid/>
              <w:color w:val="auto"/>
              <w:sz w:val="22"/>
              <w:szCs w:val="22"/>
              <w:lang w:val="en-GB" w:eastAsia="en-GB"/>
            </w:rPr>
          </w:pPr>
          <w:del w:id="463" w:author="Batra, Mayank" w:date="2016-06-21T15:17:00Z">
            <w:r w:rsidRPr="00BA5B6B" w:rsidDel="00BA5B6B">
              <w:rPr>
                <w:rStyle w:val="af6"/>
                <w:bCs w:val="0"/>
                <w:i/>
              </w:rPr>
              <w:delText>2.1.4.2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X.2 Angle of Departure (AoD) method</w:delText>
            </w:r>
            <w:r w:rsidDel="00BA5B6B">
              <w:rPr>
                <w:webHidden/>
              </w:rPr>
              <w:tab/>
              <w:delText>18</w:delText>
            </w:r>
          </w:del>
        </w:p>
        <w:p w:rsidR="00BA5B6B" w:rsidDel="00BA5B6B" w:rsidRDefault="00BA5B6B">
          <w:pPr>
            <w:pStyle w:val="22"/>
            <w:rPr>
              <w:del w:id="464" w:author="Batra, Mayank" w:date="2016-06-21T15:17:00Z"/>
              <w:rFonts w:asciiTheme="minorHAnsi" w:eastAsiaTheme="minorEastAsia" w:hAnsiTheme="minorHAnsi" w:cstheme="minorBidi"/>
              <w:bCs w:val="0"/>
              <w:snapToGrid/>
              <w:color w:val="auto"/>
              <w:sz w:val="22"/>
              <w:szCs w:val="22"/>
              <w:lang w:val="en-GB" w:eastAsia="en-GB"/>
            </w:rPr>
          </w:pPr>
          <w:del w:id="465" w:author="Batra, Mayank" w:date="2016-06-21T15:17:00Z">
            <w:r w:rsidRPr="00BA5B6B" w:rsidDel="00BA5B6B">
              <w:rPr>
                <w:rStyle w:val="af6"/>
                <w:bCs w:val="0"/>
              </w:rPr>
              <w:delText>2.2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Volume 1, Part B (Acronyms &amp; Abbreviations) Changes</w:delText>
            </w:r>
            <w:r w:rsidDel="00BA5B6B">
              <w:rPr>
                <w:webHidden/>
              </w:rPr>
              <w:tab/>
              <w:delText>19</w:delText>
            </w:r>
          </w:del>
        </w:p>
        <w:p w:rsidR="00BA5B6B" w:rsidDel="00BA5B6B" w:rsidRDefault="00BA5B6B">
          <w:pPr>
            <w:pStyle w:val="32"/>
            <w:rPr>
              <w:del w:id="466" w:author="Batra, Mayank" w:date="2016-06-21T15:17:00Z"/>
              <w:rFonts w:asciiTheme="minorHAnsi" w:eastAsiaTheme="minorEastAsia" w:hAnsiTheme="minorHAnsi" w:cstheme="minorBidi"/>
              <w:bCs w:val="0"/>
              <w:snapToGrid/>
              <w:color w:val="auto"/>
              <w:sz w:val="22"/>
              <w:szCs w:val="22"/>
              <w:lang w:val="en-GB" w:eastAsia="en-GB"/>
            </w:rPr>
          </w:pPr>
          <w:del w:id="467" w:author="Batra, Mayank" w:date="2016-06-21T15:17:00Z">
            <w:r w:rsidRPr="00BA5B6B" w:rsidDel="00BA5B6B">
              <w:rPr>
                <w:rStyle w:val="af6"/>
                <w:rFonts w:ascii="Arial,Bold" w:hAnsi="Arial,Bold" w:cs="Arial,Bold"/>
                <w:bCs w:val="0"/>
                <w:lang w:val="en-GB"/>
              </w:rPr>
              <w:delText>2.2.1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 xml:space="preserve">[UPDATED SECTION] </w:delText>
            </w:r>
            <w:r w:rsidRPr="00BA5B6B" w:rsidDel="00BA5B6B">
              <w:rPr>
                <w:rStyle w:val="af6"/>
                <w:rFonts w:ascii="Arial,Bold" w:hAnsi="Arial,Bold" w:cs="Arial,Bold"/>
                <w:bCs w:val="0"/>
                <w:lang w:val="en-GB"/>
              </w:rPr>
              <w:delText>1 LIST OF ACRONYMS AND ABBREVIATIONS</w:delText>
            </w:r>
            <w:r w:rsidDel="00BA5B6B">
              <w:rPr>
                <w:webHidden/>
              </w:rPr>
              <w:tab/>
              <w:delText>19</w:delText>
            </w:r>
          </w:del>
        </w:p>
        <w:p w:rsidR="00BA5B6B" w:rsidDel="00BA5B6B" w:rsidRDefault="00BA5B6B">
          <w:pPr>
            <w:pStyle w:val="22"/>
            <w:rPr>
              <w:del w:id="468" w:author="Batra, Mayank" w:date="2016-06-21T15:17:00Z"/>
              <w:rFonts w:asciiTheme="minorHAnsi" w:eastAsiaTheme="minorEastAsia" w:hAnsiTheme="minorHAnsi" w:cstheme="minorBidi"/>
              <w:bCs w:val="0"/>
              <w:snapToGrid/>
              <w:color w:val="auto"/>
              <w:sz w:val="22"/>
              <w:szCs w:val="22"/>
              <w:lang w:val="en-GB" w:eastAsia="en-GB"/>
            </w:rPr>
          </w:pPr>
          <w:del w:id="469" w:author="Batra, Mayank" w:date="2016-06-21T15:17:00Z">
            <w:r w:rsidRPr="00BA5B6B" w:rsidDel="00BA5B6B">
              <w:rPr>
                <w:rStyle w:val="af6"/>
                <w:bCs w:val="0"/>
              </w:rPr>
              <w:delText>2.3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Volume 2, Part E (HCI) Changes</w:delText>
            </w:r>
            <w:r w:rsidDel="00BA5B6B">
              <w:rPr>
                <w:webHidden/>
              </w:rPr>
              <w:tab/>
              <w:delText>20</w:delText>
            </w:r>
          </w:del>
        </w:p>
        <w:p w:rsidR="00BA5B6B" w:rsidDel="00BA5B6B" w:rsidRDefault="00BA5B6B">
          <w:pPr>
            <w:pStyle w:val="32"/>
            <w:rPr>
              <w:del w:id="470" w:author="Batra, Mayank" w:date="2016-06-21T15:17:00Z"/>
              <w:rFonts w:asciiTheme="minorHAnsi" w:eastAsiaTheme="minorEastAsia" w:hAnsiTheme="minorHAnsi" w:cstheme="minorBidi"/>
              <w:bCs w:val="0"/>
              <w:snapToGrid/>
              <w:color w:val="auto"/>
              <w:sz w:val="22"/>
              <w:szCs w:val="22"/>
              <w:lang w:val="en-GB" w:eastAsia="en-GB"/>
            </w:rPr>
          </w:pPr>
          <w:del w:id="471" w:author="Batra, Mayank" w:date="2016-06-21T15:17:00Z">
            <w:r w:rsidRPr="00BA5B6B" w:rsidDel="00BA5B6B">
              <w:rPr>
                <w:rStyle w:val="af6"/>
                <w:bCs w:val="0"/>
              </w:rPr>
              <w:delText>2.3.1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3.4 CONTROLLER INFORMATION</w:delText>
            </w:r>
            <w:r w:rsidDel="00BA5B6B">
              <w:rPr>
                <w:webHidden/>
              </w:rPr>
              <w:tab/>
              <w:delText>21</w:delText>
            </w:r>
          </w:del>
        </w:p>
        <w:p w:rsidR="00BA5B6B" w:rsidDel="00BA5B6B" w:rsidRDefault="00BA5B6B">
          <w:pPr>
            <w:pStyle w:val="32"/>
            <w:rPr>
              <w:del w:id="472" w:author="Batra, Mayank" w:date="2016-06-21T15:17:00Z"/>
              <w:rFonts w:asciiTheme="minorHAnsi" w:eastAsiaTheme="minorEastAsia" w:hAnsiTheme="minorHAnsi" w:cstheme="minorBidi"/>
              <w:bCs w:val="0"/>
              <w:snapToGrid/>
              <w:color w:val="auto"/>
              <w:sz w:val="22"/>
              <w:szCs w:val="22"/>
              <w:lang w:val="en-GB" w:eastAsia="en-GB"/>
            </w:rPr>
          </w:pPr>
          <w:del w:id="473" w:author="Batra, Mayank" w:date="2016-06-21T15:17:00Z">
            <w:r w:rsidRPr="00BA5B6B" w:rsidDel="00BA5B6B">
              <w:rPr>
                <w:rStyle w:val="af6"/>
                <w:bCs w:val="0"/>
              </w:rPr>
              <w:delText>2.3.2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3.5 CONTROLLER CONFIGURATION</w:delText>
            </w:r>
            <w:r w:rsidDel="00BA5B6B">
              <w:rPr>
                <w:webHidden/>
              </w:rPr>
              <w:tab/>
              <w:delText>21</w:delText>
            </w:r>
          </w:del>
        </w:p>
        <w:p w:rsidR="00BA5B6B" w:rsidDel="00BA5B6B" w:rsidRDefault="00BA5B6B">
          <w:pPr>
            <w:pStyle w:val="32"/>
            <w:rPr>
              <w:del w:id="474" w:author="Batra, Mayank" w:date="2016-06-21T15:17:00Z"/>
              <w:rFonts w:asciiTheme="minorHAnsi" w:eastAsiaTheme="minorEastAsia" w:hAnsiTheme="minorHAnsi" w:cstheme="minorBidi"/>
              <w:bCs w:val="0"/>
              <w:snapToGrid/>
              <w:color w:val="auto"/>
              <w:sz w:val="22"/>
              <w:szCs w:val="22"/>
              <w:lang w:val="en-GB" w:eastAsia="en-GB"/>
            </w:rPr>
          </w:pPr>
          <w:del w:id="475" w:author="Batra, Mayank" w:date="2016-06-21T15:17:00Z">
            <w:r w:rsidRPr="00BA5B6B" w:rsidDel="00BA5B6B">
              <w:rPr>
                <w:rStyle w:val="af6"/>
                <w:bCs w:val="0"/>
              </w:rPr>
              <w:delText>2.3.3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3.6 DEVICE DISCOVERY</w:delText>
            </w:r>
            <w:r w:rsidDel="00BA5B6B">
              <w:rPr>
                <w:webHidden/>
              </w:rPr>
              <w:tab/>
              <w:delText>21</w:delText>
            </w:r>
          </w:del>
        </w:p>
        <w:p w:rsidR="00BA5B6B" w:rsidDel="00BA5B6B" w:rsidRDefault="00BA5B6B">
          <w:pPr>
            <w:pStyle w:val="32"/>
            <w:rPr>
              <w:del w:id="476" w:author="Batra, Mayank" w:date="2016-06-21T15:17:00Z"/>
              <w:rFonts w:asciiTheme="minorHAnsi" w:eastAsiaTheme="minorEastAsia" w:hAnsiTheme="minorHAnsi" w:cstheme="minorBidi"/>
              <w:bCs w:val="0"/>
              <w:snapToGrid/>
              <w:color w:val="auto"/>
              <w:sz w:val="22"/>
              <w:szCs w:val="22"/>
              <w:lang w:val="en-GB" w:eastAsia="en-GB"/>
            </w:rPr>
          </w:pPr>
          <w:del w:id="477" w:author="Batra, Mayank" w:date="2016-06-21T15:17:00Z">
            <w:r w:rsidRPr="00BA5B6B" w:rsidDel="00BA5B6B">
              <w:rPr>
                <w:rStyle w:val="af6"/>
                <w:bCs w:val="0"/>
              </w:rPr>
              <w:delText>2.3.4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3.8 REMOTE INFORMATION</w:delText>
            </w:r>
            <w:r w:rsidDel="00BA5B6B">
              <w:rPr>
                <w:webHidden/>
              </w:rPr>
              <w:tab/>
              <w:delText>22</w:delText>
            </w:r>
          </w:del>
        </w:p>
        <w:p w:rsidR="00BA5B6B" w:rsidDel="00BA5B6B" w:rsidRDefault="00BA5B6B">
          <w:pPr>
            <w:pStyle w:val="32"/>
            <w:rPr>
              <w:del w:id="478" w:author="Batra, Mayank" w:date="2016-06-21T15:17:00Z"/>
              <w:rFonts w:asciiTheme="minorHAnsi" w:eastAsiaTheme="minorEastAsia" w:hAnsiTheme="minorHAnsi" w:cstheme="minorBidi"/>
              <w:bCs w:val="0"/>
              <w:snapToGrid/>
              <w:color w:val="auto"/>
              <w:sz w:val="22"/>
              <w:szCs w:val="22"/>
              <w:lang w:val="en-GB" w:eastAsia="en-GB"/>
            </w:rPr>
          </w:pPr>
          <w:del w:id="479" w:author="Batra, Mayank" w:date="2016-06-21T15:17:00Z">
            <w:r w:rsidRPr="00BA5B6B" w:rsidDel="00BA5B6B">
              <w:rPr>
                <w:rStyle w:val="af6"/>
                <w:bCs w:val="0"/>
              </w:rPr>
              <w:delText>2.3.5</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3.10 CONNECTION STATE</w:delText>
            </w:r>
            <w:r w:rsidDel="00BA5B6B">
              <w:rPr>
                <w:webHidden/>
              </w:rPr>
              <w:tab/>
              <w:delText>23</w:delText>
            </w:r>
          </w:del>
        </w:p>
        <w:p w:rsidR="00BA5B6B" w:rsidDel="00BA5B6B" w:rsidRDefault="00BA5B6B">
          <w:pPr>
            <w:pStyle w:val="32"/>
            <w:rPr>
              <w:del w:id="480" w:author="Batra, Mayank" w:date="2016-06-21T15:17:00Z"/>
              <w:rFonts w:asciiTheme="minorHAnsi" w:eastAsiaTheme="minorEastAsia" w:hAnsiTheme="minorHAnsi" w:cstheme="minorBidi"/>
              <w:bCs w:val="0"/>
              <w:snapToGrid/>
              <w:color w:val="auto"/>
              <w:sz w:val="22"/>
              <w:szCs w:val="22"/>
              <w:lang w:val="en-GB" w:eastAsia="en-GB"/>
            </w:rPr>
          </w:pPr>
          <w:del w:id="481" w:author="Batra, Mayank" w:date="2016-06-21T15:17:00Z">
            <w:r w:rsidRPr="00BA5B6B" w:rsidDel="00BA5B6B">
              <w:rPr>
                <w:rStyle w:val="af6"/>
                <w:bCs w:val="0"/>
              </w:rPr>
              <w:delText>2.3.6</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3.17 TESTING</w:delText>
            </w:r>
            <w:r w:rsidDel="00BA5B6B">
              <w:rPr>
                <w:webHidden/>
              </w:rPr>
              <w:tab/>
              <w:delText>24</w:delText>
            </w:r>
          </w:del>
        </w:p>
        <w:p w:rsidR="00BA5B6B" w:rsidDel="00BA5B6B" w:rsidRDefault="00BA5B6B">
          <w:pPr>
            <w:pStyle w:val="32"/>
            <w:rPr>
              <w:del w:id="482" w:author="Batra, Mayank" w:date="2016-06-21T15:17:00Z"/>
              <w:rFonts w:asciiTheme="minorHAnsi" w:eastAsiaTheme="minorEastAsia" w:hAnsiTheme="minorHAnsi" w:cstheme="minorBidi"/>
              <w:bCs w:val="0"/>
              <w:snapToGrid/>
              <w:color w:val="auto"/>
              <w:sz w:val="22"/>
              <w:szCs w:val="22"/>
              <w:lang w:val="en-GB" w:eastAsia="en-GB"/>
            </w:rPr>
          </w:pPr>
          <w:del w:id="483" w:author="Batra, Mayank" w:date="2016-06-21T15:17:00Z">
            <w:r w:rsidRPr="00BA5B6B" w:rsidDel="00BA5B6B">
              <w:rPr>
                <w:rStyle w:val="af6"/>
                <w:bCs w:val="0"/>
              </w:rPr>
              <w:delText>2.3.7</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3.18 ALPHABETICAL LIST OF COMMANDS AND EVENTS</w:delText>
            </w:r>
            <w:r w:rsidDel="00BA5B6B">
              <w:rPr>
                <w:webHidden/>
              </w:rPr>
              <w:tab/>
              <w:delText>24</w:delText>
            </w:r>
          </w:del>
        </w:p>
        <w:p w:rsidR="00BA5B6B" w:rsidDel="00BA5B6B" w:rsidRDefault="00BA5B6B">
          <w:pPr>
            <w:pStyle w:val="32"/>
            <w:rPr>
              <w:del w:id="484" w:author="Batra, Mayank" w:date="2016-06-21T15:17:00Z"/>
              <w:rFonts w:asciiTheme="minorHAnsi" w:eastAsiaTheme="minorEastAsia" w:hAnsiTheme="minorHAnsi" w:cstheme="minorBidi"/>
              <w:bCs w:val="0"/>
              <w:snapToGrid/>
              <w:color w:val="auto"/>
              <w:sz w:val="22"/>
              <w:szCs w:val="22"/>
              <w:lang w:val="en-GB" w:eastAsia="en-GB"/>
            </w:rPr>
          </w:pPr>
          <w:del w:id="485" w:author="Batra, Mayank" w:date="2016-06-21T15:17:00Z">
            <w:r w:rsidRPr="00BA5B6B" w:rsidDel="00BA5B6B">
              <w:rPr>
                <w:rStyle w:val="af6"/>
                <w:bCs w:val="0"/>
              </w:rPr>
              <w:delText>2.3.8</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3.19 LE CONTROLLER REQUIREMENTS</w:delText>
            </w:r>
            <w:r w:rsidDel="00BA5B6B">
              <w:rPr>
                <w:webHidden/>
              </w:rPr>
              <w:tab/>
              <w:delText>24</w:delText>
            </w:r>
          </w:del>
        </w:p>
        <w:p w:rsidR="00BA5B6B" w:rsidDel="00BA5B6B" w:rsidRDefault="00BA5B6B">
          <w:pPr>
            <w:pStyle w:val="32"/>
            <w:rPr>
              <w:del w:id="486" w:author="Batra, Mayank" w:date="2016-06-21T15:17:00Z"/>
              <w:rFonts w:asciiTheme="minorHAnsi" w:eastAsiaTheme="minorEastAsia" w:hAnsiTheme="minorHAnsi" w:cstheme="minorBidi"/>
              <w:bCs w:val="0"/>
              <w:snapToGrid/>
              <w:color w:val="auto"/>
              <w:sz w:val="22"/>
              <w:szCs w:val="22"/>
              <w:lang w:val="en-GB" w:eastAsia="en-GB"/>
            </w:rPr>
          </w:pPr>
          <w:del w:id="487" w:author="Batra, Mayank" w:date="2016-06-21T15:17:00Z">
            <w:r w:rsidRPr="00BA5B6B" w:rsidDel="00BA5B6B">
              <w:rPr>
                <w:rStyle w:val="af6"/>
                <w:bCs w:val="0"/>
              </w:rPr>
              <w:delText>2.3.9</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6.27 Supported Commands</w:delText>
            </w:r>
            <w:r w:rsidDel="00BA5B6B">
              <w:rPr>
                <w:webHidden/>
              </w:rPr>
              <w:tab/>
              <w:delText>26</w:delText>
            </w:r>
          </w:del>
        </w:p>
        <w:p w:rsidR="00BA5B6B" w:rsidDel="00BA5B6B" w:rsidRDefault="00BA5B6B">
          <w:pPr>
            <w:pStyle w:val="32"/>
            <w:rPr>
              <w:del w:id="488" w:author="Batra, Mayank" w:date="2016-06-21T15:17:00Z"/>
              <w:rFonts w:asciiTheme="minorHAnsi" w:eastAsiaTheme="minorEastAsia" w:hAnsiTheme="minorHAnsi" w:cstheme="minorBidi"/>
              <w:bCs w:val="0"/>
              <w:snapToGrid/>
              <w:color w:val="auto"/>
              <w:sz w:val="22"/>
              <w:szCs w:val="22"/>
              <w:lang w:val="en-GB" w:eastAsia="en-GB"/>
            </w:rPr>
          </w:pPr>
          <w:del w:id="489" w:author="Batra, Mayank" w:date="2016-06-21T15:17:00Z">
            <w:r w:rsidRPr="00BA5B6B" w:rsidDel="00BA5B6B">
              <w:rPr>
                <w:rStyle w:val="af6"/>
                <w:bCs w:val="0"/>
              </w:rPr>
              <w:delText>2.3.10</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7.7.65.XX LE Connectionless I&amp;Q Report Event</w:delText>
            </w:r>
            <w:r w:rsidDel="00BA5B6B">
              <w:rPr>
                <w:webHidden/>
              </w:rPr>
              <w:tab/>
              <w:delText>27</w:delText>
            </w:r>
          </w:del>
        </w:p>
        <w:p w:rsidR="00BA5B6B" w:rsidDel="00BA5B6B" w:rsidRDefault="00BA5B6B">
          <w:pPr>
            <w:pStyle w:val="32"/>
            <w:rPr>
              <w:del w:id="490" w:author="Batra, Mayank" w:date="2016-06-21T15:17:00Z"/>
              <w:rFonts w:asciiTheme="minorHAnsi" w:eastAsiaTheme="minorEastAsia" w:hAnsiTheme="minorHAnsi" w:cstheme="minorBidi"/>
              <w:bCs w:val="0"/>
              <w:snapToGrid/>
              <w:color w:val="auto"/>
              <w:sz w:val="22"/>
              <w:szCs w:val="22"/>
              <w:lang w:val="en-GB" w:eastAsia="en-GB"/>
            </w:rPr>
          </w:pPr>
          <w:del w:id="491" w:author="Batra, Mayank" w:date="2016-06-21T15:17:00Z">
            <w:r w:rsidRPr="00BA5B6B" w:rsidDel="00BA5B6B">
              <w:rPr>
                <w:rStyle w:val="af6"/>
                <w:bCs w:val="0"/>
              </w:rPr>
              <w:delText>2.3.11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7.7.65.XX+1 LE Connection I&amp;Q Report Event</w:delText>
            </w:r>
            <w:r w:rsidDel="00BA5B6B">
              <w:rPr>
                <w:webHidden/>
              </w:rPr>
              <w:tab/>
              <w:delText>29</w:delText>
            </w:r>
          </w:del>
        </w:p>
        <w:p w:rsidR="00BA5B6B" w:rsidDel="00BA5B6B" w:rsidRDefault="00BA5B6B">
          <w:pPr>
            <w:pStyle w:val="32"/>
            <w:rPr>
              <w:del w:id="492" w:author="Batra, Mayank" w:date="2016-06-21T15:17:00Z"/>
              <w:rFonts w:asciiTheme="minorHAnsi" w:eastAsiaTheme="minorEastAsia" w:hAnsiTheme="minorHAnsi" w:cstheme="minorBidi"/>
              <w:bCs w:val="0"/>
              <w:snapToGrid/>
              <w:color w:val="auto"/>
              <w:sz w:val="22"/>
              <w:szCs w:val="22"/>
              <w:lang w:val="en-GB" w:eastAsia="en-GB"/>
            </w:rPr>
          </w:pPr>
          <w:del w:id="493" w:author="Batra, Mayank" w:date="2016-06-21T15:17:00Z">
            <w:r w:rsidRPr="00BA5B6B" w:rsidDel="00BA5B6B">
              <w:rPr>
                <w:rStyle w:val="af6"/>
                <w:bCs w:val="0"/>
              </w:rPr>
              <w:delText>2.3.12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7.8.1 LE Set Event Mask Command</w:delText>
            </w:r>
            <w:r w:rsidDel="00BA5B6B">
              <w:rPr>
                <w:webHidden/>
              </w:rPr>
              <w:tab/>
              <w:delText>32</w:delText>
            </w:r>
          </w:del>
        </w:p>
        <w:p w:rsidR="00BA5B6B" w:rsidDel="00BA5B6B" w:rsidRDefault="00BA5B6B">
          <w:pPr>
            <w:pStyle w:val="32"/>
            <w:rPr>
              <w:del w:id="494" w:author="Batra, Mayank" w:date="2016-06-21T15:17:00Z"/>
              <w:rFonts w:asciiTheme="minorHAnsi" w:eastAsiaTheme="minorEastAsia" w:hAnsiTheme="minorHAnsi" w:cstheme="minorBidi"/>
              <w:bCs w:val="0"/>
              <w:snapToGrid/>
              <w:color w:val="auto"/>
              <w:sz w:val="22"/>
              <w:szCs w:val="22"/>
              <w:lang w:val="en-GB" w:eastAsia="en-GB"/>
            </w:rPr>
          </w:pPr>
          <w:del w:id="495" w:author="Batra, Mayank" w:date="2016-06-21T15:17:00Z">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w:delText>
            </w:r>
            <w:r w:rsidDel="00BA5B6B">
              <w:rPr>
                <w:webHidden/>
              </w:rPr>
              <w:tab/>
              <w:delText>32</w:delText>
            </w:r>
          </w:del>
        </w:p>
        <w:p w:rsidR="00BA5B6B" w:rsidDel="00BA5B6B" w:rsidRDefault="00BA5B6B">
          <w:pPr>
            <w:pStyle w:val="32"/>
            <w:rPr>
              <w:del w:id="496" w:author="Batra, Mayank" w:date="2016-06-21T15:17:00Z"/>
              <w:rFonts w:asciiTheme="minorHAnsi" w:eastAsiaTheme="minorEastAsia" w:hAnsiTheme="minorHAnsi" w:cstheme="minorBidi"/>
              <w:bCs w:val="0"/>
              <w:snapToGrid/>
              <w:color w:val="auto"/>
              <w:sz w:val="22"/>
              <w:szCs w:val="22"/>
              <w:lang w:val="en-GB" w:eastAsia="en-GB"/>
            </w:rPr>
          </w:pPr>
          <w:del w:id="497" w:author="Batra, Mayank" w:date="2016-06-21T15:17:00Z">
            <w:r w:rsidRPr="00BA5B6B" w:rsidDel="00BA5B6B">
              <w:rPr>
                <w:rStyle w:val="af6"/>
                <w:bCs w:val="0"/>
              </w:rPr>
              <w:delText>2.3.13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LE Set Supplemental Receive Test Parameters Command</w:delText>
            </w:r>
            <w:r w:rsidDel="00BA5B6B">
              <w:rPr>
                <w:webHidden/>
              </w:rPr>
              <w:tab/>
              <w:delText>32</w:delText>
            </w:r>
          </w:del>
        </w:p>
        <w:p w:rsidR="00BA5B6B" w:rsidDel="00BA5B6B" w:rsidRDefault="00BA5B6B">
          <w:pPr>
            <w:pStyle w:val="32"/>
            <w:rPr>
              <w:del w:id="498" w:author="Batra, Mayank" w:date="2016-06-21T15:17:00Z"/>
              <w:rFonts w:asciiTheme="minorHAnsi" w:eastAsiaTheme="minorEastAsia" w:hAnsiTheme="minorHAnsi" w:cstheme="minorBidi"/>
              <w:bCs w:val="0"/>
              <w:snapToGrid/>
              <w:color w:val="auto"/>
              <w:sz w:val="22"/>
              <w:szCs w:val="22"/>
              <w:lang w:val="en-GB" w:eastAsia="en-GB"/>
            </w:rPr>
          </w:pPr>
          <w:del w:id="499" w:author="Batra, Mayank" w:date="2016-06-21T15:17:00Z">
            <w:r w:rsidRPr="00BA5B6B" w:rsidDel="00BA5B6B">
              <w:rPr>
                <w:rStyle w:val="af6"/>
                <w:bCs w:val="0"/>
              </w:rPr>
              <w:delText>2.3.14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 LE Set Supplemental Transmit Test Parameters Command</w:delText>
            </w:r>
            <w:r w:rsidDel="00BA5B6B">
              <w:rPr>
                <w:webHidden/>
              </w:rPr>
              <w:tab/>
              <w:delText>34</w:delText>
            </w:r>
          </w:del>
        </w:p>
        <w:p w:rsidR="00BA5B6B" w:rsidDel="00BA5B6B" w:rsidRDefault="00BA5B6B">
          <w:pPr>
            <w:pStyle w:val="32"/>
            <w:rPr>
              <w:del w:id="500" w:author="Batra, Mayank" w:date="2016-06-21T15:17:00Z"/>
              <w:rFonts w:asciiTheme="minorHAnsi" w:eastAsiaTheme="minorEastAsia" w:hAnsiTheme="minorHAnsi" w:cstheme="minorBidi"/>
              <w:bCs w:val="0"/>
              <w:snapToGrid/>
              <w:color w:val="auto"/>
              <w:sz w:val="22"/>
              <w:szCs w:val="22"/>
              <w:lang w:val="en-GB" w:eastAsia="en-GB"/>
            </w:rPr>
          </w:pPr>
          <w:del w:id="501" w:author="Batra, Mayank" w:date="2016-06-21T15:17:00Z">
            <w:r w:rsidRPr="00BA5B6B" w:rsidDel="00BA5B6B">
              <w:rPr>
                <w:rStyle w:val="af6"/>
                <w:bCs w:val="0"/>
              </w:rPr>
              <w:delText>2.3.15</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 LE Set Connectionless Supplemental Transmit Parameters Command</w:delText>
            </w:r>
            <w:r w:rsidDel="00BA5B6B">
              <w:rPr>
                <w:webHidden/>
              </w:rPr>
              <w:tab/>
              <w:delText>36</w:delText>
            </w:r>
          </w:del>
        </w:p>
        <w:p w:rsidR="00BA5B6B" w:rsidDel="00BA5B6B" w:rsidRDefault="00BA5B6B">
          <w:pPr>
            <w:pStyle w:val="32"/>
            <w:rPr>
              <w:del w:id="502" w:author="Batra, Mayank" w:date="2016-06-21T15:17:00Z"/>
              <w:rFonts w:asciiTheme="minorHAnsi" w:eastAsiaTheme="minorEastAsia" w:hAnsiTheme="minorHAnsi" w:cstheme="minorBidi"/>
              <w:bCs w:val="0"/>
              <w:snapToGrid/>
              <w:color w:val="auto"/>
              <w:sz w:val="22"/>
              <w:szCs w:val="22"/>
              <w:lang w:val="en-GB" w:eastAsia="en-GB"/>
            </w:rPr>
          </w:pPr>
          <w:del w:id="503" w:author="Batra, Mayank" w:date="2016-06-21T15:17:00Z">
            <w:r w:rsidRPr="00BA5B6B" w:rsidDel="00BA5B6B">
              <w:rPr>
                <w:rStyle w:val="af6"/>
                <w:bCs w:val="0"/>
              </w:rPr>
              <w:delText>2.3.16</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7.8.XX+1 LE Set Connectionless Supplemental Transmit Enable Command</w:delText>
            </w:r>
            <w:r w:rsidDel="00BA5B6B">
              <w:rPr>
                <w:webHidden/>
              </w:rPr>
              <w:tab/>
              <w:delText>38</w:delText>
            </w:r>
          </w:del>
        </w:p>
        <w:p w:rsidR="00BA5B6B" w:rsidDel="00BA5B6B" w:rsidRDefault="00BA5B6B">
          <w:pPr>
            <w:pStyle w:val="32"/>
            <w:rPr>
              <w:del w:id="504" w:author="Batra, Mayank" w:date="2016-06-21T15:17:00Z"/>
              <w:rFonts w:asciiTheme="minorHAnsi" w:eastAsiaTheme="minorEastAsia" w:hAnsiTheme="minorHAnsi" w:cstheme="minorBidi"/>
              <w:bCs w:val="0"/>
              <w:snapToGrid/>
              <w:color w:val="auto"/>
              <w:sz w:val="22"/>
              <w:szCs w:val="22"/>
              <w:lang w:val="en-GB" w:eastAsia="en-GB"/>
            </w:rPr>
          </w:pPr>
          <w:del w:id="505" w:author="Batra, Mayank" w:date="2016-06-21T15:17:00Z">
            <w:r w:rsidRPr="00BA5B6B" w:rsidDel="00BA5B6B">
              <w:rPr>
                <w:rStyle w:val="af6"/>
                <w:bCs w:val="0"/>
              </w:rPr>
              <w:delText>2.3.17</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7.8.XX+2 LE Read Connectionless I&amp;Q Sampling List Size Command</w:delText>
            </w:r>
            <w:r w:rsidDel="00BA5B6B">
              <w:rPr>
                <w:webHidden/>
              </w:rPr>
              <w:tab/>
              <w:delText>39</w:delText>
            </w:r>
          </w:del>
        </w:p>
        <w:p w:rsidR="00BA5B6B" w:rsidDel="00BA5B6B" w:rsidRDefault="00BA5B6B">
          <w:pPr>
            <w:pStyle w:val="32"/>
            <w:rPr>
              <w:del w:id="506" w:author="Batra, Mayank" w:date="2016-06-21T15:17:00Z"/>
              <w:rFonts w:asciiTheme="minorHAnsi" w:eastAsiaTheme="minorEastAsia" w:hAnsiTheme="minorHAnsi" w:cstheme="minorBidi"/>
              <w:bCs w:val="0"/>
              <w:snapToGrid/>
              <w:color w:val="auto"/>
              <w:sz w:val="22"/>
              <w:szCs w:val="22"/>
              <w:lang w:val="en-GB" w:eastAsia="en-GB"/>
            </w:rPr>
          </w:pPr>
          <w:del w:id="507" w:author="Batra, Mayank" w:date="2016-06-21T15:17:00Z">
            <w:r w:rsidRPr="00BA5B6B" w:rsidDel="00BA5B6B">
              <w:rPr>
                <w:rStyle w:val="af6"/>
                <w:bCs w:val="0"/>
              </w:rPr>
              <w:delText>2.3.18</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7.8.XX+3 LE Add Device To Connectionless I&amp;Q Sampling List Command</w:delText>
            </w:r>
            <w:r w:rsidDel="00BA5B6B">
              <w:rPr>
                <w:webHidden/>
              </w:rPr>
              <w:tab/>
              <w:delText>40</w:delText>
            </w:r>
          </w:del>
        </w:p>
        <w:p w:rsidR="00BA5B6B" w:rsidDel="00BA5B6B" w:rsidRDefault="00BA5B6B">
          <w:pPr>
            <w:pStyle w:val="32"/>
            <w:rPr>
              <w:del w:id="508" w:author="Batra, Mayank" w:date="2016-06-21T15:17:00Z"/>
              <w:rFonts w:asciiTheme="minorHAnsi" w:eastAsiaTheme="minorEastAsia" w:hAnsiTheme="minorHAnsi" w:cstheme="minorBidi"/>
              <w:bCs w:val="0"/>
              <w:snapToGrid/>
              <w:color w:val="auto"/>
              <w:sz w:val="22"/>
              <w:szCs w:val="22"/>
              <w:lang w:val="en-GB" w:eastAsia="en-GB"/>
            </w:rPr>
          </w:pPr>
          <w:del w:id="509" w:author="Batra, Mayank" w:date="2016-06-21T15:17:00Z">
            <w:r w:rsidRPr="00BA5B6B" w:rsidDel="00BA5B6B">
              <w:rPr>
                <w:rStyle w:val="af6"/>
                <w:bCs w:val="0"/>
              </w:rPr>
              <w:delText>2.3.19</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7.8.XX+4 LE Remove Device From Connectionless I&amp;Q Sampling List Command</w:delText>
            </w:r>
            <w:r w:rsidDel="00BA5B6B">
              <w:rPr>
                <w:webHidden/>
              </w:rPr>
              <w:tab/>
              <w:delText>43</w:delText>
            </w:r>
          </w:del>
        </w:p>
        <w:p w:rsidR="00BA5B6B" w:rsidDel="00BA5B6B" w:rsidRDefault="00BA5B6B">
          <w:pPr>
            <w:pStyle w:val="32"/>
            <w:rPr>
              <w:del w:id="510" w:author="Batra, Mayank" w:date="2016-06-21T15:17:00Z"/>
              <w:rFonts w:asciiTheme="minorHAnsi" w:eastAsiaTheme="minorEastAsia" w:hAnsiTheme="minorHAnsi" w:cstheme="minorBidi"/>
              <w:bCs w:val="0"/>
              <w:snapToGrid/>
              <w:color w:val="auto"/>
              <w:sz w:val="22"/>
              <w:szCs w:val="22"/>
              <w:lang w:val="en-GB" w:eastAsia="en-GB"/>
            </w:rPr>
          </w:pPr>
          <w:del w:id="511" w:author="Batra, Mayank" w:date="2016-06-21T15:17:00Z">
            <w:r w:rsidRPr="00BA5B6B" w:rsidDel="00BA5B6B">
              <w:rPr>
                <w:rStyle w:val="af6"/>
                <w:bCs w:val="0"/>
              </w:rPr>
              <w:delText>2.3.20</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7.8.XX+5 LE Clear Connectionless I&amp;Q Sampling List Command</w:delText>
            </w:r>
            <w:r w:rsidDel="00BA5B6B">
              <w:rPr>
                <w:webHidden/>
              </w:rPr>
              <w:tab/>
              <w:delText>45</w:delText>
            </w:r>
          </w:del>
        </w:p>
        <w:p w:rsidR="00BA5B6B" w:rsidDel="00BA5B6B" w:rsidRDefault="00BA5B6B">
          <w:pPr>
            <w:pStyle w:val="32"/>
            <w:rPr>
              <w:del w:id="512" w:author="Batra, Mayank" w:date="2016-06-21T15:17:00Z"/>
              <w:rFonts w:asciiTheme="minorHAnsi" w:eastAsiaTheme="minorEastAsia" w:hAnsiTheme="minorHAnsi" w:cstheme="minorBidi"/>
              <w:bCs w:val="0"/>
              <w:snapToGrid/>
              <w:color w:val="auto"/>
              <w:sz w:val="22"/>
              <w:szCs w:val="22"/>
              <w:lang w:val="en-GB" w:eastAsia="en-GB"/>
            </w:rPr>
          </w:pPr>
          <w:del w:id="513" w:author="Batra, Mayank" w:date="2016-06-21T15:17:00Z">
            <w:r w:rsidRPr="00BA5B6B" w:rsidDel="00BA5B6B">
              <w:rPr>
                <w:rStyle w:val="af6"/>
                <w:bCs w:val="0"/>
              </w:rPr>
              <w:delText>2.3.21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7.8.XX+6 LE Set Connectionless I&amp;Q Sampling Enable Command</w:delText>
            </w:r>
            <w:r w:rsidDel="00BA5B6B">
              <w:rPr>
                <w:webHidden/>
              </w:rPr>
              <w:tab/>
              <w:delText>46</w:delText>
            </w:r>
          </w:del>
        </w:p>
        <w:p w:rsidR="00BA5B6B" w:rsidDel="00BA5B6B" w:rsidRDefault="00BA5B6B">
          <w:pPr>
            <w:pStyle w:val="32"/>
            <w:rPr>
              <w:del w:id="514" w:author="Batra, Mayank" w:date="2016-06-21T15:17:00Z"/>
              <w:rFonts w:asciiTheme="minorHAnsi" w:eastAsiaTheme="minorEastAsia" w:hAnsiTheme="minorHAnsi" w:cstheme="minorBidi"/>
              <w:bCs w:val="0"/>
              <w:snapToGrid/>
              <w:color w:val="auto"/>
              <w:sz w:val="22"/>
              <w:szCs w:val="22"/>
              <w:lang w:val="en-GB" w:eastAsia="en-GB"/>
            </w:rPr>
          </w:pPr>
          <w:del w:id="515" w:author="Batra, Mayank" w:date="2016-06-21T15:17:00Z">
            <w:r w:rsidRPr="00BA5B6B" w:rsidDel="00BA5B6B">
              <w:rPr>
                <w:rStyle w:val="af6"/>
                <w:bCs w:val="0"/>
              </w:rPr>
              <w:delText>2.3.22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7.8.XX+7 LE Set Connection Supplemental Receive Parameters Command</w:delText>
            </w:r>
            <w:r w:rsidDel="00BA5B6B">
              <w:rPr>
                <w:webHidden/>
              </w:rPr>
              <w:tab/>
              <w:delText>49</w:delText>
            </w:r>
          </w:del>
        </w:p>
        <w:p w:rsidR="00BA5B6B" w:rsidDel="00BA5B6B" w:rsidRDefault="00BA5B6B">
          <w:pPr>
            <w:pStyle w:val="32"/>
            <w:rPr>
              <w:del w:id="516" w:author="Batra, Mayank" w:date="2016-06-21T15:17:00Z"/>
              <w:rFonts w:asciiTheme="minorHAnsi" w:eastAsiaTheme="minorEastAsia" w:hAnsiTheme="minorHAnsi" w:cstheme="minorBidi"/>
              <w:bCs w:val="0"/>
              <w:snapToGrid/>
              <w:color w:val="auto"/>
              <w:sz w:val="22"/>
              <w:szCs w:val="22"/>
              <w:lang w:val="en-GB" w:eastAsia="en-GB"/>
            </w:rPr>
          </w:pPr>
          <w:del w:id="517" w:author="Batra, Mayank" w:date="2016-06-21T15:17:00Z">
            <w:r w:rsidRPr="00BA5B6B" w:rsidDel="00BA5B6B">
              <w:rPr>
                <w:rStyle w:val="af6"/>
                <w:bCs w:val="0"/>
              </w:rPr>
              <w:delText>2.3.23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7.8.XX+8 LE Set Connection Supplemental Transmit Parameters Command</w:delText>
            </w:r>
            <w:r w:rsidDel="00BA5B6B">
              <w:rPr>
                <w:webHidden/>
              </w:rPr>
              <w:tab/>
              <w:delText>50</w:delText>
            </w:r>
          </w:del>
        </w:p>
        <w:p w:rsidR="00BA5B6B" w:rsidDel="00BA5B6B" w:rsidRDefault="00BA5B6B">
          <w:pPr>
            <w:pStyle w:val="32"/>
            <w:rPr>
              <w:del w:id="518" w:author="Batra, Mayank" w:date="2016-06-21T15:17:00Z"/>
              <w:rFonts w:asciiTheme="minorHAnsi" w:eastAsiaTheme="minorEastAsia" w:hAnsiTheme="minorHAnsi" w:cstheme="minorBidi"/>
              <w:bCs w:val="0"/>
              <w:snapToGrid/>
              <w:color w:val="auto"/>
              <w:sz w:val="22"/>
              <w:szCs w:val="22"/>
              <w:lang w:val="en-GB" w:eastAsia="en-GB"/>
            </w:rPr>
          </w:pPr>
          <w:del w:id="519" w:author="Batra, Mayank" w:date="2016-06-21T15:17:00Z">
            <w:r w:rsidRPr="00BA5B6B" w:rsidDel="00BA5B6B">
              <w:rPr>
                <w:rStyle w:val="af6"/>
                <w:bCs w:val="0"/>
              </w:rPr>
              <w:delText>2.3.24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7.8.XX+9 LE Connection Supplemental Request Enable Command</w:delText>
            </w:r>
            <w:r w:rsidDel="00BA5B6B">
              <w:rPr>
                <w:webHidden/>
              </w:rPr>
              <w:tab/>
              <w:delText>52</w:delText>
            </w:r>
          </w:del>
        </w:p>
        <w:p w:rsidR="00BA5B6B" w:rsidDel="00BA5B6B" w:rsidRDefault="00BA5B6B">
          <w:pPr>
            <w:pStyle w:val="32"/>
            <w:rPr>
              <w:del w:id="520" w:author="Batra, Mayank" w:date="2016-06-21T15:17:00Z"/>
              <w:rFonts w:asciiTheme="minorHAnsi" w:eastAsiaTheme="minorEastAsia" w:hAnsiTheme="minorHAnsi" w:cstheme="minorBidi"/>
              <w:bCs w:val="0"/>
              <w:snapToGrid/>
              <w:color w:val="auto"/>
              <w:sz w:val="22"/>
              <w:szCs w:val="22"/>
              <w:lang w:val="en-GB" w:eastAsia="en-GB"/>
            </w:rPr>
          </w:pPr>
          <w:del w:id="521" w:author="Batra, Mayank" w:date="2016-06-21T15:17:00Z">
            <w:r w:rsidRPr="00BA5B6B" w:rsidDel="00BA5B6B">
              <w:rPr>
                <w:rStyle w:val="af6"/>
                <w:bCs w:val="0"/>
              </w:rPr>
              <w:delText>2.3.25</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7.8.XX+10 LE Connection Supplemental Response Enable Command</w:delText>
            </w:r>
            <w:r w:rsidDel="00BA5B6B">
              <w:rPr>
                <w:webHidden/>
              </w:rPr>
              <w:tab/>
              <w:delText>55</w:delText>
            </w:r>
          </w:del>
        </w:p>
        <w:p w:rsidR="00BA5B6B" w:rsidDel="00BA5B6B" w:rsidRDefault="00BA5B6B">
          <w:pPr>
            <w:pStyle w:val="32"/>
            <w:rPr>
              <w:del w:id="522" w:author="Batra, Mayank" w:date="2016-06-21T15:17:00Z"/>
              <w:rFonts w:asciiTheme="minorHAnsi" w:eastAsiaTheme="minorEastAsia" w:hAnsiTheme="minorHAnsi" w:cstheme="minorBidi"/>
              <w:bCs w:val="0"/>
              <w:snapToGrid/>
              <w:color w:val="auto"/>
              <w:sz w:val="22"/>
              <w:szCs w:val="22"/>
              <w:lang w:val="en-GB" w:eastAsia="en-GB"/>
            </w:rPr>
          </w:pPr>
          <w:del w:id="523" w:author="Batra, Mayank" w:date="2016-06-21T15:17:00Z">
            <w:r w:rsidRPr="00BA5B6B" w:rsidDel="00BA5B6B">
              <w:rPr>
                <w:rStyle w:val="af6"/>
                <w:bCs w:val="0"/>
              </w:rPr>
              <w:delText>2.3.26</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7.8.XX+11 LE Read Maximum Supplemental Length Command</w:delText>
            </w:r>
            <w:r w:rsidDel="00BA5B6B">
              <w:rPr>
                <w:webHidden/>
              </w:rPr>
              <w:tab/>
              <w:delText>56</w:delText>
            </w:r>
          </w:del>
        </w:p>
        <w:p w:rsidR="00BA5B6B" w:rsidDel="00BA5B6B" w:rsidRDefault="00BA5B6B">
          <w:pPr>
            <w:pStyle w:val="22"/>
            <w:rPr>
              <w:del w:id="524" w:author="Batra, Mayank" w:date="2016-06-21T15:17:00Z"/>
              <w:rFonts w:asciiTheme="minorHAnsi" w:eastAsiaTheme="minorEastAsia" w:hAnsiTheme="minorHAnsi" w:cstheme="minorBidi"/>
              <w:bCs w:val="0"/>
              <w:snapToGrid/>
              <w:color w:val="auto"/>
              <w:sz w:val="22"/>
              <w:szCs w:val="22"/>
              <w:lang w:val="en-GB" w:eastAsia="en-GB"/>
            </w:rPr>
          </w:pPr>
          <w:del w:id="525" w:author="Batra, Mayank" w:date="2016-06-21T15:17:00Z">
            <w:r w:rsidRPr="00BA5B6B" w:rsidDel="00BA5B6B">
              <w:rPr>
                <w:rStyle w:val="af6"/>
                <w:bCs w:val="0"/>
              </w:rPr>
              <w:delText>2.4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Volume 3, Part C (Generic Access Profile) Changes</w:delText>
            </w:r>
            <w:r w:rsidDel="00BA5B6B">
              <w:rPr>
                <w:webHidden/>
              </w:rPr>
              <w:tab/>
              <w:delText>57</w:delText>
            </w:r>
          </w:del>
        </w:p>
        <w:p w:rsidR="00BA5B6B" w:rsidDel="00BA5B6B" w:rsidRDefault="00BA5B6B">
          <w:pPr>
            <w:pStyle w:val="22"/>
            <w:rPr>
              <w:del w:id="526" w:author="Batra, Mayank" w:date="2016-06-21T15:17:00Z"/>
              <w:rFonts w:asciiTheme="minorHAnsi" w:eastAsiaTheme="minorEastAsia" w:hAnsiTheme="minorHAnsi" w:cstheme="minorBidi"/>
              <w:bCs w:val="0"/>
              <w:snapToGrid/>
              <w:color w:val="auto"/>
              <w:sz w:val="22"/>
              <w:szCs w:val="22"/>
              <w:lang w:val="en-GB" w:eastAsia="en-GB"/>
            </w:rPr>
          </w:pPr>
          <w:del w:id="527" w:author="Batra, Mayank" w:date="2016-06-21T15:17:00Z">
            <w:r w:rsidRPr="00BA5B6B" w:rsidDel="00BA5B6B">
              <w:rPr>
                <w:rStyle w:val="af6"/>
                <w:bCs w:val="0"/>
              </w:rPr>
              <w:delText>2.5</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Volume 6, Part A (Physical Layer) Changes</w:delText>
            </w:r>
            <w:r w:rsidDel="00BA5B6B">
              <w:rPr>
                <w:webHidden/>
              </w:rPr>
              <w:tab/>
              <w:delText>57</w:delText>
            </w:r>
          </w:del>
        </w:p>
        <w:p w:rsidR="00BA5B6B" w:rsidDel="00BA5B6B" w:rsidRDefault="00BA5B6B">
          <w:pPr>
            <w:pStyle w:val="32"/>
            <w:rPr>
              <w:del w:id="528" w:author="Batra, Mayank" w:date="2016-06-21T15:17:00Z"/>
              <w:rFonts w:asciiTheme="minorHAnsi" w:eastAsiaTheme="minorEastAsia" w:hAnsiTheme="minorHAnsi" w:cstheme="minorBidi"/>
              <w:bCs w:val="0"/>
              <w:snapToGrid/>
              <w:color w:val="auto"/>
              <w:sz w:val="22"/>
              <w:szCs w:val="22"/>
              <w:lang w:val="en-GB" w:eastAsia="en-GB"/>
            </w:rPr>
          </w:pPr>
          <w:del w:id="529" w:author="Batra, Mayank" w:date="2016-06-21T15:17:00Z">
            <w:r w:rsidRPr="00BA5B6B" w:rsidDel="00BA5B6B">
              <w:rPr>
                <w:rStyle w:val="af6"/>
                <w:bCs w:val="0"/>
              </w:rPr>
              <w:delText>2.5.1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4.X ANTENNA SWITCHING</w:delText>
            </w:r>
            <w:r w:rsidDel="00BA5B6B">
              <w:rPr>
                <w:webHidden/>
              </w:rPr>
              <w:tab/>
              <w:delText>57</w:delText>
            </w:r>
          </w:del>
        </w:p>
        <w:p w:rsidR="00BA5B6B" w:rsidDel="00BA5B6B" w:rsidRDefault="00BA5B6B">
          <w:pPr>
            <w:pStyle w:val="22"/>
            <w:rPr>
              <w:del w:id="530" w:author="Batra, Mayank" w:date="2016-06-21T15:17:00Z"/>
              <w:rFonts w:asciiTheme="minorHAnsi" w:eastAsiaTheme="minorEastAsia" w:hAnsiTheme="minorHAnsi" w:cstheme="minorBidi"/>
              <w:bCs w:val="0"/>
              <w:snapToGrid/>
              <w:color w:val="auto"/>
              <w:sz w:val="22"/>
              <w:szCs w:val="22"/>
              <w:lang w:val="en-GB" w:eastAsia="en-GB"/>
            </w:rPr>
          </w:pPr>
          <w:del w:id="531" w:author="Batra, Mayank" w:date="2016-06-21T15:17:00Z">
            <w:r w:rsidRPr="00BA5B6B" w:rsidDel="00BA5B6B">
              <w:rPr>
                <w:rStyle w:val="af6"/>
                <w:bCs w:val="0"/>
              </w:rPr>
              <w:delText>2.6</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Volume 6, Part B (Link Layer) Changes</w:delText>
            </w:r>
            <w:r w:rsidDel="00BA5B6B">
              <w:rPr>
                <w:webHidden/>
              </w:rPr>
              <w:tab/>
              <w:delText>58</w:delText>
            </w:r>
          </w:del>
        </w:p>
        <w:p w:rsidR="00BA5B6B" w:rsidDel="00BA5B6B" w:rsidRDefault="00BA5B6B">
          <w:pPr>
            <w:pStyle w:val="32"/>
            <w:rPr>
              <w:del w:id="532" w:author="Batra, Mayank" w:date="2016-06-21T15:17:00Z"/>
              <w:rFonts w:asciiTheme="minorHAnsi" w:eastAsiaTheme="minorEastAsia" w:hAnsiTheme="minorHAnsi" w:cstheme="minorBidi"/>
              <w:bCs w:val="0"/>
              <w:snapToGrid/>
              <w:color w:val="auto"/>
              <w:sz w:val="22"/>
              <w:szCs w:val="22"/>
              <w:lang w:val="en-GB" w:eastAsia="en-GB"/>
            </w:rPr>
          </w:pPr>
          <w:del w:id="533" w:author="Batra, Mayank" w:date="2016-06-21T15:17:00Z">
            <w:r w:rsidRPr="00BA5B6B" w:rsidDel="00BA5B6B">
              <w:rPr>
                <w:rStyle w:val="af6"/>
                <w:bCs w:val="0"/>
              </w:rPr>
              <w:delText>2.6.1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2.1 PACKET FORMAT FOR LE UNCODED PHYS</w:delText>
            </w:r>
            <w:r w:rsidDel="00BA5B6B">
              <w:rPr>
                <w:webHidden/>
              </w:rPr>
              <w:tab/>
              <w:delText>58</w:delText>
            </w:r>
          </w:del>
        </w:p>
        <w:p w:rsidR="00BA5B6B" w:rsidDel="00BA5B6B" w:rsidRDefault="00BA5B6B">
          <w:pPr>
            <w:pStyle w:val="32"/>
            <w:rPr>
              <w:del w:id="534" w:author="Batra, Mayank" w:date="2016-06-21T15:17:00Z"/>
              <w:rFonts w:asciiTheme="minorHAnsi" w:eastAsiaTheme="minorEastAsia" w:hAnsiTheme="minorHAnsi" w:cstheme="minorBidi"/>
              <w:bCs w:val="0"/>
              <w:snapToGrid/>
              <w:color w:val="auto"/>
              <w:sz w:val="22"/>
              <w:szCs w:val="22"/>
              <w:lang w:val="en-GB" w:eastAsia="en-GB"/>
            </w:rPr>
          </w:pPr>
          <w:del w:id="535" w:author="Batra, Mayank" w:date="2016-06-21T15:17:00Z">
            <w:r w:rsidRPr="00BA5B6B" w:rsidDel="00BA5B6B">
              <w:rPr>
                <w:rStyle w:val="af6"/>
                <w:bCs w:val="0"/>
              </w:rPr>
              <w:delText>2.6.2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2.1.4 CRC</w:delText>
            </w:r>
            <w:r w:rsidDel="00BA5B6B">
              <w:rPr>
                <w:webHidden/>
              </w:rPr>
              <w:tab/>
              <w:delText>59</w:delText>
            </w:r>
          </w:del>
        </w:p>
        <w:p w:rsidR="00BA5B6B" w:rsidDel="00BA5B6B" w:rsidRDefault="00BA5B6B">
          <w:pPr>
            <w:pStyle w:val="32"/>
            <w:rPr>
              <w:del w:id="536" w:author="Batra, Mayank" w:date="2016-06-21T15:17:00Z"/>
              <w:rFonts w:asciiTheme="minorHAnsi" w:eastAsiaTheme="minorEastAsia" w:hAnsiTheme="minorHAnsi" w:cstheme="minorBidi"/>
              <w:bCs w:val="0"/>
              <w:snapToGrid/>
              <w:color w:val="auto"/>
              <w:sz w:val="22"/>
              <w:szCs w:val="22"/>
              <w:lang w:val="en-GB" w:eastAsia="en-GB"/>
            </w:rPr>
          </w:pPr>
          <w:del w:id="537" w:author="Batra, Mayank" w:date="2016-06-21T15:17:00Z">
            <w:r w:rsidRPr="00BA5B6B" w:rsidDel="00BA5B6B">
              <w:rPr>
                <w:rStyle w:val="af6"/>
                <w:bCs w:val="0"/>
                <w:lang w:val="en-GB"/>
              </w:rPr>
              <w:delText>2.6.3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 xml:space="preserve">[NEW SECTION] </w:delText>
            </w:r>
            <w:r w:rsidRPr="00BA5B6B" w:rsidDel="00BA5B6B">
              <w:rPr>
                <w:rStyle w:val="af6"/>
                <w:bCs w:val="0"/>
                <w:lang w:val="en-GB"/>
              </w:rPr>
              <w:delText>2.1.X Supplemental</w:delText>
            </w:r>
            <w:r w:rsidDel="00BA5B6B">
              <w:rPr>
                <w:webHidden/>
              </w:rPr>
              <w:tab/>
              <w:delText>59</w:delText>
            </w:r>
          </w:del>
        </w:p>
        <w:p w:rsidR="00BA5B6B" w:rsidDel="00BA5B6B" w:rsidRDefault="00BA5B6B">
          <w:pPr>
            <w:pStyle w:val="32"/>
            <w:rPr>
              <w:del w:id="538" w:author="Batra, Mayank" w:date="2016-06-21T15:17:00Z"/>
              <w:rFonts w:asciiTheme="minorHAnsi" w:eastAsiaTheme="minorEastAsia" w:hAnsiTheme="minorHAnsi" w:cstheme="minorBidi"/>
              <w:bCs w:val="0"/>
              <w:snapToGrid/>
              <w:color w:val="auto"/>
              <w:sz w:val="22"/>
              <w:szCs w:val="22"/>
              <w:lang w:val="en-GB" w:eastAsia="en-GB"/>
            </w:rPr>
          </w:pPr>
          <w:del w:id="539" w:author="Batra, Mayank" w:date="2016-06-21T15:17:00Z">
            <w:r w:rsidRPr="00BA5B6B" w:rsidDel="00BA5B6B">
              <w:rPr>
                <w:rStyle w:val="af6"/>
                <w:bCs w:val="0"/>
              </w:rPr>
              <w:delText>2.6.4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2.3.X.3 SuppInfo</w:delText>
            </w:r>
            <w:r w:rsidDel="00BA5B6B">
              <w:rPr>
                <w:webHidden/>
              </w:rPr>
              <w:tab/>
              <w:delText>59</w:delText>
            </w:r>
          </w:del>
        </w:p>
        <w:p w:rsidR="00BA5B6B" w:rsidDel="00BA5B6B" w:rsidRDefault="00BA5B6B">
          <w:pPr>
            <w:pStyle w:val="32"/>
            <w:rPr>
              <w:del w:id="540" w:author="Batra, Mayank" w:date="2016-06-21T15:17:00Z"/>
              <w:rFonts w:asciiTheme="minorHAnsi" w:eastAsiaTheme="minorEastAsia" w:hAnsiTheme="minorHAnsi" w:cstheme="minorBidi"/>
              <w:bCs w:val="0"/>
              <w:snapToGrid/>
              <w:color w:val="auto"/>
              <w:sz w:val="22"/>
              <w:szCs w:val="22"/>
              <w:lang w:val="en-GB" w:eastAsia="en-GB"/>
            </w:rPr>
          </w:pPr>
          <w:del w:id="541" w:author="Batra, Mayank" w:date="2016-06-21T15:17:00Z">
            <w:r w:rsidRPr="00BA5B6B" w:rsidDel="00BA5B6B">
              <w:rPr>
                <w:rStyle w:val="af6"/>
                <w:bCs w:val="0"/>
              </w:rPr>
              <w:delText>2.6.5</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2.4 DATA CHANNEL PDU</w:delText>
            </w:r>
            <w:r w:rsidDel="00BA5B6B">
              <w:rPr>
                <w:webHidden/>
              </w:rPr>
              <w:tab/>
              <w:delText>59</w:delText>
            </w:r>
          </w:del>
        </w:p>
        <w:p w:rsidR="00BA5B6B" w:rsidDel="00BA5B6B" w:rsidRDefault="00BA5B6B">
          <w:pPr>
            <w:pStyle w:val="42"/>
            <w:rPr>
              <w:del w:id="542" w:author="Batra, Mayank" w:date="2016-06-21T15:17:00Z"/>
              <w:rFonts w:asciiTheme="minorHAnsi" w:eastAsiaTheme="minorEastAsia" w:hAnsiTheme="minorHAnsi" w:cstheme="minorBidi"/>
              <w:bCs w:val="0"/>
              <w:snapToGrid/>
              <w:color w:val="auto"/>
              <w:sz w:val="22"/>
              <w:szCs w:val="22"/>
              <w:lang w:val="en-GB" w:eastAsia="en-GB"/>
            </w:rPr>
          </w:pPr>
          <w:del w:id="543" w:author="Batra, Mayank" w:date="2016-06-21T15:17:00Z">
            <w:r w:rsidRPr="00BA5B6B" w:rsidDel="00BA5B6B">
              <w:rPr>
                <w:rStyle w:val="af6"/>
                <w:bCs w:val="0"/>
              </w:rPr>
              <w:delText>2.6.5.1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2.4.2 LL Control PDU</w:delText>
            </w:r>
            <w:r w:rsidDel="00BA5B6B">
              <w:rPr>
                <w:webHidden/>
              </w:rPr>
              <w:tab/>
              <w:delText>62</w:delText>
            </w:r>
          </w:del>
        </w:p>
        <w:p w:rsidR="00BA5B6B" w:rsidDel="00BA5B6B" w:rsidRDefault="00BA5B6B">
          <w:pPr>
            <w:pStyle w:val="32"/>
            <w:rPr>
              <w:del w:id="544" w:author="Batra, Mayank" w:date="2016-06-21T15:17:00Z"/>
              <w:rFonts w:asciiTheme="minorHAnsi" w:eastAsiaTheme="minorEastAsia" w:hAnsiTheme="minorHAnsi" w:cstheme="minorBidi"/>
              <w:bCs w:val="0"/>
              <w:snapToGrid/>
              <w:color w:val="auto"/>
              <w:sz w:val="22"/>
              <w:szCs w:val="22"/>
              <w:lang w:val="en-GB" w:eastAsia="en-GB"/>
            </w:rPr>
          </w:pPr>
          <w:del w:id="545" w:author="Batra, Mayank" w:date="2016-06-21T15:17:00Z">
            <w:r w:rsidRPr="00BA5B6B" w:rsidDel="00BA5B6B">
              <w:rPr>
                <w:rStyle w:val="af6"/>
                <w:bCs w:val="0"/>
              </w:rPr>
              <w:delText>2.6.6</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2.5 PACKET FORMAT FOR THE LE CODED PHY</w:delText>
            </w:r>
            <w:r w:rsidDel="00BA5B6B">
              <w:rPr>
                <w:webHidden/>
              </w:rPr>
              <w:tab/>
              <w:delText>63</w:delText>
            </w:r>
          </w:del>
        </w:p>
        <w:p w:rsidR="00BA5B6B" w:rsidDel="00BA5B6B" w:rsidRDefault="00BA5B6B">
          <w:pPr>
            <w:pStyle w:val="32"/>
            <w:rPr>
              <w:del w:id="546" w:author="Batra, Mayank" w:date="2016-06-21T15:17:00Z"/>
              <w:rFonts w:asciiTheme="minorHAnsi" w:eastAsiaTheme="minorEastAsia" w:hAnsiTheme="minorHAnsi" w:cstheme="minorBidi"/>
              <w:bCs w:val="0"/>
              <w:snapToGrid/>
              <w:color w:val="auto"/>
              <w:sz w:val="22"/>
              <w:szCs w:val="22"/>
              <w:lang w:val="en-GB" w:eastAsia="en-GB"/>
            </w:rPr>
          </w:pPr>
          <w:del w:id="547" w:author="Batra, Mayank" w:date="2016-06-21T15:17:00Z">
            <w:r w:rsidRPr="00BA5B6B" w:rsidDel="00BA5B6B">
              <w:rPr>
                <w:rStyle w:val="af6"/>
                <w:bCs w:val="0"/>
              </w:rPr>
              <w:delText>2.6.7</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2.X Supplemental and I&amp;Q Sampling</w:delText>
            </w:r>
            <w:r w:rsidDel="00BA5B6B">
              <w:rPr>
                <w:webHidden/>
              </w:rPr>
              <w:tab/>
              <w:delText>63</w:delText>
            </w:r>
          </w:del>
        </w:p>
        <w:p w:rsidR="00BA5B6B" w:rsidDel="00BA5B6B" w:rsidRDefault="00BA5B6B">
          <w:pPr>
            <w:pStyle w:val="42"/>
            <w:rPr>
              <w:del w:id="548" w:author="Batra, Mayank" w:date="2016-06-21T15:17:00Z"/>
              <w:rFonts w:asciiTheme="minorHAnsi" w:eastAsiaTheme="minorEastAsia" w:hAnsiTheme="minorHAnsi" w:cstheme="minorBidi"/>
              <w:bCs w:val="0"/>
              <w:snapToGrid/>
              <w:color w:val="auto"/>
              <w:sz w:val="22"/>
              <w:szCs w:val="22"/>
              <w:lang w:val="en-GB" w:eastAsia="en-GB"/>
            </w:rPr>
          </w:pPr>
          <w:del w:id="549" w:author="Batra, Mayank" w:date="2016-06-21T15:17:00Z">
            <w:r w:rsidRPr="00BA5B6B" w:rsidDel="00BA5B6B">
              <w:rPr>
                <w:rStyle w:val="af6"/>
                <w:bCs w:val="0"/>
              </w:rPr>
              <w:delText>2.6.7.1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2.X.1 Supplemental structure and types</w:delText>
            </w:r>
            <w:r w:rsidDel="00BA5B6B">
              <w:rPr>
                <w:webHidden/>
              </w:rPr>
              <w:tab/>
              <w:delText>63</w:delText>
            </w:r>
          </w:del>
        </w:p>
        <w:p w:rsidR="00BA5B6B" w:rsidDel="00BA5B6B" w:rsidRDefault="00BA5B6B">
          <w:pPr>
            <w:pStyle w:val="42"/>
            <w:rPr>
              <w:del w:id="550" w:author="Batra, Mayank" w:date="2016-06-21T15:17:00Z"/>
              <w:rFonts w:asciiTheme="minorHAnsi" w:eastAsiaTheme="minorEastAsia" w:hAnsiTheme="minorHAnsi" w:cstheme="minorBidi"/>
              <w:bCs w:val="0"/>
              <w:snapToGrid/>
              <w:color w:val="auto"/>
              <w:sz w:val="22"/>
              <w:szCs w:val="22"/>
              <w:lang w:val="en-GB" w:eastAsia="en-GB"/>
            </w:rPr>
          </w:pPr>
          <w:del w:id="551" w:author="Batra, Mayank" w:date="2016-06-21T15:17:00Z">
            <w:r w:rsidRPr="00BA5B6B" w:rsidDel="00BA5B6B">
              <w:rPr>
                <w:rStyle w:val="af6"/>
                <w:bCs w:val="0"/>
              </w:rPr>
              <w:delText>2.6.7.2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2.X.2 SuppInfo field</w:delText>
            </w:r>
            <w:r w:rsidDel="00BA5B6B">
              <w:rPr>
                <w:webHidden/>
              </w:rPr>
              <w:tab/>
              <w:delText>64</w:delText>
            </w:r>
          </w:del>
        </w:p>
        <w:p w:rsidR="00BA5B6B" w:rsidDel="00BA5B6B" w:rsidRDefault="00BA5B6B">
          <w:pPr>
            <w:pStyle w:val="42"/>
            <w:rPr>
              <w:del w:id="552" w:author="Batra, Mayank" w:date="2016-06-21T15:17:00Z"/>
              <w:rFonts w:asciiTheme="minorHAnsi" w:eastAsiaTheme="minorEastAsia" w:hAnsiTheme="minorHAnsi" w:cstheme="minorBidi"/>
              <w:bCs w:val="0"/>
              <w:snapToGrid/>
              <w:color w:val="auto"/>
              <w:sz w:val="22"/>
              <w:szCs w:val="22"/>
              <w:lang w:val="en-GB" w:eastAsia="en-GB"/>
            </w:rPr>
          </w:pPr>
          <w:del w:id="553" w:author="Batra, Mayank" w:date="2016-06-21T15:17:00Z">
            <w:r w:rsidRPr="00BA5B6B" w:rsidDel="00BA5B6B">
              <w:rPr>
                <w:rStyle w:val="af6"/>
                <w:bCs w:val="0"/>
              </w:rPr>
              <w:delText>2.6.7.3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2.X.3 Transmitting Supplementals</w:delText>
            </w:r>
            <w:r w:rsidDel="00BA5B6B">
              <w:rPr>
                <w:webHidden/>
              </w:rPr>
              <w:tab/>
              <w:delText>65</w:delText>
            </w:r>
          </w:del>
        </w:p>
        <w:p w:rsidR="00BA5B6B" w:rsidDel="00BA5B6B" w:rsidRDefault="00BA5B6B">
          <w:pPr>
            <w:pStyle w:val="42"/>
            <w:rPr>
              <w:del w:id="554" w:author="Batra, Mayank" w:date="2016-06-21T15:17:00Z"/>
              <w:rFonts w:asciiTheme="minorHAnsi" w:eastAsiaTheme="minorEastAsia" w:hAnsiTheme="minorHAnsi" w:cstheme="minorBidi"/>
              <w:bCs w:val="0"/>
              <w:snapToGrid/>
              <w:color w:val="auto"/>
              <w:sz w:val="22"/>
              <w:szCs w:val="22"/>
              <w:lang w:val="en-GB" w:eastAsia="en-GB"/>
            </w:rPr>
          </w:pPr>
          <w:del w:id="555" w:author="Batra, Mayank" w:date="2016-06-21T15:17:00Z">
            <w:r w:rsidRPr="00BA5B6B" w:rsidDel="00BA5B6B">
              <w:rPr>
                <w:rStyle w:val="af6"/>
                <w:bCs w:val="0"/>
              </w:rPr>
              <w:delText>2.6.7.4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2.X.4 I&amp;Q Sampling</w:delText>
            </w:r>
            <w:r w:rsidDel="00BA5B6B">
              <w:rPr>
                <w:webHidden/>
              </w:rPr>
              <w:tab/>
              <w:delText>65</w:delText>
            </w:r>
          </w:del>
        </w:p>
        <w:p w:rsidR="00BA5B6B" w:rsidDel="00BA5B6B" w:rsidRDefault="00BA5B6B">
          <w:pPr>
            <w:pStyle w:val="32"/>
            <w:rPr>
              <w:del w:id="556" w:author="Batra, Mayank" w:date="2016-06-21T15:17:00Z"/>
              <w:rFonts w:asciiTheme="minorHAnsi" w:eastAsiaTheme="minorEastAsia" w:hAnsiTheme="minorHAnsi" w:cstheme="minorBidi"/>
              <w:bCs w:val="0"/>
              <w:snapToGrid/>
              <w:color w:val="auto"/>
              <w:sz w:val="22"/>
              <w:szCs w:val="22"/>
              <w:lang w:val="en-GB" w:eastAsia="en-GB"/>
            </w:rPr>
          </w:pPr>
          <w:del w:id="557" w:author="Batra, Mayank" w:date="2016-06-21T15:17:00Z">
            <w:r w:rsidRPr="00BA5B6B" w:rsidDel="00BA5B6B">
              <w:rPr>
                <w:rStyle w:val="af6"/>
                <w:bCs w:val="0"/>
              </w:rPr>
              <w:delText>2.6.8</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3.2 DATA WHITENING</w:delText>
            </w:r>
            <w:r w:rsidDel="00BA5B6B">
              <w:rPr>
                <w:webHidden/>
              </w:rPr>
              <w:tab/>
              <w:delText>66</w:delText>
            </w:r>
          </w:del>
        </w:p>
        <w:p w:rsidR="00BA5B6B" w:rsidDel="00BA5B6B" w:rsidRDefault="00BA5B6B">
          <w:pPr>
            <w:pStyle w:val="32"/>
            <w:rPr>
              <w:del w:id="558" w:author="Batra, Mayank" w:date="2016-06-21T15:17:00Z"/>
              <w:rFonts w:asciiTheme="minorHAnsi" w:eastAsiaTheme="minorEastAsia" w:hAnsiTheme="minorHAnsi" w:cstheme="minorBidi"/>
              <w:bCs w:val="0"/>
              <w:snapToGrid/>
              <w:color w:val="auto"/>
              <w:sz w:val="22"/>
              <w:szCs w:val="22"/>
              <w:lang w:val="en-GB" w:eastAsia="en-GB"/>
            </w:rPr>
          </w:pPr>
          <w:del w:id="559" w:author="Batra, Mayank" w:date="2016-06-21T15:17:00Z">
            <w:r w:rsidRPr="00BA5B6B" w:rsidDel="00BA5B6B">
              <w:rPr>
                <w:rStyle w:val="af6"/>
                <w:bCs w:val="0"/>
              </w:rPr>
              <w:delText>2.6.9</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4.6 FEATURE SUPPORT</w:delText>
            </w:r>
            <w:r w:rsidDel="00BA5B6B">
              <w:rPr>
                <w:webHidden/>
              </w:rPr>
              <w:tab/>
              <w:delText>66</w:delText>
            </w:r>
          </w:del>
        </w:p>
        <w:p w:rsidR="00BA5B6B" w:rsidDel="00BA5B6B" w:rsidRDefault="00BA5B6B">
          <w:pPr>
            <w:pStyle w:val="42"/>
            <w:rPr>
              <w:del w:id="560" w:author="Batra, Mayank" w:date="2016-06-21T15:17:00Z"/>
              <w:rFonts w:asciiTheme="minorHAnsi" w:eastAsiaTheme="minorEastAsia" w:hAnsiTheme="minorHAnsi" w:cstheme="minorBidi"/>
              <w:bCs w:val="0"/>
              <w:snapToGrid/>
              <w:color w:val="auto"/>
              <w:sz w:val="22"/>
              <w:szCs w:val="22"/>
              <w:lang w:val="en-GB" w:eastAsia="en-GB"/>
            </w:rPr>
          </w:pPr>
          <w:del w:id="561" w:author="Batra, Mayank" w:date="2016-06-21T15:17:00Z">
            <w:r w:rsidRPr="00BA5B6B" w:rsidDel="00BA5B6B">
              <w:rPr>
                <w:rStyle w:val="af6"/>
                <w:bCs w:val="0"/>
              </w:rPr>
              <w:delText>2.6.9.1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4.6.X Connection Supplemental Request</w:delText>
            </w:r>
            <w:r w:rsidDel="00BA5B6B">
              <w:rPr>
                <w:webHidden/>
              </w:rPr>
              <w:tab/>
              <w:delText>67</w:delText>
            </w:r>
          </w:del>
        </w:p>
        <w:p w:rsidR="00BA5B6B" w:rsidDel="00BA5B6B" w:rsidRDefault="00BA5B6B">
          <w:pPr>
            <w:pStyle w:val="42"/>
            <w:rPr>
              <w:del w:id="562" w:author="Batra, Mayank" w:date="2016-06-21T15:17:00Z"/>
              <w:rFonts w:asciiTheme="minorHAnsi" w:eastAsiaTheme="minorEastAsia" w:hAnsiTheme="minorHAnsi" w:cstheme="minorBidi"/>
              <w:bCs w:val="0"/>
              <w:snapToGrid/>
              <w:color w:val="auto"/>
              <w:sz w:val="22"/>
              <w:szCs w:val="22"/>
              <w:lang w:val="en-GB" w:eastAsia="en-GB"/>
            </w:rPr>
          </w:pPr>
          <w:del w:id="563" w:author="Batra, Mayank" w:date="2016-06-21T15:17:00Z">
            <w:r w:rsidRPr="00BA5B6B" w:rsidDel="00BA5B6B">
              <w:rPr>
                <w:rStyle w:val="af6"/>
                <w:bCs w:val="0"/>
              </w:rPr>
              <w:delText>2.6.9.2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4.6.X+1 Connection Supplemental Response</w:delText>
            </w:r>
            <w:r w:rsidDel="00BA5B6B">
              <w:rPr>
                <w:webHidden/>
              </w:rPr>
              <w:tab/>
              <w:delText>67</w:delText>
            </w:r>
          </w:del>
        </w:p>
        <w:p w:rsidR="00BA5B6B" w:rsidDel="00BA5B6B" w:rsidRDefault="00BA5B6B">
          <w:pPr>
            <w:pStyle w:val="42"/>
            <w:rPr>
              <w:del w:id="564" w:author="Batra, Mayank" w:date="2016-06-21T15:17:00Z"/>
              <w:rFonts w:asciiTheme="minorHAnsi" w:eastAsiaTheme="minorEastAsia" w:hAnsiTheme="minorHAnsi" w:cstheme="minorBidi"/>
              <w:bCs w:val="0"/>
              <w:snapToGrid/>
              <w:color w:val="auto"/>
              <w:sz w:val="22"/>
              <w:szCs w:val="22"/>
              <w:lang w:val="en-GB" w:eastAsia="en-GB"/>
            </w:rPr>
          </w:pPr>
          <w:del w:id="565" w:author="Batra, Mayank" w:date="2016-06-21T15:17:00Z">
            <w:r w:rsidRPr="00BA5B6B" w:rsidDel="00BA5B6B">
              <w:rPr>
                <w:rStyle w:val="af6"/>
                <w:bCs w:val="0"/>
              </w:rPr>
              <w:delText>2.6.9.3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4.6.X+2 Connectionless Supplemental Transmitter</w:delText>
            </w:r>
            <w:r w:rsidDel="00BA5B6B">
              <w:rPr>
                <w:webHidden/>
              </w:rPr>
              <w:tab/>
              <w:delText>67</w:delText>
            </w:r>
          </w:del>
        </w:p>
        <w:p w:rsidR="00BA5B6B" w:rsidDel="00BA5B6B" w:rsidRDefault="00BA5B6B">
          <w:pPr>
            <w:pStyle w:val="42"/>
            <w:rPr>
              <w:del w:id="566" w:author="Batra, Mayank" w:date="2016-06-21T15:17:00Z"/>
              <w:rFonts w:asciiTheme="minorHAnsi" w:eastAsiaTheme="minorEastAsia" w:hAnsiTheme="minorHAnsi" w:cstheme="minorBidi"/>
              <w:bCs w:val="0"/>
              <w:snapToGrid/>
              <w:color w:val="auto"/>
              <w:sz w:val="22"/>
              <w:szCs w:val="22"/>
              <w:lang w:val="en-GB" w:eastAsia="en-GB"/>
            </w:rPr>
          </w:pPr>
          <w:del w:id="567" w:author="Batra, Mayank" w:date="2016-06-21T15:17:00Z">
            <w:r w:rsidRPr="00BA5B6B" w:rsidDel="00BA5B6B">
              <w:rPr>
                <w:rStyle w:val="af6"/>
                <w:bCs w:val="0"/>
              </w:rPr>
              <w:delText>2.6.9.4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4.6.X+3 Connectionless Supplemental Receiver</w:delText>
            </w:r>
            <w:r w:rsidDel="00BA5B6B">
              <w:rPr>
                <w:webHidden/>
              </w:rPr>
              <w:tab/>
              <w:delText>67</w:delText>
            </w:r>
          </w:del>
        </w:p>
        <w:p w:rsidR="00BA5B6B" w:rsidDel="00BA5B6B" w:rsidRDefault="00BA5B6B">
          <w:pPr>
            <w:pStyle w:val="42"/>
            <w:rPr>
              <w:del w:id="568" w:author="Batra, Mayank" w:date="2016-06-21T15:17:00Z"/>
              <w:rFonts w:asciiTheme="minorHAnsi" w:eastAsiaTheme="minorEastAsia" w:hAnsiTheme="minorHAnsi" w:cstheme="minorBidi"/>
              <w:bCs w:val="0"/>
              <w:snapToGrid/>
              <w:color w:val="auto"/>
              <w:sz w:val="22"/>
              <w:szCs w:val="22"/>
              <w:lang w:val="en-GB" w:eastAsia="en-GB"/>
            </w:rPr>
          </w:pPr>
          <w:del w:id="569" w:author="Batra, Mayank" w:date="2016-06-21T15:17:00Z">
            <w:r w:rsidRPr="00BA5B6B" w:rsidDel="00BA5B6B">
              <w:rPr>
                <w:rStyle w:val="af6"/>
                <w:bCs w:val="0"/>
              </w:rPr>
              <w:delText>2.6.9.5</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4.6.X+4 Antenna Switching During Supplemental Transmission (AoD)</w:delText>
            </w:r>
            <w:r w:rsidDel="00BA5B6B">
              <w:rPr>
                <w:webHidden/>
              </w:rPr>
              <w:tab/>
              <w:delText>68</w:delText>
            </w:r>
          </w:del>
        </w:p>
        <w:p w:rsidR="00BA5B6B" w:rsidDel="00BA5B6B" w:rsidRDefault="00BA5B6B">
          <w:pPr>
            <w:pStyle w:val="42"/>
            <w:rPr>
              <w:del w:id="570" w:author="Batra, Mayank" w:date="2016-06-21T15:17:00Z"/>
              <w:rFonts w:asciiTheme="minorHAnsi" w:eastAsiaTheme="minorEastAsia" w:hAnsiTheme="minorHAnsi" w:cstheme="minorBidi"/>
              <w:bCs w:val="0"/>
              <w:snapToGrid/>
              <w:color w:val="auto"/>
              <w:sz w:val="22"/>
              <w:szCs w:val="22"/>
              <w:lang w:val="en-GB" w:eastAsia="en-GB"/>
            </w:rPr>
          </w:pPr>
          <w:del w:id="571" w:author="Batra, Mayank" w:date="2016-06-21T15:17:00Z">
            <w:r w:rsidRPr="00BA5B6B" w:rsidDel="00BA5B6B">
              <w:rPr>
                <w:rStyle w:val="af6"/>
                <w:bCs w:val="0"/>
              </w:rPr>
              <w:delText>2.6.9.6</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4.6.X+5 Antenna Switching During Supplemental Reception (AoA)</w:delText>
            </w:r>
            <w:r w:rsidDel="00BA5B6B">
              <w:rPr>
                <w:webHidden/>
              </w:rPr>
              <w:tab/>
              <w:delText>68</w:delText>
            </w:r>
          </w:del>
        </w:p>
        <w:p w:rsidR="00BA5B6B" w:rsidDel="00BA5B6B" w:rsidRDefault="00BA5B6B">
          <w:pPr>
            <w:pStyle w:val="32"/>
            <w:rPr>
              <w:del w:id="572" w:author="Batra, Mayank" w:date="2016-06-21T15:17:00Z"/>
              <w:rFonts w:asciiTheme="minorHAnsi" w:eastAsiaTheme="minorEastAsia" w:hAnsiTheme="minorHAnsi" w:cstheme="minorBidi"/>
              <w:bCs w:val="0"/>
              <w:snapToGrid/>
              <w:color w:val="auto"/>
              <w:sz w:val="22"/>
              <w:szCs w:val="22"/>
              <w:lang w:val="en-GB" w:eastAsia="en-GB"/>
            </w:rPr>
          </w:pPr>
          <w:del w:id="573" w:author="Batra, Mayank" w:date="2016-06-21T15:17:00Z">
            <w:r w:rsidRPr="00BA5B6B" w:rsidDel="00BA5B6B">
              <w:rPr>
                <w:rStyle w:val="af6"/>
                <w:bCs w:val="0"/>
              </w:rPr>
              <w:delText>2.6.10</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5.1.X Supplemental Request Procedure</w:delText>
            </w:r>
            <w:r w:rsidDel="00BA5B6B">
              <w:rPr>
                <w:webHidden/>
              </w:rPr>
              <w:tab/>
              <w:delText>68</w:delText>
            </w:r>
          </w:del>
        </w:p>
        <w:p w:rsidR="00BA5B6B" w:rsidDel="00BA5B6B" w:rsidRDefault="00BA5B6B">
          <w:pPr>
            <w:pStyle w:val="22"/>
            <w:rPr>
              <w:del w:id="574" w:author="Batra, Mayank" w:date="2016-06-21T15:17:00Z"/>
              <w:rFonts w:asciiTheme="minorHAnsi" w:eastAsiaTheme="minorEastAsia" w:hAnsiTheme="minorHAnsi" w:cstheme="minorBidi"/>
              <w:bCs w:val="0"/>
              <w:snapToGrid/>
              <w:color w:val="auto"/>
              <w:sz w:val="22"/>
              <w:szCs w:val="22"/>
              <w:lang w:val="en-GB" w:eastAsia="en-GB"/>
            </w:rPr>
          </w:pPr>
          <w:del w:id="575" w:author="Batra, Mayank" w:date="2016-06-21T15:17:00Z">
            <w:r w:rsidRPr="00BA5B6B" w:rsidDel="00BA5B6B">
              <w:rPr>
                <w:rStyle w:val="af6"/>
                <w:bCs w:val="0"/>
                <w:lang w:val="fr-FR"/>
              </w:rPr>
              <w:delText>2.7</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lang w:val="fr-FR"/>
              </w:rPr>
              <w:delText>Volume 6, Part D (Message Sequence Charts) Changes</w:delText>
            </w:r>
            <w:r w:rsidDel="00BA5B6B">
              <w:rPr>
                <w:webHidden/>
              </w:rPr>
              <w:tab/>
              <w:delText>70</w:delText>
            </w:r>
          </w:del>
        </w:p>
        <w:p w:rsidR="00BA5B6B" w:rsidDel="00BA5B6B" w:rsidRDefault="00BA5B6B">
          <w:pPr>
            <w:pStyle w:val="32"/>
            <w:rPr>
              <w:del w:id="576" w:author="Batra, Mayank" w:date="2016-06-21T15:17:00Z"/>
              <w:rFonts w:asciiTheme="minorHAnsi" w:eastAsiaTheme="minorEastAsia" w:hAnsiTheme="minorHAnsi" w:cstheme="minorBidi"/>
              <w:bCs w:val="0"/>
              <w:snapToGrid/>
              <w:color w:val="auto"/>
              <w:sz w:val="22"/>
              <w:szCs w:val="22"/>
              <w:lang w:val="en-GB" w:eastAsia="en-GB"/>
            </w:rPr>
          </w:pPr>
          <w:del w:id="577" w:author="Batra, Mayank" w:date="2016-06-21T15:17:00Z">
            <w:r w:rsidRPr="00BA5B6B" w:rsidDel="00BA5B6B">
              <w:rPr>
                <w:rStyle w:val="af6"/>
                <w:bCs w:val="0"/>
              </w:rPr>
              <w:delText>2.7.1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2.X Connectionless I&amp;Q Sampling List</w:delText>
            </w:r>
            <w:r w:rsidDel="00BA5B6B">
              <w:rPr>
                <w:webHidden/>
              </w:rPr>
              <w:tab/>
              <w:delText>70</w:delText>
            </w:r>
          </w:del>
        </w:p>
        <w:p w:rsidR="00BA5B6B" w:rsidDel="00BA5B6B" w:rsidRDefault="00BA5B6B">
          <w:pPr>
            <w:pStyle w:val="32"/>
            <w:rPr>
              <w:del w:id="578" w:author="Batra, Mayank" w:date="2016-06-21T15:17:00Z"/>
              <w:rFonts w:asciiTheme="minorHAnsi" w:eastAsiaTheme="minorEastAsia" w:hAnsiTheme="minorHAnsi" w:cstheme="minorBidi"/>
              <w:bCs w:val="0"/>
              <w:snapToGrid/>
              <w:color w:val="auto"/>
              <w:sz w:val="22"/>
              <w:szCs w:val="22"/>
              <w:lang w:val="en-GB" w:eastAsia="en-GB"/>
            </w:rPr>
          </w:pPr>
          <w:del w:id="579" w:author="Batra, Mayank" w:date="2016-06-21T15:17:00Z">
            <w:r w:rsidRPr="00BA5B6B" w:rsidDel="00BA5B6B">
              <w:rPr>
                <w:rStyle w:val="af6"/>
                <w:bCs w:val="0"/>
              </w:rPr>
              <w:delText>2.7.2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3.X Connectionless Supplemental transmission</w:delText>
            </w:r>
            <w:r w:rsidDel="00BA5B6B">
              <w:rPr>
                <w:webHidden/>
              </w:rPr>
              <w:tab/>
              <w:delText>70</w:delText>
            </w:r>
          </w:del>
        </w:p>
        <w:p w:rsidR="00BA5B6B" w:rsidDel="00BA5B6B" w:rsidRDefault="00BA5B6B">
          <w:pPr>
            <w:pStyle w:val="32"/>
            <w:rPr>
              <w:del w:id="580" w:author="Batra, Mayank" w:date="2016-06-21T15:17:00Z"/>
              <w:rFonts w:asciiTheme="minorHAnsi" w:eastAsiaTheme="minorEastAsia" w:hAnsiTheme="minorHAnsi" w:cstheme="minorBidi"/>
              <w:bCs w:val="0"/>
              <w:snapToGrid/>
              <w:color w:val="auto"/>
              <w:sz w:val="22"/>
              <w:szCs w:val="22"/>
              <w:lang w:val="en-GB" w:eastAsia="en-GB"/>
            </w:rPr>
          </w:pPr>
          <w:del w:id="581" w:author="Batra, Mayank" w:date="2016-06-21T15:17:00Z">
            <w:r w:rsidRPr="00BA5B6B" w:rsidDel="00BA5B6B">
              <w:rPr>
                <w:rStyle w:val="af6"/>
                <w:bCs w:val="0"/>
              </w:rPr>
              <w:delText>2.7.3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4.X Connectionless Supplemental reception</w:delText>
            </w:r>
            <w:r w:rsidDel="00BA5B6B">
              <w:rPr>
                <w:webHidden/>
              </w:rPr>
              <w:tab/>
              <w:delText>71</w:delText>
            </w:r>
          </w:del>
        </w:p>
        <w:p w:rsidR="00BA5B6B" w:rsidDel="00BA5B6B" w:rsidRDefault="00BA5B6B">
          <w:pPr>
            <w:pStyle w:val="32"/>
            <w:rPr>
              <w:del w:id="582" w:author="Batra, Mayank" w:date="2016-06-21T15:17:00Z"/>
              <w:rFonts w:asciiTheme="minorHAnsi" w:eastAsiaTheme="minorEastAsia" w:hAnsiTheme="minorHAnsi" w:cstheme="minorBidi"/>
              <w:bCs w:val="0"/>
              <w:snapToGrid/>
              <w:color w:val="auto"/>
              <w:sz w:val="22"/>
              <w:szCs w:val="22"/>
              <w:lang w:val="en-GB" w:eastAsia="en-GB"/>
            </w:rPr>
          </w:pPr>
          <w:del w:id="583" w:author="Batra, Mayank" w:date="2016-06-21T15:17:00Z">
            <w:r w:rsidRPr="00BA5B6B" w:rsidDel="00BA5B6B">
              <w:rPr>
                <w:rStyle w:val="af6"/>
                <w:bCs w:val="0"/>
              </w:rPr>
              <w:delText>2.7.4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6.X Supplemental Request</w:delText>
            </w:r>
            <w:r w:rsidDel="00BA5B6B">
              <w:rPr>
                <w:webHidden/>
              </w:rPr>
              <w:tab/>
              <w:delText>73</w:delText>
            </w:r>
          </w:del>
        </w:p>
        <w:p w:rsidR="00BA5B6B" w:rsidDel="00BA5B6B" w:rsidRDefault="00BA5B6B">
          <w:pPr>
            <w:pStyle w:val="22"/>
            <w:rPr>
              <w:del w:id="584" w:author="Batra, Mayank" w:date="2016-06-21T15:17:00Z"/>
              <w:rFonts w:asciiTheme="minorHAnsi" w:eastAsiaTheme="minorEastAsia" w:hAnsiTheme="minorHAnsi" w:cstheme="minorBidi"/>
              <w:bCs w:val="0"/>
              <w:snapToGrid/>
              <w:color w:val="auto"/>
              <w:sz w:val="22"/>
              <w:szCs w:val="22"/>
              <w:lang w:val="en-GB" w:eastAsia="en-GB"/>
            </w:rPr>
          </w:pPr>
          <w:del w:id="585" w:author="Batra, Mayank" w:date="2016-06-21T15:17:00Z">
            <w:r w:rsidRPr="00BA5B6B" w:rsidDel="00BA5B6B">
              <w:rPr>
                <w:rStyle w:val="af6"/>
                <w:bCs w:val="0"/>
              </w:rPr>
              <w:delText>2.8</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Volume 6, Part F (Direct Test Mode) Changes</w:delText>
            </w:r>
            <w:r w:rsidDel="00BA5B6B">
              <w:rPr>
                <w:webHidden/>
              </w:rPr>
              <w:tab/>
              <w:delText>75</w:delText>
            </w:r>
          </w:del>
        </w:p>
        <w:p w:rsidR="00BA5B6B" w:rsidDel="00BA5B6B" w:rsidRDefault="00BA5B6B">
          <w:pPr>
            <w:pStyle w:val="32"/>
            <w:rPr>
              <w:del w:id="586" w:author="Batra, Mayank" w:date="2016-06-21T15:17:00Z"/>
              <w:rFonts w:asciiTheme="minorHAnsi" w:eastAsiaTheme="minorEastAsia" w:hAnsiTheme="minorHAnsi" w:cstheme="minorBidi"/>
              <w:bCs w:val="0"/>
              <w:snapToGrid/>
              <w:color w:val="auto"/>
              <w:sz w:val="22"/>
              <w:szCs w:val="22"/>
              <w:lang w:val="en-GB" w:eastAsia="en-GB"/>
            </w:rPr>
          </w:pPr>
          <w:del w:id="587" w:author="Batra, Mayank" w:date="2016-06-21T15:17:00Z">
            <w:r w:rsidRPr="00BA5B6B" w:rsidDel="00BA5B6B">
              <w:rPr>
                <w:rStyle w:val="af6"/>
                <w:bCs w:val="0"/>
              </w:rPr>
              <w:delText>2.8.1</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[UPDATED SECTION] 3.3.2 Commands</w:delText>
            </w:r>
            <w:r w:rsidDel="00BA5B6B">
              <w:rPr>
                <w:webHidden/>
              </w:rPr>
              <w:tab/>
              <w:delText>75</w:delText>
            </w:r>
          </w:del>
        </w:p>
        <w:p w:rsidR="00BA5B6B" w:rsidDel="00BA5B6B" w:rsidRDefault="00BA5B6B">
          <w:pPr>
            <w:pStyle w:val="32"/>
            <w:rPr>
              <w:del w:id="588" w:author="Batra, Mayank" w:date="2016-06-21T15:17:00Z"/>
              <w:rFonts w:asciiTheme="minorHAnsi" w:eastAsiaTheme="minorEastAsia" w:hAnsiTheme="minorHAnsi" w:cstheme="minorBidi"/>
              <w:bCs w:val="0"/>
              <w:snapToGrid/>
              <w:color w:val="auto"/>
              <w:sz w:val="22"/>
              <w:szCs w:val="22"/>
              <w:lang w:val="en-GB" w:eastAsia="en-GB"/>
            </w:rPr>
          </w:pPr>
          <w:del w:id="589" w:author="Batra, Mayank" w:date="2016-06-21T15:17:00Z">
            <w:r w:rsidRPr="00BA5B6B" w:rsidDel="00BA5B6B">
              <w:rPr>
                <w:rStyle w:val="af6"/>
                <w:bCs w:val="0"/>
                <w:lang w:val="en-GB"/>
              </w:rPr>
              <w:delText>2.8.2</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lang w:val="en-GB"/>
              </w:rPr>
              <w:delText>[UPDATED SECTION] 3.4.1 LE_Test_Status_Event</w:delText>
            </w:r>
            <w:r w:rsidDel="00BA5B6B">
              <w:rPr>
                <w:webHidden/>
              </w:rPr>
              <w:tab/>
              <w:delText>76</w:delText>
            </w:r>
          </w:del>
        </w:p>
        <w:p w:rsidR="00BA5B6B" w:rsidDel="00BA5B6B" w:rsidRDefault="00BA5B6B">
          <w:pPr>
            <w:pStyle w:val="32"/>
            <w:rPr>
              <w:del w:id="590" w:author="Batra, Mayank" w:date="2016-06-21T15:17:00Z"/>
              <w:rFonts w:asciiTheme="minorHAnsi" w:eastAsiaTheme="minorEastAsia" w:hAnsiTheme="minorHAnsi" w:cstheme="minorBidi"/>
              <w:bCs w:val="0"/>
              <w:snapToGrid/>
              <w:color w:val="auto"/>
              <w:sz w:val="22"/>
              <w:szCs w:val="22"/>
              <w:lang w:val="en-GB" w:eastAsia="en-GB"/>
            </w:rPr>
          </w:pPr>
          <w:del w:id="591" w:author="Batra, Mayank" w:date="2016-06-21T15:17:00Z">
            <w:r w:rsidRPr="00BA5B6B" w:rsidDel="00BA5B6B">
              <w:rPr>
                <w:rStyle w:val="af6"/>
                <w:bCs w:val="0"/>
                <w:lang w:val="en-GB"/>
              </w:rPr>
              <w:delText>2.8.3</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 xml:space="preserve">[UPDATED SECTION] </w:delText>
            </w:r>
            <w:r w:rsidRPr="00BA5B6B" w:rsidDel="00BA5B6B">
              <w:rPr>
                <w:rStyle w:val="af6"/>
                <w:bCs w:val="0"/>
                <w:lang w:val="en-GB"/>
              </w:rPr>
              <w:delText>4.1 LE Test Packet Format</w:delText>
            </w:r>
            <w:r w:rsidDel="00BA5B6B">
              <w:rPr>
                <w:webHidden/>
              </w:rPr>
              <w:tab/>
              <w:delText>77</w:delText>
            </w:r>
          </w:del>
        </w:p>
        <w:p w:rsidR="00BA5B6B" w:rsidDel="00BA5B6B" w:rsidRDefault="00BA5B6B">
          <w:pPr>
            <w:pStyle w:val="32"/>
            <w:rPr>
              <w:del w:id="592" w:author="Batra, Mayank" w:date="2016-06-21T15:17:00Z"/>
              <w:rFonts w:asciiTheme="minorHAnsi" w:eastAsiaTheme="minorEastAsia" w:hAnsiTheme="minorHAnsi" w:cstheme="minorBidi"/>
              <w:bCs w:val="0"/>
              <w:snapToGrid/>
              <w:color w:val="auto"/>
              <w:sz w:val="22"/>
              <w:szCs w:val="22"/>
              <w:lang w:val="en-GB" w:eastAsia="en-GB"/>
            </w:rPr>
          </w:pPr>
          <w:del w:id="593" w:author="Batra, Mayank" w:date="2016-06-21T15:17:00Z">
            <w:r w:rsidRPr="00BA5B6B" w:rsidDel="00BA5B6B">
              <w:rPr>
                <w:rStyle w:val="af6"/>
                <w:bCs w:val="0"/>
                <w:lang w:val="en-GB"/>
              </w:rPr>
              <w:delText>2.8.4</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 xml:space="preserve">[UPDATED SECTION] </w:delText>
            </w:r>
            <w:r w:rsidRPr="00BA5B6B" w:rsidDel="00BA5B6B">
              <w:rPr>
                <w:rStyle w:val="af6"/>
                <w:bCs w:val="0"/>
                <w:lang w:val="en-GB"/>
              </w:rPr>
              <w:delText>4.1.4 LE Test Packet PDU</w:delText>
            </w:r>
            <w:r w:rsidDel="00BA5B6B">
              <w:rPr>
                <w:webHidden/>
              </w:rPr>
              <w:tab/>
              <w:delText>78</w:delText>
            </w:r>
          </w:del>
        </w:p>
        <w:p w:rsidR="00BA5B6B" w:rsidDel="00BA5B6B" w:rsidRDefault="00BA5B6B">
          <w:pPr>
            <w:pStyle w:val="32"/>
            <w:rPr>
              <w:del w:id="594" w:author="Batra, Mayank" w:date="2016-06-21T15:17:00Z"/>
              <w:rFonts w:asciiTheme="minorHAnsi" w:eastAsiaTheme="minorEastAsia" w:hAnsiTheme="minorHAnsi" w:cstheme="minorBidi"/>
              <w:bCs w:val="0"/>
              <w:snapToGrid/>
              <w:color w:val="auto"/>
              <w:sz w:val="22"/>
              <w:szCs w:val="22"/>
              <w:lang w:val="en-GB" w:eastAsia="en-GB"/>
            </w:rPr>
          </w:pPr>
          <w:del w:id="595" w:author="Batra, Mayank" w:date="2016-06-21T15:17:00Z">
            <w:r w:rsidRPr="00BA5B6B" w:rsidDel="00BA5B6B">
              <w:rPr>
                <w:rStyle w:val="af6"/>
                <w:bCs w:val="0"/>
              </w:rPr>
              <w:delText>2.8.5</w:delText>
            </w:r>
            <w:r w:rsidDel="00BA5B6B">
              <w:rPr>
                <w:rFonts w:asciiTheme="minorHAnsi" w:eastAsiaTheme="minorEastAsia" w:hAnsiTheme="minorHAnsi" w:cstheme="minorBidi"/>
                <w:bCs w:val="0"/>
                <w:snapToGrid/>
                <w:color w:val="auto"/>
                <w:sz w:val="22"/>
                <w:szCs w:val="22"/>
                <w:lang w:val="en-GB" w:eastAsia="en-GB"/>
              </w:rPr>
              <w:tab/>
            </w:r>
            <w:r w:rsidRPr="00BA5B6B" w:rsidDel="00BA5B6B">
              <w:rPr>
                <w:rStyle w:val="af6"/>
                <w:bCs w:val="0"/>
              </w:rPr>
              <w:delText>[NEW SECTION] 4.1.X Supplemental</w:delText>
            </w:r>
            <w:r w:rsidDel="00BA5B6B">
              <w:rPr>
                <w:webHidden/>
              </w:rPr>
              <w:tab/>
              <w:delText>78</w:delText>
            </w:r>
          </w:del>
        </w:p>
        <w:p w:rsidR="00BA5B6B" w:rsidDel="00BA5B6B" w:rsidRDefault="00BA5B6B">
          <w:pPr>
            <w:pStyle w:val="10"/>
            <w:rPr>
              <w:del w:id="596" w:author="Batra, Mayank" w:date="2016-06-21T15:17:00Z"/>
              <w:rFonts w:asciiTheme="minorHAnsi" w:eastAsiaTheme="minorEastAsia" w:hAnsiTheme="minorHAnsi" w:cstheme="minorBidi"/>
              <w:b w:val="0"/>
              <w:bCs w:val="0"/>
              <w:snapToGrid/>
              <w:color w:val="auto"/>
              <w:sz w:val="22"/>
              <w:szCs w:val="22"/>
              <w:lang w:val="en-GB" w:eastAsia="en-GB"/>
            </w:rPr>
          </w:pPr>
          <w:del w:id="597" w:author="Batra, Mayank" w:date="2016-06-21T15:17:00Z">
            <w:r w:rsidRPr="00BA5B6B" w:rsidDel="00BA5B6B">
              <w:rPr>
                <w:rStyle w:val="af6"/>
                <w:b w:val="0"/>
                <w:bCs w:val="0"/>
              </w:rPr>
              <w:delText>3</w:delText>
            </w:r>
            <w:r w:rsidDel="00BA5B6B">
              <w:rPr>
                <w:rFonts w:asciiTheme="minorHAnsi" w:eastAsiaTheme="minorEastAsia" w:hAnsiTheme="minorHAnsi" w:cstheme="minorBidi"/>
                <w:b w:val="0"/>
                <w:bCs w:val="0"/>
                <w:snapToGrid/>
                <w:color w:val="auto"/>
                <w:sz w:val="22"/>
                <w:szCs w:val="22"/>
                <w:lang w:val="en-GB" w:eastAsia="en-GB"/>
              </w:rPr>
              <w:tab/>
            </w:r>
            <w:r w:rsidRPr="00BA5B6B" w:rsidDel="00BA5B6B">
              <w:rPr>
                <w:rStyle w:val="af6"/>
                <w:b w:val="0"/>
                <w:bCs w:val="0"/>
              </w:rPr>
              <w:delText>References</w:delText>
            </w:r>
            <w:r w:rsidDel="00BA5B6B">
              <w:rPr>
                <w:webHidden/>
              </w:rPr>
              <w:tab/>
              <w:delText>80</w:delText>
            </w:r>
          </w:del>
        </w:p>
        <w:p w:rsidR="004C67D5" w:rsidRPr="004853D4" w:rsidRDefault="00184984" w:rsidP="00136C9A">
          <w:pPr>
            <w:pStyle w:val="10"/>
          </w:pPr>
          <w:r>
            <w:rPr>
              <w:rFonts w:ascii="Calibri" w:hAnsi="Calibri"/>
              <w:noProof w:val="0"/>
              <w:color w:val="3F3F3F" w:themeColor="text1"/>
            </w:rPr>
            <w:fldChar w:fldCharType="end"/>
          </w:r>
        </w:p>
      </w:sdtContent>
    </w:sdt>
    <w:p w:rsidR="00F42BF9" w:rsidRPr="004853D4" w:rsidRDefault="00F42BF9" w:rsidP="00E44F48">
      <w:pPr>
        <w:pStyle w:val="1"/>
      </w:pPr>
      <w:bookmarkStart w:id="598" w:name="_Toc304795242"/>
      <w:bookmarkStart w:id="599" w:name="_Toc449707675"/>
      <w:bookmarkStart w:id="600" w:name="_Toc454286118"/>
      <w:r w:rsidRPr="004853D4">
        <w:lastRenderedPageBreak/>
        <w:t>Change Overview</w:t>
      </w:r>
      <w:bookmarkEnd w:id="598"/>
      <w:bookmarkEnd w:id="599"/>
      <w:bookmarkEnd w:id="600"/>
    </w:p>
    <w:tbl>
      <w:tblPr>
        <w:tblStyle w:val="Bluetoothheadingformatting"/>
        <w:tblW w:w="0" w:type="auto"/>
        <w:tblLook w:val="0420"/>
        <w:tblPrChange w:id="601" w:author="Batra, Mayank" w:date="2016-06-21T12:07:00Z">
          <w:tblPr>
            <w:tblStyle w:val="Bluetoothheadingformatting"/>
            <w:tblW w:w="0" w:type="auto"/>
            <w:tblLook w:val="0420"/>
          </w:tblPr>
        </w:tblPrChange>
      </w:tblPr>
      <w:tblGrid>
        <w:gridCol w:w="2695"/>
        <w:gridCol w:w="2024"/>
        <w:gridCol w:w="4487"/>
        <w:tblGridChange w:id="602">
          <w:tblGrid>
            <w:gridCol w:w="144"/>
            <w:gridCol w:w="2551"/>
            <w:gridCol w:w="144"/>
            <w:gridCol w:w="1880"/>
            <w:gridCol w:w="144"/>
            <w:gridCol w:w="4343"/>
            <w:gridCol w:w="144"/>
          </w:tblGrid>
        </w:tblGridChange>
      </w:tblGrid>
      <w:tr w:rsidR="00165A82" w:rsidRPr="004853D4" w:rsidTr="009178C0">
        <w:trPr>
          <w:cnfStyle w:val="100000000000"/>
          <w:tblHeader/>
          <w:trPrChange w:id="603" w:author="Batra, Mayank" w:date="2016-06-21T12:07:00Z">
            <w:trPr>
              <w:gridAfter w:val="0"/>
            </w:trPr>
          </w:trPrChange>
        </w:trPr>
        <w:tc>
          <w:tcPr>
            <w:tcW w:w="2695" w:type="dxa"/>
            <w:tcPrChange w:id="604" w:author="Batra, Mayank" w:date="2016-06-21T12:07:00Z">
              <w:tcPr>
                <w:tcW w:w="2695" w:type="dxa"/>
                <w:gridSpan w:val="2"/>
              </w:tcPr>
            </w:tcPrChange>
          </w:tcPr>
          <w:p w:rsidR="00165A82" w:rsidRPr="004853D4" w:rsidRDefault="00165A82" w:rsidP="006B3DF8">
            <w:pPr>
              <w:spacing w:before="96"/>
              <w:cnfStyle w:val="100000000000"/>
            </w:pPr>
            <w:commentRangeStart w:id="605"/>
            <w:r w:rsidRPr="004853D4">
              <w:t>Section Number</w:t>
            </w:r>
          </w:p>
        </w:tc>
        <w:tc>
          <w:tcPr>
            <w:tcW w:w="2024" w:type="dxa"/>
            <w:tcPrChange w:id="606" w:author="Batra, Mayank" w:date="2016-06-21T12:07:00Z">
              <w:tcPr>
                <w:tcW w:w="2024" w:type="dxa"/>
                <w:gridSpan w:val="2"/>
              </w:tcPr>
            </w:tcPrChange>
          </w:tcPr>
          <w:p w:rsidR="00165A82" w:rsidRPr="004853D4" w:rsidRDefault="00165A82" w:rsidP="006B3DF8">
            <w:pPr>
              <w:spacing w:before="96"/>
              <w:cnfStyle w:val="100000000000"/>
            </w:pPr>
            <w:r w:rsidRPr="004853D4">
              <w:t>New / Changed</w:t>
            </w:r>
          </w:p>
        </w:tc>
        <w:tc>
          <w:tcPr>
            <w:tcW w:w="4487" w:type="dxa"/>
            <w:tcPrChange w:id="607" w:author="Batra, Mayank" w:date="2016-06-21T12:07:00Z">
              <w:tcPr>
                <w:tcW w:w="4487" w:type="dxa"/>
                <w:gridSpan w:val="2"/>
              </w:tcPr>
            </w:tcPrChange>
          </w:tcPr>
          <w:p w:rsidR="00165A82" w:rsidRPr="004853D4" w:rsidRDefault="00165A82" w:rsidP="006B3DF8">
            <w:pPr>
              <w:spacing w:before="96"/>
              <w:cnfStyle w:val="100000000000"/>
            </w:pPr>
            <w:r w:rsidRPr="004853D4">
              <w:t>Comments</w:t>
            </w:r>
            <w:commentRangeEnd w:id="605"/>
            <w:r w:rsidR="00205B5C">
              <w:rPr>
                <w:rStyle w:val="aff1"/>
                <w:b w:val="0"/>
              </w:rPr>
              <w:commentReference w:id="605"/>
            </w:r>
          </w:p>
        </w:tc>
      </w:tr>
      <w:tr w:rsidR="00354C87" w:rsidRPr="004853D4" w:rsidTr="00354C87">
        <w:trPr>
          <w:trPrChange w:id="608" w:author="Batra, Mayank" w:date="2016-06-21T12:07:00Z">
            <w:trPr>
              <w:gridAfter w:val="0"/>
            </w:trPr>
          </w:trPrChange>
        </w:trPr>
        <w:tc>
          <w:tcPr>
            <w:tcW w:w="9206" w:type="dxa"/>
            <w:gridSpan w:val="3"/>
            <w:tcPrChange w:id="609" w:author="Batra, Mayank" w:date="2016-06-21T12:07:00Z">
              <w:tcPr>
                <w:tcW w:w="9206" w:type="dxa"/>
                <w:gridSpan w:val="6"/>
              </w:tcPr>
            </w:tcPrChange>
          </w:tcPr>
          <w:p w:rsidR="00354C87" w:rsidRPr="00326200" w:rsidRDefault="00354C87" w:rsidP="006B3DF8">
            <w:pPr>
              <w:spacing w:before="96"/>
              <w:rPr>
                <w:b/>
              </w:rPr>
            </w:pPr>
            <w:r w:rsidRPr="00326200">
              <w:rPr>
                <w:b/>
              </w:rPr>
              <w:t>Volume 1, Part A (Architecture) Changes</w:t>
            </w:r>
          </w:p>
        </w:tc>
      </w:tr>
      <w:tr w:rsidR="00354C87" w:rsidRPr="004853D4" w:rsidTr="005B6CD0">
        <w:trPr>
          <w:trPrChange w:id="610" w:author="Batra, Mayank" w:date="2016-06-21T12:07:00Z">
            <w:trPr>
              <w:gridAfter w:val="0"/>
            </w:trPr>
          </w:trPrChange>
        </w:trPr>
        <w:tc>
          <w:tcPr>
            <w:tcW w:w="2695" w:type="dxa"/>
            <w:tcPrChange w:id="611" w:author="Batra, Mayank" w:date="2016-06-21T12:07:00Z">
              <w:tcPr>
                <w:tcW w:w="2695" w:type="dxa"/>
                <w:gridSpan w:val="2"/>
              </w:tcPr>
            </w:tcPrChange>
          </w:tcPr>
          <w:p w:rsidR="00354C87" w:rsidRDefault="00354C87" w:rsidP="006B3DF8">
            <w:pPr>
              <w:spacing w:before="96"/>
            </w:pPr>
            <w:r>
              <w:t>1.2 Overview of Bluetooth Low Energy Operation</w:t>
            </w:r>
          </w:p>
        </w:tc>
        <w:tc>
          <w:tcPr>
            <w:tcW w:w="2024" w:type="dxa"/>
            <w:tcPrChange w:id="612" w:author="Batra, Mayank" w:date="2016-06-21T12:07:00Z">
              <w:tcPr>
                <w:tcW w:w="2024" w:type="dxa"/>
                <w:gridSpan w:val="2"/>
              </w:tcPr>
            </w:tcPrChange>
          </w:tcPr>
          <w:p w:rsidR="00354C87" w:rsidRPr="004853D4" w:rsidRDefault="00354C87" w:rsidP="006B3DF8">
            <w:pPr>
              <w:spacing w:before="96"/>
            </w:pPr>
            <w:r>
              <w:t>Changed</w:t>
            </w:r>
          </w:p>
        </w:tc>
        <w:tc>
          <w:tcPr>
            <w:tcW w:w="4487" w:type="dxa"/>
            <w:tcPrChange w:id="613" w:author="Batra, Mayank" w:date="2016-06-21T12:07:00Z">
              <w:tcPr>
                <w:tcW w:w="4487" w:type="dxa"/>
                <w:gridSpan w:val="2"/>
              </w:tcPr>
            </w:tcPrChange>
          </w:tcPr>
          <w:p w:rsidR="00354C87" w:rsidRPr="004853D4" w:rsidRDefault="00354C87" w:rsidP="006B3DF8">
            <w:pPr>
              <w:spacing w:before="96"/>
            </w:pPr>
            <w:r>
              <w:t>AoA and AoD</w:t>
            </w:r>
          </w:p>
        </w:tc>
      </w:tr>
      <w:tr w:rsidR="00354C87" w:rsidRPr="004853D4" w:rsidTr="005B6CD0">
        <w:trPr>
          <w:trPrChange w:id="614" w:author="Batra, Mayank" w:date="2016-06-21T12:07:00Z">
            <w:trPr>
              <w:gridAfter w:val="0"/>
            </w:trPr>
          </w:trPrChange>
        </w:trPr>
        <w:tc>
          <w:tcPr>
            <w:tcW w:w="2695" w:type="dxa"/>
            <w:tcPrChange w:id="615" w:author="Batra, Mayank" w:date="2016-06-21T12:07:00Z">
              <w:tcPr>
                <w:tcW w:w="2695" w:type="dxa"/>
                <w:gridSpan w:val="2"/>
              </w:tcPr>
            </w:tcPrChange>
          </w:tcPr>
          <w:p w:rsidR="00354C87" w:rsidRDefault="00354C87" w:rsidP="006B3DF8">
            <w:pPr>
              <w:spacing w:before="96"/>
            </w:pPr>
            <w:r>
              <w:t>3.2.2 LE Generic Packet Structure</w:t>
            </w:r>
          </w:p>
        </w:tc>
        <w:tc>
          <w:tcPr>
            <w:tcW w:w="2024" w:type="dxa"/>
            <w:tcPrChange w:id="616" w:author="Batra, Mayank" w:date="2016-06-21T12:07:00Z">
              <w:tcPr>
                <w:tcW w:w="2024" w:type="dxa"/>
                <w:gridSpan w:val="2"/>
              </w:tcPr>
            </w:tcPrChange>
          </w:tcPr>
          <w:p w:rsidR="00354C87" w:rsidRDefault="00354C87" w:rsidP="006B3DF8">
            <w:pPr>
              <w:spacing w:before="96"/>
            </w:pPr>
            <w:r>
              <w:t>Changed</w:t>
            </w:r>
          </w:p>
        </w:tc>
        <w:tc>
          <w:tcPr>
            <w:tcW w:w="4487" w:type="dxa"/>
            <w:tcPrChange w:id="617" w:author="Batra, Mayank" w:date="2016-06-21T12:07:00Z">
              <w:tcPr>
                <w:tcW w:w="4487" w:type="dxa"/>
                <w:gridSpan w:val="2"/>
              </w:tcPr>
            </w:tcPrChange>
          </w:tcPr>
          <w:p w:rsidR="00354C87" w:rsidRDefault="00354C87" w:rsidP="006B3DF8">
            <w:pPr>
              <w:spacing w:before="96"/>
            </w:pPr>
            <w:r>
              <w:t>AoA and AoD</w:t>
            </w:r>
          </w:p>
        </w:tc>
      </w:tr>
      <w:tr w:rsidR="00354C87" w:rsidRPr="004853D4" w:rsidTr="005B6CD0">
        <w:trPr>
          <w:trPrChange w:id="618" w:author="Batra, Mayank" w:date="2016-06-21T12:07:00Z">
            <w:trPr>
              <w:gridAfter w:val="0"/>
            </w:trPr>
          </w:trPrChange>
        </w:trPr>
        <w:tc>
          <w:tcPr>
            <w:tcW w:w="2695" w:type="dxa"/>
            <w:tcPrChange w:id="619" w:author="Batra, Mayank" w:date="2016-06-21T12:07:00Z">
              <w:tcPr>
                <w:tcW w:w="2695" w:type="dxa"/>
                <w:gridSpan w:val="2"/>
              </w:tcPr>
            </w:tcPrChange>
          </w:tcPr>
          <w:p w:rsidR="00354C87" w:rsidRDefault="00354C87" w:rsidP="006B3DF8">
            <w:pPr>
              <w:spacing w:before="96"/>
            </w:pPr>
            <w:r>
              <w:t>3.3.2 LE Physical Channels</w:t>
            </w:r>
          </w:p>
        </w:tc>
        <w:tc>
          <w:tcPr>
            <w:tcW w:w="2024" w:type="dxa"/>
            <w:tcPrChange w:id="620" w:author="Batra, Mayank" w:date="2016-06-21T12:07:00Z">
              <w:tcPr>
                <w:tcW w:w="2024" w:type="dxa"/>
                <w:gridSpan w:val="2"/>
              </w:tcPr>
            </w:tcPrChange>
          </w:tcPr>
          <w:p w:rsidR="00354C87" w:rsidRDefault="00354C87" w:rsidP="006B3DF8">
            <w:pPr>
              <w:spacing w:before="96"/>
            </w:pPr>
            <w:r>
              <w:t>Changed</w:t>
            </w:r>
          </w:p>
        </w:tc>
        <w:tc>
          <w:tcPr>
            <w:tcW w:w="4487" w:type="dxa"/>
            <w:tcPrChange w:id="621" w:author="Batra, Mayank" w:date="2016-06-21T12:07:00Z">
              <w:tcPr>
                <w:tcW w:w="4487" w:type="dxa"/>
                <w:gridSpan w:val="2"/>
              </w:tcPr>
            </w:tcPrChange>
          </w:tcPr>
          <w:p w:rsidR="00354C87" w:rsidRDefault="00354C87" w:rsidP="006B3DF8">
            <w:pPr>
              <w:spacing w:before="96"/>
            </w:pPr>
            <w:r>
              <w:t>AoA and AoD</w:t>
            </w:r>
          </w:p>
        </w:tc>
      </w:tr>
      <w:tr w:rsidR="00354C87" w:rsidRPr="004853D4" w:rsidTr="005B6CD0">
        <w:trPr>
          <w:trPrChange w:id="622" w:author="Batra, Mayank" w:date="2016-06-21T12:07:00Z">
            <w:trPr>
              <w:gridAfter w:val="0"/>
            </w:trPr>
          </w:trPrChange>
        </w:trPr>
        <w:tc>
          <w:tcPr>
            <w:tcW w:w="2695" w:type="dxa"/>
            <w:tcPrChange w:id="623" w:author="Batra, Mayank" w:date="2016-06-21T12:07:00Z">
              <w:tcPr>
                <w:tcW w:w="2695" w:type="dxa"/>
                <w:gridSpan w:val="2"/>
              </w:tcPr>
            </w:tcPrChange>
          </w:tcPr>
          <w:p w:rsidR="00354C87" w:rsidRDefault="00354C87" w:rsidP="006B3DF8">
            <w:pPr>
              <w:spacing w:before="96"/>
            </w:pPr>
            <w:r>
              <w:t>X Direction Finding using Bluetooth Low Energy</w:t>
            </w:r>
          </w:p>
        </w:tc>
        <w:tc>
          <w:tcPr>
            <w:tcW w:w="2024" w:type="dxa"/>
            <w:tcPrChange w:id="624" w:author="Batra, Mayank" w:date="2016-06-21T12:07:00Z">
              <w:tcPr>
                <w:tcW w:w="2024" w:type="dxa"/>
                <w:gridSpan w:val="2"/>
              </w:tcPr>
            </w:tcPrChange>
          </w:tcPr>
          <w:p w:rsidR="00354C87" w:rsidRDefault="00354C87" w:rsidP="006B3DF8">
            <w:pPr>
              <w:spacing w:before="96"/>
            </w:pPr>
            <w:r>
              <w:t>New</w:t>
            </w:r>
          </w:p>
        </w:tc>
        <w:tc>
          <w:tcPr>
            <w:tcW w:w="4487" w:type="dxa"/>
            <w:tcPrChange w:id="625" w:author="Batra, Mayank" w:date="2016-06-21T12:07:00Z">
              <w:tcPr>
                <w:tcW w:w="4487" w:type="dxa"/>
                <w:gridSpan w:val="2"/>
              </w:tcPr>
            </w:tcPrChange>
          </w:tcPr>
          <w:p w:rsidR="00354C87" w:rsidRDefault="00354C87" w:rsidP="006B3DF8">
            <w:pPr>
              <w:spacing w:before="96"/>
            </w:pPr>
            <w:r>
              <w:t>AoA and AoD</w:t>
            </w:r>
          </w:p>
        </w:tc>
      </w:tr>
      <w:tr w:rsidR="00354C87" w:rsidRPr="004853D4" w:rsidTr="005B6CD0">
        <w:trPr>
          <w:trPrChange w:id="626" w:author="Batra, Mayank" w:date="2016-06-21T12:07:00Z">
            <w:trPr>
              <w:gridAfter w:val="0"/>
            </w:trPr>
          </w:trPrChange>
        </w:trPr>
        <w:tc>
          <w:tcPr>
            <w:tcW w:w="2695" w:type="dxa"/>
            <w:tcPrChange w:id="627" w:author="Batra, Mayank" w:date="2016-06-21T12:07:00Z">
              <w:tcPr>
                <w:tcW w:w="2695" w:type="dxa"/>
                <w:gridSpan w:val="2"/>
              </w:tcPr>
            </w:tcPrChange>
          </w:tcPr>
          <w:p w:rsidR="00354C87" w:rsidRDefault="00354C87" w:rsidP="006B3DF8">
            <w:pPr>
              <w:spacing w:before="96"/>
            </w:pPr>
            <w:r>
              <w:t>X.1 Angle of Arrival (AoA) method</w:t>
            </w:r>
          </w:p>
        </w:tc>
        <w:tc>
          <w:tcPr>
            <w:tcW w:w="2024" w:type="dxa"/>
            <w:tcPrChange w:id="628" w:author="Batra, Mayank" w:date="2016-06-21T12:07:00Z">
              <w:tcPr>
                <w:tcW w:w="2024" w:type="dxa"/>
                <w:gridSpan w:val="2"/>
              </w:tcPr>
            </w:tcPrChange>
          </w:tcPr>
          <w:p w:rsidR="00354C87" w:rsidRDefault="00354C87" w:rsidP="006B3DF8">
            <w:pPr>
              <w:spacing w:before="96"/>
            </w:pPr>
            <w:r>
              <w:t>New</w:t>
            </w:r>
          </w:p>
        </w:tc>
        <w:tc>
          <w:tcPr>
            <w:tcW w:w="4487" w:type="dxa"/>
            <w:tcPrChange w:id="629" w:author="Batra, Mayank" w:date="2016-06-21T12:07:00Z">
              <w:tcPr>
                <w:tcW w:w="4487" w:type="dxa"/>
                <w:gridSpan w:val="2"/>
              </w:tcPr>
            </w:tcPrChange>
          </w:tcPr>
          <w:p w:rsidR="00354C87" w:rsidRDefault="00354C87" w:rsidP="006B3DF8">
            <w:pPr>
              <w:spacing w:before="96"/>
            </w:pPr>
            <w:r>
              <w:t>AoA</w:t>
            </w:r>
          </w:p>
        </w:tc>
      </w:tr>
      <w:tr w:rsidR="00354C87" w:rsidRPr="004853D4" w:rsidTr="005B6CD0">
        <w:trPr>
          <w:trPrChange w:id="630" w:author="Batra, Mayank" w:date="2016-06-21T12:07:00Z">
            <w:trPr>
              <w:gridAfter w:val="0"/>
            </w:trPr>
          </w:trPrChange>
        </w:trPr>
        <w:tc>
          <w:tcPr>
            <w:tcW w:w="2695" w:type="dxa"/>
            <w:tcPrChange w:id="631" w:author="Batra, Mayank" w:date="2016-06-21T12:07:00Z">
              <w:tcPr>
                <w:tcW w:w="2695" w:type="dxa"/>
                <w:gridSpan w:val="2"/>
              </w:tcPr>
            </w:tcPrChange>
          </w:tcPr>
          <w:p w:rsidR="00354C87" w:rsidRDefault="00354C87" w:rsidP="006B3DF8">
            <w:pPr>
              <w:spacing w:before="96"/>
            </w:pPr>
            <w:r>
              <w:t>X.2 Angle of Departure (AoD) method</w:t>
            </w:r>
          </w:p>
        </w:tc>
        <w:tc>
          <w:tcPr>
            <w:tcW w:w="2024" w:type="dxa"/>
            <w:tcPrChange w:id="632" w:author="Batra, Mayank" w:date="2016-06-21T12:07:00Z">
              <w:tcPr>
                <w:tcW w:w="2024" w:type="dxa"/>
                <w:gridSpan w:val="2"/>
              </w:tcPr>
            </w:tcPrChange>
          </w:tcPr>
          <w:p w:rsidR="00354C87" w:rsidRDefault="00354C87" w:rsidP="006B3DF8">
            <w:pPr>
              <w:spacing w:before="96"/>
            </w:pPr>
            <w:r>
              <w:t>New</w:t>
            </w:r>
          </w:p>
        </w:tc>
        <w:tc>
          <w:tcPr>
            <w:tcW w:w="4487" w:type="dxa"/>
            <w:tcPrChange w:id="633" w:author="Batra, Mayank" w:date="2016-06-21T12:07:00Z">
              <w:tcPr>
                <w:tcW w:w="4487" w:type="dxa"/>
                <w:gridSpan w:val="2"/>
              </w:tcPr>
            </w:tcPrChange>
          </w:tcPr>
          <w:p w:rsidR="00354C87" w:rsidRDefault="00354C87" w:rsidP="006B3DF8">
            <w:pPr>
              <w:spacing w:before="96"/>
            </w:pPr>
            <w:r>
              <w:t>AoD</w:t>
            </w:r>
          </w:p>
        </w:tc>
      </w:tr>
      <w:tr w:rsidR="00354C87" w:rsidRPr="004853D4" w:rsidTr="00354C87">
        <w:trPr>
          <w:trPrChange w:id="634" w:author="Batra, Mayank" w:date="2016-06-21T12:07:00Z">
            <w:trPr>
              <w:gridAfter w:val="0"/>
            </w:trPr>
          </w:trPrChange>
        </w:trPr>
        <w:tc>
          <w:tcPr>
            <w:tcW w:w="9206" w:type="dxa"/>
            <w:gridSpan w:val="3"/>
            <w:tcPrChange w:id="635" w:author="Batra, Mayank" w:date="2016-06-21T12:07:00Z">
              <w:tcPr>
                <w:tcW w:w="9206" w:type="dxa"/>
                <w:gridSpan w:val="6"/>
              </w:tcPr>
            </w:tcPrChange>
          </w:tcPr>
          <w:p w:rsidR="00354C87" w:rsidRPr="005B6CD0" w:rsidRDefault="00354C87" w:rsidP="006B3DF8">
            <w:pPr>
              <w:spacing w:before="96"/>
              <w:rPr>
                <w:b/>
              </w:rPr>
            </w:pPr>
            <w:r w:rsidRPr="005B6CD0">
              <w:rPr>
                <w:b/>
              </w:rPr>
              <w:t>Volume 1, Part B (Acronyms &amp; Abbreviations) Changes</w:t>
            </w:r>
          </w:p>
        </w:tc>
      </w:tr>
      <w:tr w:rsidR="00354C87" w:rsidRPr="004853D4" w:rsidTr="005B6CD0">
        <w:trPr>
          <w:trPrChange w:id="636" w:author="Batra, Mayank" w:date="2016-06-21T12:07:00Z">
            <w:trPr>
              <w:gridAfter w:val="0"/>
            </w:trPr>
          </w:trPrChange>
        </w:trPr>
        <w:tc>
          <w:tcPr>
            <w:tcW w:w="2695" w:type="dxa"/>
            <w:tcPrChange w:id="637" w:author="Batra, Mayank" w:date="2016-06-21T12:07:00Z">
              <w:tcPr>
                <w:tcW w:w="2695" w:type="dxa"/>
                <w:gridSpan w:val="2"/>
              </w:tcPr>
            </w:tcPrChange>
          </w:tcPr>
          <w:p w:rsidR="00354C87" w:rsidRDefault="00354C87" w:rsidP="006B3DF8">
            <w:pPr>
              <w:spacing w:before="96"/>
            </w:pPr>
            <w:r>
              <w:t>1 LIST OF ACRONYMS AND ABBREVIATIONS</w:t>
            </w:r>
          </w:p>
        </w:tc>
        <w:tc>
          <w:tcPr>
            <w:tcW w:w="2024" w:type="dxa"/>
            <w:tcPrChange w:id="638" w:author="Batra, Mayank" w:date="2016-06-21T12:07:00Z">
              <w:tcPr>
                <w:tcW w:w="2024" w:type="dxa"/>
                <w:gridSpan w:val="2"/>
              </w:tcPr>
            </w:tcPrChange>
          </w:tcPr>
          <w:p w:rsidR="00354C87" w:rsidRPr="004853D4" w:rsidRDefault="00354C87" w:rsidP="006B3DF8">
            <w:pPr>
              <w:spacing w:before="96"/>
            </w:pPr>
            <w:r>
              <w:t>Changed</w:t>
            </w:r>
          </w:p>
        </w:tc>
        <w:tc>
          <w:tcPr>
            <w:tcW w:w="4487" w:type="dxa"/>
            <w:tcPrChange w:id="639" w:author="Batra, Mayank" w:date="2016-06-21T12:07:00Z">
              <w:tcPr>
                <w:tcW w:w="4487" w:type="dxa"/>
                <w:gridSpan w:val="2"/>
              </w:tcPr>
            </w:tcPrChange>
          </w:tcPr>
          <w:p w:rsidR="00354C87" w:rsidRPr="004853D4" w:rsidRDefault="00354C87" w:rsidP="006B3DF8">
            <w:pPr>
              <w:spacing w:before="96"/>
            </w:pPr>
            <w:r>
              <w:t>AoA and AoD</w:t>
            </w:r>
          </w:p>
        </w:tc>
      </w:tr>
      <w:tr w:rsidR="00354C87" w:rsidRPr="004853D4" w:rsidTr="00354C87">
        <w:trPr>
          <w:trPrChange w:id="640" w:author="Batra, Mayank" w:date="2016-06-21T12:07:00Z">
            <w:trPr>
              <w:gridAfter w:val="0"/>
            </w:trPr>
          </w:trPrChange>
        </w:trPr>
        <w:tc>
          <w:tcPr>
            <w:tcW w:w="9206" w:type="dxa"/>
            <w:gridSpan w:val="3"/>
            <w:tcPrChange w:id="641" w:author="Batra, Mayank" w:date="2016-06-21T12:07:00Z">
              <w:tcPr>
                <w:tcW w:w="9206" w:type="dxa"/>
                <w:gridSpan w:val="6"/>
              </w:tcPr>
            </w:tcPrChange>
          </w:tcPr>
          <w:p w:rsidR="00354C87" w:rsidRPr="00213E20" w:rsidRDefault="00184984" w:rsidP="006B3DF8">
            <w:pPr>
              <w:spacing w:beforeLines="0" w:line="276" w:lineRule="auto"/>
              <w:rPr>
                <w:lang w:val="fr-FR"/>
                <w:rPrChange w:id="642" w:author="Lefeuvre, Florian" w:date="2016-06-21T12:07:00Z">
                  <w:rPr>
                    <w:color w:val="auto"/>
                    <w:sz w:val="22"/>
                    <w:szCs w:val="22"/>
                  </w:rPr>
                </w:rPrChange>
              </w:rPr>
            </w:pPr>
            <w:r w:rsidRPr="00184984">
              <w:rPr>
                <w:lang w:val="fr-FR"/>
                <w:rPrChange w:id="643" w:author="Lefeuvre, Florian" w:date="2016-06-21T12:07:00Z">
                  <w:rPr/>
                </w:rPrChange>
              </w:rPr>
              <w:t>Volume 2, Part E (HCI) Changes</w:t>
            </w:r>
          </w:p>
        </w:tc>
      </w:tr>
      <w:tr w:rsidR="00C50CB8" w:rsidRPr="004853D4" w:rsidTr="005B6CD0">
        <w:trPr>
          <w:trPrChange w:id="644" w:author="Batra, Mayank" w:date="2016-06-21T12:07:00Z">
            <w:trPr>
              <w:gridAfter w:val="0"/>
            </w:trPr>
          </w:trPrChange>
        </w:trPr>
        <w:tc>
          <w:tcPr>
            <w:tcW w:w="2695" w:type="dxa"/>
            <w:tcPrChange w:id="645" w:author="Batra, Mayank" w:date="2016-06-21T12:07:00Z">
              <w:tcPr>
                <w:tcW w:w="2695" w:type="dxa"/>
                <w:gridSpan w:val="2"/>
              </w:tcPr>
            </w:tcPrChange>
          </w:tcPr>
          <w:p w:rsidR="00C50CB8" w:rsidRDefault="00C50CB8" w:rsidP="006B3DF8">
            <w:pPr>
              <w:spacing w:before="96"/>
            </w:pPr>
            <w:r>
              <w:t>3.4 CONTROLLER INFORMATION</w:t>
            </w:r>
          </w:p>
        </w:tc>
        <w:tc>
          <w:tcPr>
            <w:tcW w:w="2024" w:type="dxa"/>
            <w:tcPrChange w:id="646" w:author="Batra, Mayank" w:date="2016-06-21T12:07:00Z">
              <w:tcPr>
                <w:tcW w:w="2024" w:type="dxa"/>
                <w:gridSpan w:val="2"/>
              </w:tcPr>
            </w:tcPrChange>
          </w:tcPr>
          <w:p w:rsidR="00C50CB8" w:rsidRDefault="00C50CB8" w:rsidP="006B3DF8">
            <w:pPr>
              <w:spacing w:before="96"/>
            </w:pPr>
            <w:r>
              <w:t>Changed</w:t>
            </w:r>
          </w:p>
        </w:tc>
        <w:tc>
          <w:tcPr>
            <w:tcW w:w="4487" w:type="dxa"/>
            <w:tcPrChange w:id="647" w:author="Batra, Mayank" w:date="2016-06-21T12:07:00Z">
              <w:tcPr>
                <w:tcW w:w="4487" w:type="dxa"/>
                <w:gridSpan w:val="2"/>
              </w:tcPr>
            </w:tcPrChange>
          </w:tcPr>
          <w:p w:rsidR="00C50CB8" w:rsidRDefault="00C50CB8" w:rsidP="00B41739">
            <w:pPr>
              <w:spacing w:before="96"/>
            </w:pPr>
            <w:r>
              <w:t>AoA and AoD</w:t>
            </w:r>
          </w:p>
        </w:tc>
      </w:tr>
      <w:tr w:rsidR="00354C87" w:rsidRPr="004853D4" w:rsidTr="005B6CD0">
        <w:trPr>
          <w:trPrChange w:id="648" w:author="Batra, Mayank" w:date="2016-06-21T12:07:00Z">
            <w:trPr>
              <w:gridAfter w:val="0"/>
            </w:trPr>
          </w:trPrChange>
        </w:trPr>
        <w:tc>
          <w:tcPr>
            <w:tcW w:w="2695" w:type="dxa"/>
            <w:tcPrChange w:id="649" w:author="Batra, Mayank" w:date="2016-06-21T12:07:00Z">
              <w:tcPr>
                <w:tcW w:w="2695" w:type="dxa"/>
                <w:gridSpan w:val="2"/>
              </w:tcPr>
            </w:tcPrChange>
          </w:tcPr>
          <w:p w:rsidR="00354C87" w:rsidRPr="00D37C89" w:rsidRDefault="00354C87" w:rsidP="006B3DF8">
            <w:pPr>
              <w:spacing w:before="96"/>
            </w:pPr>
            <w:r>
              <w:t>3.5 CONTROLLER CONFIGURATION</w:t>
            </w:r>
          </w:p>
        </w:tc>
        <w:tc>
          <w:tcPr>
            <w:tcW w:w="2024" w:type="dxa"/>
            <w:tcPrChange w:id="650" w:author="Batra, Mayank" w:date="2016-06-21T12:07:00Z">
              <w:tcPr>
                <w:tcW w:w="2024" w:type="dxa"/>
                <w:gridSpan w:val="2"/>
              </w:tcPr>
            </w:tcPrChange>
          </w:tcPr>
          <w:p w:rsidR="00354C87" w:rsidRPr="004853D4" w:rsidRDefault="00354C87" w:rsidP="006B3DF8">
            <w:pPr>
              <w:spacing w:before="96"/>
            </w:pPr>
            <w:r>
              <w:t>Changed</w:t>
            </w:r>
          </w:p>
        </w:tc>
        <w:tc>
          <w:tcPr>
            <w:tcW w:w="4487" w:type="dxa"/>
            <w:tcPrChange w:id="651" w:author="Batra, Mayank" w:date="2016-06-21T12:07:00Z">
              <w:tcPr>
                <w:tcW w:w="4487" w:type="dxa"/>
                <w:gridSpan w:val="2"/>
              </w:tcPr>
            </w:tcPrChange>
          </w:tcPr>
          <w:p w:rsidR="00354C87" w:rsidRPr="004853D4" w:rsidRDefault="00354C87" w:rsidP="00B41739">
            <w:pPr>
              <w:spacing w:before="96"/>
            </w:pPr>
            <w:r>
              <w:t>AoD</w:t>
            </w:r>
          </w:p>
        </w:tc>
      </w:tr>
      <w:tr w:rsidR="00354C87" w:rsidRPr="004853D4" w:rsidTr="005B6CD0">
        <w:trPr>
          <w:trPrChange w:id="652" w:author="Batra, Mayank" w:date="2016-06-21T12:07:00Z">
            <w:trPr>
              <w:gridAfter w:val="0"/>
            </w:trPr>
          </w:trPrChange>
        </w:trPr>
        <w:tc>
          <w:tcPr>
            <w:tcW w:w="2695" w:type="dxa"/>
            <w:tcPrChange w:id="653" w:author="Batra, Mayank" w:date="2016-06-21T12:07:00Z">
              <w:tcPr>
                <w:tcW w:w="2695" w:type="dxa"/>
                <w:gridSpan w:val="2"/>
              </w:tcPr>
            </w:tcPrChange>
          </w:tcPr>
          <w:p w:rsidR="00354C87" w:rsidRDefault="00354C87" w:rsidP="00083DA1">
            <w:pPr>
              <w:spacing w:before="96"/>
            </w:pPr>
            <w:r>
              <w:t>3.6 DEVICE DISCOVERY</w:t>
            </w:r>
          </w:p>
        </w:tc>
        <w:tc>
          <w:tcPr>
            <w:tcW w:w="2024" w:type="dxa"/>
            <w:tcPrChange w:id="654" w:author="Batra, Mayank" w:date="2016-06-21T12:07:00Z">
              <w:tcPr>
                <w:tcW w:w="2024" w:type="dxa"/>
                <w:gridSpan w:val="2"/>
              </w:tcPr>
            </w:tcPrChange>
          </w:tcPr>
          <w:p w:rsidR="00354C87" w:rsidRDefault="00354C87" w:rsidP="006B3DF8">
            <w:pPr>
              <w:spacing w:before="96"/>
            </w:pPr>
            <w:r>
              <w:t>Changed</w:t>
            </w:r>
          </w:p>
        </w:tc>
        <w:tc>
          <w:tcPr>
            <w:tcW w:w="4487" w:type="dxa"/>
            <w:tcPrChange w:id="655" w:author="Batra, Mayank" w:date="2016-06-21T12:07:00Z">
              <w:tcPr>
                <w:tcW w:w="4487" w:type="dxa"/>
                <w:gridSpan w:val="2"/>
              </w:tcPr>
            </w:tcPrChange>
          </w:tcPr>
          <w:p w:rsidR="00354C87" w:rsidRDefault="00354C87" w:rsidP="006B3DF8">
            <w:pPr>
              <w:spacing w:before="96"/>
            </w:pPr>
            <w:r>
              <w:t>AoD</w:t>
            </w:r>
          </w:p>
        </w:tc>
      </w:tr>
      <w:tr w:rsidR="002B1EF2" w:rsidRPr="004853D4" w:rsidTr="005B6CD0">
        <w:trPr>
          <w:ins w:id="656" w:author="Batra, Mayank" w:date="2016-05-27T12:07:00Z"/>
        </w:trPr>
        <w:tc>
          <w:tcPr>
            <w:tcW w:w="2695" w:type="dxa"/>
          </w:tcPr>
          <w:p w:rsidR="002B1EF2" w:rsidRDefault="002B1EF2" w:rsidP="00745809">
            <w:pPr>
              <w:spacing w:before="96"/>
              <w:rPr>
                <w:ins w:id="657" w:author="Batra, Mayank" w:date="2016-05-27T12:07:00Z"/>
              </w:rPr>
            </w:pPr>
            <w:ins w:id="658" w:author="Batra, Mayank" w:date="2016-05-27T12:07:00Z">
              <w:r>
                <w:t>3.8 REMOTE INFORMATION</w:t>
              </w:r>
            </w:ins>
          </w:p>
        </w:tc>
        <w:tc>
          <w:tcPr>
            <w:tcW w:w="2024" w:type="dxa"/>
          </w:tcPr>
          <w:p w:rsidR="002B1EF2" w:rsidRDefault="002B1EF2" w:rsidP="00745809">
            <w:pPr>
              <w:spacing w:before="96"/>
              <w:rPr>
                <w:ins w:id="659" w:author="Batra, Mayank" w:date="2016-05-27T12:07:00Z"/>
              </w:rPr>
            </w:pPr>
            <w:ins w:id="660" w:author="Batra, Mayank" w:date="2016-05-27T12:07:00Z">
              <w:r>
                <w:t>Changed</w:t>
              </w:r>
            </w:ins>
          </w:p>
        </w:tc>
        <w:tc>
          <w:tcPr>
            <w:tcW w:w="4487" w:type="dxa"/>
          </w:tcPr>
          <w:p w:rsidR="002B1EF2" w:rsidRDefault="002B1EF2" w:rsidP="00745809">
            <w:pPr>
              <w:spacing w:before="96"/>
              <w:rPr>
                <w:ins w:id="661" w:author="Batra, Mayank" w:date="2016-05-27T12:07:00Z"/>
              </w:rPr>
            </w:pPr>
            <w:ins w:id="662" w:author="Batra, Mayank" w:date="2016-05-27T12:07:00Z">
              <w:r>
                <w:t>AoD</w:t>
              </w:r>
            </w:ins>
          </w:p>
        </w:tc>
      </w:tr>
      <w:tr w:rsidR="00354C87" w:rsidRPr="004853D4" w:rsidTr="005B6CD0">
        <w:trPr>
          <w:trPrChange w:id="663" w:author="Batra, Mayank" w:date="2016-06-21T12:07:00Z">
            <w:trPr>
              <w:gridAfter w:val="0"/>
            </w:trPr>
          </w:trPrChange>
        </w:trPr>
        <w:tc>
          <w:tcPr>
            <w:tcW w:w="2695" w:type="dxa"/>
            <w:tcPrChange w:id="664" w:author="Batra, Mayank" w:date="2016-06-21T12:07:00Z">
              <w:tcPr>
                <w:tcW w:w="2695" w:type="dxa"/>
                <w:gridSpan w:val="2"/>
              </w:tcPr>
            </w:tcPrChange>
          </w:tcPr>
          <w:p w:rsidR="00354C87" w:rsidRDefault="00354C87" w:rsidP="006B3DF8">
            <w:pPr>
              <w:spacing w:before="96"/>
            </w:pPr>
            <w:r>
              <w:t>3.10 CONNECTION STATE</w:t>
            </w:r>
          </w:p>
        </w:tc>
        <w:tc>
          <w:tcPr>
            <w:tcW w:w="2024" w:type="dxa"/>
            <w:tcPrChange w:id="665" w:author="Batra, Mayank" w:date="2016-06-21T12:07:00Z">
              <w:tcPr>
                <w:tcW w:w="2024" w:type="dxa"/>
                <w:gridSpan w:val="2"/>
              </w:tcPr>
            </w:tcPrChange>
          </w:tcPr>
          <w:p w:rsidR="00354C87" w:rsidRDefault="003F2F63" w:rsidP="006B3DF8">
            <w:pPr>
              <w:spacing w:before="96"/>
            </w:pPr>
            <w:r>
              <w:t>Changed</w:t>
            </w:r>
          </w:p>
        </w:tc>
        <w:tc>
          <w:tcPr>
            <w:tcW w:w="4487" w:type="dxa"/>
            <w:tcPrChange w:id="666" w:author="Batra, Mayank" w:date="2016-06-21T12:07:00Z">
              <w:tcPr>
                <w:tcW w:w="4487" w:type="dxa"/>
                <w:gridSpan w:val="2"/>
              </w:tcPr>
            </w:tcPrChange>
          </w:tcPr>
          <w:p w:rsidR="00354C87" w:rsidRDefault="003F2F63" w:rsidP="006B3DF8">
            <w:pPr>
              <w:spacing w:before="96"/>
            </w:pPr>
            <w:r>
              <w:t>AoA</w:t>
            </w:r>
          </w:p>
        </w:tc>
      </w:tr>
      <w:tr w:rsidR="003F2F63" w:rsidRPr="004853D4" w:rsidDel="002B1EF2" w:rsidTr="005B6CD0">
        <w:trPr>
          <w:del w:id="667" w:author="Batra, Mayank" w:date="2016-05-27T12:08:00Z"/>
          <w:trPrChange w:id="668" w:author="Batra, Mayank" w:date="2016-06-21T12:07:00Z">
            <w:trPr>
              <w:gridAfter w:val="0"/>
            </w:trPr>
          </w:trPrChange>
        </w:trPr>
        <w:tc>
          <w:tcPr>
            <w:tcW w:w="2695" w:type="dxa"/>
            <w:tcPrChange w:id="669" w:author="Batra, Mayank" w:date="2016-06-21T12:07:00Z">
              <w:tcPr>
                <w:tcW w:w="2695" w:type="dxa"/>
                <w:gridSpan w:val="2"/>
              </w:tcPr>
            </w:tcPrChange>
          </w:tcPr>
          <w:p w:rsidR="003F2F63" w:rsidDel="002B1EF2" w:rsidRDefault="003F2F63" w:rsidP="00745809">
            <w:pPr>
              <w:spacing w:before="96"/>
              <w:rPr>
                <w:del w:id="670" w:author="Batra, Mayank" w:date="2016-05-27T12:08:00Z"/>
              </w:rPr>
            </w:pPr>
            <w:del w:id="671" w:author="Batra, Mayank" w:date="2016-05-27T12:08:00Z">
              <w:r w:rsidDel="002B1EF2">
                <w:delText>3.14 HOST FLOW CONTROL</w:delText>
              </w:r>
            </w:del>
          </w:p>
        </w:tc>
        <w:tc>
          <w:tcPr>
            <w:tcW w:w="2024" w:type="dxa"/>
            <w:tcPrChange w:id="672" w:author="Batra, Mayank" w:date="2016-06-21T12:07:00Z">
              <w:tcPr>
                <w:tcW w:w="2024" w:type="dxa"/>
                <w:gridSpan w:val="2"/>
              </w:tcPr>
            </w:tcPrChange>
          </w:tcPr>
          <w:p w:rsidR="003F2F63" w:rsidDel="002B1EF2" w:rsidRDefault="003F2F63" w:rsidP="00745809">
            <w:pPr>
              <w:spacing w:before="96"/>
              <w:rPr>
                <w:del w:id="673" w:author="Batra, Mayank" w:date="2016-05-27T12:08:00Z"/>
              </w:rPr>
            </w:pPr>
            <w:del w:id="674" w:author="Batra, Mayank" w:date="2016-05-27T12:08:00Z">
              <w:r w:rsidDel="002B1EF2">
                <w:delText>Changed</w:delText>
              </w:r>
            </w:del>
          </w:p>
        </w:tc>
        <w:tc>
          <w:tcPr>
            <w:tcW w:w="4487" w:type="dxa"/>
            <w:tcPrChange w:id="675" w:author="Batra, Mayank" w:date="2016-06-21T12:07:00Z">
              <w:tcPr>
                <w:tcW w:w="4487" w:type="dxa"/>
                <w:gridSpan w:val="2"/>
              </w:tcPr>
            </w:tcPrChange>
          </w:tcPr>
          <w:p w:rsidR="003F2F63" w:rsidDel="002B1EF2" w:rsidRDefault="003F2F63" w:rsidP="00745809">
            <w:pPr>
              <w:spacing w:before="96"/>
              <w:rPr>
                <w:del w:id="676" w:author="Batra, Mayank" w:date="2016-05-27T12:08:00Z"/>
              </w:rPr>
            </w:pPr>
            <w:del w:id="677" w:author="Batra, Mayank" w:date="2016-05-27T12:08:00Z">
              <w:r w:rsidDel="002B1EF2">
                <w:delText>AoD</w:delText>
              </w:r>
            </w:del>
          </w:p>
        </w:tc>
      </w:tr>
      <w:tr w:rsidR="00C0360A" w:rsidRPr="004853D4" w:rsidTr="005B6CD0">
        <w:trPr>
          <w:ins w:id="678" w:author="Batra, Mayank" w:date="2016-06-21T15:12:00Z"/>
        </w:trPr>
        <w:tc>
          <w:tcPr>
            <w:tcW w:w="2695" w:type="dxa"/>
          </w:tcPr>
          <w:p w:rsidR="00C0360A" w:rsidRDefault="00C0360A" w:rsidP="00745809">
            <w:pPr>
              <w:spacing w:before="96"/>
              <w:rPr>
                <w:ins w:id="679" w:author="Batra, Mayank" w:date="2016-06-21T15:12:00Z"/>
              </w:rPr>
            </w:pPr>
            <w:ins w:id="680" w:author="Batra, Mayank" w:date="2016-06-21T15:12:00Z">
              <w:r>
                <w:t>3.17 TESTING</w:t>
              </w:r>
            </w:ins>
          </w:p>
        </w:tc>
        <w:tc>
          <w:tcPr>
            <w:tcW w:w="2024" w:type="dxa"/>
          </w:tcPr>
          <w:p w:rsidR="00C0360A" w:rsidRDefault="00C0360A" w:rsidP="00745809">
            <w:pPr>
              <w:spacing w:before="96"/>
              <w:rPr>
                <w:ins w:id="681" w:author="Batra, Mayank" w:date="2016-06-21T15:12:00Z"/>
              </w:rPr>
            </w:pPr>
            <w:ins w:id="682" w:author="Batra, Mayank" w:date="2016-06-21T15:12:00Z">
              <w:r>
                <w:t>Changed</w:t>
              </w:r>
            </w:ins>
          </w:p>
        </w:tc>
        <w:tc>
          <w:tcPr>
            <w:tcW w:w="4487" w:type="dxa"/>
          </w:tcPr>
          <w:p w:rsidR="00C0360A" w:rsidRDefault="00C0360A" w:rsidP="00745809">
            <w:pPr>
              <w:spacing w:before="96"/>
              <w:rPr>
                <w:ins w:id="683" w:author="Batra, Mayank" w:date="2016-06-21T15:12:00Z"/>
              </w:rPr>
            </w:pPr>
            <w:ins w:id="684" w:author="Batra, Mayank" w:date="2016-06-21T15:12:00Z">
              <w:r>
                <w:t>AoA and AoD</w:t>
              </w:r>
            </w:ins>
          </w:p>
        </w:tc>
      </w:tr>
      <w:tr w:rsidR="00C0360A" w:rsidRPr="004853D4" w:rsidTr="005B6CD0">
        <w:trPr>
          <w:ins w:id="685" w:author="Batra, Mayank" w:date="2016-06-21T15:12:00Z"/>
        </w:trPr>
        <w:tc>
          <w:tcPr>
            <w:tcW w:w="2695" w:type="dxa"/>
          </w:tcPr>
          <w:p w:rsidR="00C0360A" w:rsidRDefault="00C0360A" w:rsidP="00745809">
            <w:pPr>
              <w:spacing w:before="96"/>
              <w:rPr>
                <w:ins w:id="686" w:author="Batra, Mayank" w:date="2016-06-21T15:12:00Z"/>
              </w:rPr>
            </w:pPr>
            <w:ins w:id="687" w:author="Batra, Mayank" w:date="2016-06-21T15:12:00Z">
              <w:r>
                <w:t xml:space="preserve">3.18 </w:t>
              </w:r>
              <w:r w:rsidRPr="00C0360A">
                <w:t>ALPHABETICAL LIST OF COMMANDS AND EVENTS</w:t>
              </w:r>
            </w:ins>
          </w:p>
        </w:tc>
        <w:tc>
          <w:tcPr>
            <w:tcW w:w="2024" w:type="dxa"/>
          </w:tcPr>
          <w:p w:rsidR="00C0360A" w:rsidRDefault="00C0360A" w:rsidP="00745809">
            <w:pPr>
              <w:spacing w:before="96"/>
              <w:rPr>
                <w:ins w:id="688" w:author="Batra, Mayank" w:date="2016-06-21T15:12:00Z"/>
              </w:rPr>
            </w:pPr>
            <w:ins w:id="689" w:author="Batra, Mayank" w:date="2016-06-21T15:12:00Z">
              <w:r>
                <w:t>Changed</w:t>
              </w:r>
            </w:ins>
          </w:p>
        </w:tc>
        <w:tc>
          <w:tcPr>
            <w:tcW w:w="4487" w:type="dxa"/>
          </w:tcPr>
          <w:p w:rsidR="00C0360A" w:rsidRDefault="00C0360A" w:rsidP="00745809">
            <w:pPr>
              <w:spacing w:before="96"/>
              <w:rPr>
                <w:ins w:id="690" w:author="Batra, Mayank" w:date="2016-06-21T15:12:00Z"/>
              </w:rPr>
            </w:pPr>
            <w:ins w:id="691" w:author="Batra, Mayank" w:date="2016-06-21T15:12:00Z">
              <w:r>
                <w:t>AoA and AoD</w:t>
              </w:r>
            </w:ins>
          </w:p>
        </w:tc>
      </w:tr>
      <w:tr w:rsidR="003F2F63" w:rsidRPr="004853D4" w:rsidTr="005B6CD0">
        <w:trPr>
          <w:trPrChange w:id="692" w:author="Batra, Mayank" w:date="2016-06-21T12:07:00Z">
            <w:trPr>
              <w:gridAfter w:val="0"/>
            </w:trPr>
          </w:trPrChange>
        </w:trPr>
        <w:tc>
          <w:tcPr>
            <w:tcW w:w="2695" w:type="dxa"/>
            <w:tcPrChange w:id="693" w:author="Batra, Mayank" w:date="2016-06-21T12:07:00Z">
              <w:tcPr>
                <w:tcW w:w="2695" w:type="dxa"/>
                <w:gridSpan w:val="2"/>
              </w:tcPr>
            </w:tcPrChange>
          </w:tcPr>
          <w:p w:rsidR="003F2F63" w:rsidRDefault="003F2F63" w:rsidP="006B3DF8">
            <w:pPr>
              <w:spacing w:before="96"/>
            </w:pPr>
            <w:r>
              <w:t>3.19 LE CONTROLLER REQUIREMENTS</w:t>
            </w:r>
          </w:p>
        </w:tc>
        <w:tc>
          <w:tcPr>
            <w:tcW w:w="2024" w:type="dxa"/>
            <w:tcPrChange w:id="694" w:author="Batra, Mayank" w:date="2016-06-21T12:07:00Z">
              <w:tcPr>
                <w:tcW w:w="2024" w:type="dxa"/>
                <w:gridSpan w:val="2"/>
              </w:tcPr>
            </w:tcPrChange>
          </w:tcPr>
          <w:p w:rsidR="003F2F63" w:rsidRDefault="003F2F63" w:rsidP="006B3DF8">
            <w:pPr>
              <w:spacing w:before="96"/>
            </w:pPr>
            <w:r>
              <w:t>Changed</w:t>
            </w:r>
          </w:p>
        </w:tc>
        <w:tc>
          <w:tcPr>
            <w:tcW w:w="4487" w:type="dxa"/>
            <w:tcPrChange w:id="695" w:author="Batra, Mayank" w:date="2016-06-21T12:07:00Z">
              <w:tcPr>
                <w:tcW w:w="4487" w:type="dxa"/>
                <w:gridSpan w:val="2"/>
              </w:tcPr>
            </w:tcPrChange>
          </w:tcPr>
          <w:p w:rsidR="003F2F63" w:rsidRDefault="003F2F63" w:rsidP="006B3DF8">
            <w:pPr>
              <w:spacing w:before="96"/>
            </w:pPr>
            <w:r>
              <w:t>AoA and AoD</w:t>
            </w:r>
          </w:p>
        </w:tc>
      </w:tr>
      <w:tr w:rsidR="006336FD" w:rsidRPr="004853D4" w:rsidTr="005B6CD0">
        <w:trPr>
          <w:trPrChange w:id="696" w:author="Batra, Mayank" w:date="2016-06-21T12:07:00Z">
            <w:trPr>
              <w:gridAfter w:val="0"/>
            </w:trPr>
          </w:trPrChange>
        </w:trPr>
        <w:tc>
          <w:tcPr>
            <w:tcW w:w="2695" w:type="dxa"/>
            <w:tcPrChange w:id="697" w:author="Batra, Mayank" w:date="2016-06-21T12:07:00Z">
              <w:tcPr>
                <w:tcW w:w="2695" w:type="dxa"/>
                <w:gridSpan w:val="2"/>
              </w:tcPr>
            </w:tcPrChange>
          </w:tcPr>
          <w:p w:rsidR="006336FD" w:rsidRDefault="006336FD" w:rsidP="00870815">
            <w:pPr>
              <w:spacing w:before="96"/>
            </w:pPr>
            <w:r>
              <w:lastRenderedPageBreak/>
              <w:t>6.27 Supported Commands</w:t>
            </w:r>
          </w:p>
        </w:tc>
        <w:tc>
          <w:tcPr>
            <w:tcW w:w="2024" w:type="dxa"/>
            <w:tcPrChange w:id="698" w:author="Batra, Mayank" w:date="2016-06-21T12:07:00Z">
              <w:tcPr>
                <w:tcW w:w="2024" w:type="dxa"/>
                <w:gridSpan w:val="2"/>
              </w:tcPr>
            </w:tcPrChange>
          </w:tcPr>
          <w:p w:rsidR="006336FD" w:rsidRDefault="006336FD" w:rsidP="006B3DF8">
            <w:pPr>
              <w:spacing w:before="96"/>
            </w:pPr>
            <w:r>
              <w:t>Changed</w:t>
            </w:r>
          </w:p>
        </w:tc>
        <w:tc>
          <w:tcPr>
            <w:tcW w:w="4487" w:type="dxa"/>
            <w:tcPrChange w:id="699" w:author="Batra, Mayank" w:date="2016-06-21T12:07:00Z">
              <w:tcPr>
                <w:tcW w:w="4487" w:type="dxa"/>
                <w:gridSpan w:val="2"/>
              </w:tcPr>
            </w:tcPrChange>
          </w:tcPr>
          <w:p w:rsidR="006336FD" w:rsidRDefault="006336FD" w:rsidP="006B3DF8">
            <w:pPr>
              <w:spacing w:before="96"/>
            </w:pPr>
            <w:r>
              <w:t>AoA and AoD</w:t>
            </w:r>
          </w:p>
        </w:tc>
      </w:tr>
      <w:tr w:rsidR="003F2F63" w:rsidRPr="004853D4" w:rsidTr="005B6CD0">
        <w:trPr>
          <w:trPrChange w:id="700" w:author="Batra, Mayank" w:date="2016-06-21T12:07:00Z">
            <w:trPr>
              <w:gridAfter w:val="0"/>
            </w:trPr>
          </w:trPrChange>
        </w:trPr>
        <w:tc>
          <w:tcPr>
            <w:tcW w:w="2695" w:type="dxa"/>
            <w:tcPrChange w:id="701" w:author="Batra, Mayank" w:date="2016-06-21T12:07:00Z">
              <w:tcPr>
                <w:tcW w:w="2695" w:type="dxa"/>
                <w:gridSpan w:val="2"/>
              </w:tcPr>
            </w:tcPrChange>
          </w:tcPr>
          <w:p w:rsidR="003F2F63" w:rsidRDefault="003F2F63" w:rsidP="006B3DF8">
            <w:pPr>
              <w:spacing w:before="96"/>
            </w:pPr>
            <w:r>
              <w:t>7.7.65.XX LE Connectionless I&amp;Q Report Event</w:t>
            </w:r>
          </w:p>
        </w:tc>
        <w:tc>
          <w:tcPr>
            <w:tcW w:w="2024" w:type="dxa"/>
            <w:tcPrChange w:id="702" w:author="Batra, Mayank" w:date="2016-06-21T12:07:00Z">
              <w:tcPr>
                <w:tcW w:w="2024" w:type="dxa"/>
                <w:gridSpan w:val="2"/>
              </w:tcPr>
            </w:tcPrChange>
          </w:tcPr>
          <w:p w:rsidR="003F2F63" w:rsidRDefault="003F2F63" w:rsidP="006B3DF8">
            <w:pPr>
              <w:spacing w:before="96"/>
            </w:pPr>
            <w:r>
              <w:t>New</w:t>
            </w:r>
          </w:p>
        </w:tc>
        <w:tc>
          <w:tcPr>
            <w:tcW w:w="4487" w:type="dxa"/>
            <w:tcPrChange w:id="703" w:author="Batra, Mayank" w:date="2016-06-21T12:07:00Z">
              <w:tcPr>
                <w:tcW w:w="4487" w:type="dxa"/>
                <w:gridSpan w:val="2"/>
              </w:tcPr>
            </w:tcPrChange>
          </w:tcPr>
          <w:p w:rsidR="003F2F63" w:rsidRDefault="003F2F63" w:rsidP="006B3DF8">
            <w:pPr>
              <w:spacing w:before="96"/>
            </w:pPr>
            <w:r>
              <w:t>AoD</w:t>
            </w:r>
          </w:p>
        </w:tc>
      </w:tr>
      <w:tr w:rsidR="003F2F63" w:rsidRPr="004853D4" w:rsidTr="005B6CD0">
        <w:trPr>
          <w:trPrChange w:id="704" w:author="Batra, Mayank" w:date="2016-06-21T12:07:00Z">
            <w:trPr>
              <w:gridAfter w:val="0"/>
            </w:trPr>
          </w:trPrChange>
        </w:trPr>
        <w:tc>
          <w:tcPr>
            <w:tcW w:w="2695" w:type="dxa"/>
            <w:tcPrChange w:id="705" w:author="Batra, Mayank" w:date="2016-06-21T12:07:00Z">
              <w:tcPr>
                <w:tcW w:w="2695" w:type="dxa"/>
                <w:gridSpan w:val="2"/>
              </w:tcPr>
            </w:tcPrChange>
          </w:tcPr>
          <w:p w:rsidR="003F2F63" w:rsidRDefault="003F2F63" w:rsidP="006B3DF8">
            <w:pPr>
              <w:spacing w:before="96"/>
            </w:pPr>
            <w:r>
              <w:t>7.7.65.XX+1 LE Connection I&amp;Q Report Event</w:t>
            </w:r>
          </w:p>
        </w:tc>
        <w:tc>
          <w:tcPr>
            <w:tcW w:w="2024" w:type="dxa"/>
            <w:tcPrChange w:id="706" w:author="Batra, Mayank" w:date="2016-06-21T12:07:00Z">
              <w:tcPr>
                <w:tcW w:w="2024" w:type="dxa"/>
                <w:gridSpan w:val="2"/>
              </w:tcPr>
            </w:tcPrChange>
          </w:tcPr>
          <w:p w:rsidR="003F2F63" w:rsidRDefault="003F2F63" w:rsidP="006B3DF8">
            <w:pPr>
              <w:spacing w:before="96"/>
            </w:pPr>
            <w:r>
              <w:t>New</w:t>
            </w:r>
          </w:p>
        </w:tc>
        <w:tc>
          <w:tcPr>
            <w:tcW w:w="4487" w:type="dxa"/>
            <w:tcPrChange w:id="707" w:author="Batra, Mayank" w:date="2016-06-21T12:07:00Z">
              <w:tcPr>
                <w:tcW w:w="4487" w:type="dxa"/>
                <w:gridSpan w:val="2"/>
              </w:tcPr>
            </w:tcPrChange>
          </w:tcPr>
          <w:p w:rsidR="003F2F63" w:rsidRDefault="003F2F63" w:rsidP="006B3DF8">
            <w:pPr>
              <w:spacing w:before="96"/>
            </w:pPr>
            <w:r>
              <w:t>AoA</w:t>
            </w:r>
          </w:p>
        </w:tc>
      </w:tr>
      <w:tr w:rsidR="003F2F63" w:rsidRPr="004853D4" w:rsidTr="005B6CD0">
        <w:trPr>
          <w:trPrChange w:id="708" w:author="Batra, Mayank" w:date="2016-06-21T12:07:00Z">
            <w:trPr>
              <w:gridAfter w:val="0"/>
            </w:trPr>
          </w:trPrChange>
        </w:trPr>
        <w:tc>
          <w:tcPr>
            <w:tcW w:w="2695" w:type="dxa"/>
            <w:tcPrChange w:id="709" w:author="Batra, Mayank" w:date="2016-06-21T12:07:00Z">
              <w:tcPr>
                <w:tcW w:w="2695" w:type="dxa"/>
                <w:gridSpan w:val="2"/>
              </w:tcPr>
            </w:tcPrChange>
          </w:tcPr>
          <w:p w:rsidR="003F2F63" w:rsidRDefault="003F2F63" w:rsidP="006B3DF8">
            <w:pPr>
              <w:spacing w:before="96"/>
            </w:pPr>
            <w:r>
              <w:t>7.8.1 LE Set Event Mask Command</w:t>
            </w:r>
          </w:p>
        </w:tc>
        <w:tc>
          <w:tcPr>
            <w:tcW w:w="2024" w:type="dxa"/>
            <w:tcPrChange w:id="710" w:author="Batra, Mayank" w:date="2016-06-21T12:07:00Z">
              <w:tcPr>
                <w:tcW w:w="2024" w:type="dxa"/>
                <w:gridSpan w:val="2"/>
              </w:tcPr>
            </w:tcPrChange>
          </w:tcPr>
          <w:p w:rsidR="003F2F63" w:rsidRDefault="003F2F63" w:rsidP="006B3DF8">
            <w:pPr>
              <w:spacing w:before="96"/>
            </w:pPr>
            <w:r>
              <w:t>Changed</w:t>
            </w:r>
          </w:p>
        </w:tc>
        <w:tc>
          <w:tcPr>
            <w:tcW w:w="4487" w:type="dxa"/>
            <w:tcPrChange w:id="711" w:author="Batra, Mayank" w:date="2016-06-21T12:07:00Z">
              <w:tcPr>
                <w:tcW w:w="4487" w:type="dxa"/>
                <w:gridSpan w:val="2"/>
              </w:tcPr>
            </w:tcPrChange>
          </w:tcPr>
          <w:p w:rsidR="003F2F63" w:rsidRDefault="003F2F63" w:rsidP="006B3DF8">
            <w:pPr>
              <w:spacing w:before="96"/>
            </w:pPr>
            <w:r>
              <w:t>AoA and AoD</w:t>
            </w:r>
          </w:p>
        </w:tc>
      </w:tr>
      <w:tr w:rsidR="00B41739" w:rsidRPr="004853D4" w:rsidTr="005029B2">
        <w:trPr>
          <w:trPrChange w:id="712" w:author="Batra, Mayank" w:date="2016-06-21T12:07:00Z">
            <w:trPr>
              <w:gridAfter w:val="0"/>
            </w:trPr>
          </w:trPrChange>
        </w:trPr>
        <w:tc>
          <w:tcPr>
            <w:tcW w:w="2695" w:type="dxa"/>
            <w:tcPrChange w:id="713" w:author="Batra, Mayank" w:date="2016-06-21T12:07:00Z">
              <w:tcPr>
                <w:tcW w:w="2695" w:type="dxa"/>
                <w:gridSpan w:val="2"/>
              </w:tcPr>
            </w:tcPrChange>
          </w:tcPr>
          <w:p w:rsidR="00B41739" w:rsidRDefault="00B41739">
            <w:pPr>
              <w:spacing w:before="96"/>
            </w:pPr>
            <w:r>
              <w:t>7.8.</w:t>
            </w:r>
            <w:ins w:id="714" w:author="Batra, Mayank" w:date="2016-06-21T14:51:00Z">
              <w:r w:rsidR="0083133F">
                <w:t>XX</w:t>
              </w:r>
            </w:ins>
            <w:del w:id="715" w:author="Batra, Mayank" w:date="2016-06-21T14:51:00Z">
              <w:r w:rsidDel="0083133F">
                <w:delText>50</w:delText>
              </w:r>
            </w:del>
            <w:r>
              <w:t xml:space="preserve"> </w:t>
            </w:r>
            <w:del w:id="716" w:author="Batra, Mayank" w:date="2016-06-21T14:52:00Z">
              <w:r w:rsidDel="0083133F">
                <w:delText xml:space="preserve">LE Enhanced Receiver Test </w:delText>
              </w:r>
            </w:del>
            <w:ins w:id="717" w:author="Batra, Mayank" w:date="2016-06-21T14:52:00Z">
              <w:r w:rsidR="0083133F">
                <w:t xml:space="preserve">LE Set Supplemental Receive Test Parameter </w:t>
              </w:r>
            </w:ins>
            <w:r>
              <w:t>Command</w:t>
            </w:r>
          </w:p>
        </w:tc>
        <w:tc>
          <w:tcPr>
            <w:tcW w:w="2024" w:type="dxa"/>
            <w:tcPrChange w:id="718" w:author="Batra, Mayank" w:date="2016-06-21T12:07:00Z">
              <w:tcPr>
                <w:tcW w:w="2024" w:type="dxa"/>
                <w:gridSpan w:val="2"/>
              </w:tcPr>
            </w:tcPrChange>
          </w:tcPr>
          <w:p w:rsidR="00B41739" w:rsidRDefault="00B41739" w:rsidP="006B3DF8">
            <w:pPr>
              <w:spacing w:before="96"/>
            </w:pPr>
            <w:del w:id="719" w:author="Batra, Mayank" w:date="2016-06-21T14:51:00Z">
              <w:r w:rsidDel="0083133F">
                <w:delText>Changed</w:delText>
              </w:r>
            </w:del>
            <w:ins w:id="720" w:author="Batra, Mayank" w:date="2016-06-21T14:51:00Z">
              <w:r w:rsidR="0083133F">
                <w:t>New</w:t>
              </w:r>
            </w:ins>
          </w:p>
        </w:tc>
        <w:tc>
          <w:tcPr>
            <w:tcW w:w="4487" w:type="dxa"/>
            <w:tcPrChange w:id="721" w:author="Batra, Mayank" w:date="2016-06-21T12:07:00Z">
              <w:tcPr>
                <w:tcW w:w="4487" w:type="dxa"/>
                <w:gridSpan w:val="2"/>
              </w:tcPr>
            </w:tcPrChange>
          </w:tcPr>
          <w:p w:rsidR="00B41739" w:rsidRDefault="00B41739" w:rsidP="006B3DF8">
            <w:pPr>
              <w:spacing w:before="96"/>
            </w:pPr>
            <w:r>
              <w:t>AoA and AoD</w:t>
            </w:r>
          </w:p>
        </w:tc>
      </w:tr>
      <w:tr w:rsidR="00B41739" w:rsidRPr="004853D4" w:rsidTr="005029B2">
        <w:trPr>
          <w:trPrChange w:id="722" w:author="Batra, Mayank" w:date="2016-06-21T12:07:00Z">
            <w:trPr>
              <w:gridAfter w:val="0"/>
            </w:trPr>
          </w:trPrChange>
        </w:trPr>
        <w:tc>
          <w:tcPr>
            <w:tcW w:w="2695" w:type="dxa"/>
            <w:tcPrChange w:id="723" w:author="Batra, Mayank" w:date="2016-06-21T12:07:00Z">
              <w:tcPr>
                <w:tcW w:w="2695" w:type="dxa"/>
                <w:gridSpan w:val="2"/>
              </w:tcPr>
            </w:tcPrChange>
          </w:tcPr>
          <w:p w:rsidR="00B41739" w:rsidRDefault="00B41739">
            <w:pPr>
              <w:spacing w:before="96"/>
            </w:pPr>
            <w:r>
              <w:t>7.8.</w:t>
            </w:r>
            <w:del w:id="724" w:author="Batra, Mayank" w:date="2016-06-21T14:52:00Z">
              <w:r w:rsidDel="0083133F">
                <w:delText xml:space="preserve">51 </w:delText>
              </w:r>
            </w:del>
            <w:ins w:id="725" w:author="Batra, Mayank" w:date="2016-06-21T14:52:00Z">
              <w:r w:rsidR="0083133F">
                <w:t>XX</w:t>
              </w:r>
            </w:ins>
            <w:ins w:id="726" w:author="Batra, Mayank" w:date="2016-06-21T15:20:00Z">
              <w:r w:rsidR="00BA5B6B">
                <w:t>+1</w:t>
              </w:r>
            </w:ins>
            <w:ins w:id="727" w:author="Batra, Mayank" w:date="2016-06-21T14:52:00Z">
              <w:r w:rsidR="0083133F">
                <w:t xml:space="preserve"> </w:t>
              </w:r>
            </w:ins>
            <w:r>
              <w:t xml:space="preserve">LE </w:t>
            </w:r>
            <w:del w:id="728" w:author="Batra, Mayank" w:date="2016-06-21T14:52:00Z">
              <w:r w:rsidDel="0083133F">
                <w:delText xml:space="preserve">Enhanced Transmitter Test </w:delText>
              </w:r>
            </w:del>
            <w:ins w:id="729" w:author="Batra, Mayank" w:date="2016-06-21T14:52:00Z">
              <w:r w:rsidR="0083133F">
                <w:t xml:space="preserve">Set Supplemental Transmit Test Parameters </w:t>
              </w:r>
            </w:ins>
            <w:r>
              <w:t>Command</w:t>
            </w:r>
          </w:p>
        </w:tc>
        <w:tc>
          <w:tcPr>
            <w:tcW w:w="2024" w:type="dxa"/>
            <w:tcPrChange w:id="730" w:author="Batra, Mayank" w:date="2016-06-21T12:07:00Z">
              <w:tcPr>
                <w:tcW w:w="2024" w:type="dxa"/>
                <w:gridSpan w:val="2"/>
              </w:tcPr>
            </w:tcPrChange>
          </w:tcPr>
          <w:p w:rsidR="00B41739" w:rsidRDefault="00B41739" w:rsidP="006B3DF8">
            <w:pPr>
              <w:spacing w:before="96"/>
            </w:pPr>
            <w:del w:id="731" w:author="Batra, Mayank" w:date="2016-06-21T14:51:00Z">
              <w:r w:rsidDel="0083133F">
                <w:delText>Changed</w:delText>
              </w:r>
            </w:del>
            <w:ins w:id="732" w:author="Batra, Mayank" w:date="2016-06-21T14:51:00Z">
              <w:r w:rsidR="0083133F">
                <w:t>New</w:t>
              </w:r>
            </w:ins>
          </w:p>
        </w:tc>
        <w:tc>
          <w:tcPr>
            <w:tcW w:w="4487" w:type="dxa"/>
            <w:tcPrChange w:id="733" w:author="Batra, Mayank" w:date="2016-06-21T12:07:00Z">
              <w:tcPr>
                <w:tcW w:w="4487" w:type="dxa"/>
                <w:gridSpan w:val="2"/>
              </w:tcPr>
            </w:tcPrChange>
          </w:tcPr>
          <w:p w:rsidR="00B41739" w:rsidRDefault="00B41739" w:rsidP="006B3DF8">
            <w:pPr>
              <w:spacing w:before="96"/>
            </w:pPr>
            <w:r>
              <w:t>AoA and AoD</w:t>
            </w:r>
          </w:p>
        </w:tc>
      </w:tr>
      <w:tr w:rsidR="00D854E3" w:rsidRPr="004853D4" w:rsidTr="005B6CD0">
        <w:trPr>
          <w:trPrChange w:id="734" w:author="Batra, Mayank" w:date="2016-06-21T12:07:00Z">
            <w:trPr>
              <w:gridAfter w:val="0"/>
            </w:trPr>
          </w:trPrChange>
        </w:trPr>
        <w:tc>
          <w:tcPr>
            <w:tcW w:w="2695" w:type="dxa"/>
            <w:tcPrChange w:id="735" w:author="Batra, Mayank" w:date="2016-06-21T12:07:00Z">
              <w:tcPr>
                <w:tcW w:w="2695" w:type="dxa"/>
                <w:gridSpan w:val="2"/>
              </w:tcPr>
            </w:tcPrChange>
          </w:tcPr>
          <w:p w:rsidR="00D854E3" w:rsidRDefault="00D854E3" w:rsidP="006B3DF8">
            <w:pPr>
              <w:spacing w:before="96"/>
            </w:pPr>
            <w:r>
              <w:t>7.8.XX</w:t>
            </w:r>
            <w:ins w:id="736" w:author="Batra, Mayank" w:date="2016-06-21T15:20:00Z">
              <w:r w:rsidR="00BA5B6B">
                <w:t>+2</w:t>
              </w:r>
            </w:ins>
            <w:r>
              <w:t xml:space="preserve"> LE Set Connectionless Supplemental </w:t>
            </w:r>
            <w:ins w:id="737" w:author="Batra, Mayank" w:date="2016-06-21T12:48:00Z">
              <w:r w:rsidR="00FD2022">
                <w:t xml:space="preserve">Transmit </w:t>
              </w:r>
            </w:ins>
            <w:r>
              <w:t>Parameters Command</w:t>
            </w:r>
          </w:p>
        </w:tc>
        <w:tc>
          <w:tcPr>
            <w:tcW w:w="2024" w:type="dxa"/>
            <w:tcPrChange w:id="738" w:author="Batra, Mayank" w:date="2016-06-21T12:07:00Z">
              <w:tcPr>
                <w:tcW w:w="2024" w:type="dxa"/>
                <w:gridSpan w:val="2"/>
              </w:tcPr>
            </w:tcPrChange>
          </w:tcPr>
          <w:p w:rsidR="00D854E3" w:rsidRDefault="00D854E3" w:rsidP="006B3DF8">
            <w:pPr>
              <w:spacing w:before="96"/>
            </w:pPr>
            <w:r>
              <w:t>New</w:t>
            </w:r>
          </w:p>
        </w:tc>
        <w:tc>
          <w:tcPr>
            <w:tcW w:w="4487" w:type="dxa"/>
            <w:tcPrChange w:id="739" w:author="Batra, Mayank" w:date="2016-06-21T12:07:00Z">
              <w:tcPr>
                <w:tcW w:w="4487" w:type="dxa"/>
                <w:gridSpan w:val="2"/>
              </w:tcPr>
            </w:tcPrChange>
          </w:tcPr>
          <w:p w:rsidR="00D854E3" w:rsidRDefault="00D854E3" w:rsidP="006B3DF8">
            <w:pPr>
              <w:spacing w:before="96"/>
            </w:pPr>
            <w:r>
              <w:t>AoD</w:t>
            </w:r>
          </w:p>
        </w:tc>
      </w:tr>
      <w:tr w:rsidR="00D854E3" w:rsidRPr="004853D4" w:rsidTr="005B6CD0">
        <w:trPr>
          <w:trPrChange w:id="740" w:author="Batra, Mayank" w:date="2016-06-21T12:07:00Z">
            <w:trPr>
              <w:gridAfter w:val="0"/>
            </w:trPr>
          </w:trPrChange>
        </w:trPr>
        <w:tc>
          <w:tcPr>
            <w:tcW w:w="2695" w:type="dxa"/>
            <w:tcPrChange w:id="741" w:author="Batra, Mayank" w:date="2016-06-21T12:07:00Z">
              <w:tcPr>
                <w:tcW w:w="2695" w:type="dxa"/>
                <w:gridSpan w:val="2"/>
              </w:tcPr>
            </w:tcPrChange>
          </w:tcPr>
          <w:p w:rsidR="00D854E3" w:rsidRDefault="00D854E3" w:rsidP="00B41739">
            <w:pPr>
              <w:spacing w:before="96"/>
            </w:pPr>
            <w:r>
              <w:t>7.8.XX+</w:t>
            </w:r>
            <w:ins w:id="742" w:author="Batra, Mayank" w:date="2016-06-21T15:20:00Z">
              <w:r w:rsidR="00BA5B6B">
                <w:t>3</w:t>
              </w:r>
            </w:ins>
            <w:del w:id="743" w:author="Batra, Mayank" w:date="2016-06-21T15:20:00Z">
              <w:r w:rsidDel="00BA5B6B">
                <w:delText>1</w:delText>
              </w:r>
            </w:del>
            <w:r>
              <w:t xml:space="preserve"> LE Set Connectionless Supplemental </w:t>
            </w:r>
            <w:ins w:id="744" w:author="Batra, Mayank" w:date="2016-06-21T12:48:00Z">
              <w:r w:rsidR="00FD2022">
                <w:t xml:space="preserve">Transmit </w:t>
              </w:r>
            </w:ins>
            <w:r>
              <w:t>Enable Command</w:t>
            </w:r>
          </w:p>
        </w:tc>
        <w:tc>
          <w:tcPr>
            <w:tcW w:w="2024" w:type="dxa"/>
            <w:tcPrChange w:id="745" w:author="Batra, Mayank" w:date="2016-06-21T12:07:00Z">
              <w:tcPr>
                <w:tcW w:w="2024" w:type="dxa"/>
                <w:gridSpan w:val="2"/>
              </w:tcPr>
            </w:tcPrChange>
          </w:tcPr>
          <w:p w:rsidR="00D854E3" w:rsidRDefault="00D854E3" w:rsidP="006B3DF8">
            <w:pPr>
              <w:spacing w:before="96"/>
            </w:pPr>
            <w:r>
              <w:t>New</w:t>
            </w:r>
          </w:p>
        </w:tc>
        <w:tc>
          <w:tcPr>
            <w:tcW w:w="4487" w:type="dxa"/>
            <w:tcPrChange w:id="746" w:author="Batra, Mayank" w:date="2016-06-21T12:07:00Z">
              <w:tcPr>
                <w:tcW w:w="4487" w:type="dxa"/>
                <w:gridSpan w:val="2"/>
              </w:tcPr>
            </w:tcPrChange>
          </w:tcPr>
          <w:p w:rsidR="00D854E3" w:rsidRDefault="00D854E3" w:rsidP="006B3DF8">
            <w:pPr>
              <w:spacing w:before="96"/>
            </w:pPr>
            <w:r>
              <w:t>AoD</w:t>
            </w:r>
          </w:p>
        </w:tc>
      </w:tr>
      <w:tr w:rsidR="00D854E3" w:rsidRPr="004853D4" w:rsidTr="005B6CD0">
        <w:trPr>
          <w:trPrChange w:id="747" w:author="Batra, Mayank" w:date="2016-06-21T12:07:00Z">
            <w:trPr>
              <w:gridAfter w:val="0"/>
            </w:trPr>
          </w:trPrChange>
        </w:trPr>
        <w:tc>
          <w:tcPr>
            <w:tcW w:w="2695" w:type="dxa"/>
            <w:tcPrChange w:id="748" w:author="Batra, Mayank" w:date="2016-06-21T12:07:00Z">
              <w:tcPr>
                <w:tcW w:w="2695" w:type="dxa"/>
                <w:gridSpan w:val="2"/>
              </w:tcPr>
            </w:tcPrChange>
          </w:tcPr>
          <w:p w:rsidR="00D854E3" w:rsidRDefault="00D854E3" w:rsidP="00D854E3">
            <w:pPr>
              <w:spacing w:before="96"/>
            </w:pPr>
            <w:r>
              <w:t>7.8.XX+</w:t>
            </w:r>
            <w:ins w:id="749" w:author="Batra, Mayank" w:date="2016-06-21T15:20:00Z">
              <w:r w:rsidR="00BA5B6B">
                <w:t>4</w:t>
              </w:r>
            </w:ins>
            <w:del w:id="750" w:author="Batra, Mayank" w:date="2016-06-21T15:20:00Z">
              <w:r w:rsidDel="00BA5B6B">
                <w:delText>2</w:delText>
              </w:r>
            </w:del>
            <w:r>
              <w:t xml:space="preserve"> LE Read Connectionless I&amp;Q Sampling List Size Command</w:t>
            </w:r>
          </w:p>
        </w:tc>
        <w:tc>
          <w:tcPr>
            <w:tcW w:w="2024" w:type="dxa"/>
            <w:tcPrChange w:id="751" w:author="Batra, Mayank" w:date="2016-06-21T12:07:00Z">
              <w:tcPr>
                <w:tcW w:w="2024" w:type="dxa"/>
                <w:gridSpan w:val="2"/>
              </w:tcPr>
            </w:tcPrChange>
          </w:tcPr>
          <w:p w:rsidR="00D854E3" w:rsidRDefault="00D854E3" w:rsidP="006B3DF8">
            <w:pPr>
              <w:spacing w:before="96"/>
            </w:pPr>
            <w:r>
              <w:t>New</w:t>
            </w:r>
          </w:p>
        </w:tc>
        <w:tc>
          <w:tcPr>
            <w:tcW w:w="4487" w:type="dxa"/>
            <w:tcPrChange w:id="752" w:author="Batra, Mayank" w:date="2016-06-21T12:07:00Z">
              <w:tcPr>
                <w:tcW w:w="4487" w:type="dxa"/>
                <w:gridSpan w:val="2"/>
              </w:tcPr>
            </w:tcPrChange>
          </w:tcPr>
          <w:p w:rsidR="00D854E3" w:rsidRDefault="00D854E3" w:rsidP="006B3DF8">
            <w:pPr>
              <w:spacing w:before="96"/>
            </w:pPr>
            <w:r>
              <w:t>AoD</w:t>
            </w:r>
          </w:p>
        </w:tc>
      </w:tr>
      <w:tr w:rsidR="00D854E3" w:rsidRPr="004853D4" w:rsidTr="005B6CD0">
        <w:trPr>
          <w:trPrChange w:id="753" w:author="Batra, Mayank" w:date="2016-06-21T12:07:00Z">
            <w:trPr>
              <w:gridAfter w:val="0"/>
            </w:trPr>
          </w:trPrChange>
        </w:trPr>
        <w:tc>
          <w:tcPr>
            <w:tcW w:w="2695" w:type="dxa"/>
            <w:tcPrChange w:id="754" w:author="Batra, Mayank" w:date="2016-06-21T12:07:00Z">
              <w:tcPr>
                <w:tcW w:w="2695" w:type="dxa"/>
                <w:gridSpan w:val="2"/>
              </w:tcPr>
            </w:tcPrChange>
          </w:tcPr>
          <w:p w:rsidR="00D854E3" w:rsidRDefault="00D854E3" w:rsidP="00D854E3">
            <w:pPr>
              <w:spacing w:before="96"/>
            </w:pPr>
            <w:r>
              <w:t>7.8.XX+</w:t>
            </w:r>
            <w:ins w:id="755" w:author="Batra, Mayank" w:date="2016-06-21T15:20:00Z">
              <w:r w:rsidR="00BA5B6B">
                <w:t>5</w:t>
              </w:r>
            </w:ins>
            <w:del w:id="756" w:author="Batra, Mayank" w:date="2016-06-21T15:20:00Z">
              <w:r w:rsidDel="00BA5B6B">
                <w:delText>3</w:delText>
              </w:r>
            </w:del>
            <w:r>
              <w:t xml:space="preserve"> LE Add Device To Connectionless I&amp;Q Sampling List Command</w:t>
            </w:r>
          </w:p>
        </w:tc>
        <w:tc>
          <w:tcPr>
            <w:tcW w:w="2024" w:type="dxa"/>
            <w:tcPrChange w:id="757" w:author="Batra, Mayank" w:date="2016-06-21T12:07:00Z">
              <w:tcPr>
                <w:tcW w:w="2024" w:type="dxa"/>
                <w:gridSpan w:val="2"/>
              </w:tcPr>
            </w:tcPrChange>
          </w:tcPr>
          <w:p w:rsidR="00D854E3" w:rsidRDefault="00D854E3" w:rsidP="006B3DF8">
            <w:pPr>
              <w:spacing w:before="96"/>
            </w:pPr>
            <w:r>
              <w:t>New</w:t>
            </w:r>
          </w:p>
        </w:tc>
        <w:tc>
          <w:tcPr>
            <w:tcW w:w="4487" w:type="dxa"/>
            <w:tcPrChange w:id="758" w:author="Batra, Mayank" w:date="2016-06-21T12:07:00Z">
              <w:tcPr>
                <w:tcW w:w="4487" w:type="dxa"/>
                <w:gridSpan w:val="2"/>
              </w:tcPr>
            </w:tcPrChange>
          </w:tcPr>
          <w:p w:rsidR="00D854E3" w:rsidRDefault="00D854E3" w:rsidP="006B3DF8">
            <w:pPr>
              <w:spacing w:before="96"/>
            </w:pPr>
            <w:r>
              <w:t>AoD</w:t>
            </w:r>
          </w:p>
        </w:tc>
      </w:tr>
      <w:tr w:rsidR="00D854E3" w:rsidRPr="004853D4" w:rsidTr="005B6CD0">
        <w:trPr>
          <w:trPrChange w:id="759" w:author="Batra, Mayank" w:date="2016-06-21T12:07:00Z">
            <w:trPr>
              <w:gridAfter w:val="0"/>
            </w:trPr>
          </w:trPrChange>
        </w:trPr>
        <w:tc>
          <w:tcPr>
            <w:tcW w:w="2695" w:type="dxa"/>
            <w:tcPrChange w:id="760" w:author="Batra, Mayank" w:date="2016-06-21T12:07:00Z">
              <w:tcPr>
                <w:tcW w:w="2695" w:type="dxa"/>
                <w:gridSpan w:val="2"/>
              </w:tcPr>
            </w:tcPrChange>
          </w:tcPr>
          <w:p w:rsidR="00D854E3" w:rsidRDefault="00D854E3" w:rsidP="00D854E3">
            <w:pPr>
              <w:spacing w:before="96"/>
            </w:pPr>
            <w:r>
              <w:t>7.8.XX+</w:t>
            </w:r>
            <w:ins w:id="761" w:author="Batra, Mayank" w:date="2016-06-21T15:20:00Z">
              <w:r w:rsidR="00BA5B6B">
                <w:t>6</w:t>
              </w:r>
            </w:ins>
            <w:del w:id="762" w:author="Batra, Mayank" w:date="2016-06-21T15:20:00Z">
              <w:r w:rsidDel="00BA5B6B">
                <w:delText>4</w:delText>
              </w:r>
            </w:del>
            <w:r>
              <w:t xml:space="preserve"> LE Remove Device From Connectionless I&amp;Q Sampling List Command</w:t>
            </w:r>
          </w:p>
        </w:tc>
        <w:tc>
          <w:tcPr>
            <w:tcW w:w="2024" w:type="dxa"/>
            <w:tcPrChange w:id="763" w:author="Batra, Mayank" w:date="2016-06-21T12:07:00Z">
              <w:tcPr>
                <w:tcW w:w="2024" w:type="dxa"/>
                <w:gridSpan w:val="2"/>
              </w:tcPr>
            </w:tcPrChange>
          </w:tcPr>
          <w:p w:rsidR="00D854E3" w:rsidRDefault="00D854E3" w:rsidP="006B3DF8">
            <w:pPr>
              <w:spacing w:before="96"/>
            </w:pPr>
            <w:r>
              <w:t>New</w:t>
            </w:r>
          </w:p>
        </w:tc>
        <w:tc>
          <w:tcPr>
            <w:tcW w:w="4487" w:type="dxa"/>
            <w:tcPrChange w:id="764" w:author="Batra, Mayank" w:date="2016-06-21T12:07:00Z">
              <w:tcPr>
                <w:tcW w:w="4487" w:type="dxa"/>
                <w:gridSpan w:val="2"/>
              </w:tcPr>
            </w:tcPrChange>
          </w:tcPr>
          <w:p w:rsidR="00D854E3" w:rsidRDefault="00D854E3" w:rsidP="006B3DF8">
            <w:pPr>
              <w:spacing w:before="96"/>
            </w:pPr>
            <w:r>
              <w:t>AoD</w:t>
            </w:r>
          </w:p>
        </w:tc>
      </w:tr>
      <w:tr w:rsidR="00D854E3" w:rsidRPr="004853D4" w:rsidTr="005B6CD0">
        <w:trPr>
          <w:trPrChange w:id="765" w:author="Batra, Mayank" w:date="2016-06-21T12:07:00Z">
            <w:trPr>
              <w:gridAfter w:val="0"/>
            </w:trPr>
          </w:trPrChange>
        </w:trPr>
        <w:tc>
          <w:tcPr>
            <w:tcW w:w="2695" w:type="dxa"/>
            <w:tcPrChange w:id="766" w:author="Batra, Mayank" w:date="2016-06-21T12:07:00Z">
              <w:tcPr>
                <w:tcW w:w="2695" w:type="dxa"/>
                <w:gridSpan w:val="2"/>
              </w:tcPr>
            </w:tcPrChange>
          </w:tcPr>
          <w:p w:rsidR="00D854E3" w:rsidRDefault="00D854E3" w:rsidP="00D854E3">
            <w:pPr>
              <w:spacing w:before="96"/>
            </w:pPr>
            <w:r>
              <w:t>7.8.XX+</w:t>
            </w:r>
            <w:ins w:id="767" w:author="Batra, Mayank" w:date="2016-06-21T15:20:00Z">
              <w:r w:rsidR="00BA5B6B">
                <w:t>7</w:t>
              </w:r>
            </w:ins>
            <w:del w:id="768" w:author="Batra, Mayank" w:date="2016-06-21T15:20:00Z">
              <w:r w:rsidDel="00BA5B6B">
                <w:delText>5</w:delText>
              </w:r>
            </w:del>
            <w:r>
              <w:t xml:space="preserve"> LE Clear Connectionless I&amp;Q Sampling List Command</w:t>
            </w:r>
          </w:p>
        </w:tc>
        <w:tc>
          <w:tcPr>
            <w:tcW w:w="2024" w:type="dxa"/>
            <w:tcPrChange w:id="769" w:author="Batra, Mayank" w:date="2016-06-21T12:07:00Z">
              <w:tcPr>
                <w:tcW w:w="2024" w:type="dxa"/>
                <w:gridSpan w:val="2"/>
              </w:tcPr>
            </w:tcPrChange>
          </w:tcPr>
          <w:p w:rsidR="00D854E3" w:rsidRDefault="00D854E3" w:rsidP="006B3DF8">
            <w:pPr>
              <w:spacing w:before="96"/>
            </w:pPr>
            <w:r>
              <w:t>New</w:t>
            </w:r>
          </w:p>
        </w:tc>
        <w:tc>
          <w:tcPr>
            <w:tcW w:w="4487" w:type="dxa"/>
            <w:tcPrChange w:id="770" w:author="Batra, Mayank" w:date="2016-06-21T12:07:00Z">
              <w:tcPr>
                <w:tcW w:w="4487" w:type="dxa"/>
                <w:gridSpan w:val="2"/>
              </w:tcPr>
            </w:tcPrChange>
          </w:tcPr>
          <w:p w:rsidR="00D854E3" w:rsidRDefault="00D854E3" w:rsidP="006B3DF8">
            <w:pPr>
              <w:spacing w:before="96"/>
            </w:pPr>
            <w:r>
              <w:t>AoD</w:t>
            </w:r>
          </w:p>
        </w:tc>
      </w:tr>
      <w:tr w:rsidR="00D854E3" w:rsidRPr="004853D4" w:rsidTr="005B6CD0">
        <w:trPr>
          <w:trPrChange w:id="771" w:author="Batra, Mayank" w:date="2016-06-21T12:07:00Z">
            <w:trPr>
              <w:gridAfter w:val="0"/>
            </w:trPr>
          </w:trPrChange>
        </w:trPr>
        <w:tc>
          <w:tcPr>
            <w:tcW w:w="2695" w:type="dxa"/>
            <w:tcPrChange w:id="772" w:author="Batra, Mayank" w:date="2016-06-21T12:07:00Z">
              <w:tcPr>
                <w:tcW w:w="2695" w:type="dxa"/>
                <w:gridSpan w:val="2"/>
              </w:tcPr>
            </w:tcPrChange>
          </w:tcPr>
          <w:p w:rsidR="00D854E3" w:rsidRDefault="00D854E3" w:rsidP="00D854E3">
            <w:pPr>
              <w:spacing w:before="96"/>
            </w:pPr>
            <w:r>
              <w:t>7.8.XX+</w:t>
            </w:r>
            <w:ins w:id="773" w:author="Batra, Mayank" w:date="2016-06-21T15:20:00Z">
              <w:r w:rsidR="00BA5B6B">
                <w:t>8</w:t>
              </w:r>
            </w:ins>
            <w:del w:id="774" w:author="Batra, Mayank" w:date="2016-06-21T15:20:00Z">
              <w:r w:rsidDel="00BA5B6B">
                <w:delText>6</w:delText>
              </w:r>
            </w:del>
            <w:r>
              <w:t xml:space="preserve"> LE Set Connectionless I&amp;Q Sampling Enable Command</w:t>
            </w:r>
          </w:p>
        </w:tc>
        <w:tc>
          <w:tcPr>
            <w:tcW w:w="2024" w:type="dxa"/>
            <w:tcPrChange w:id="775" w:author="Batra, Mayank" w:date="2016-06-21T12:07:00Z">
              <w:tcPr>
                <w:tcW w:w="2024" w:type="dxa"/>
                <w:gridSpan w:val="2"/>
              </w:tcPr>
            </w:tcPrChange>
          </w:tcPr>
          <w:p w:rsidR="00D854E3" w:rsidRDefault="00D854E3" w:rsidP="006B3DF8">
            <w:pPr>
              <w:spacing w:before="96"/>
            </w:pPr>
            <w:r>
              <w:t>New</w:t>
            </w:r>
          </w:p>
        </w:tc>
        <w:tc>
          <w:tcPr>
            <w:tcW w:w="4487" w:type="dxa"/>
            <w:tcPrChange w:id="776" w:author="Batra, Mayank" w:date="2016-06-21T12:07:00Z">
              <w:tcPr>
                <w:tcW w:w="4487" w:type="dxa"/>
                <w:gridSpan w:val="2"/>
              </w:tcPr>
            </w:tcPrChange>
          </w:tcPr>
          <w:p w:rsidR="00D854E3" w:rsidRDefault="00D854E3" w:rsidP="006B3DF8">
            <w:pPr>
              <w:spacing w:before="96"/>
            </w:pPr>
            <w:r>
              <w:t>AoD</w:t>
            </w:r>
          </w:p>
        </w:tc>
      </w:tr>
      <w:tr w:rsidR="00D854E3" w:rsidRPr="004853D4" w:rsidTr="005B6CD0">
        <w:trPr>
          <w:trPrChange w:id="777" w:author="Batra, Mayank" w:date="2016-06-21T12:07:00Z">
            <w:trPr>
              <w:gridAfter w:val="0"/>
            </w:trPr>
          </w:trPrChange>
        </w:trPr>
        <w:tc>
          <w:tcPr>
            <w:tcW w:w="2695" w:type="dxa"/>
            <w:tcPrChange w:id="778" w:author="Batra, Mayank" w:date="2016-06-21T12:07:00Z">
              <w:tcPr>
                <w:tcW w:w="2695" w:type="dxa"/>
                <w:gridSpan w:val="2"/>
              </w:tcPr>
            </w:tcPrChange>
          </w:tcPr>
          <w:p w:rsidR="00D854E3" w:rsidRDefault="00D854E3">
            <w:pPr>
              <w:spacing w:before="96"/>
            </w:pPr>
            <w:r>
              <w:lastRenderedPageBreak/>
              <w:t>7.8.XX+</w:t>
            </w:r>
            <w:ins w:id="779" w:author="Batra, Mayank" w:date="2016-06-21T15:20:00Z">
              <w:r w:rsidR="00BA5B6B">
                <w:t>9</w:t>
              </w:r>
            </w:ins>
            <w:del w:id="780" w:author="Batra, Mayank" w:date="2016-06-21T15:20:00Z">
              <w:r w:rsidDel="00BA5B6B">
                <w:delText>7</w:delText>
              </w:r>
            </w:del>
            <w:r>
              <w:t xml:space="preserve"> LE Set Connection Supplemental </w:t>
            </w:r>
            <w:r w:rsidR="00FF5E77">
              <w:t xml:space="preserve">Receive </w:t>
            </w:r>
            <w:r>
              <w:t>Parameters Command</w:t>
            </w:r>
          </w:p>
        </w:tc>
        <w:tc>
          <w:tcPr>
            <w:tcW w:w="2024" w:type="dxa"/>
            <w:tcPrChange w:id="781" w:author="Batra, Mayank" w:date="2016-06-21T12:07:00Z">
              <w:tcPr>
                <w:tcW w:w="2024" w:type="dxa"/>
                <w:gridSpan w:val="2"/>
              </w:tcPr>
            </w:tcPrChange>
          </w:tcPr>
          <w:p w:rsidR="00D854E3" w:rsidRDefault="00D854E3" w:rsidP="006B3DF8">
            <w:pPr>
              <w:spacing w:before="96"/>
            </w:pPr>
            <w:r>
              <w:t>New</w:t>
            </w:r>
          </w:p>
        </w:tc>
        <w:tc>
          <w:tcPr>
            <w:tcW w:w="4487" w:type="dxa"/>
            <w:tcPrChange w:id="782" w:author="Batra, Mayank" w:date="2016-06-21T12:07:00Z">
              <w:tcPr>
                <w:tcW w:w="4487" w:type="dxa"/>
                <w:gridSpan w:val="2"/>
              </w:tcPr>
            </w:tcPrChange>
          </w:tcPr>
          <w:p w:rsidR="00D854E3" w:rsidRDefault="00D854E3" w:rsidP="006B3DF8">
            <w:pPr>
              <w:spacing w:before="96"/>
            </w:pPr>
            <w:r>
              <w:t>AoA</w:t>
            </w:r>
          </w:p>
        </w:tc>
      </w:tr>
      <w:tr w:rsidR="001B0955" w:rsidRPr="004853D4" w:rsidTr="005B6CD0">
        <w:trPr>
          <w:trPrChange w:id="783" w:author="Batra, Mayank" w:date="2016-06-21T12:07:00Z">
            <w:trPr>
              <w:gridAfter w:val="0"/>
            </w:trPr>
          </w:trPrChange>
        </w:trPr>
        <w:tc>
          <w:tcPr>
            <w:tcW w:w="2695" w:type="dxa"/>
            <w:tcPrChange w:id="784" w:author="Batra, Mayank" w:date="2016-06-21T12:07:00Z">
              <w:tcPr>
                <w:tcW w:w="2695" w:type="dxa"/>
                <w:gridSpan w:val="2"/>
              </w:tcPr>
            </w:tcPrChange>
          </w:tcPr>
          <w:p w:rsidR="001B0955" w:rsidRDefault="001B0955" w:rsidP="001B0955">
            <w:pPr>
              <w:spacing w:before="96"/>
            </w:pPr>
            <w:r>
              <w:t>7.8.XX+</w:t>
            </w:r>
            <w:ins w:id="785" w:author="Batra, Mayank" w:date="2016-06-21T15:20:00Z">
              <w:r w:rsidR="00BA5B6B">
                <w:t>10</w:t>
              </w:r>
            </w:ins>
            <w:del w:id="786" w:author="Batra, Mayank" w:date="2016-06-21T15:20:00Z">
              <w:r w:rsidDel="00BA5B6B">
                <w:delText>8</w:delText>
              </w:r>
            </w:del>
            <w:r>
              <w:t xml:space="preserve"> LE Set Connection Supplemental Transmit Parameters Command</w:t>
            </w:r>
          </w:p>
        </w:tc>
        <w:tc>
          <w:tcPr>
            <w:tcW w:w="2024" w:type="dxa"/>
            <w:tcPrChange w:id="787" w:author="Batra, Mayank" w:date="2016-06-21T12:07:00Z">
              <w:tcPr>
                <w:tcW w:w="2024" w:type="dxa"/>
                <w:gridSpan w:val="2"/>
              </w:tcPr>
            </w:tcPrChange>
          </w:tcPr>
          <w:p w:rsidR="001B0955" w:rsidRDefault="001B0955" w:rsidP="001B0955">
            <w:pPr>
              <w:spacing w:before="96"/>
            </w:pPr>
            <w:r>
              <w:t>New</w:t>
            </w:r>
          </w:p>
        </w:tc>
        <w:tc>
          <w:tcPr>
            <w:tcW w:w="4487" w:type="dxa"/>
            <w:tcPrChange w:id="788" w:author="Batra, Mayank" w:date="2016-06-21T12:07:00Z">
              <w:tcPr>
                <w:tcW w:w="4487" w:type="dxa"/>
                <w:gridSpan w:val="2"/>
              </w:tcPr>
            </w:tcPrChange>
          </w:tcPr>
          <w:p w:rsidR="001B0955" w:rsidRDefault="001B0955" w:rsidP="001B0955">
            <w:pPr>
              <w:spacing w:before="96"/>
            </w:pPr>
            <w:r>
              <w:t>AoA</w:t>
            </w:r>
          </w:p>
        </w:tc>
      </w:tr>
      <w:tr w:rsidR="001B0955" w:rsidRPr="004853D4" w:rsidTr="005B6CD0">
        <w:trPr>
          <w:trPrChange w:id="789" w:author="Batra, Mayank" w:date="2016-06-21T12:07:00Z">
            <w:trPr>
              <w:gridAfter w:val="0"/>
            </w:trPr>
          </w:trPrChange>
        </w:trPr>
        <w:tc>
          <w:tcPr>
            <w:tcW w:w="2695" w:type="dxa"/>
            <w:tcPrChange w:id="790" w:author="Batra, Mayank" w:date="2016-06-21T12:07:00Z">
              <w:tcPr>
                <w:tcW w:w="2695" w:type="dxa"/>
                <w:gridSpan w:val="2"/>
              </w:tcPr>
            </w:tcPrChange>
          </w:tcPr>
          <w:p w:rsidR="001B0955" w:rsidRPr="00213E20" w:rsidRDefault="00184984" w:rsidP="001B0955">
            <w:pPr>
              <w:spacing w:beforeLines="0" w:line="276" w:lineRule="auto"/>
              <w:rPr>
                <w:lang w:val="fr-FR"/>
                <w:rPrChange w:id="791" w:author="Lefeuvre, Florian" w:date="2016-06-21T12:07:00Z">
                  <w:rPr>
                    <w:color w:val="auto"/>
                    <w:sz w:val="22"/>
                    <w:szCs w:val="22"/>
                  </w:rPr>
                </w:rPrChange>
              </w:rPr>
            </w:pPr>
            <w:r w:rsidRPr="00184984">
              <w:rPr>
                <w:lang w:val="fr-FR"/>
                <w:rPrChange w:id="792" w:author="Lefeuvre, Florian" w:date="2016-06-21T12:07:00Z">
                  <w:rPr/>
                </w:rPrChange>
              </w:rPr>
              <w:t>7.8.XX+</w:t>
            </w:r>
            <w:ins w:id="793" w:author="Batra, Mayank" w:date="2016-06-21T15:20:00Z">
              <w:r w:rsidR="00BA5B6B">
                <w:rPr>
                  <w:lang w:val="fr-FR"/>
                </w:rPr>
                <w:t>11</w:t>
              </w:r>
            </w:ins>
            <w:del w:id="794" w:author="Batra, Mayank" w:date="2016-06-21T15:20:00Z">
              <w:r w:rsidRPr="00184984">
                <w:rPr>
                  <w:lang w:val="fr-FR"/>
                  <w:rPrChange w:id="795" w:author="Lefeuvre, Florian" w:date="2016-06-21T12:07:00Z">
                    <w:rPr/>
                  </w:rPrChange>
                </w:rPr>
                <w:delText>9</w:delText>
              </w:r>
            </w:del>
            <w:r w:rsidRPr="00184984">
              <w:rPr>
                <w:lang w:val="fr-FR"/>
                <w:rPrChange w:id="796" w:author="Lefeuvre, Florian" w:date="2016-06-21T12:07:00Z">
                  <w:rPr/>
                </w:rPrChange>
              </w:rPr>
              <w:t xml:space="preserve"> LE Connection Supplemental Request Enable Command</w:t>
            </w:r>
          </w:p>
        </w:tc>
        <w:tc>
          <w:tcPr>
            <w:tcW w:w="2024" w:type="dxa"/>
            <w:tcPrChange w:id="797" w:author="Batra, Mayank" w:date="2016-06-21T12:07:00Z">
              <w:tcPr>
                <w:tcW w:w="2024" w:type="dxa"/>
                <w:gridSpan w:val="2"/>
              </w:tcPr>
            </w:tcPrChange>
          </w:tcPr>
          <w:p w:rsidR="001B0955" w:rsidRDefault="001B0955" w:rsidP="001B0955">
            <w:pPr>
              <w:spacing w:before="96"/>
            </w:pPr>
            <w:r>
              <w:t>New</w:t>
            </w:r>
          </w:p>
        </w:tc>
        <w:tc>
          <w:tcPr>
            <w:tcW w:w="4487" w:type="dxa"/>
            <w:tcPrChange w:id="798" w:author="Batra, Mayank" w:date="2016-06-21T12:07:00Z">
              <w:tcPr>
                <w:tcW w:w="4487" w:type="dxa"/>
                <w:gridSpan w:val="2"/>
              </w:tcPr>
            </w:tcPrChange>
          </w:tcPr>
          <w:p w:rsidR="001B0955" w:rsidRDefault="001B0955" w:rsidP="001B0955">
            <w:pPr>
              <w:spacing w:before="96"/>
            </w:pPr>
            <w:r>
              <w:t>AoA</w:t>
            </w:r>
          </w:p>
        </w:tc>
      </w:tr>
      <w:tr w:rsidR="001B0955" w:rsidRPr="004853D4" w:rsidTr="005B6CD0">
        <w:trPr>
          <w:trPrChange w:id="799" w:author="Batra, Mayank" w:date="2016-06-21T12:07:00Z">
            <w:trPr>
              <w:gridAfter w:val="0"/>
            </w:trPr>
          </w:trPrChange>
        </w:trPr>
        <w:tc>
          <w:tcPr>
            <w:tcW w:w="2695" w:type="dxa"/>
            <w:tcPrChange w:id="800" w:author="Batra, Mayank" w:date="2016-06-21T12:07:00Z">
              <w:tcPr>
                <w:tcW w:w="2695" w:type="dxa"/>
                <w:gridSpan w:val="2"/>
              </w:tcPr>
            </w:tcPrChange>
          </w:tcPr>
          <w:p w:rsidR="001B0955" w:rsidRPr="00213E20" w:rsidRDefault="00184984" w:rsidP="001B0955">
            <w:pPr>
              <w:spacing w:beforeLines="0" w:line="276" w:lineRule="auto"/>
              <w:rPr>
                <w:lang w:val="fr-FR"/>
                <w:rPrChange w:id="801" w:author="Lefeuvre, Florian" w:date="2016-06-21T12:07:00Z">
                  <w:rPr>
                    <w:color w:val="auto"/>
                    <w:sz w:val="22"/>
                    <w:szCs w:val="22"/>
                  </w:rPr>
                </w:rPrChange>
              </w:rPr>
            </w:pPr>
            <w:r w:rsidRPr="00184984">
              <w:rPr>
                <w:lang w:val="fr-FR"/>
                <w:rPrChange w:id="802" w:author="Lefeuvre, Florian" w:date="2016-06-21T12:07:00Z">
                  <w:rPr/>
                </w:rPrChange>
              </w:rPr>
              <w:t>7.8.XX+1</w:t>
            </w:r>
            <w:ins w:id="803" w:author="Batra, Mayank" w:date="2016-06-21T15:20:00Z">
              <w:r w:rsidR="00BA5B6B">
                <w:rPr>
                  <w:lang w:val="fr-FR"/>
                </w:rPr>
                <w:t>2</w:t>
              </w:r>
            </w:ins>
            <w:del w:id="804" w:author="Batra, Mayank" w:date="2016-06-21T15:20:00Z">
              <w:r w:rsidRPr="00184984">
                <w:rPr>
                  <w:lang w:val="fr-FR"/>
                  <w:rPrChange w:id="805" w:author="Lefeuvre, Florian" w:date="2016-06-21T12:07:00Z">
                    <w:rPr/>
                  </w:rPrChange>
                </w:rPr>
                <w:delText>0</w:delText>
              </w:r>
            </w:del>
            <w:r w:rsidRPr="00184984">
              <w:rPr>
                <w:lang w:val="fr-FR"/>
                <w:rPrChange w:id="806" w:author="Lefeuvre, Florian" w:date="2016-06-21T12:07:00Z">
                  <w:rPr/>
                </w:rPrChange>
              </w:rPr>
              <w:t xml:space="preserve"> LE Connection Supplemental Response Enable Command</w:t>
            </w:r>
          </w:p>
        </w:tc>
        <w:tc>
          <w:tcPr>
            <w:tcW w:w="2024" w:type="dxa"/>
            <w:tcPrChange w:id="807" w:author="Batra, Mayank" w:date="2016-06-21T12:07:00Z">
              <w:tcPr>
                <w:tcW w:w="2024" w:type="dxa"/>
                <w:gridSpan w:val="2"/>
              </w:tcPr>
            </w:tcPrChange>
          </w:tcPr>
          <w:p w:rsidR="001B0955" w:rsidRDefault="001B0955" w:rsidP="001B0955">
            <w:pPr>
              <w:spacing w:before="96"/>
            </w:pPr>
            <w:r>
              <w:t>New</w:t>
            </w:r>
          </w:p>
        </w:tc>
        <w:tc>
          <w:tcPr>
            <w:tcW w:w="4487" w:type="dxa"/>
            <w:tcPrChange w:id="808" w:author="Batra, Mayank" w:date="2016-06-21T12:07:00Z">
              <w:tcPr>
                <w:tcW w:w="4487" w:type="dxa"/>
                <w:gridSpan w:val="2"/>
              </w:tcPr>
            </w:tcPrChange>
          </w:tcPr>
          <w:p w:rsidR="001B0955" w:rsidRDefault="001B0955" w:rsidP="001B0955">
            <w:pPr>
              <w:spacing w:before="96"/>
            </w:pPr>
            <w:r>
              <w:t>AoA</w:t>
            </w:r>
          </w:p>
        </w:tc>
      </w:tr>
      <w:tr w:rsidR="001B0955" w:rsidRPr="004853D4" w:rsidTr="005B6CD0">
        <w:trPr>
          <w:trPrChange w:id="809" w:author="Batra, Mayank" w:date="2016-06-21T12:07:00Z">
            <w:trPr>
              <w:gridAfter w:val="0"/>
            </w:trPr>
          </w:trPrChange>
        </w:trPr>
        <w:tc>
          <w:tcPr>
            <w:tcW w:w="2695" w:type="dxa"/>
            <w:tcPrChange w:id="810" w:author="Batra, Mayank" w:date="2016-06-21T12:07:00Z">
              <w:tcPr>
                <w:tcW w:w="2695" w:type="dxa"/>
                <w:gridSpan w:val="2"/>
              </w:tcPr>
            </w:tcPrChange>
          </w:tcPr>
          <w:p w:rsidR="001B0955" w:rsidRDefault="001B0955" w:rsidP="001B0955">
            <w:pPr>
              <w:spacing w:before="96"/>
            </w:pPr>
            <w:r w:rsidRPr="00C50CB8">
              <w:t>7.8.XX+</w:t>
            </w:r>
            <w:r>
              <w:t>1</w:t>
            </w:r>
            <w:ins w:id="811" w:author="Batra, Mayank" w:date="2016-06-21T15:20:00Z">
              <w:r w:rsidR="00BA5B6B">
                <w:t>3</w:t>
              </w:r>
            </w:ins>
            <w:del w:id="812" w:author="Batra, Mayank" w:date="2016-06-21T15:20:00Z">
              <w:r w:rsidDel="00BA5B6B">
                <w:delText>1</w:delText>
              </w:r>
            </w:del>
            <w:r w:rsidRPr="00C50CB8">
              <w:t xml:space="preserve"> LE Read Maximum Supplemental Length Command</w:t>
            </w:r>
          </w:p>
        </w:tc>
        <w:tc>
          <w:tcPr>
            <w:tcW w:w="2024" w:type="dxa"/>
            <w:tcPrChange w:id="813" w:author="Batra, Mayank" w:date="2016-06-21T12:07:00Z">
              <w:tcPr>
                <w:tcW w:w="2024" w:type="dxa"/>
                <w:gridSpan w:val="2"/>
              </w:tcPr>
            </w:tcPrChange>
          </w:tcPr>
          <w:p w:rsidR="001B0955" w:rsidRDefault="001B0955" w:rsidP="001B0955">
            <w:pPr>
              <w:spacing w:before="96"/>
            </w:pPr>
            <w:r>
              <w:t>New</w:t>
            </w:r>
          </w:p>
        </w:tc>
        <w:tc>
          <w:tcPr>
            <w:tcW w:w="4487" w:type="dxa"/>
            <w:tcPrChange w:id="814" w:author="Batra, Mayank" w:date="2016-06-21T12:07:00Z">
              <w:tcPr>
                <w:tcW w:w="4487" w:type="dxa"/>
                <w:gridSpan w:val="2"/>
              </w:tcPr>
            </w:tcPrChange>
          </w:tcPr>
          <w:p w:rsidR="001B0955" w:rsidRDefault="001B0955" w:rsidP="001B0955">
            <w:pPr>
              <w:spacing w:before="96"/>
            </w:pPr>
            <w:r>
              <w:t>AoA and AoD</w:t>
            </w:r>
          </w:p>
        </w:tc>
      </w:tr>
      <w:tr w:rsidR="00865B34" w:rsidRPr="004853D4" w:rsidTr="00B41739">
        <w:trPr>
          <w:ins w:id="815" w:author="Batra, Mayank" w:date="2016-05-27T14:41:00Z"/>
        </w:trPr>
        <w:tc>
          <w:tcPr>
            <w:tcW w:w="9206" w:type="dxa"/>
            <w:gridSpan w:val="3"/>
          </w:tcPr>
          <w:p w:rsidR="00865B34" w:rsidRPr="005B6CD0" w:rsidRDefault="00865B34" w:rsidP="00745809">
            <w:pPr>
              <w:spacing w:before="96"/>
              <w:rPr>
                <w:ins w:id="816" w:author="Batra, Mayank" w:date="2016-05-27T14:41:00Z"/>
                <w:b/>
              </w:rPr>
            </w:pPr>
            <w:ins w:id="817" w:author="Batra, Mayank" w:date="2016-05-27T14:41:00Z">
              <w:r>
                <w:rPr>
                  <w:b/>
                </w:rPr>
                <w:t>Volume 3, Part C (Generic Access Profile) Changes</w:t>
              </w:r>
            </w:ins>
          </w:p>
        </w:tc>
      </w:tr>
      <w:tr w:rsidR="001B0955" w:rsidRPr="004853D4" w:rsidTr="00B41739">
        <w:trPr>
          <w:trPrChange w:id="818" w:author="Batra, Mayank" w:date="2016-06-21T12:07:00Z">
            <w:trPr>
              <w:gridAfter w:val="0"/>
            </w:trPr>
          </w:trPrChange>
        </w:trPr>
        <w:tc>
          <w:tcPr>
            <w:tcW w:w="9206" w:type="dxa"/>
            <w:gridSpan w:val="3"/>
            <w:tcPrChange w:id="819" w:author="Batra, Mayank" w:date="2016-06-21T12:07:00Z">
              <w:tcPr>
                <w:tcW w:w="9206" w:type="dxa"/>
                <w:gridSpan w:val="6"/>
              </w:tcPr>
            </w:tcPrChange>
          </w:tcPr>
          <w:p w:rsidR="001B0955" w:rsidRPr="005B6CD0" w:rsidRDefault="001B0955" w:rsidP="001B0955">
            <w:pPr>
              <w:spacing w:before="96"/>
              <w:rPr>
                <w:b/>
              </w:rPr>
            </w:pPr>
            <w:r w:rsidRPr="005B6CD0">
              <w:rPr>
                <w:b/>
              </w:rPr>
              <w:t>Volume 6, Part A (Physical Layer) Changes</w:t>
            </w:r>
          </w:p>
        </w:tc>
      </w:tr>
      <w:tr w:rsidR="001B0955" w:rsidRPr="004853D4" w:rsidTr="005B6CD0">
        <w:trPr>
          <w:trPrChange w:id="820" w:author="Batra, Mayank" w:date="2016-06-21T12:07:00Z">
            <w:trPr>
              <w:gridAfter w:val="0"/>
            </w:trPr>
          </w:trPrChange>
        </w:trPr>
        <w:tc>
          <w:tcPr>
            <w:tcW w:w="2695" w:type="dxa"/>
            <w:tcPrChange w:id="821" w:author="Batra, Mayank" w:date="2016-06-21T12:07:00Z">
              <w:tcPr>
                <w:tcW w:w="2695" w:type="dxa"/>
                <w:gridSpan w:val="2"/>
              </w:tcPr>
            </w:tcPrChange>
          </w:tcPr>
          <w:p w:rsidR="001B0955" w:rsidRDefault="001B0955" w:rsidP="001B0955">
            <w:pPr>
              <w:spacing w:before="96"/>
            </w:pPr>
            <w:r>
              <w:t>4.X ANTENNA SWITCHING</w:t>
            </w:r>
          </w:p>
        </w:tc>
        <w:tc>
          <w:tcPr>
            <w:tcW w:w="2024" w:type="dxa"/>
            <w:tcPrChange w:id="822" w:author="Batra, Mayank" w:date="2016-06-21T12:07:00Z">
              <w:tcPr>
                <w:tcW w:w="2024" w:type="dxa"/>
                <w:gridSpan w:val="2"/>
              </w:tcPr>
            </w:tcPrChange>
          </w:tcPr>
          <w:p w:rsidR="001B0955" w:rsidRPr="004853D4" w:rsidRDefault="001B0955" w:rsidP="001B0955">
            <w:pPr>
              <w:spacing w:before="96"/>
            </w:pPr>
            <w:r>
              <w:t>New</w:t>
            </w:r>
          </w:p>
        </w:tc>
        <w:tc>
          <w:tcPr>
            <w:tcW w:w="4487" w:type="dxa"/>
            <w:tcPrChange w:id="823" w:author="Batra, Mayank" w:date="2016-06-21T12:07:00Z">
              <w:tcPr>
                <w:tcW w:w="4487" w:type="dxa"/>
                <w:gridSpan w:val="2"/>
              </w:tcPr>
            </w:tcPrChange>
          </w:tcPr>
          <w:p w:rsidR="001B0955" w:rsidRPr="004853D4" w:rsidRDefault="001B0955" w:rsidP="001B0955">
            <w:pPr>
              <w:spacing w:before="96"/>
            </w:pPr>
            <w:r>
              <w:t>AoA and AoD</w:t>
            </w:r>
          </w:p>
        </w:tc>
      </w:tr>
      <w:tr w:rsidR="001B0955" w:rsidRPr="004853D4" w:rsidTr="00B41739">
        <w:trPr>
          <w:trPrChange w:id="824" w:author="Batra, Mayank" w:date="2016-06-21T12:07:00Z">
            <w:trPr>
              <w:gridAfter w:val="0"/>
            </w:trPr>
          </w:trPrChange>
        </w:trPr>
        <w:tc>
          <w:tcPr>
            <w:tcW w:w="9206" w:type="dxa"/>
            <w:gridSpan w:val="3"/>
            <w:tcPrChange w:id="825" w:author="Batra, Mayank" w:date="2016-06-21T12:07:00Z">
              <w:tcPr>
                <w:tcW w:w="9206" w:type="dxa"/>
                <w:gridSpan w:val="6"/>
              </w:tcPr>
            </w:tcPrChange>
          </w:tcPr>
          <w:p w:rsidR="001B0955" w:rsidRPr="005B6CD0" w:rsidRDefault="001B0955" w:rsidP="001B0955">
            <w:pPr>
              <w:spacing w:before="96"/>
              <w:rPr>
                <w:b/>
              </w:rPr>
            </w:pPr>
            <w:r w:rsidRPr="005B6CD0">
              <w:rPr>
                <w:b/>
              </w:rPr>
              <w:t>Volume 6, Part B (Link Layer) Changes</w:t>
            </w:r>
          </w:p>
        </w:tc>
      </w:tr>
      <w:tr w:rsidR="001B0955" w:rsidRPr="004853D4" w:rsidTr="005B6CD0">
        <w:trPr>
          <w:trPrChange w:id="826" w:author="Batra, Mayank" w:date="2016-06-21T12:07:00Z">
            <w:trPr>
              <w:gridAfter w:val="0"/>
            </w:trPr>
          </w:trPrChange>
        </w:trPr>
        <w:tc>
          <w:tcPr>
            <w:tcW w:w="2695" w:type="dxa"/>
            <w:tcPrChange w:id="827" w:author="Batra, Mayank" w:date="2016-06-21T12:07:00Z">
              <w:tcPr>
                <w:tcW w:w="2695" w:type="dxa"/>
                <w:gridSpan w:val="2"/>
              </w:tcPr>
            </w:tcPrChange>
          </w:tcPr>
          <w:p w:rsidR="001B0955" w:rsidRPr="001A0F2C" w:rsidRDefault="001B0955" w:rsidP="001B0955">
            <w:pPr>
              <w:spacing w:before="96"/>
            </w:pPr>
            <w:r>
              <w:t>2.1 PACKET FORMAT</w:t>
            </w:r>
          </w:p>
        </w:tc>
        <w:tc>
          <w:tcPr>
            <w:tcW w:w="2024" w:type="dxa"/>
            <w:tcPrChange w:id="828" w:author="Batra, Mayank" w:date="2016-06-21T12:07:00Z">
              <w:tcPr>
                <w:tcW w:w="2024" w:type="dxa"/>
                <w:gridSpan w:val="2"/>
              </w:tcPr>
            </w:tcPrChange>
          </w:tcPr>
          <w:p w:rsidR="001B0955" w:rsidRPr="004853D4" w:rsidRDefault="001B0955" w:rsidP="001B0955">
            <w:pPr>
              <w:spacing w:before="96"/>
            </w:pPr>
            <w:r>
              <w:t>Changed</w:t>
            </w:r>
          </w:p>
        </w:tc>
        <w:tc>
          <w:tcPr>
            <w:tcW w:w="4487" w:type="dxa"/>
            <w:tcPrChange w:id="829" w:author="Batra, Mayank" w:date="2016-06-21T12:07:00Z">
              <w:tcPr>
                <w:tcW w:w="4487" w:type="dxa"/>
                <w:gridSpan w:val="2"/>
              </w:tcPr>
            </w:tcPrChange>
          </w:tcPr>
          <w:p w:rsidR="001B0955" w:rsidRPr="004853D4" w:rsidRDefault="001B0955" w:rsidP="001B0955">
            <w:pPr>
              <w:spacing w:before="96"/>
            </w:pPr>
            <w:r>
              <w:t>AoA and AoD</w:t>
            </w:r>
          </w:p>
        </w:tc>
      </w:tr>
      <w:tr w:rsidR="001B0955" w:rsidRPr="004853D4" w:rsidTr="005B6CD0">
        <w:trPr>
          <w:trPrChange w:id="830" w:author="Batra, Mayank" w:date="2016-06-21T12:07:00Z">
            <w:trPr>
              <w:gridAfter w:val="0"/>
            </w:trPr>
          </w:trPrChange>
        </w:trPr>
        <w:tc>
          <w:tcPr>
            <w:tcW w:w="2695" w:type="dxa"/>
            <w:tcPrChange w:id="831" w:author="Batra, Mayank" w:date="2016-06-21T12:07:00Z">
              <w:tcPr>
                <w:tcW w:w="2695" w:type="dxa"/>
                <w:gridSpan w:val="2"/>
              </w:tcPr>
            </w:tcPrChange>
          </w:tcPr>
          <w:p w:rsidR="001B0955" w:rsidRDefault="001B0955" w:rsidP="001B0955">
            <w:pPr>
              <w:spacing w:before="96"/>
            </w:pPr>
            <w:r>
              <w:t>2.1.4 CRC</w:t>
            </w:r>
          </w:p>
        </w:tc>
        <w:tc>
          <w:tcPr>
            <w:tcW w:w="2024" w:type="dxa"/>
            <w:tcPrChange w:id="832" w:author="Batra, Mayank" w:date="2016-06-21T12:07:00Z">
              <w:tcPr>
                <w:tcW w:w="2024" w:type="dxa"/>
                <w:gridSpan w:val="2"/>
              </w:tcPr>
            </w:tcPrChange>
          </w:tcPr>
          <w:p w:rsidR="001B0955" w:rsidRDefault="001B0955" w:rsidP="001B0955">
            <w:pPr>
              <w:spacing w:before="96"/>
            </w:pPr>
            <w:r>
              <w:t>Changed</w:t>
            </w:r>
          </w:p>
        </w:tc>
        <w:tc>
          <w:tcPr>
            <w:tcW w:w="4487" w:type="dxa"/>
            <w:tcPrChange w:id="833" w:author="Batra, Mayank" w:date="2016-06-21T12:07:00Z">
              <w:tcPr>
                <w:tcW w:w="4487" w:type="dxa"/>
                <w:gridSpan w:val="2"/>
              </w:tcPr>
            </w:tcPrChange>
          </w:tcPr>
          <w:p w:rsidR="001B0955" w:rsidRDefault="001B0955" w:rsidP="001B0955">
            <w:pPr>
              <w:spacing w:before="96"/>
            </w:pPr>
            <w:r>
              <w:t>AoA and AoD</w:t>
            </w:r>
          </w:p>
        </w:tc>
      </w:tr>
      <w:tr w:rsidR="001B0955" w:rsidRPr="004853D4" w:rsidTr="005B6CD0">
        <w:trPr>
          <w:trPrChange w:id="834" w:author="Batra, Mayank" w:date="2016-06-21T12:07:00Z">
            <w:trPr>
              <w:gridAfter w:val="0"/>
            </w:trPr>
          </w:trPrChange>
        </w:trPr>
        <w:tc>
          <w:tcPr>
            <w:tcW w:w="2695" w:type="dxa"/>
            <w:tcPrChange w:id="835" w:author="Batra, Mayank" w:date="2016-06-21T12:07:00Z">
              <w:tcPr>
                <w:tcW w:w="2695" w:type="dxa"/>
                <w:gridSpan w:val="2"/>
              </w:tcPr>
            </w:tcPrChange>
          </w:tcPr>
          <w:p w:rsidR="001B0955" w:rsidRDefault="001B0955" w:rsidP="001B0955">
            <w:pPr>
              <w:spacing w:before="96"/>
            </w:pPr>
            <w:r>
              <w:t>2.1.X Supplemental</w:t>
            </w:r>
          </w:p>
        </w:tc>
        <w:tc>
          <w:tcPr>
            <w:tcW w:w="2024" w:type="dxa"/>
            <w:tcPrChange w:id="836" w:author="Batra, Mayank" w:date="2016-06-21T12:07:00Z">
              <w:tcPr>
                <w:tcW w:w="2024" w:type="dxa"/>
                <w:gridSpan w:val="2"/>
              </w:tcPr>
            </w:tcPrChange>
          </w:tcPr>
          <w:p w:rsidR="001B0955" w:rsidRDefault="001B0955" w:rsidP="001B0955">
            <w:pPr>
              <w:spacing w:before="96"/>
            </w:pPr>
            <w:r>
              <w:t>New</w:t>
            </w:r>
          </w:p>
        </w:tc>
        <w:tc>
          <w:tcPr>
            <w:tcW w:w="4487" w:type="dxa"/>
            <w:tcPrChange w:id="837" w:author="Batra, Mayank" w:date="2016-06-21T12:07:00Z">
              <w:tcPr>
                <w:tcW w:w="4487" w:type="dxa"/>
                <w:gridSpan w:val="2"/>
              </w:tcPr>
            </w:tcPrChange>
          </w:tcPr>
          <w:p w:rsidR="001B0955" w:rsidRDefault="001B0955" w:rsidP="001B0955">
            <w:pPr>
              <w:spacing w:before="96"/>
            </w:pPr>
            <w:r>
              <w:t>AoA and AoD</w:t>
            </w:r>
          </w:p>
        </w:tc>
      </w:tr>
      <w:tr w:rsidR="001B0955" w:rsidRPr="004853D4" w:rsidTr="005B6CD0">
        <w:trPr>
          <w:trPrChange w:id="838" w:author="Batra, Mayank" w:date="2016-06-21T12:07:00Z">
            <w:trPr>
              <w:gridAfter w:val="0"/>
            </w:trPr>
          </w:trPrChange>
        </w:trPr>
        <w:tc>
          <w:tcPr>
            <w:tcW w:w="2695" w:type="dxa"/>
            <w:tcPrChange w:id="839" w:author="Batra, Mayank" w:date="2016-06-21T12:07:00Z">
              <w:tcPr>
                <w:tcW w:w="2695" w:type="dxa"/>
                <w:gridSpan w:val="2"/>
              </w:tcPr>
            </w:tcPrChange>
          </w:tcPr>
          <w:p w:rsidR="001B0955" w:rsidRDefault="001B0955" w:rsidP="001B0955">
            <w:pPr>
              <w:spacing w:before="96"/>
            </w:pPr>
            <w:r>
              <w:t>2.3.X.3 SuppInfo</w:t>
            </w:r>
          </w:p>
        </w:tc>
        <w:tc>
          <w:tcPr>
            <w:tcW w:w="2024" w:type="dxa"/>
            <w:tcPrChange w:id="840" w:author="Batra, Mayank" w:date="2016-06-21T12:07:00Z">
              <w:tcPr>
                <w:tcW w:w="2024" w:type="dxa"/>
                <w:gridSpan w:val="2"/>
              </w:tcPr>
            </w:tcPrChange>
          </w:tcPr>
          <w:p w:rsidR="001B0955" w:rsidRDefault="001B0955" w:rsidP="001B0955">
            <w:pPr>
              <w:spacing w:before="96"/>
            </w:pPr>
            <w:r>
              <w:t>New</w:t>
            </w:r>
          </w:p>
        </w:tc>
        <w:tc>
          <w:tcPr>
            <w:tcW w:w="4487" w:type="dxa"/>
            <w:tcPrChange w:id="841" w:author="Batra, Mayank" w:date="2016-06-21T12:07:00Z">
              <w:tcPr>
                <w:tcW w:w="4487" w:type="dxa"/>
                <w:gridSpan w:val="2"/>
              </w:tcPr>
            </w:tcPrChange>
          </w:tcPr>
          <w:p w:rsidR="001B0955" w:rsidRDefault="001B0955" w:rsidP="001B0955">
            <w:pPr>
              <w:spacing w:before="96"/>
            </w:pPr>
            <w:r>
              <w:t>AoD</w:t>
            </w:r>
          </w:p>
        </w:tc>
      </w:tr>
      <w:tr w:rsidR="001B0955" w:rsidRPr="004853D4" w:rsidTr="005B6CD0">
        <w:trPr>
          <w:trPrChange w:id="842" w:author="Batra, Mayank" w:date="2016-06-21T12:07:00Z">
            <w:trPr>
              <w:gridAfter w:val="0"/>
            </w:trPr>
          </w:trPrChange>
        </w:trPr>
        <w:tc>
          <w:tcPr>
            <w:tcW w:w="2695" w:type="dxa"/>
            <w:tcPrChange w:id="843" w:author="Batra, Mayank" w:date="2016-06-21T12:07:00Z">
              <w:tcPr>
                <w:tcW w:w="2695" w:type="dxa"/>
                <w:gridSpan w:val="2"/>
              </w:tcPr>
            </w:tcPrChange>
          </w:tcPr>
          <w:p w:rsidR="001B0955" w:rsidRDefault="001B0955" w:rsidP="001B0955">
            <w:pPr>
              <w:spacing w:before="96"/>
            </w:pPr>
            <w:r>
              <w:t>2.4 DATA CHANNEL PDU</w:t>
            </w:r>
          </w:p>
        </w:tc>
        <w:tc>
          <w:tcPr>
            <w:tcW w:w="2024" w:type="dxa"/>
            <w:tcPrChange w:id="844" w:author="Batra, Mayank" w:date="2016-06-21T12:07:00Z">
              <w:tcPr>
                <w:tcW w:w="2024" w:type="dxa"/>
                <w:gridSpan w:val="2"/>
              </w:tcPr>
            </w:tcPrChange>
          </w:tcPr>
          <w:p w:rsidR="001B0955" w:rsidRDefault="001B0955" w:rsidP="001B0955">
            <w:pPr>
              <w:spacing w:before="96"/>
            </w:pPr>
            <w:r>
              <w:t>Changed</w:t>
            </w:r>
          </w:p>
        </w:tc>
        <w:tc>
          <w:tcPr>
            <w:tcW w:w="4487" w:type="dxa"/>
            <w:tcPrChange w:id="845" w:author="Batra, Mayank" w:date="2016-06-21T12:07:00Z">
              <w:tcPr>
                <w:tcW w:w="4487" w:type="dxa"/>
                <w:gridSpan w:val="2"/>
              </w:tcPr>
            </w:tcPrChange>
          </w:tcPr>
          <w:p w:rsidR="001B0955" w:rsidRDefault="001B0955" w:rsidP="001B0955">
            <w:pPr>
              <w:spacing w:before="96"/>
            </w:pPr>
            <w:r>
              <w:t>AoA</w:t>
            </w:r>
          </w:p>
        </w:tc>
      </w:tr>
      <w:tr w:rsidR="001B0955" w:rsidRPr="004853D4" w:rsidTr="005B6CD0">
        <w:trPr>
          <w:trPrChange w:id="846" w:author="Batra, Mayank" w:date="2016-06-21T12:07:00Z">
            <w:trPr>
              <w:gridAfter w:val="0"/>
            </w:trPr>
          </w:trPrChange>
        </w:trPr>
        <w:tc>
          <w:tcPr>
            <w:tcW w:w="2695" w:type="dxa"/>
            <w:tcPrChange w:id="847" w:author="Batra, Mayank" w:date="2016-06-21T12:07:00Z">
              <w:tcPr>
                <w:tcW w:w="2695" w:type="dxa"/>
                <w:gridSpan w:val="2"/>
              </w:tcPr>
            </w:tcPrChange>
          </w:tcPr>
          <w:p w:rsidR="001B0955" w:rsidRDefault="001B0955" w:rsidP="001B0955">
            <w:pPr>
              <w:spacing w:before="96"/>
            </w:pPr>
            <w:r>
              <w:t>2.4.2 LL Control PDU</w:t>
            </w:r>
          </w:p>
        </w:tc>
        <w:tc>
          <w:tcPr>
            <w:tcW w:w="2024" w:type="dxa"/>
            <w:tcPrChange w:id="848" w:author="Batra, Mayank" w:date="2016-06-21T12:07:00Z">
              <w:tcPr>
                <w:tcW w:w="2024" w:type="dxa"/>
                <w:gridSpan w:val="2"/>
              </w:tcPr>
            </w:tcPrChange>
          </w:tcPr>
          <w:p w:rsidR="001B0955" w:rsidRDefault="001B0955" w:rsidP="001B0955">
            <w:pPr>
              <w:spacing w:before="96"/>
            </w:pPr>
            <w:r>
              <w:t>Changed</w:t>
            </w:r>
          </w:p>
        </w:tc>
        <w:tc>
          <w:tcPr>
            <w:tcW w:w="4487" w:type="dxa"/>
            <w:tcPrChange w:id="849" w:author="Batra, Mayank" w:date="2016-06-21T12:07:00Z">
              <w:tcPr>
                <w:tcW w:w="4487" w:type="dxa"/>
                <w:gridSpan w:val="2"/>
              </w:tcPr>
            </w:tcPrChange>
          </w:tcPr>
          <w:p w:rsidR="001B0955" w:rsidRDefault="001B0955" w:rsidP="001B0955">
            <w:pPr>
              <w:spacing w:before="96"/>
            </w:pPr>
            <w:r>
              <w:t>AoA</w:t>
            </w:r>
          </w:p>
        </w:tc>
      </w:tr>
      <w:tr w:rsidR="001B0955" w:rsidRPr="004853D4" w:rsidTr="005B6CD0">
        <w:trPr>
          <w:trPrChange w:id="850" w:author="Batra, Mayank" w:date="2016-06-21T12:07:00Z">
            <w:trPr>
              <w:gridAfter w:val="0"/>
            </w:trPr>
          </w:trPrChange>
        </w:trPr>
        <w:tc>
          <w:tcPr>
            <w:tcW w:w="2695" w:type="dxa"/>
            <w:tcPrChange w:id="851" w:author="Batra, Mayank" w:date="2016-06-21T12:07:00Z">
              <w:tcPr>
                <w:tcW w:w="2695" w:type="dxa"/>
                <w:gridSpan w:val="2"/>
              </w:tcPr>
            </w:tcPrChange>
          </w:tcPr>
          <w:p w:rsidR="001B0955" w:rsidRDefault="001B0955" w:rsidP="001B0955">
            <w:pPr>
              <w:spacing w:before="96"/>
            </w:pPr>
            <w:r>
              <w:t>2.4.2.X LL_SUPPLEMENTAL_REQ</w:t>
            </w:r>
          </w:p>
        </w:tc>
        <w:tc>
          <w:tcPr>
            <w:tcW w:w="2024" w:type="dxa"/>
            <w:tcPrChange w:id="852" w:author="Batra, Mayank" w:date="2016-06-21T12:07:00Z">
              <w:tcPr>
                <w:tcW w:w="2024" w:type="dxa"/>
                <w:gridSpan w:val="2"/>
              </w:tcPr>
            </w:tcPrChange>
          </w:tcPr>
          <w:p w:rsidR="001B0955" w:rsidRDefault="001B0955" w:rsidP="001B0955">
            <w:pPr>
              <w:spacing w:before="96"/>
            </w:pPr>
            <w:r>
              <w:t>New</w:t>
            </w:r>
          </w:p>
        </w:tc>
        <w:tc>
          <w:tcPr>
            <w:tcW w:w="4487" w:type="dxa"/>
            <w:tcPrChange w:id="853" w:author="Batra, Mayank" w:date="2016-06-21T12:07:00Z">
              <w:tcPr>
                <w:tcW w:w="4487" w:type="dxa"/>
                <w:gridSpan w:val="2"/>
              </w:tcPr>
            </w:tcPrChange>
          </w:tcPr>
          <w:p w:rsidR="001B0955" w:rsidRDefault="001B0955" w:rsidP="001B0955">
            <w:pPr>
              <w:spacing w:before="96"/>
            </w:pPr>
            <w:r>
              <w:t>AoA</w:t>
            </w:r>
          </w:p>
        </w:tc>
      </w:tr>
      <w:tr w:rsidR="001B0955" w:rsidRPr="004853D4" w:rsidTr="005B6CD0">
        <w:trPr>
          <w:trPrChange w:id="854" w:author="Batra, Mayank" w:date="2016-06-21T12:07:00Z">
            <w:trPr>
              <w:gridAfter w:val="0"/>
            </w:trPr>
          </w:trPrChange>
        </w:trPr>
        <w:tc>
          <w:tcPr>
            <w:tcW w:w="2695" w:type="dxa"/>
            <w:tcPrChange w:id="855" w:author="Batra, Mayank" w:date="2016-06-21T12:07:00Z">
              <w:tcPr>
                <w:tcW w:w="2695" w:type="dxa"/>
                <w:gridSpan w:val="2"/>
              </w:tcPr>
            </w:tcPrChange>
          </w:tcPr>
          <w:p w:rsidR="001B0955" w:rsidRDefault="001B0955" w:rsidP="001B0955">
            <w:pPr>
              <w:spacing w:before="96"/>
            </w:pPr>
            <w:r>
              <w:t>2.4.2.X+1 LL_SUPPLEMENTAL_RSP</w:t>
            </w:r>
          </w:p>
        </w:tc>
        <w:tc>
          <w:tcPr>
            <w:tcW w:w="2024" w:type="dxa"/>
            <w:tcPrChange w:id="856" w:author="Batra, Mayank" w:date="2016-06-21T12:07:00Z">
              <w:tcPr>
                <w:tcW w:w="2024" w:type="dxa"/>
                <w:gridSpan w:val="2"/>
              </w:tcPr>
            </w:tcPrChange>
          </w:tcPr>
          <w:p w:rsidR="001B0955" w:rsidRDefault="001B0955" w:rsidP="001B0955">
            <w:pPr>
              <w:spacing w:before="96"/>
            </w:pPr>
            <w:r>
              <w:t>New</w:t>
            </w:r>
          </w:p>
        </w:tc>
        <w:tc>
          <w:tcPr>
            <w:tcW w:w="4487" w:type="dxa"/>
            <w:tcPrChange w:id="857" w:author="Batra, Mayank" w:date="2016-06-21T12:07:00Z">
              <w:tcPr>
                <w:tcW w:w="4487" w:type="dxa"/>
                <w:gridSpan w:val="2"/>
              </w:tcPr>
            </w:tcPrChange>
          </w:tcPr>
          <w:p w:rsidR="001B0955" w:rsidRDefault="001B0955" w:rsidP="001B0955">
            <w:pPr>
              <w:spacing w:before="96"/>
            </w:pPr>
            <w:r>
              <w:t>AoA</w:t>
            </w:r>
          </w:p>
        </w:tc>
      </w:tr>
      <w:tr w:rsidR="001B0955" w:rsidRPr="004853D4" w:rsidTr="005B6CD0">
        <w:trPr>
          <w:trPrChange w:id="858" w:author="Batra, Mayank" w:date="2016-06-21T12:07:00Z">
            <w:trPr>
              <w:gridAfter w:val="0"/>
            </w:trPr>
          </w:trPrChange>
        </w:trPr>
        <w:tc>
          <w:tcPr>
            <w:tcW w:w="2695" w:type="dxa"/>
            <w:tcPrChange w:id="859" w:author="Batra, Mayank" w:date="2016-06-21T12:07:00Z">
              <w:tcPr>
                <w:tcW w:w="2695" w:type="dxa"/>
                <w:gridSpan w:val="2"/>
              </w:tcPr>
            </w:tcPrChange>
          </w:tcPr>
          <w:p w:rsidR="001B0955" w:rsidRDefault="001B0955" w:rsidP="001B0955">
            <w:pPr>
              <w:spacing w:before="96"/>
            </w:pPr>
            <w:r>
              <w:t>2.5 PACKET FORMAT FOR THE LE CODED PHY</w:t>
            </w:r>
          </w:p>
        </w:tc>
        <w:tc>
          <w:tcPr>
            <w:tcW w:w="2024" w:type="dxa"/>
            <w:tcPrChange w:id="860" w:author="Batra, Mayank" w:date="2016-06-21T12:07:00Z">
              <w:tcPr>
                <w:tcW w:w="2024" w:type="dxa"/>
                <w:gridSpan w:val="2"/>
              </w:tcPr>
            </w:tcPrChange>
          </w:tcPr>
          <w:p w:rsidR="001B0955" w:rsidRDefault="001B0955" w:rsidP="001B0955">
            <w:pPr>
              <w:spacing w:before="96"/>
            </w:pPr>
            <w:r>
              <w:t>Changed</w:t>
            </w:r>
          </w:p>
        </w:tc>
        <w:tc>
          <w:tcPr>
            <w:tcW w:w="4487" w:type="dxa"/>
            <w:tcPrChange w:id="861" w:author="Batra, Mayank" w:date="2016-06-21T12:07:00Z">
              <w:tcPr>
                <w:tcW w:w="4487" w:type="dxa"/>
                <w:gridSpan w:val="2"/>
              </w:tcPr>
            </w:tcPrChange>
          </w:tcPr>
          <w:p w:rsidR="001B0955" w:rsidRDefault="001B0955" w:rsidP="001B0955">
            <w:pPr>
              <w:spacing w:before="96"/>
            </w:pPr>
            <w:r>
              <w:t>AoA and AoD</w:t>
            </w:r>
          </w:p>
        </w:tc>
      </w:tr>
      <w:tr w:rsidR="001B0955" w:rsidRPr="004853D4" w:rsidTr="005B6CD0">
        <w:trPr>
          <w:trPrChange w:id="862" w:author="Batra, Mayank" w:date="2016-06-21T12:07:00Z">
            <w:trPr>
              <w:gridAfter w:val="0"/>
            </w:trPr>
          </w:trPrChange>
        </w:trPr>
        <w:tc>
          <w:tcPr>
            <w:tcW w:w="2695" w:type="dxa"/>
            <w:tcPrChange w:id="863" w:author="Batra, Mayank" w:date="2016-06-21T12:07:00Z">
              <w:tcPr>
                <w:tcW w:w="2695" w:type="dxa"/>
                <w:gridSpan w:val="2"/>
              </w:tcPr>
            </w:tcPrChange>
          </w:tcPr>
          <w:p w:rsidR="001B0955" w:rsidRDefault="001B0955" w:rsidP="001B0955">
            <w:pPr>
              <w:spacing w:before="96"/>
            </w:pPr>
            <w:r>
              <w:lastRenderedPageBreak/>
              <w:t>2.X Supplemental and I&amp;Q Sampling</w:t>
            </w:r>
          </w:p>
        </w:tc>
        <w:tc>
          <w:tcPr>
            <w:tcW w:w="2024" w:type="dxa"/>
            <w:tcPrChange w:id="864" w:author="Batra, Mayank" w:date="2016-06-21T12:07:00Z">
              <w:tcPr>
                <w:tcW w:w="2024" w:type="dxa"/>
                <w:gridSpan w:val="2"/>
              </w:tcPr>
            </w:tcPrChange>
          </w:tcPr>
          <w:p w:rsidR="001B0955" w:rsidRDefault="001B0955" w:rsidP="001B0955">
            <w:pPr>
              <w:spacing w:before="96"/>
            </w:pPr>
            <w:r>
              <w:t>New</w:t>
            </w:r>
          </w:p>
        </w:tc>
        <w:tc>
          <w:tcPr>
            <w:tcW w:w="4487" w:type="dxa"/>
            <w:tcPrChange w:id="865" w:author="Batra, Mayank" w:date="2016-06-21T12:07:00Z">
              <w:tcPr>
                <w:tcW w:w="4487" w:type="dxa"/>
                <w:gridSpan w:val="2"/>
              </w:tcPr>
            </w:tcPrChange>
          </w:tcPr>
          <w:p w:rsidR="001B0955" w:rsidRDefault="001B0955" w:rsidP="001B0955">
            <w:pPr>
              <w:spacing w:before="96"/>
            </w:pPr>
            <w:r>
              <w:t>AoA and AoD</w:t>
            </w:r>
          </w:p>
        </w:tc>
      </w:tr>
      <w:tr w:rsidR="001B0955" w:rsidRPr="004853D4" w:rsidTr="005B6CD0">
        <w:trPr>
          <w:trPrChange w:id="866" w:author="Batra, Mayank" w:date="2016-06-21T12:07:00Z">
            <w:trPr>
              <w:gridAfter w:val="0"/>
            </w:trPr>
          </w:trPrChange>
        </w:trPr>
        <w:tc>
          <w:tcPr>
            <w:tcW w:w="2695" w:type="dxa"/>
            <w:tcPrChange w:id="867" w:author="Batra, Mayank" w:date="2016-06-21T12:07:00Z">
              <w:tcPr>
                <w:tcW w:w="2695" w:type="dxa"/>
                <w:gridSpan w:val="2"/>
              </w:tcPr>
            </w:tcPrChange>
          </w:tcPr>
          <w:p w:rsidR="001B0955" w:rsidRDefault="001B0955" w:rsidP="00095B14">
            <w:pPr>
              <w:spacing w:before="96"/>
            </w:pPr>
            <w:r>
              <w:t xml:space="preserve">2.X.1 Supplemental </w:t>
            </w:r>
            <w:r w:rsidR="00095B14">
              <w:t>structure and types</w:t>
            </w:r>
          </w:p>
        </w:tc>
        <w:tc>
          <w:tcPr>
            <w:tcW w:w="2024" w:type="dxa"/>
            <w:tcPrChange w:id="868" w:author="Batra, Mayank" w:date="2016-06-21T12:07:00Z">
              <w:tcPr>
                <w:tcW w:w="2024" w:type="dxa"/>
                <w:gridSpan w:val="2"/>
              </w:tcPr>
            </w:tcPrChange>
          </w:tcPr>
          <w:p w:rsidR="001B0955" w:rsidRDefault="001B0955" w:rsidP="001B0955">
            <w:pPr>
              <w:spacing w:before="96"/>
            </w:pPr>
            <w:r>
              <w:t>New</w:t>
            </w:r>
          </w:p>
        </w:tc>
        <w:tc>
          <w:tcPr>
            <w:tcW w:w="4487" w:type="dxa"/>
            <w:tcPrChange w:id="869" w:author="Batra, Mayank" w:date="2016-06-21T12:07:00Z">
              <w:tcPr>
                <w:tcW w:w="4487" w:type="dxa"/>
                <w:gridSpan w:val="2"/>
              </w:tcPr>
            </w:tcPrChange>
          </w:tcPr>
          <w:p w:rsidR="001B0955" w:rsidRDefault="001B0955" w:rsidP="001B0955">
            <w:pPr>
              <w:spacing w:before="96"/>
            </w:pPr>
            <w:r>
              <w:t>AoA and AoD</w:t>
            </w:r>
          </w:p>
        </w:tc>
      </w:tr>
      <w:tr w:rsidR="001B0955" w:rsidRPr="004853D4" w:rsidTr="005B6CD0">
        <w:trPr>
          <w:trPrChange w:id="870" w:author="Batra, Mayank" w:date="2016-06-21T12:07:00Z">
            <w:trPr>
              <w:gridAfter w:val="0"/>
            </w:trPr>
          </w:trPrChange>
        </w:trPr>
        <w:tc>
          <w:tcPr>
            <w:tcW w:w="2695" w:type="dxa"/>
            <w:tcPrChange w:id="871" w:author="Batra, Mayank" w:date="2016-06-21T12:07:00Z">
              <w:tcPr>
                <w:tcW w:w="2695" w:type="dxa"/>
                <w:gridSpan w:val="2"/>
              </w:tcPr>
            </w:tcPrChange>
          </w:tcPr>
          <w:p w:rsidR="001B0955" w:rsidRDefault="001B0955" w:rsidP="001B0955">
            <w:pPr>
              <w:spacing w:before="96"/>
            </w:pPr>
            <w:r>
              <w:t>2.X.2 SuppInfo field</w:t>
            </w:r>
          </w:p>
        </w:tc>
        <w:tc>
          <w:tcPr>
            <w:tcW w:w="2024" w:type="dxa"/>
            <w:tcPrChange w:id="872" w:author="Batra, Mayank" w:date="2016-06-21T12:07:00Z">
              <w:tcPr>
                <w:tcW w:w="2024" w:type="dxa"/>
                <w:gridSpan w:val="2"/>
              </w:tcPr>
            </w:tcPrChange>
          </w:tcPr>
          <w:p w:rsidR="001B0955" w:rsidRDefault="001B0955" w:rsidP="001B0955">
            <w:pPr>
              <w:spacing w:before="96"/>
            </w:pPr>
            <w:r>
              <w:t>New</w:t>
            </w:r>
          </w:p>
        </w:tc>
        <w:tc>
          <w:tcPr>
            <w:tcW w:w="4487" w:type="dxa"/>
            <w:tcPrChange w:id="873" w:author="Batra, Mayank" w:date="2016-06-21T12:07:00Z">
              <w:tcPr>
                <w:tcW w:w="4487" w:type="dxa"/>
                <w:gridSpan w:val="2"/>
              </w:tcPr>
            </w:tcPrChange>
          </w:tcPr>
          <w:p w:rsidR="001B0955" w:rsidRDefault="001B0955" w:rsidP="001B0955">
            <w:pPr>
              <w:spacing w:before="96"/>
            </w:pPr>
            <w:r>
              <w:t>AoA and AoD</w:t>
            </w:r>
          </w:p>
        </w:tc>
      </w:tr>
      <w:tr w:rsidR="00095B14" w:rsidRPr="004853D4" w:rsidTr="005B6CD0">
        <w:trPr>
          <w:trPrChange w:id="874" w:author="Batra, Mayank" w:date="2016-06-21T12:07:00Z">
            <w:trPr>
              <w:gridAfter w:val="0"/>
            </w:trPr>
          </w:trPrChange>
        </w:trPr>
        <w:tc>
          <w:tcPr>
            <w:tcW w:w="2695" w:type="dxa"/>
            <w:tcPrChange w:id="875" w:author="Batra, Mayank" w:date="2016-06-21T12:07:00Z">
              <w:tcPr>
                <w:tcW w:w="2695" w:type="dxa"/>
                <w:gridSpan w:val="2"/>
              </w:tcPr>
            </w:tcPrChange>
          </w:tcPr>
          <w:p w:rsidR="00095B14" w:rsidRDefault="00095B14" w:rsidP="001B0955">
            <w:pPr>
              <w:spacing w:before="96"/>
            </w:pPr>
            <w:r>
              <w:t>2.X.3 (Transmitting Supplementals)</w:t>
            </w:r>
          </w:p>
        </w:tc>
        <w:tc>
          <w:tcPr>
            <w:tcW w:w="2024" w:type="dxa"/>
            <w:tcPrChange w:id="876" w:author="Batra, Mayank" w:date="2016-06-21T12:07:00Z">
              <w:tcPr>
                <w:tcW w:w="2024" w:type="dxa"/>
                <w:gridSpan w:val="2"/>
              </w:tcPr>
            </w:tcPrChange>
          </w:tcPr>
          <w:p w:rsidR="00095B14" w:rsidRDefault="00095B14" w:rsidP="001B0955">
            <w:pPr>
              <w:spacing w:before="96"/>
            </w:pPr>
            <w:r>
              <w:t>New</w:t>
            </w:r>
          </w:p>
        </w:tc>
        <w:tc>
          <w:tcPr>
            <w:tcW w:w="4487" w:type="dxa"/>
            <w:tcPrChange w:id="877" w:author="Batra, Mayank" w:date="2016-06-21T12:07:00Z">
              <w:tcPr>
                <w:tcW w:w="4487" w:type="dxa"/>
                <w:gridSpan w:val="2"/>
              </w:tcPr>
            </w:tcPrChange>
          </w:tcPr>
          <w:p w:rsidR="00095B14" w:rsidRDefault="00095B14" w:rsidP="001B0955">
            <w:pPr>
              <w:spacing w:before="96"/>
            </w:pPr>
            <w:r>
              <w:t>AoA and AoD</w:t>
            </w:r>
          </w:p>
        </w:tc>
      </w:tr>
      <w:tr w:rsidR="001B0955" w:rsidRPr="004853D4" w:rsidTr="005B6CD0">
        <w:trPr>
          <w:trPrChange w:id="878" w:author="Batra, Mayank" w:date="2016-06-21T12:07:00Z">
            <w:trPr>
              <w:gridAfter w:val="0"/>
            </w:trPr>
          </w:trPrChange>
        </w:trPr>
        <w:tc>
          <w:tcPr>
            <w:tcW w:w="2695" w:type="dxa"/>
            <w:tcPrChange w:id="879" w:author="Batra, Mayank" w:date="2016-06-21T12:07:00Z">
              <w:tcPr>
                <w:tcW w:w="2695" w:type="dxa"/>
                <w:gridSpan w:val="2"/>
              </w:tcPr>
            </w:tcPrChange>
          </w:tcPr>
          <w:p w:rsidR="001B0955" w:rsidRDefault="001B0955" w:rsidP="001B0955">
            <w:pPr>
              <w:spacing w:before="96"/>
            </w:pPr>
            <w:r>
              <w:t>2.X.</w:t>
            </w:r>
            <w:r w:rsidR="00095B14">
              <w:t>4</w:t>
            </w:r>
            <w:r>
              <w:t xml:space="preserve"> I&amp;Q Sampling</w:t>
            </w:r>
          </w:p>
        </w:tc>
        <w:tc>
          <w:tcPr>
            <w:tcW w:w="2024" w:type="dxa"/>
            <w:tcPrChange w:id="880" w:author="Batra, Mayank" w:date="2016-06-21T12:07:00Z">
              <w:tcPr>
                <w:tcW w:w="2024" w:type="dxa"/>
                <w:gridSpan w:val="2"/>
              </w:tcPr>
            </w:tcPrChange>
          </w:tcPr>
          <w:p w:rsidR="001B0955" w:rsidRDefault="001B0955" w:rsidP="001B0955">
            <w:pPr>
              <w:spacing w:before="96"/>
            </w:pPr>
            <w:r>
              <w:t>New</w:t>
            </w:r>
          </w:p>
        </w:tc>
        <w:tc>
          <w:tcPr>
            <w:tcW w:w="4487" w:type="dxa"/>
            <w:tcPrChange w:id="881" w:author="Batra, Mayank" w:date="2016-06-21T12:07:00Z">
              <w:tcPr>
                <w:tcW w:w="4487" w:type="dxa"/>
                <w:gridSpan w:val="2"/>
              </w:tcPr>
            </w:tcPrChange>
          </w:tcPr>
          <w:p w:rsidR="001B0955" w:rsidRDefault="001B0955" w:rsidP="001B0955">
            <w:pPr>
              <w:spacing w:before="96"/>
            </w:pPr>
            <w:r>
              <w:t>AoA and AoD</w:t>
            </w:r>
          </w:p>
        </w:tc>
      </w:tr>
      <w:tr w:rsidR="001B0955" w:rsidRPr="004853D4" w:rsidTr="005B6CD0">
        <w:trPr>
          <w:trPrChange w:id="882" w:author="Batra, Mayank" w:date="2016-06-21T12:07:00Z">
            <w:trPr>
              <w:gridAfter w:val="0"/>
            </w:trPr>
          </w:trPrChange>
        </w:trPr>
        <w:tc>
          <w:tcPr>
            <w:tcW w:w="2695" w:type="dxa"/>
            <w:tcPrChange w:id="883" w:author="Batra, Mayank" w:date="2016-06-21T12:07:00Z">
              <w:tcPr>
                <w:tcW w:w="2695" w:type="dxa"/>
                <w:gridSpan w:val="2"/>
              </w:tcPr>
            </w:tcPrChange>
          </w:tcPr>
          <w:p w:rsidR="001B0955" w:rsidRDefault="001B0955" w:rsidP="001B0955">
            <w:pPr>
              <w:spacing w:before="96"/>
            </w:pPr>
            <w:r>
              <w:t>3.2 DATA WHITENING</w:t>
            </w:r>
          </w:p>
        </w:tc>
        <w:tc>
          <w:tcPr>
            <w:tcW w:w="2024" w:type="dxa"/>
            <w:tcPrChange w:id="884" w:author="Batra, Mayank" w:date="2016-06-21T12:07:00Z">
              <w:tcPr>
                <w:tcW w:w="2024" w:type="dxa"/>
                <w:gridSpan w:val="2"/>
              </w:tcPr>
            </w:tcPrChange>
          </w:tcPr>
          <w:p w:rsidR="001B0955" w:rsidRDefault="001B0955" w:rsidP="001B0955">
            <w:pPr>
              <w:spacing w:before="96"/>
            </w:pPr>
            <w:r>
              <w:t>Changed</w:t>
            </w:r>
          </w:p>
        </w:tc>
        <w:tc>
          <w:tcPr>
            <w:tcW w:w="4487" w:type="dxa"/>
            <w:tcPrChange w:id="885" w:author="Batra, Mayank" w:date="2016-06-21T12:07:00Z">
              <w:tcPr>
                <w:tcW w:w="4487" w:type="dxa"/>
                <w:gridSpan w:val="2"/>
              </w:tcPr>
            </w:tcPrChange>
          </w:tcPr>
          <w:p w:rsidR="001B0955" w:rsidRDefault="001B0955" w:rsidP="001B0955">
            <w:pPr>
              <w:spacing w:before="96"/>
            </w:pPr>
            <w:r>
              <w:t>AoA and AoD</w:t>
            </w:r>
          </w:p>
        </w:tc>
      </w:tr>
      <w:tr w:rsidR="001B0955" w:rsidRPr="004853D4" w:rsidTr="005B6CD0">
        <w:trPr>
          <w:trPrChange w:id="886" w:author="Batra, Mayank" w:date="2016-06-21T12:07:00Z">
            <w:trPr>
              <w:gridAfter w:val="0"/>
            </w:trPr>
          </w:trPrChange>
        </w:trPr>
        <w:tc>
          <w:tcPr>
            <w:tcW w:w="2695" w:type="dxa"/>
            <w:tcPrChange w:id="887" w:author="Batra, Mayank" w:date="2016-06-21T12:07:00Z">
              <w:tcPr>
                <w:tcW w:w="2695" w:type="dxa"/>
                <w:gridSpan w:val="2"/>
              </w:tcPr>
            </w:tcPrChange>
          </w:tcPr>
          <w:p w:rsidR="001B0955" w:rsidRDefault="001B0955" w:rsidP="001B0955">
            <w:pPr>
              <w:spacing w:before="96"/>
            </w:pPr>
            <w:r>
              <w:t>4.6 FEATURE SUPPORT</w:t>
            </w:r>
          </w:p>
        </w:tc>
        <w:tc>
          <w:tcPr>
            <w:tcW w:w="2024" w:type="dxa"/>
            <w:tcPrChange w:id="888" w:author="Batra, Mayank" w:date="2016-06-21T12:07:00Z">
              <w:tcPr>
                <w:tcW w:w="2024" w:type="dxa"/>
                <w:gridSpan w:val="2"/>
              </w:tcPr>
            </w:tcPrChange>
          </w:tcPr>
          <w:p w:rsidR="001B0955" w:rsidRDefault="001B0955" w:rsidP="001B0955">
            <w:pPr>
              <w:spacing w:before="96"/>
            </w:pPr>
            <w:r>
              <w:t>Changed</w:t>
            </w:r>
          </w:p>
        </w:tc>
        <w:tc>
          <w:tcPr>
            <w:tcW w:w="4487" w:type="dxa"/>
            <w:tcPrChange w:id="889" w:author="Batra, Mayank" w:date="2016-06-21T12:07:00Z">
              <w:tcPr>
                <w:tcW w:w="4487" w:type="dxa"/>
                <w:gridSpan w:val="2"/>
              </w:tcPr>
            </w:tcPrChange>
          </w:tcPr>
          <w:p w:rsidR="001B0955" w:rsidRDefault="001B0955" w:rsidP="001B0955">
            <w:pPr>
              <w:spacing w:before="96"/>
            </w:pPr>
            <w:r>
              <w:t>AoA and AoD</w:t>
            </w:r>
          </w:p>
        </w:tc>
      </w:tr>
      <w:tr w:rsidR="001B0955" w:rsidRPr="004853D4" w:rsidTr="005B6CD0">
        <w:trPr>
          <w:trPrChange w:id="890" w:author="Batra, Mayank" w:date="2016-06-21T12:07:00Z">
            <w:trPr>
              <w:gridAfter w:val="0"/>
            </w:trPr>
          </w:trPrChange>
        </w:trPr>
        <w:tc>
          <w:tcPr>
            <w:tcW w:w="2695" w:type="dxa"/>
            <w:tcPrChange w:id="891" w:author="Batra, Mayank" w:date="2016-06-21T12:07:00Z">
              <w:tcPr>
                <w:tcW w:w="2695" w:type="dxa"/>
                <w:gridSpan w:val="2"/>
              </w:tcPr>
            </w:tcPrChange>
          </w:tcPr>
          <w:p w:rsidR="001B0955" w:rsidRDefault="001B0955" w:rsidP="00095B14">
            <w:pPr>
              <w:spacing w:before="96"/>
            </w:pPr>
            <w:r>
              <w:t xml:space="preserve">4.6.X </w:t>
            </w:r>
            <w:r w:rsidR="00095B14">
              <w:t>Connection Supplemental Request</w:t>
            </w:r>
          </w:p>
        </w:tc>
        <w:tc>
          <w:tcPr>
            <w:tcW w:w="2024" w:type="dxa"/>
            <w:tcPrChange w:id="892" w:author="Batra, Mayank" w:date="2016-06-21T12:07:00Z">
              <w:tcPr>
                <w:tcW w:w="2024" w:type="dxa"/>
                <w:gridSpan w:val="2"/>
              </w:tcPr>
            </w:tcPrChange>
          </w:tcPr>
          <w:p w:rsidR="001B0955" w:rsidRDefault="001B0955" w:rsidP="001B0955">
            <w:pPr>
              <w:spacing w:before="96"/>
            </w:pPr>
            <w:r>
              <w:t>New</w:t>
            </w:r>
          </w:p>
        </w:tc>
        <w:tc>
          <w:tcPr>
            <w:tcW w:w="4487" w:type="dxa"/>
            <w:tcPrChange w:id="893" w:author="Batra, Mayank" w:date="2016-06-21T12:07:00Z">
              <w:tcPr>
                <w:tcW w:w="4487" w:type="dxa"/>
                <w:gridSpan w:val="2"/>
              </w:tcPr>
            </w:tcPrChange>
          </w:tcPr>
          <w:p w:rsidR="001B0955" w:rsidRDefault="001B0955" w:rsidP="001B0955">
            <w:pPr>
              <w:spacing w:before="96"/>
            </w:pPr>
            <w:r>
              <w:t>AoA</w:t>
            </w:r>
          </w:p>
        </w:tc>
      </w:tr>
      <w:tr w:rsidR="001B0955" w:rsidRPr="004853D4" w:rsidTr="005B6CD0">
        <w:trPr>
          <w:trPrChange w:id="894" w:author="Batra, Mayank" w:date="2016-06-21T12:07:00Z">
            <w:trPr>
              <w:gridAfter w:val="0"/>
            </w:trPr>
          </w:trPrChange>
        </w:trPr>
        <w:tc>
          <w:tcPr>
            <w:tcW w:w="2695" w:type="dxa"/>
            <w:tcPrChange w:id="895" w:author="Batra, Mayank" w:date="2016-06-21T12:07:00Z">
              <w:tcPr>
                <w:tcW w:w="2695" w:type="dxa"/>
                <w:gridSpan w:val="2"/>
              </w:tcPr>
            </w:tcPrChange>
          </w:tcPr>
          <w:p w:rsidR="001B0955" w:rsidRDefault="001B0955" w:rsidP="00095B14">
            <w:pPr>
              <w:spacing w:before="96"/>
            </w:pPr>
            <w:r>
              <w:t xml:space="preserve">4.6.X+1 </w:t>
            </w:r>
            <w:r w:rsidR="00095B14">
              <w:t>Connection Supplemental Response</w:t>
            </w:r>
          </w:p>
        </w:tc>
        <w:tc>
          <w:tcPr>
            <w:tcW w:w="2024" w:type="dxa"/>
            <w:tcPrChange w:id="896" w:author="Batra, Mayank" w:date="2016-06-21T12:07:00Z">
              <w:tcPr>
                <w:tcW w:w="2024" w:type="dxa"/>
                <w:gridSpan w:val="2"/>
              </w:tcPr>
            </w:tcPrChange>
          </w:tcPr>
          <w:p w:rsidR="001B0955" w:rsidRDefault="001B0955" w:rsidP="001B0955">
            <w:pPr>
              <w:spacing w:before="96"/>
            </w:pPr>
            <w:r>
              <w:t>New</w:t>
            </w:r>
          </w:p>
        </w:tc>
        <w:tc>
          <w:tcPr>
            <w:tcW w:w="4487" w:type="dxa"/>
            <w:tcPrChange w:id="897" w:author="Batra, Mayank" w:date="2016-06-21T12:07:00Z">
              <w:tcPr>
                <w:tcW w:w="4487" w:type="dxa"/>
                <w:gridSpan w:val="2"/>
              </w:tcPr>
            </w:tcPrChange>
          </w:tcPr>
          <w:p w:rsidR="001B0955" w:rsidRDefault="001B0955" w:rsidP="001B0955">
            <w:pPr>
              <w:spacing w:before="96"/>
            </w:pPr>
            <w:r>
              <w:t>AoA</w:t>
            </w:r>
          </w:p>
        </w:tc>
      </w:tr>
      <w:tr w:rsidR="001B0955" w:rsidRPr="004853D4" w:rsidTr="005029B2">
        <w:trPr>
          <w:trPrChange w:id="898" w:author="Batra, Mayank" w:date="2016-06-21T12:07:00Z">
            <w:trPr>
              <w:gridAfter w:val="0"/>
            </w:trPr>
          </w:trPrChange>
        </w:trPr>
        <w:tc>
          <w:tcPr>
            <w:tcW w:w="2695" w:type="dxa"/>
            <w:tcPrChange w:id="899" w:author="Batra, Mayank" w:date="2016-06-21T12:07:00Z">
              <w:tcPr>
                <w:tcW w:w="2695" w:type="dxa"/>
                <w:gridSpan w:val="2"/>
              </w:tcPr>
            </w:tcPrChange>
          </w:tcPr>
          <w:p w:rsidR="001B0955" w:rsidRDefault="001B0955" w:rsidP="007D46BC">
            <w:pPr>
              <w:spacing w:before="96"/>
            </w:pPr>
            <w:r>
              <w:t xml:space="preserve">4.6.X+2 Connectionless </w:t>
            </w:r>
            <w:r w:rsidR="00095B14">
              <w:t xml:space="preserve">Supplemental </w:t>
            </w:r>
            <w:del w:id="900" w:author="Batra, Mayank" w:date="2016-05-27T11:04:00Z">
              <w:r w:rsidDel="007D46BC">
                <w:delText>transmitter</w:delText>
              </w:r>
            </w:del>
            <w:ins w:id="901" w:author="Batra, Mayank" w:date="2016-05-27T11:04:00Z">
              <w:r w:rsidR="007D46BC">
                <w:t>Transmitter</w:t>
              </w:r>
            </w:ins>
          </w:p>
        </w:tc>
        <w:tc>
          <w:tcPr>
            <w:tcW w:w="2024" w:type="dxa"/>
            <w:tcPrChange w:id="902" w:author="Batra, Mayank" w:date="2016-06-21T12:07:00Z">
              <w:tcPr>
                <w:tcW w:w="2024" w:type="dxa"/>
                <w:gridSpan w:val="2"/>
              </w:tcPr>
            </w:tcPrChange>
          </w:tcPr>
          <w:p w:rsidR="001B0955" w:rsidRDefault="001B0955" w:rsidP="001B0955">
            <w:pPr>
              <w:spacing w:before="96"/>
            </w:pPr>
            <w:r>
              <w:t>New</w:t>
            </w:r>
          </w:p>
        </w:tc>
        <w:tc>
          <w:tcPr>
            <w:tcW w:w="4487" w:type="dxa"/>
            <w:tcPrChange w:id="903" w:author="Batra, Mayank" w:date="2016-06-21T12:07:00Z">
              <w:tcPr>
                <w:tcW w:w="4487" w:type="dxa"/>
                <w:gridSpan w:val="2"/>
              </w:tcPr>
            </w:tcPrChange>
          </w:tcPr>
          <w:p w:rsidR="001B0955" w:rsidRDefault="001B0955" w:rsidP="001B0955">
            <w:pPr>
              <w:spacing w:before="96"/>
            </w:pPr>
            <w:r>
              <w:t>AoD</w:t>
            </w:r>
          </w:p>
        </w:tc>
      </w:tr>
      <w:tr w:rsidR="001B0955" w:rsidRPr="004853D4" w:rsidTr="005029B2">
        <w:trPr>
          <w:trPrChange w:id="904" w:author="Batra, Mayank" w:date="2016-06-21T12:07:00Z">
            <w:trPr>
              <w:gridAfter w:val="0"/>
            </w:trPr>
          </w:trPrChange>
        </w:trPr>
        <w:tc>
          <w:tcPr>
            <w:tcW w:w="2695" w:type="dxa"/>
            <w:tcPrChange w:id="905" w:author="Batra, Mayank" w:date="2016-06-21T12:07:00Z">
              <w:tcPr>
                <w:tcW w:w="2695" w:type="dxa"/>
                <w:gridSpan w:val="2"/>
              </w:tcPr>
            </w:tcPrChange>
          </w:tcPr>
          <w:p w:rsidR="001B0955" w:rsidRDefault="001B0955" w:rsidP="007D46BC">
            <w:pPr>
              <w:spacing w:before="96"/>
            </w:pPr>
            <w:r>
              <w:t xml:space="preserve">4.6.X+3 Connectionless </w:t>
            </w:r>
            <w:r w:rsidR="00095B14">
              <w:t xml:space="preserve">Supplemental </w:t>
            </w:r>
            <w:del w:id="906" w:author="Batra, Mayank" w:date="2016-05-27T11:04:00Z">
              <w:r w:rsidDel="007D46BC">
                <w:delText>receiver</w:delText>
              </w:r>
            </w:del>
            <w:ins w:id="907" w:author="Batra, Mayank" w:date="2016-05-27T11:04:00Z">
              <w:r w:rsidR="007D46BC">
                <w:t>Receiver</w:t>
              </w:r>
            </w:ins>
          </w:p>
        </w:tc>
        <w:tc>
          <w:tcPr>
            <w:tcW w:w="2024" w:type="dxa"/>
            <w:tcPrChange w:id="908" w:author="Batra, Mayank" w:date="2016-06-21T12:07:00Z">
              <w:tcPr>
                <w:tcW w:w="2024" w:type="dxa"/>
                <w:gridSpan w:val="2"/>
              </w:tcPr>
            </w:tcPrChange>
          </w:tcPr>
          <w:p w:rsidR="001B0955" w:rsidRDefault="001B0955" w:rsidP="001B0955">
            <w:pPr>
              <w:spacing w:before="96"/>
            </w:pPr>
            <w:r>
              <w:t>New</w:t>
            </w:r>
          </w:p>
        </w:tc>
        <w:tc>
          <w:tcPr>
            <w:tcW w:w="4487" w:type="dxa"/>
            <w:tcPrChange w:id="909" w:author="Batra, Mayank" w:date="2016-06-21T12:07:00Z">
              <w:tcPr>
                <w:tcW w:w="4487" w:type="dxa"/>
                <w:gridSpan w:val="2"/>
              </w:tcPr>
            </w:tcPrChange>
          </w:tcPr>
          <w:p w:rsidR="001B0955" w:rsidRDefault="001B0955" w:rsidP="001B0955">
            <w:pPr>
              <w:spacing w:before="96"/>
            </w:pPr>
            <w:r>
              <w:t>AoD</w:t>
            </w:r>
          </w:p>
        </w:tc>
      </w:tr>
      <w:tr w:rsidR="001B0955" w:rsidRPr="004853D4" w:rsidTr="005029B2">
        <w:trPr>
          <w:trPrChange w:id="910" w:author="Batra, Mayank" w:date="2016-06-21T12:07:00Z">
            <w:trPr>
              <w:gridAfter w:val="0"/>
            </w:trPr>
          </w:trPrChange>
        </w:trPr>
        <w:tc>
          <w:tcPr>
            <w:tcW w:w="2695" w:type="dxa"/>
            <w:tcPrChange w:id="911" w:author="Batra, Mayank" w:date="2016-06-21T12:07:00Z">
              <w:tcPr>
                <w:tcW w:w="2695" w:type="dxa"/>
                <w:gridSpan w:val="2"/>
              </w:tcPr>
            </w:tcPrChange>
          </w:tcPr>
          <w:p w:rsidR="001B0955" w:rsidRDefault="001B0955" w:rsidP="007D46BC">
            <w:pPr>
              <w:spacing w:before="96"/>
            </w:pPr>
            <w:r w:rsidRPr="00CD4F05">
              <w:t xml:space="preserve">4.6.X+4 Antenna Switching </w:t>
            </w:r>
            <w:del w:id="912" w:author="Batra, Mayank" w:date="2016-05-27T11:04:00Z">
              <w:r w:rsidRPr="00CD4F05" w:rsidDel="007D46BC">
                <w:delText xml:space="preserve">during </w:delText>
              </w:r>
            </w:del>
            <w:ins w:id="913" w:author="Batra, Mayank" w:date="2016-05-27T11:04:00Z">
              <w:r w:rsidR="007D46BC">
                <w:t>D</w:t>
              </w:r>
              <w:r w:rsidR="007D46BC" w:rsidRPr="00CD4F05">
                <w:t xml:space="preserve">uring </w:t>
              </w:r>
            </w:ins>
            <w:r w:rsidRPr="00CD4F05">
              <w:t xml:space="preserve">Supplemental </w:t>
            </w:r>
            <w:del w:id="914" w:author="Batra, Mayank" w:date="2016-05-27T11:04:00Z">
              <w:r w:rsidRPr="00CD4F05" w:rsidDel="007D46BC">
                <w:delText xml:space="preserve">transmission </w:delText>
              </w:r>
            </w:del>
            <w:ins w:id="915" w:author="Batra, Mayank" w:date="2016-05-27T11:04:00Z">
              <w:r w:rsidR="007D46BC">
                <w:t>T</w:t>
              </w:r>
              <w:r w:rsidR="007D46BC" w:rsidRPr="00CD4F05">
                <w:t xml:space="preserve">ransmission </w:t>
              </w:r>
            </w:ins>
            <w:r w:rsidRPr="00CD4F05">
              <w:t>(AoD)</w:t>
            </w:r>
          </w:p>
        </w:tc>
        <w:tc>
          <w:tcPr>
            <w:tcW w:w="2024" w:type="dxa"/>
            <w:tcPrChange w:id="916" w:author="Batra, Mayank" w:date="2016-06-21T12:07:00Z">
              <w:tcPr>
                <w:tcW w:w="2024" w:type="dxa"/>
                <w:gridSpan w:val="2"/>
              </w:tcPr>
            </w:tcPrChange>
          </w:tcPr>
          <w:p w:rsidR="001B0955" w:rsidRDefault="001B0955" w:rsidP="001B0955">
            <w:pPr>
              <w:spacing w:before="96"/>
            </w:pPr>
            <w:r>
              <w:t>New</w:t>
            </w:r>
          </w:p>
        </w:tc>
        <w:tc>
          <w:tcPr>
            <w:tcW w:w="4487" w:type="dxa"/>
            <w:tcPrChange w:id="917" w:author="Batra, Mayank" w:date="2016-06-21T12:07:00Z">
              <w:tcPr>
                <w:tcW w:w="4487" w:type="dxa"/>
                <w:gridSpan w:val="2"/>
              </w:tcPr>
            </w:tcPrChange>
          </w:tcPr>
          <w:p w:rsidR="001B0955" w:rsidRDefault="001B0955" w:rsidP="001B0955">
            <w:pPr>
              <w:spacing w:before="96"/>
            </w:pPr>
            <w:r>
              <w:t>AoD</w:t>
            </w:r>
          </w:p>
        </w:tc>
      </w:tr>
      <w:tr w:rsidR="001B0955" w:rsidRPr="004853D4" w:rsidTr="005029B2">
        <w:trPr>
          <w:trPrChange w:id="918" w:author="Batra, Mayank" w:date="2016-06-21T12:07:00Z">
            <w:trPr>
              <w:gridAfter w:val="0"/>
            </w:trPr>
          </w:trPrChange>
        </w:trPr>
        <w:tc>
          <w:tcPr>
            <w:tcW w:w="2695" w:type="dxa"/>
            <w:tcPrChange w:id="919" w:author="Batra, Mayank" w:date="2016-06-21T12:07:00Z">
              <w:tcPr>
                <w:tcW w:w="2695" w:type="dxa"/>
                <w:gridSpan w:val="2"/>
              </w:tcPr>
            </w:tcPrChange>
          </w:tcPr>
          <w:p w:rsidR="001B0955" w:rsidRDefault="001B0955" w:rsidP="007D46BC">
            <w:pPr>
              <w:spacing w:before="96"/>
            </w:pPr>
            <w:r w:rsidRPr="00CD4F05">
              <w:t xml:space="preserve">4.6.X+5 Antenna Switching </w:t>
            </w:r>
            <w:del w:id="920" w:author="Batra, Mayank" w:date="2016-05-27T11:04:00Z">
              <w:r w:rsidRPr="00CD4F05" w:rsidDel="007D46BC">
                <w:delText xml:space="preserve">during </w:delText>
              </w:r>
            </w:del>
            <w:ins w:id="921" w:author="Batra, Mayank" w:date="2016-05-27T11:04:00Z">
              <w:r w:rsidR="007D46BC">
                <w:t>D</w:t>
              </w:r>
              <w:r w:rsidR="007D46BC" w:rsidRPr="00CD4F05">
                <w:t xml:space="preserve">uring </w:t>
              </w:r>
            </w:ins>
            <w:r w:rsidRPr="00CD4F05">
              <w:t xml:space="preserve">Supplemental </w:t>
            </w:r>
            <w:del w:id="922" w:author="Batra, Mayank" w:date="2016-05-27T11:04:00Z">
              <w:r w:rsidRPr="00CD4F05" w:rsidDel="007D46BC">
                <w:delText xml:space="preserve">reception </w:delText>
              </w:r>
            </w:del>
            <w:ins w:id="923" w:author="Batra, Mayank" w:date="2016-05-27T11:04:00Z">
              <w:r w:rsidR="007D46BC">
                <w:t>R</w:t>
              </w:r>
              <w:r w:rsidR="007D46BC" w:rsidRPr="00CD4F05">
                <w:t xml:space="preserve">eception </w:t>
              </w:r>
            </w:ins>
            <w:r w:rsidRPr="00CD4F05">
              <w:t>(AoA)</w:t>
            </w:r>
          </w:p>
        </w:tc>
        <w:tc>
          <w:tcPr>
            <w:tcW w:w="2024" w:type="dxa"/>
            <w:tcPrChange w:id="924" w:author="Batra, Mayank" w:date="2016-06-21T12:07:00Z">
              <w:tcPr>
                <w:tcW w:w="2024" w:type="dxa"/>
                <w:gridSpan w:val="2"/>
              </w:tcPr>
            </w:tcPrChange>
          </w:tcPr>
          <w:p w:rsidR="001B0955" w:rsidRDefault="001B0955" w:rsidP="001B0955">
            <w:pPr>
              <w:spacing w:before="96"/>
            </w:pPr>
            <w:r>
              <w:t>New</w:t>
            </w:r>
          </w:p>
        </w:tc>
        <w:tc>
          <w:tcPr>
            <w:tcW w:w="4487" w:type="dxa"/>
            <w:tcPrChange w:id="925" w:author="Batra, Mayank" w:date="2016-06-21T12:07:00Z">
              <w:tcPr>
                <w:tcW w:w="4487" w:type="dxa"/>
                <w:gridSpan w:val="2"/>
              </w:tcPr>
            </w:tcPrChange>
          </w:tcPr>
          <w:p w:rsidR="001B0955" w:rsidRDefault="001B0955" w:rsidP="001B0955">
            <w:pPr>
              <w:spacing w:before="96"/>
            </w:pPr>
            <w:r>
              <w:t>AoA</w:t>
            </w:r>
          </w:p>
        </w:tc>
      </w:tr>
      <w:tr w:rsidR="001B0955" w:rsidRPr="004853D4" w:rsidTr="005B6CD0">
        <w:trPr>
          <w:trPrChange w:id="926" w:author="Batra, Mayank" w:date="2016-06-21T12:07:00Z">
            <w:trPr>
              <w:gridAfter w:val="0"/>
            </w:trPr>
          </w:trPrChange>
        </w:trPr>
        <w:tc>
          <w:tcPr>
            <w:tcW w:w="2695" w:type="dxa"/>
            <w:tcPrChange w:id="927" w:author="Batra, Mayank" w:date="2016-06-21T12:07:00Z">
              <w:tcPr>
                <w:tcW w:w="2695" w:type="dxa"/>
                <w:gridSpan w:val="2"/>
              </w:tcPr>
            </w:tcPrChange>
          </w:tcPr>
          <w:p w:rsidR="001B0955" w:rsidRDefault="001B0955" w:rsidP="001B0955">
            <w:pPr>
              <w:spacing w:before="96"/>
            </w:pPr>
            <w:r>
              <w:t>5.1.X Supplemental Request Procedure</w:t>
            </w:r>
          </w:p>
        </w:tc>
        <w:tc>
          <w:tcPr>
            <w:tcW w:w="2024" w:type="dxa"/>
            <w:tcPrChange w:id="928" w:author="Batra, Mayank" w:date="2016-06-21T12:07:00Z">
              <w:tcPr>
                <w:tcW w:w="2024" w:type="dxa"/>
                <w:gridSpan w:val="2"/>
              </w:tcPr>
            </w:tcPrChange>
          </w:tcPr>
          <w:p w:rsidR="001B0955" w:rsidRDefault="001B0955" w:rsidP="001B0955">
            <w:pPr>
              <w:spacing w:before="96"/>
            </w:pPr>
            <w:r>
              <w:t>New</w:t>
            </w:r>
          </w:p>
        </w:tc>
        <w:tc>
          <w:tcPr>
            <w:tcW w:w="4487" w:type="dxa"/>
            <w:tcPrChange w:id="929" w:author="Batra, Mayank" w:date="2016-06-21T12:07:00Z">
              <w:tcPr>
                <w:tcW w:w="4487" w:type="dxa"/>
                <w:gridSpan w:val="2"/>
              </w:tcPr>
            </w:tcPrChange>
          </w:tcPr>
          <w:p w:rsidR="001B0955" w:rsidRDefault="001B0955" w:rsidP="001B0955">
            <w:pPr>
              <w:spacing w:before="96"/>
            </w:pPr>
            <w:r>
              <w:t>AoA</w:t>
            </w:r>
          </w:p>
        </w:tc>
      </w:tr>
      <w:tr w:rsidR="001B0955" w:rsidRPr="004853D4" w:rsidTr="00B41739">
        <w:trPr>
          <w:trPrChange w:id="930" w:author="Batra, Mayank" w:date="2016-06-21T12:07:00Z">
            <w:trPr>
              <w:gridAfter w:val="0"/>
            </w:trPr>
          </w:trPrChange>
        </w:trPr>
        <w:tc>
          <w:tcPr>
            <w:tcW w:w="9206" w:type="dxa"/>
            <w:gridSpan w:val="3"/>
            <w:tcPrChange w:id="931" w:author="Batra, Mayank" w:date="2016-06-21T12:07:00Z">
              <w:tcPr>
                <w:tcW w:w="9206" w:type="dxa"/>
                <w:gridSpan w:val="6"/>
              </w:tcPr>
            </w:tcPrChange>
          </w:tcPr>
          <w:p w:rsidR="001B0955" w:rsidRPr="00213E20" w:rsidRDefault="00184984" w:rsidP="001B0955">
            <w:pPr>
              <w:spacing w:beforeLines="0" w:line="276" w:lineRule="auto"/>
              <w:rPr>
                <w:b/>
                <w:lang w:val="fr-FR"/>
                <w:rPrChange w:id="932" w:author="Lefeuvre, Florian" w:date="2016-06-21T12:07:00Z">
                  <w:rPr>
                    <w:b/>
                    <w:color w:val="auto"/>
                    <w:sz w:val="22"/>
                    <w:szCs w:val="22"/>
                  </w:rPr>
                </w:rPrChange>
              </w:rPr>
            </w:pPr>
            <w:r w:rsidRPr="00184984">
              <w:rPr>
                <w:b/>
                <w:lang w:val="fr-FR"/>
                <w:rPrChange w:id="933" w:author="Lefeuvre, Florian" w:date="2016-06-21T12:07:00Z">
                  <w:rPr>
                    <w:b/>
                  </w:rPr>
                </w:rPrChange>
              </w:rPr>
              <w:t>Volume 6, Part D (Message Sequence Charts) Changes</w:t>
            </w:r>
          </w:p>
        </w:tc>
      </w:tr>
      <w:tr w:rsidR="001B0955" w:rsidRPr="004853D4" w:rsidTr="005B6CD0">
        <w:trPr>
          <w:trPrChange w:id="934" w:author="Batra, Mayank" w:date="2016-06-21T12:07:00Z">
            <w:trPr>
              <w:gridAfter w:val="0"/>
            </w:trPr>
          </w:trPrChange>
        </w:trPr>
        <w:tc>
          <w:tcPr>
            <w:tcW w:w="2695" w:type="dxa"/>
            <w:tcPrChange w:id="935" w:author="Batra, Mayank" w:date="2016-06-21T12:07:00Z">
              <w:tcPr>
                <w:tcW w:w="2695" w:type="dxa"/>
                <w:gridSpan w:val="2"/>
              </w:tcPr>
            </w:tcPrChange>
          </w:tcPr>
          <w:p w:rsidR="001B0955" w:rsidRDefault="00A9775D" w:rsidP="001B0955">
            <w:pPr>
              <w:spacing w:before="96"/>
            </w:pPr>
            <w:r w:rsidRPr="00A9775D">
              <w:t>2.X Connectionless I&amp;Q Sampling List</w:t>
            </w:r>
          </w:p>
        </w:tc>
        <w:tc>
          <w:tcPr>
            <w:tcW w:w="2024" w:type="dxa"/>
            <w:tcPrChange w:id="936" w:author="Batra, Mayank" w:date="2016-06-21T12:07:00Z">
              <w:tcPr>
                <w:tcW w:w="2024" w:type="dxa"/>
                <w:gridSpan w:val="2"/>
              </w:tcPr>
            </w:tcPrChange>
          </w:tcPr>
          <w:p w:rsidR="001B0955" w:rsidRPr="004853D4" w:rsidRDefault="00A9775D" w:rsidP="001B0955">
            <w:pPr>
              <w:spacing w:before="96"/>
            </w:pPr>
            <w:r>
              <w:t>New</w:t>
            </w:r>
          </w:p>
        </w:tc>
        <w:tc>
          <w:tcPr>
            <w:tcW w:w="4487" w:type="dxa"/>
            <w:tcPrChange w:id="937" w:author="Batra, Mayank" w:date="2016-06-21T12:07:00Z">
              <w:tcPr>
                <w:tcW w:w="4487" w:type="dxa"/>
                <w:gridSpan w:val="2"/>
              </w:tcPr>
            </w:tcPrChange>
          </w:tcPr>
          <w:p w:rsidR="001B0955" w:rsidRPr="004853D4" w:rsidRDefault="00A9775D" w:rsidP="001B0955">
            <w:pPr>
              <w:spacing w:before="96"/>
            </w:pPr>
            <w:r>
              <w:t>AoD</w:t>
            </w:r>
          </w:p>
        </w:tc>
      </w:tr>
      <w:tr w:rsidR="00A9775D" w:rsidRPr="004853D4" w:rsidTr="005B6CD0">
        <w:trPr>
          <w:trPrChange w:id="938" w:author="Batra, Mayank" w:date="2016-06-21T12:07:00Z">
            <w:trPr>
              <w:gridAfter w:val="0"/>
            </w:trPr>
          </w:trPrChange>
        </w:trPr>
        <w:tc>
          <w:tcPr>
            <w:tcW w:w="2695" w:type="dxa"/>
            <w:tcPrChange w:id="939" w:author="Batra, Mayank" w:date="2016-06-21T12:07:00Z">
              <w:tcPr>
                <w:tcW w:w="2695" w:type="dxa"/>
                <w:gridSpan w:val="2"/>
              </w:tcPr>
            </w:tcPrChange>
          </w:tcPr>
          <w:p w:rsidR="00A9775D" w:rsidRPr="00A9775D" w:rsidRDefault="00A9775D" w:rsidP="001B0955">
            <w:pPr>
              <w:spacing w:before="96"/>
            </w:pPr>
            <w:r w:rsidRPr="00A9775D">
              <w:t>3.X Connectionless Supplemental transmission</w:t>
            </w:r>
          </w:p>
        </w:tc>
        <w:tc>
          <w:tcPr>
            <w:tcW w:w="2024" w:type="dxa"/>
            <w:tcPrChange w:id="940" w:author="Batra, Mayank" w:date="2016-06-21T12:07:00Z">
              <w:tcPr>
                <w:tcW w:w="2024" w:type="dxa"/>
                <w:gridSpan w:val="2"/>
              </w:tcPr>
            </w:tcPrChange>
          </w:tcPr>
          <w:p w:rsidR="00A9775D" w:rsidRDefault="00A9775D" w:rsidP="001B0955">
            <w:pPr>
              <w:spacing w:before="96"/>
            </w:pPr>
            <w:r>
              <w:t>New</w:t>
            </w:r>
          </w:p>
        </w:tc>
        <w:tc>
          <w:tcPr>
            <w:tcW w:w="4487" w:type="dxa"/>
            <w:tcPrChange w:id="941" w:author="Batra, Mayank" w:date="2016-06-21T12:07:00Z">
              <w:tcPr>
                <w:tcW w:w="4487" w:type="dxa"/>
                <w:gridSpan w:val="2"/>
              </w:tcPr>
            </w:tcPrChange>
          </w:tcPr>
          <w:p w:rsidR="00A9775D" w:rsidRDefault="00A9775D" w:rsidP="001B0955">
            <w:pPr>
              <w:spacing w:before="96"/>
            </w:pPr>
            <w:r>
              <w:t>AoD</w:t>
            </w:r>
          </w:p>
        </w:tc>
      </w:tr>
      <w:tr w:rsidR="00A9775D" w:rsidRPr="004853D4" w:rsidTr="005B6CD0">
        <w:trPr>
          <w:trPrChange w:id="942" w:author="Batra, Mayank" w:date="2016-06-21T12:07:00Z">
            <w:trPr>
              <w:gridAfter w:val="0"/>
            </w:trPr>
          </w:trPrChange>
        </w:trPr>
        <w:tc>
          <w:tcPr>
            <w:tcW w:w="2695" w:type="dxa"/>
            <w:tcPrChange w:id="943" w:author="Batra, Mayank" w:date="2016-06-21T12:07:00Z">
              <w:tcPr>
                <w:tcW w:w="2695" w:type="dxa"/>
                <w:gridSpan w:val="2"/>
              </w:tcPr>
            </w:tcPrChange>
          </w:tcPr>
          <w:p w:rsidR="00A9775D" w:rsidRPr="00A9775D" w:rsidRDefault="00A9775D" w:rsidP="001B0955">
            <w:pPr>
              <w:spacing w:before="96"/>
            </w:pPr>
            <w:r w:rsidRPr="00A9775D">
              <w:t>4.X Connectionless Supplemental reception</w:t>
            </w:r>
          </w:p>
        </w:tc>
        <w:tc>
          <w:tcPr>
            <w:tcW w:w="2024" w:type="dxa"/>
            <w:tcPrChange w:id="944" w:author="Batra, Mayank" w:date="2016-06-21T12:07:00Z">
              <w:tcPr>
                <w:tcW w:w="2024" w:type="dxa"/>
                <w:gridSpan w:val="2"/>
              </w:tcPr>
            </w:tcPrChange>
          </w:tcPr>
          <w:p w:rsidR="00A9775D" w:rsidRDefault="00A9775D" w:rsidP="001B0955">
            <w:pPr>
              <w:spacing w:before="96"/>
            </w:pPr>
            <w:r>
              <w:t>New</w:t>
            </w:r>
          </w:p>
        </w:tc>
        <w:tc>
          <w:tcPr>
            <w:tcW w:w="4487" w:type="dxa"/>
            <w:tcPrChange w:id="945" w:author="Batra, Mayank" w:date="2016-06-21T12:07:00Z">
              <w:tcPr>
                <w:tcW w:w="4487" w:type="dxa"/>
                <w:gridSpan w:val="2"/>
              </w:tcPr>
            </w:tcPrChange>
          </w:tcPr>
          <w:p w:rsidR="00A9775D" w:rsidRDefault="00A9775D" w:rsidP="001B0955">
            <w:pPr>
              <w:spacing w:before="96"/>
            </w:pPr>
            <w:r>
              <w:t>AoD</w:t>
            </w:r>
          </w:p>
        </w:tc>
      </w:tr>
      <w:tr w:rsidR="00A9775D" w:rsidRPr="004853D4" w:rsidTr="005B6CD0">
        <w:trPr>
          <w:trPrChange w:id="946" w:author="Batra, Mayank" w:date="2016-06-21T12:07:00Z">
            <w:trPr>
              <w:gridAfter w:val="0"/>
            </w:trPr>
          </w:trPrChange>
        </w:trPr>
        <w:tc>
          <w:tcPr>
            <w:tcW w:w="2695" w:type="dxa"/>
            <w:tcPrChange w:id="947" w:author="Batra, Mayank" w:date="2016-06-21T12:07:00Z">
              <w:tcPr>
                <w:tcW w:w="2695" w:type="dxa"/>
                <w:gridSpan w:val="2"/>
              </w:tcPr>
            </w:tcPrChange>
          </w:tcPr>
          <w:p w:rsidR="00A9775D" w:rsidRPr="00A9775D" w:rsidRDefault="00A9775D" w:rsidP="001B0955">
            <w:pPr>
              <w:spacing w:before="96"/>
            </w:pPr>
            <w:r w:rsidRPr="00A9775D">
              <w:t>6.X Supplemental Request</w:t>
            </w:r>
          </w:p>
        </w:tc>
        <w:tc>
          <w:tcPr>
            <w:tcW w:w="2024" w:type="dxa"/>
            <w:tcPrChange w:id="948" w:author="Batra, Mayank" w:date="2016-06-21T12:07:00Z">
              <w:tcPr>
                <w:tcW w:w="2024" w:type="dxa"/>
                <w:gridSpan w:val="2"/>
              </w:tcPr>
            </w:tcPrChange>
          </w:tcPr>
          <w:p w:rsidR="00A9775D" w:rsidRDefault="00A9775D" w:rsidP="001B0955">
            <w:pPr>
              <w:spacing w:before="96"/>
            </w:pPr>
            <w:r>
              <w:t>New</w:t>
            </w:r>
          </w:p>
        </w:tc>
        <w:tc>
          <w:tcPr>
            <w:tcW w:w="4487" w:type="dxa"/>
            <w:tcPrChange w:id="949" w:author="Batra, Mayank" w:date="2016-06-21T12:07:00Z">
              <w:tcPr>
                <w:tcW w:w="4487" w:type="dxa"/>
                <w:gridSpan w:val="2"/>
              </w:tcPr>
            </w:tcPrChange>
          </w:tcPr>
          <w:p w:rsidR="00A9775D" w:rsidRDefault="00A9775D" w:rsidP="001B0955">
            <w:pPr>
              <w:spacing w:before="96"/>
            </w:pPr>
            <w:r>
              <w:t>AoA</w:t>
            </w:r>
          </w:p>
        </w:tc>
      </w:tr>
      <w:tr w:rsidR="001B0955" w:rsidRPr="004853D4" w:rsidTr="00B41739">
        <w:trPr>
          <w:trPrChange w:id="950" w:author="Batra, Mayank" w:date="2016-06-21T12:07:00Z">
            <w:trPr>
              <w:gridAfter w:val="0"/>
            </w:trPr>
          </w:trPrChange>
        </w:trPr>
        <w:tc>
          <w:tcPr>
            <w:tcW w:w="9206" w:type="dxa"/>
            <w:gridSpan w:val="3"/>
            <w:tcPrChange w:id="951" w:author="Batra, Mayank" w:date="2016-06-21T12:07:00Z">
              <w:tcPr>
                <w:tcW w:w="9206" w:type="dxa"/>
                <w:gridSpan w:val="6"/>
              </w:tcPr>
            </w:tcPrChange>
          </w:tcPr>
          <w:p w:rsidR="001B0955" w:rsidRPr="009B3496" w:rsidRDefault="001B0955" w:rsidP="001B0955">
            <w:pPr>
              <w:spacing w:before="96"/>
              <w:rPr>
                <w:b/>
              </w:rPr>
            </w:pPr>
            <w:r w:rsidRPr="009B3496">
              <w:rPr>
                <w:b/>
              </w:rPr>
              <w:lastRenderedPageBreak/>
              <w:t>Volume 6, Part F (Direct Test Mode) Changes</w:t>
            </w:r>
          </w:p>
        </w:tc>
      </w:tr>
      <w:tr w:rsidR="001B0955" w:rsidRPr="004853D4" w:rsidTr="005B6CD0">
        <w:trPr>
          <w:trPrChange w:id="952" w:author="Batra, Mayank" w:date="2016-06-21T12:07:00Z">
            <w:trPr>
              <w:gridAfter w:val="0"/>
            </w:trPr>
          </w:trPrChange>
        </w:trPr>
        <w:tc>
          <w:tcPr>
            <w:tcW w:w="2695" w:type="dxa"/>
            <w:tcPrChange w:id="953" w:author="Batra, Mayank" w:date="2016-06-21T12:07:00Z">
              <w:tcPr>
                <w:tcW w:w="2695" w:type="dxa"/>
                <w:gridSpan w:val="2"/>
              </w:tcPr>
            </w:tcPrChange>
          </w:tcPr>
          <w:p w:rsidR="001B0955" w:rsidRDefault="001B0955" w:rsidP="001B0955">
            <w:pPr>
              <w:spacing w:before="96"/>
            </w:pPr>
            <w:r>
              <w:t>3.3.2 Commands</w:t>
            </w:r>
          </w:p>
        </w:tc>
        <w:tc>
          <w:tcPr>
            <w:tcW w:w="2024" w:type="dxa"/>
            <w:tcPrChange w:id="954" w:author="Batra, Mayank" w:date="2016-06-21T12:07:00Z">
              <w:tcPr>
                <w:tcW w:w="2024" w:type="dxa"/>
                <w:gridSpan w:val="2"/>
              </w:tcPr>
            </w:tcPrChange>
          </w:tcPr>
          <w:p w:rsidR="001B0955" w:rsidRPr="004853D4" w:rsidRDefault="001B0955" w:rsidP="001B0955">
            <w:pPr>
              <w:spacing w:before="96"/>
            </w:pPr>
            <w:r>
              <w:t>Changed</w:t>
            </w:r>
          </w:p>
        </w:tc>
        <w:tc>
          <w:tcPr>
            <w:tcW w:w="4487" w:type="dxa"/>
            <w:tcPrChange w:id="955" w:author="Batra, Mayank" w:date="2016-06-21T12:07:00Z">
              <w:tcPr>
                <w:tcW w:w="4487" w:type="dxa"/>
                <w:gridSpan w:val="2"/>
              </w:tcPr>
            </w:tcPrChange>
          </w:tcPr>
          <w:p w:rsidR="001B0955" w:rsidRPr="004853D4" w:rsidRDefault="001B0955" w:rsidP="001B0955">
            <w:pPr>
              <w:spacing w:before="96"/>
            </w:pPr>
            <w:r>
              <w:t>AoA and AoD</w:t>
            </w:r>
          </w:p>
        </w:tc>
      </w:tr>
      <w:tr w:rsidR="001B0955" w:rsidRPr="004853D4" w:rsidTr="005029B2">
        <w:trPr>
          <w:trPrChange w:id="956" w:author="Batra, Mayank" w:date="2016-06-21T12:07:00Z">
            <w:trPr>
              <w:gridAfter w:val="0"/>
            </w:trPr>
          </w:trPrChange>
        </w:trPr>
        <w:tc>
          <w:tcPr>
            <w:tcW w:w="2695" w:type="dxa"/>
            <w:tcPrChange w:id="957" w:author="Batra, Mayank" w:date="2016-06-21T12:07:00Z">
              <w:tcPr>
                <w:tcW w:w="2695" w:type="dxa"/>
                <w:gridSpan w:val="2"/>
              </w:tcPr>
            </w:tcPrChange>
          </w:tcPr>
          <w:p w:rsidR="001B0955" w:rsidRDefault="001B0955" w:rsidP="001B0955">
            <w:pPr>
              <w:spacing w:before="96"/>
            </w:pPr>
            <w:r>
              <w:t>3.4.1 LE_Status_Event</w:t>
            </w:r>
          </w:p>
        </w:tc>
        <w:tc>
          <w:tcPr>
            <w:tcW w:w="2024" w:type="dxa"/>
            <w:tcPrChange w:id="958" w:author="Batra, Mayank" w:date="2016-06-21T12:07:00Z">
              <w:tcPr>
                <w:tcW w:w="2024" w:type="dxa"/>
                <w:gridSpan w:val="2"/>
              </w:tcPr>
            </w:tcPrChange>
          </w:tcPr>
          <w:p w:rsidR="001B0955" w:rsidRDefault="001B0955" w:rsidP="001B0955">
            <w:pPr>
              <w:spacing w:before="96"/>
            </w:pPr>
            <w:r>
              <w:t>Changed</w:t>
            </w:r>
          </w:p>
        </w:tc>
        <w:tc>
          <w:tcPr>
            <w:tcW w:w="4487" w:type="dxa"/>
            <w:tcPrChange w:id="959" w:author="Batra, Mayank" w:date="2016-06-21T12:07:00Z">
              <w:tcPr>
                <w:tcW w:w="4487" w:type="dxa"/>
                <w:gridSpan w:val="2"/>
              </w:tcPr>
            </w:tcPrChange>
          </w:tcPr>
          <w:p w:rsidR="001B0955" w:rsidRDefault="001B0955" w:rsidP="001B0955">
            <w:pPr>
              <w:spacing w:before="96"/>
            </w:pPr>
            <w:r>
              <w:t>AoA and AoD</w:t>
            </w:r>
          </w:p>
        </w:tc>
      </w:tr>
      <w:tr w:rsidR="001B0955" w:rsidRPr="004853D4" w:rsidTr="005029B2">
        <w:trPr>
          <w:trPrChange w:id="960" w:author="Batra, Mayank" w:date="2016-06-21T12:07:00Z">
            <w:trPr>
              <w:gridAfter w:val="0"/>
            </w:trPr>
          </w:trPrChange>
        </w:trPr>
        <w:tc>
          <w:tcPr>
            <w:tcW w:w="2695" w:type="dxa"/>
            <w:tcPrChange w:id="961" w:author="Batra, Mayank" w:date="2016-06-21T12:07:00Z">
              <w:tcPr>
                <w:tcW w:w="2695" w:type="dxa"/>
                <w:gridSpan w:val="2"/>
              </w:tcPr>
            </w:tcPrChange>
          </w:tcPr>
          <w:p w:rsidR="001B0955" w:rsidRDefault="001B0955" w:rsidP="001B0955">
            <w:pPr>
              <w:spacing w:before="96"/>
            </w:pPr>
            <w:r>
              <w:t>4.1 LE Test Packet Format</w:t>
            </w:r>
          </w:p>
        </w:tc>
        <w:tc>
          <w:tcPr>
            <w:tcW w:w="2024" w:type="dxa"/>
            <w:tcPrChange w:id="962" w:author="Batra, Mayank" w:date="2016-06-21T12:07:00Z">
              <w:tcPr>
                <w:tcW w:w="2024" w:type="dxa"/>
                <w:gridSpan w:val="2"/>
              </w:tcPr>
            </w:tcPrChange>
          </w:tcPr>
          <w:p w:rsidR="001B0955" w:rsidRDefault="001B0955" w:rsidP="001B0955">
            <w:pPr>
              <w:spacing w:before="96"/>
            </w:pPr>
            <w:r>
              <w:t>Changed</w:t>
            </w:r>
          </w:p>
        </w:tc>
        <w:tc>
          <w:tcPr>
            <w:tcW w:w="4487" w:type="dxa"/>
            <w:tcPrChange w:id="963" w:author="Batra, Mayank" w:date="2016-06-21T12:07:00Z">
              <w:tcPr>
                <w:tcW w:w="4487" w:type="dxa"/>
                <w:gridSpan w:val="2"/>
              </w:tcPr>
            </w:tcPrChange>
          </w:tcPr>
          <w:p w:rsidR="001B0955" w:rsidRDefault="001B0955" w:rsidP="001B0955">
            <w:pPr>
              <w:spacing w:before="96"/>
            </w:pPr>
            <w:r>
              <w:t>AoA and AoD</w:t>
            </w:r>
          </w:p>
        </w:tc>
      </w:tr>
      <w:tr w:rsidR="00136C9A" w:rsidRPr="004853D4" w:rsidTr="005029B2">
        <w:trPr>
          <w:trPrChange w:id="964" w:author="Batra, Mayank" w:date="2016-06-21T12:07:00Z">
            <w:trPr>
              <w:gridAfter w:val="0"/>
            </w:trPr>
          </w:trPrChange>
        </w:trPr>
        <w:tc>
          <w:tcPr>
            <w:tcW w:w="2695" w:type="dxa"/>
            <w:tcPrChange w:id="965" w:author="Batra, Mayank" w:date="2016-06-21T12:07:00Z">
              <w:tcPr>
                <w:tcW w:w="2695" w:type="dxa"/>
                <w:gridSpan w:val="2"/>
              </w:tcPr>
            </w:tcPrChange>
          </w:tcPr>
          <w:p w:rsidR="00136C9A" w:rsidRDefault="00136C9A" w:rsidP="00136C9A">
            <w:pPr>
              <w:spacing w:before="96"/>
            </w:pPr>
            <w:r>
              <w:t>4.1.4 LE Test Packet PDU</w:t>
            </w:r>
          </w:p>
        </w:tc>
        <w:tc>
          <w:tcPr>
            <w:tcW w:w="2024" w:type="dxa"/>
            <w:tcPrChange w:id="966" w:author="Batra, Mayank" w:date="2016-06-21T12:07:00Z">
              <w:tcPr>
                <w:tcW w:w="2024" w:type="dxa"/>
                <w:gridSpan w:val="2"/>
              </w:tcPr>
            </w:tcPrChange>
          </w:tcPr>
          <w:p w:rsidR="00136C9A" w:rsidRDefault="00136C9A" w:rsidP="001B0955">
            <w:pPr>
              <w:spacing w:before="96"/>
            </w:pPr>
            <w:r>
              <w:t>Changed</w:t>
            </w:r>
          </w:p>
        </w:tc>
        <w:tc>
          <w:tcPr>
            <w:tcW w:w="4487" w:type="dxa"/>
            <w:tcPrChange w:id="967" w:author="Batra, Mayank" w:date="2016-06-21T12:07:00Z">
              <w:tcPr>
                <w:tcW w:w="4487" w:type="dxa"/>
                <w:gridSpan w:val="2"/>
              </w:tcPr>
            </w:tcPrChange>
          </w:tcPr>
          <w:p w:rsidR="00136C9A" w:rsidRDefault="00136C9A" w:rsidP="001B0955">
            <w:pPr>
              <w:spacing w:before="96"/>
            </w:pPr>
            <w:r>
              <w:t>AoA andAoD</w:t>
            </w:r>
          </w:p>
        </w:tc>
      </w:tr>
      <w:tr w:rsidR="001B0955" w:rsidRPr="004853D4" w:rsidTr="005029B2">
        <w:trPr>
          <w:trPrChange w:id="968" w:author="Batra, Mayank" w:date="2016-06-21T12:07:00Z">
            <w:trPr>
              <w:gridAfter w:val="0"/>
            </w:trPr>
          </w:trPrChange>
        </w:trPr>
        <w:tc>
          <w:tcPr>
            <w:tcW w:w="2695" w:type="dxa"/>
            <w:tcPrChange w:id="969" w:author="Batra, Mayank" w:date="2016-06-21T12:07:00Z">
              <w:tcPr>
                <w:tcW w:w="2695" w:type="dxa"/>
                <w:gridSpan w:val="2"/>
              </w:tcPr>
            </w:tcPrChange>
          </w:tcPr>
          <w:p w:rsidR="001B0955" w:rsidRDefault="001B0955" w:rsidP="001B0955">
            <w:pPr>
              <w:spacing w:before="96"/>
            </w:pPr>
            <w:r>
              <w:t>4.1.X Supplemental</w:t>
            </w:r>
          </w:p>
        </w:tc>
        <w:tc>
          <w:tcPr>
            <w:tcW w:w="2024" w:type="dxa"/>
            <w:tcPrChange w:id="970" w:author="Batra, Mayank" w:date="2016-06-21T12:07:00Z">
              <w:tcPr>
                <w:tcW w:w="2024" w:type="dxa"/>
                <w:gridSpan w:val="2"/>
              </w:tcPr>
            </w:tcPrChange>
          </w:tcPr>
          <w:p w:rsidR="001B0955" w:rsidRDefault="001B0955" w:rsidP="001B0955">
            <w:pPr>
              <w:spacing w:before="96"/>
            </w:pPr>
            <w:r>
              <w:t>New</w:t>
            </w:r>
          </w:p>
        </w:tc>
        <w:tc>
          <w:tcPr>
            <w:tcW w:w="4487" w:type="dxa"/>
            <w:tcPrChange w:id="971" w:author="Batra, Mayank" w:date="2016-06-21T12:07:00Z">
              <w:tcPr>
                <w:tcW w:w="4487" w:type="dxa"/>
                <w:gridSpan w:val="2"/>
              </w:tcPr>
            </w:tcPrChange>
          </w:tcPr>
          <w:p w:rsidR="001B0955" w:rsidRDefault="001B0955" w:rsidP="001B0955">
            <w:pPr>
              <w:spacing w:before="96"/>
            </w:pPr>
            <w:r>
              <w:t>AoA and AoD</w:t>
            </w:r>
          </w:p>
        </w:tc>
      </w:tr>
    </w:tbl>
    <w:p w:rsidR="00032329" w:rsidRDefault="00F42BF9" w:rsidP="007B7F90">
      <w:pPr>
        <w:pStyle w:val="ae"/>
      </w:pPr>
      <w:r w:rsidRPr="004853D4">
        <w:rPr>
          <w:b/>
        </w:rPr>
        <w:t xml:space="preserve">Table </w:t>
      </w:r>
      <w:r w:rsidR="00184984" w:rsidRPr="004853D4">
        <w:rPr>
          <w:b/>
        </w:rPr>
        <w:fldChar w:fldCharType="begin"/>
      </w:r>
      <w:r w:rsidRPr="004853D4">
        <w:rPr>
          <w:b/>
        </w:rPr>
        <w:instrText xml:space="preserve"> STYLEREF 1 \s </w:instrText>
      </w:r>
      <w:r w:rsidR="00184984" w:rsidRPr="004853D4">
        <w:rPr>
          <w:b/>
        </w:rPr>
        <w:fldChar w:fldCharType="separate"/>
      </w:r>
      <w:r w:rsidR="00FC6834">
        <w:rPr>
          <w:b/>
          <w:noProof/>
        </w:rPr>
        <w:t>1</w:t>
      </w:r>
      <w:r w:rsidR="00184984" w:rsidRPr="004853D4">
        <w:rPr>
          <w:b/>
        </w:rPr>
        <w:fldChar w:fldCharType="end"/>
      </w:r>
      <w:r w:rsidRPr="004853D4">
        <w:rPr>
          <w:b/>
        </w:rPr>
        <w:t>.</w:t>
      </w:r>
      <w:r w:rsidR="00184984" w:rsidRPr="004853D4">
        <w:rPr>
          <w:b/>
        </w:rPr>
        <w:fldChar w:fldCharType="begin"/>
      </w:r>
      <w:r w:rsidRPr="004853D4">
        <w:rPr>
          <w:b/>
        </w:rPr>
        <w:instrText xml:space="preserve"> SEQ Table \* ARABIC \s 1 </w:instrText>
      </w:r>
      <w:r w:rsidR="00184984" w:rsidRPr="004853D4">
        <w:rPr>
          <w:b/>
        </w:rPr>
        <w:fldChar w:fldCharType="separate"/>
      </w:r>
      <w:r w:rsidR="00FC6834">
        <w:rPr>
          <w:b/>
          <w:noProof/>
        </w:rPr>
        <w:t>1</w:t>
      </w:r>
      <w:r w:rsidR="00184984" w:rsidRPr="004853D4">
        <w:rPr>
          <w:b/>
        </w:rPr>
        <w:fldChar w:fldCharType="end"/>
      </w:r>
      <w:r w:rsidRPr="004853D4">
        <w:t xml:space="preserve"> Change Overview table</w:t>
      </w:r>
    </w:p>
    <w:p w:rsidR="00584BF5" w:rsidRDefault="00584BF5" w:rsidP="00E44F48">
      <w:pPr>
        <w:pStyle w:val="21"/>
      </w:pPr>
      <w:bookmarkStart w:id="972" w:name="_Toc449707676"/>
      <w:bookmarkStart w:id="973" w:name="_Toc454286119"/>
      <w:r>
        <w:t>Major changes since the FIPDs</w:t>
      </w:r>
      <w:bookmarkEnd w:id="972"/>
      <w:bookmarkEnd w:id="973"/>
    </w:p>
    <w:p w:rsidR="00584BF5" w:rsidRDefault="00584BF5" w:rsidP="00584BF5">
      <w:pPr>
        <w:pStyle w:val="ad"/>
        <w:numPr>
          <w:ilvl w:val="0"/>
          <w:numId w:val="21"/>
        </w:numPr>
        <w:spacing w:after="0" w:line="240" w:lineRule="auto"/>
        <w:contextualSpacing w:val="0"/>
        <w:rPr>
          <w:rFonts w:asciiTheme="minorHAnsi" w:hAnsiTheme="minorHAnsi"/>
        </w:rPr>
      </w:pPr>
      <w:r>
        <w:t>Section 3 of HCI (Overview of Commands and Events) has been completed.</w:t>
      </w:r>
    </w:p>
    <w:p w:rsidR="00584BF5" w:rsidRDefault="00584BF5" w:rsidP="00584BF5">
      <w:pPr>
        <w:pStyle w:val="ad"/>
        <w:numPr>
          <w:ilvl w:val="0"/>
          <w:numId w:val="21"/>
        </w:numPr>
        <w:spacing w:after="0" w:line="240" w:lineRule="auto"/>
        <w:contextualSpacing w:val="0"/>
      </w:pPr>
      <w:r>
        <w:t xml:space="preserve">HCI commands and events have been renamed </w:t>
      </w:r>
      <w:r w:rsidR="00941475">
        <w:t xml:space="preserve">and their formats have been changed </w:t>
      </w:r>
      <w:r>
        <w:t xml:space="preserve">in order to make them more generic. </w:t>
      </w:r>
      <w:r w:rsidR="00941475">
        <w:t xml:space="preserve">This </w:t>
      </w:r>
      <w:r>
        <w:t>would help in the future in case we decide to introduce Connectionless AoA and/or Connection-Oriented AoD.</w:t>
      </w:r>
    </w:p>
    <w:p w:rsidR="00584BF5" w:rsidRDefault="00584BF5" w:rsidP="00584BF5">
      <w:pPr>
        <w:pStyle w:val="ad"/>
        <w:numPr>
          <w:ilvl w:val="0"/>
          <w:numId w:val="21"/>
        </w:numPr>
        <w:spacing w:after="0" w:line="240" w:lineRule="auto"/>
        <w:contextualSpacing w:val="0"/>
      </w:pPr>
      <w:r>
        <w:t>In the Data Channel PDU header, the Supplemental Time (ST) field has been replaced with SuppInfo. Thus the Supplemental Time Present (STP) bit is now called SuppInfo Present (SP) bit.</w:t>
      </w:r>
    </w:p>
    <w:p w:rsidR="00584BF5" w:rsidRDefault="00584BF5" w:rsidP="00584BF5">
      <w:pPr>
        <w:pStyle w:val="ad"/>
        <w:numPr>
          <w:ilvl w:val="0"/>
          <w:numId w:val="21"/>
        </w:numPr>
        <w:spacing w:after="0" w:line="240" w:lineRule="auto"/>
        <w:contextualSpacing w:val="0"/>
      </w:pPr>
      <w:r>
        <w:t>The LL_AOA_REQ and LL_AOA_RSP PDUs are now called LL_SUPPLEMENTAL_REQ and LL_SUPPLEMENTAL_RSP PDUs.</w:t>
      </w:r>
    </w:p>
    <w:p w:rsidR="00584BF5" w:rsidRDefault="00584BF5" w:rsidP="00584BF5">
      <w:pPr>
        <w:pStyle w:val="ad"/>
        <w:numPr>
          <w:ilvl w:val="0"/>
          <w:numId w:val="21"/>
        </w:numPr>
        <w:spacing w:after="0" w:line="240" w:lineRule="auto"/>
        <w:contextualSpacing w:val="0"/>
      </w:pPr>
      <w:r>
        <w:t>In the I&amp;Q Sampling for Angle of Arrival section, it is no longer required to use the same antenna used for transmitting the body of the packet to transmit the Supplemental during the guard period and the reference period.</w:t>
      </w:r>
    </w:p>
    <w:p w:rsidR="00584BF5" w:rsidRDefault="00584BF5" w:rsidP="00584BF5">
      <w:pPr>
        <w:pStyle w:val="ad"/>
        <w:numPr>
          <w:ilvl w:val="0"/>
          <w:numId w:val="21"/>
        </w:numPr>
        <w:spacing w:after="0" w:line="240" w:lineRule="auto"/>
        <w:contextualSpacing w:val="0"/>
      </w:pPr>
      <w:r>
        <w:t xml:space="preserve">Feature bits have been allocated to Connectionless </w:t>
      </w:r>
      <w:r w:rsidR="00FD42B4">
        <w:t xml:space="preserve">Supplemental </w:t>
      </w:r>
      <w:del w:id="974" w:author="Batra, Mayank" w:date="2016-05-27T11:04:00Z">
        <w:r w:rsidDel="007D46BC">
          <w:delText>transmitter</w:delText>
        </w:r>
      </w:del>
      <w:ins w:id="975" w:author="Batra, Mayank" w:date="2016-05-27T11:04:00Z">
        <w:r w:rsidR="007D46BC">
          <w:t>Transmitter</w:t>
        </w:r>
      </w:ins>
      <w:r w:rsidR="00FD42B4">
        <w:t xml:space="preserve">, </w:t>
      </w:r>
      <w:r>
        <w:t xml:space="preserve">Connectionless </w:t>
      </w:r>
      <w:r w:rsidR="00FD42B4">
        <w:t xml:space="preserve">Supplemental </w:t>
      </w:r>
      <w:del w:id="976" w:author="Batra, Mayank" w:date="2016-05-27T11:04:00Z">
        <w:r w:rsidDel="007D46BC">
          <w:delText>receiver</w:delText>
        </w:r>
      </w:del>
      <w:ins w:id="977" w:author="Batra, Mayank" w:date="2016-05-27T11:04:00Z">
        <w:r w:rsidR="007D46BC">
          <w:t>Receiver</w:t>
        </w:r>
      </w:ins>
      <w:r w:rsidR="00FD42B4">
        <w:t xml:space="preserve">, Antenna </w:t>
      </w:r>
      <w:del w:id="978" w:author="Batra, Mayank" w:date="2016-05-27T11:05:00Z">
        <w:r w:rsidR="00FD42B4" w:rsidDel="007D46BC">
          <w:delText xml:space="preserve">switching </w:delText>
        </w:r>
      </w:del>
      <w:ins w:id="979" w:author="Batra, Mayank" w:date="2016-05-27T11:05:00Z">
        <w:r w:rsidR="007D46BC">
          <w:t xml:space="preserve">Switching </w:t>
        </w:r>
      </w:ins>
      <w:del w:id="980" w:author="Batra, Mayank" w:date="2016-05-27T11:05:00Z">
        <w:r w:rsidR="00FD42B4" w:rsidDel="007D46BC">
          <w:delText xml:space="preserve">during </w:delText>
        </w:r>
      </w:del>
      <w:ins w:id="981" w:author="Batra, Mayank" w:date="2016-05-27T11:05:00Z">
        <w:r w:rsidR="007D46BC">
          <w:t xml:space="preserve">During </w:t>
        </w:r>
      </w:ins>
      <w:r w:rsidR="00FD42B4">
        <w:t xml:space="preserve">Supplemental </w:t>
      </w:r>
      <w:del w:id="982" w:author="Batra, Mayank" w:date="2016-05-27T11:05:00Z">
        <w:r w:rsidR="00FD42B4" w:rsidDel="007D46BC">
          <w:delText xml:space="preserve">transmission </w:delText>
        </w:r>
      </w:del>
      <w:ins w:id="983" w:author="Batra, Mayank" w:date="2016-05-27T11:05:00Z">
        <w:r w:rsidR="007D46BC">
          <w:t xml:space="preserve">Transmission </w:t>
        </w:r>
      </w:ins>
      <w:r w:rsidR="00FD42B4">
        <w:t xml:space="preserve">and </w:t>
      </w:r>
      <w:del w:id="984" w:author="Batra, Mayank" w:date="2016-05-27T11:05:00Z">
        <w:r w:rsidR="00FD42B4" w:rsidDel="007D46BC">
          <w:delText>reception</w:delText>
        </w:r>
      </w:del>
      <w:ins w:id="985" w:author="Batra, Mayank" w:date="2016-05-27T11:05:00Z">
        <w:r w:rsidR="007D46BC">
          <w:t>Reception</w:t>
        </w:r>
      </w:ins>
      <w:r>
        <w:t>.</w:t>
      </w:r>
    </w:p>
    <w:p w:rsidR="002472B2" w:rsidRDefault="00584BF5" w:rsidP="002472B2">
      <w:pPr>
        <w:pStyle w:val="ad"/>
        <w:numPr>
          <w:ilvl w:val="0"/>
          <w:numId w:val="21"/>
        </w:numPr>
        <w:spacing w:after="0" w:line="240" w:lineRule="auto"/>
        <w:contextualSpacing w:val="0"/>
      </w:pPr>
      <w:r>
        <w:t>The AoA Procedure is now called Supplemental Request Procedure.</w:t>
      </w:r>
    </w:p>
    <w:p w:rsidR="00584BF5" w:rsidRDefault="00584BF5" w:rsidP="002472B2">
      <w:pPr>
        <w:pStyle w:val="ad"/>
        <w:numPr>
          <w:ilvl w:val="0"/>
          <w:numId w:val="21"/>
        </w:numPr>
        <w:spacing w:after="0" w:line="240" w:lineRule="auto"/>
        <w:contextualSpacing w:val="0"/>
      </w:pPr>
      <w:r>
        <w:t>Direct Test Mode section has been completed.</w:t>
      </w:r>
    </w:p>
    <w:p w:rsidR="00941475" w:rsidRDefault="00941475" w:rsidP="002472B2">
      <w:pPr>
        <w:pStyle w:val="ad"/>
        <w:numPr>
          <w:ilvl w:val="0"/>
          <w:numId w:val="21"/>
        </w:numPr>
        <w:spacing w:after="0" w:line="240" w:lineRule="auto"/>
        <w:contextualSpacing w:val="0"/>
      </w:pPr>
      <w:r>
        <w:t>Test Mode HCI commands have been updated in order to support transmitting and receiving a Supplemental.</w:t>
      </w:r>
    </w:p>
    <w:p w:rsidR="00FD42B4" w:rsidRDefault="00FD42B4" w:rsidP="002472B2">
      <w:pPr>
        <w:pStyle w:val="ad"/>
        <w:numPr>
          <w:ilvl w:val="0"/>
          <w:numId w:val="21"/>
        </w:numPr>
        <w:spacing w:after="0" w:line="240" w:lineRule="auto"/>
        <w:contextualSpacing w:val="0"/>
      </w:pPr>
      <w:r>
        <w:t>In the case of periodic operation, the Supplemental Request Interval is now measured in number of connection intervals instead of milliseconds.</w:t>
      </w:r>
    </w:p>
    <w:p w:rsidR="00FD42B4" w:rsidRDefault="00FD42B4" w:rsidP="002472B2">
      <w:pPr>
        <w:pStyle w:val="ad"/>
        <w:numPr>
          <w:ilvl w:val="0"/>
          <w:numId w:val="21"/>
        </w:numPr>
        <w:spacing w:after="0" w:line="240" w:lineRule="auto"/>
        <w:contextualSpacing w:val="0"/>
      </w:pPr>
      <w:r>
        <w:t>A new HCI command has been added to read the maximum Supplemental length supported by the Controller.</w:t>
      </w:r>
    </w:p>
    <w:p w:rsidR="00FD42B4" w:rsidRDefault="00FD42B4" w:rsidP="002472B2">
      <w:pPr>
        <w:pStyle w:val="ad"/>
        <w:numPr>
          <w:ilvl w:val="0"/>
          <w:numId w:val="21"/>
        </w:numPr>
        <w:spacing w:after="0" w:line="240" w:lineRule="auto"/>
        <w:contextualSpacing w:val="0"/>
      </w:pPr>
      <w:r>
        <w:t>The LL_SUPPLEMENTAL_REQ PDU now also contains a field to indicate the type of Supplemental that the remote device should send.</w:t>
      </w:r>
    </w:p>
    <w:p w:rsidR="00FD42B4" w:rsidRDefault="00FD42B4" w:rsidP="002472B2">
      <w:pPr>
        <w:pStyle w:val="ad"/>
        <w:numPr>
          <w:ilvl w:val="0"/>
          <w:numId w:val="21"/>
        </w:numPr>
        <w:spacing w:after="0" w:line="240" w:lineRule="auto"/>
        <w:contextualSpacing w:val="0"/>
      </w:pPr>
      <w:r>
        <w:t>In the SuppInfo field, the SupplementalTime is now 5 bits instead of 6 bits. As a result 1 bit  has been reserved for future use.</w:t>
      </w:r>
    </w:p>
    <w:p w:rsidR="00FD42B4" w:rsidRDefault="00FD42B4" w:rsidP="002472B2">
      <w:pPr>
        <w:pStyle w:val="ad"/>
        <w:numPr>
          <w:ilvl w:val="0"/>
          <w:numId w:val="21"/>
        </w:numPr>
        <w:spacing w:after="0" w:line="240" w:lineRule="auto"/>
        <w:contextualSpacing w:val="0"/>
      </w:pPr>
      <w:r>
        <w:t>Message sequence charts have been added.</w:t>
      </w:r>
    </w:p>
    <w:p w:rsidR="00136C9A" w:rsidRDefault="00136C9A" w:rsidP="002472B2">
      <w:pPr>
        <w:pStyle w:val="ad"/>
        <w:numPr>
          <w:ilvl w:val="0"/>
          <w:numId w:val="21"/>
        </w:numPr>
        <w:spacing w:after="0" w:line="240" w:lineRule="auto"/>
        <w:contextualSpacing w:val="0"/>
      </w:pPr>
      <w:r>
        <w:t>In the Test Mode packet header a bit has been allocated to indicate the presence of SuppInfo in the header and the presence of the Supplemental in the packet.</w:t>
      </w:r>
    </w:p>
    <w:p w:rsidR="00136C9A" w:rsidRDefault="00136C9A" w:rsidP="002472B2">
      <w:pPr>
        <w:pStyle w:val="ad"/>
        <w:numPr>
          <w:ilvl w:val="0"/>
          <w:numId w:val="21"/>
        </w:numPr>
        <w:spacing w:after="0" w:line="240" w:lineRule="auto"/>
        <w:contextualSpacing w:val="0"/>
      </w:pPr>
      <w:r>
        <w:t>The reference example has been removed. It will be added to the profile spec(s).</w:t>
      </w:r>
    </w:p>
    <w:p w:rsidR="006336FD" w:rsidRDefault="006336FD" w:rsidP="002472B2">
      <w:pPr>
        <w:pStyle w:val="ad"/>
        <w:numPr>
          <w:ilvl w:val="0"/>
          <w:numId w:val="21"/>
        </w:numPr>
        <w:spacing w:after="0" w:line="240" w:lineRule="auto"/>
        <w:contextualSpacing w:val="0"/>
      </w:pPr>
      <w:r>
        <w:t xml:space="preserve">Supported Commands (HCI Section 6.27) has been updated. </w:t>
      </w:r>
    </w:p>
    <w:p w:rsidR="00E0442F" w:rsidRDefault="00E0442F" w:rsidP="002472B2">
      <w:pPr>
        <w:pStyle w:val="ad"/>
        <w:numPr>
          <w:ilvl w:val="0"/>
          <w:numId w:val="21"/>
        </w:numPr>
        <w:spacing w:after="0" w:line="240" w:lineRule="auto"/>
        <w:contextualSpacing w:val="0"/>
      </w:pPr>
      <w:r>
        <w:t xml:space="preserve">The LE Connectionless I&amp;Q Report event is generated in </w:t>
      </w:r>
      <w:del w:id="986" w:author="Batra, Mayank" w:date="2016-05-27T11:11:00Z">
        <w:r w:rsidDel="00700D57">
          <w:delText xml:space="preserve">test </w:delText>
        </w:r>
      </w:del>
      <w:del w:id="987" w:author="Batra, Mayank" w:date="2016-06-10T17:07:00Z">
        <w:r>
          <w:delText>modes</w:delText>
        </w:r>
      </w:del>
      <w:ins w:id="988" w:author="Batra, Mayank" w:date="2016-05-27T11:11:00Z">
        <w:r w:rsidR="00700D57">
          <w:t xml:space="preserve">Test </w:t>
        </w:r>
      </w:ins>
      <w:del w:id="989" w:author="Batra, Mayank" w:date="2016-05-27T11:12:00Z">
        <w:r w:rsidDel="00700D57">
          <w:delText>modes</w:delText>
        </w:r>
      </w:del>
      <w:ins w:id="990" w:author="Batra, Mayank" w:date="2016-05-27T11:12:00Z">
        <w:r w:rsidR="00700D57">
          <w:t>Mode</w:t>
        </w:r>
      </w:ins>
      <w:r>
        <w:t>.</w:t>
      </w:r>
    </w:p>
    <w:p w:rsidR="00E51DCF" w:rsidRDefault="00E51DCF" w:rsidP="002472B2">
      <w:pPr>
        <w:pStyle w:val="ad"/>
        <w:numPr>
          <w:ilvl w:val="0"/>
          <w:numId w:val="21"/>
        </w:numPr>
        <w:spacing w:after="0" w:line="240" w:lineRule="auto"/>
        <w:contextualSpacing w:val="0"/>
      </w:pPr>
      <w:r>
        <w:lastRenderedPageBreak/>
        <w:t>Issue 7084 changes have been applied.</w:t>
      </w:r>
    </w:p>
    <w:p w:rsidR="00111903" w:rsidRDefault="00111903" w:rsidP="002472B2">
      <w:pPr>
        <w:pStyle w:val="ad"/>
        <w:numPr>
          <w:ilvl w:val="0"/>
          <w:numId w:val="21"/>
        </w:numPr>
        <w:spacing w:after="0" w:line="240" w:lineRule="auto"/>
        <w:contextualSpacing w:val="0"/>
        <w:rPr>
          <w:ins w:id="991" w:author="Batra, Mayank" w:date="2016-06-21T14:56:00Z"/>
        </w:rPr>
      </w:pPr>
      <w:r>
        <w:t>Bring up to date with the latest LE Advertising Extension CR.</w:t>
      </w:r>
    </w:p>
    <w:p w:rsidR="00915693" w:rsidRDefault="00915693" w:rsidP="002472B2">
      <w:pPr>
        <w:pStyle w:val="ad"/>
        <w:numPr>
          <w:ilvl w:val="0"/>
          <w:numId w:val="21"/>
        </w:numPr>
        <w:spacing w:after="0" w:line="240" w:lineRule="auto"/>
        <w:contextualSpacing w:val="0"/>
      </w:pPr>
      <w:ins w:id="992" w:author="Batra, Mayank" w:date="2016-06-21T14:56:00Z">
        <w:r>
          <w:t xml:space="preserve">Two new test mode </w:t>
        </w:r>
      </w:ins>
      <w:ins w:id="993" w:author="Batra, Mayank" w:date="2016-06-21T14:57:00Z">
        <w:r>
          <w:t xml:space="preserve">HCI </w:t>
        </w:r>
      </w:ins>
      <w:ins w:id="994" w:author="Batra, Mayank" w:date="2016-06-21T14:56:00Z">
        <w:r>
          <w:t xml:space="preserve">commands: one to set </w:t>
        </w:r>
      </w:ins>
      <w:ins w:id="995" w:author="Batra, Mayank" w:date="2016-06-21T14:57:00Z">
        <w:r>
          <w:t xml:space="preserve">the </w:t>
        </w:r>
      </w:ins>
      <w:ins w:id="996" w:author="Batra, Mayank" w:date="2016-06-21T14:56:00Z">
        <w:r>
          <w:t>parameters for transmitting the Supplemental and the other to set the</w:t>
        </w:r>
      </w:ins>
      <w:ins w:id="997" w:author="Batra, Mayank" w:date="2016-06-21T14:57:00Z">
        <w:r>
          <w:t xml:space="preserve"> parameters for receiving the Supplemental during test modes.</w:t>
        </w:r>
      </w:ins>
    </w:p>
    <w:p w:rsidR="002472B2" w:rsidDel="00915693" w:rsidRDefault="002472B2" w:rsidP="002472B2">
      <w:pPr>
        <w:spacing w:after="0" w:line="240" w:lineRule="auto"/>
        <w:rPr>
          <w:del w:id="998" w:author="Batra, Mayank" w:date="2016-06-21T14:58:00Z"/>
        </w:rPr>
      </w:pPr>
    </w:p>
    <w:p w:rsidR="002472B2" w:rsidRPr="00584BF5" w:rsidRDefault="002472B2" w:rsidP="002472B2">
      <w:pPr>
        <w:spacing w:after="0" w:line="240" w:lineRule="auto"/>
      </w:pPr>
    </w:p>
    <w:p w:rsidR="00F42BF9" w:rsidRPr="004853D4" w:rsidRDefault="00F42BF9" w:rsidP="00E44F48">
      <w:pPr>
        <w:pStyle w:val="1"/>
      </w:pPr>
      <w:bookmarkStart w:id="999" w:name="_Toc304795243"/>
      <w:bookmarkStart w:id="1000" w:name="_Toc449707677"/>
      <w:bookmarkStart w:id="1001" w:name="_Toc454286120"/>
      <w:r w:rsidRPr="004853D4">
        <w:lastRenderedPageBreak/>
        <w:t>Change Request Instances</w:t>
      </w:r>
      <w:bookmarkEnd w:id="999"/>
      <w:bookmarkEnd w:id="1000"/>
      <w:bookmarkEnd w:id="1001"/>
    </w:p>
    <w:p w:rsidR="00AD5675" w:rsidRPr="00CB5819" w:rsidRDefault="00032329" w:rsidP="00E44F48">
      <w:pPr>
        <w:pStyle w:val="21"/>
      </w:pPr>
      <w:bookmarkStart w:id="1002" w:name="_Toc304798922"/>
      <w:bookmarkStart w:id="1003" w:name="_Toc398826603"/>
      <w:bookmarkStart w:id="1004" w:name="_Toc417502071"/>
      <w:bookmarkStart w:id="1005" w:name="_Toc426365104"/>
      <w:bookmarkStart w:id="1006" w:name="_Toc449707678"/>
      <w:bookmarkStart w:id="1007" w:name="_Toc454286121"/>
      <w:r>
        <w:t>Volume 1</w:t>
      </w:r>
      <w:r w:rsidR="00AD5675" w:rsidRPr="00CB5819">
        <w:t xml:space="preserve">, Part </w:t>
      </w:r>
      <w:r>
        <w:t>A</w:t>
      </w:r>
      <w:r w:rsidR="00AD5675" w:rsidRPr="00CB5819">
        <w:t xml:space="preserve"> (</w:t>
      </w:r>
      <w:r>
        <w:t>Architecture</w:t>
      </w:r>
      <w:r w:rsidR="00AD5675" w:rsidRPr="00CB5819">
        <w:t>) Changes</w:t>
      </w:r>
      <w:bookmarkEnd w:id="1002"/>
      <w:bookmarkEnd w:id="1003"/>
      <w:bookmarkEnd w:id="1004"/>
      <w:bookmarkEnd w:id="1005"/>
      <w:bookmarkEnd w:id="1006"/>
      <w:bookmarkEnd w:id="1007"/>
    </w:p>
    <w:p w:rsidR="00AD5675" w:rsidRDefault="00AD5675" w:rsidP="00E44F48">
      <w:pPr>
        <w:pStyle w:val="31"/>
      </w:pPr>
      <w:bookmarkStart w:id="1008" w:name="_Toc426365105"/>
      <w:bookmarkStart w:id="1009" w:name="_Toc417502072"/>
      <w:bookmarkStart w:id="1010" w:name="_Toc449707679"/>
      <w:bookmarkStart w:id="1011" w:name="_Toc454286122"/>
      <w:r w:rsidRPr="003976C0">
        <w:rPr>
          <w:color w:val="FF0000"/>
        </w:rPr>
        <w:t xml:space="preserve">[UPDATED SECTION] </w:t>
      </w:r>
      <w:bookmarkEnd w:id="1008"/>
      <w:bookmarkEnd w:id="1009"/>
      <w:r w:rsidR="00032329">
        <w:t>1.2 OVERVIEW OF BLUETOOTH LOW ENERGY OPERATION</w:t>
      </w:r>
      <w:bookmarkEnd w:id="1010"/>
      <w:bookmarkEnd w:id="1011"/>
    </w:p>
    <w:p w:rsidR="00032329" w:rsidRPr="00880E42" w:rsidRDefault="00032329" w:rsidP="00032329">
      <w:pPr>
        <w:autoSpaceDE w:val="0"/>
        <w:autoSpaceDN w:val="0"/>
        <w:adjustRightInd w:val="0"/>
        <w:spacing w:after="0" w:line="240" w:lineRule="auto"/>
        <w:rPr>
          <w:rFonts w:cs="Arial"/>
          <w:bCs/>
          <w:color w:val="00B050"/>
          <w:sz w:val="24"/>
          <w:szCs w:val="24"/>
        </w:rPr>
      </w:pPr>
      <w:r w:rsidRPr="00880E42">
        <w:rPr>
          <w:rFonts w:cs="Arial"/>
          <w:bCs/>
          <w:color w:val="00B050"/>
          <w:sz w:val="24"/>
          <w:szCs w:val="24"/>
        </w:rPr>
        <w:t>[</w:t>
      </w:r>
      <w:r w:rsidR="007C0890">
        <w:rPr>
          <w:rFonts w:cs="Arial"/>
          <w:bCs/>
          <w:color w:val="00B050"/>
          <w:sz w:val="24"/>
          <w:szCs w:val="24"/>
        </w:rPr>
        <w:t>Insert at the end of the section</w:t>
      </w:r>
      <w:r w:rsidRPr="00880E42">
        <w:rPr>
          <w:rFonts w:cs="Arial"/>
          <w:bCs/>
          <w:color w:val="00B050"/>
          <w:sz w:val="24"/>
          <w:szCs w:val="24"/>
        </w:rPr>
        <w:t>]</w:t>
      </w:r>
    </w:p>
    <w:p w:rsidR="00032329" w:rsidRDefault="00032329" w:rsidP="00032329">
      <w:pPr>
        <w:autoSpaceDE w:val="0"/>
        <w:autoSpaceDN w:val="0"/>
        <w:adjustRightInd w:val="0"/>
        <w:spacing w:after="0" w:line="240" w:lineRule="auto"/>
        <w:rPr>
          <w:rFonts w:cs="Arial"/>
          <w:bCs/>
          <w:sz w:val="24"/>
          <w:szCs w:val="24"/>
        </w:rPr>
      </w:pPr>
    </w:p>
    <w:p w:rsidR="00032329" w:rsidRDefault="00032329" w:rsidP="00032329">
      <w:pPr>
        <w:autoSpaceDE w:val="0"/>
        <w:autoSpaceDN w:val="0"/>
        <w:adjustRightInd w:val="0"/>
        <w:spacing w:after="0" w:line="240" w:lineRule="auto"/>
        <w:rPr>
          <w:rFonts w:cs="Arial"/>
          <w:bCs/>
          <w:color w:val="FF0000"/>
          <w:sz w:val="24"/>
          <w:szCs w:val="24"/>
        </w:rPr>
      </w:pPr>
      <w:r>
        <w:rPr>
          <w:rFonts w:cs="Arial"/>
          <w:color w:val="FF0000"/>
          <w:sz w:val="24"/>
          <w:szCs w:val="24"/>
        </w:rPr>
        <w:t xml:space="preserve">The LE radio provides a means for detecting the relative direction of another LE radio by using the </w:t>
      </w:r>
      <w:r w:rsidR="00BA2C41">
        <w:rPr>
          <w:rFonts w:cs="Arial"/>
          <w:color w:val="FF0000"/>
          <w:sz w:val="24"/>
          <w:szCs w:val="24"/>
        </w:rPr>
        <w:t xml:space="preserve">Angle of Arrival (AoA) or </w:t>
      </w:r>
      <w:r>
        <w:rPr>
          <w:rFonts w:cs="Arial"/>
          <w:color w:val="FF0000"/>
          <w:sz w:val="24"/>
          <w:szCs w:val="24"/>
        </w:rPr>
        <w:t xml:space="preserve">Angle of Departure (AoD) method. </w:t>
      </w:r>
    </w:p>
    <w:p w:rsidR="00032329" w:rsidRDefault="00032329" w:rsidP="00032329">
      <w:pPr>
        <w:autoSpaceDE w:val="0"/>
        <w:autoSpaceDN w:val="0"/>
        <w:adjustRightInd w:val="0"/>
        <w:spacing w:after="0" w:line="240" w:lineRule="auto"/>
        <w:rPr>
          <w:rFonts w:cs="Arial"/>
          <w:bCs/>
          <w:color w:val="FF0000"/>
          <w:sz w:val="24"/>
          <w:szCs w:val="24"/>
        </w:rPr>
      </w:pPr>
    </w:p>
    <w:p w:rsidR="00032329" w:rsidRPr="004B1513" w:rsidRDefault="00032329" w:rsidP="00E44F48">
      <w:pPr>
        <w:pStyle w:val="31"/>
      </w:pPr>
      <w:bookmarkStart w:id="1012" w:name="_Toc449707680"/>
      <w:bookmarkStart w:id="1013" w:name="_Toc454286123"/>
      <w:r w:rsidRPr="00E43A26">
        <w:rPr>
          <w:color w:val="FF0000"/>
        </w:rPr>
        <w:t xml:space="preserve">[UPDATED SECTION] </w:t>
      </w:r>
      <w:r>
        <w:t>3.2.2 LE Generic Packet Structure</w:t>
      </w:r>
      <w:bookmarkEnd w:id="1012"/>
      <w:bookmarkEnd w:id="1013"/>
    </w:p>
    <w:p w:rsidR="00032329" w:rsidRDefault="00032329" w:rsidP="00032329">
      <w:pPr>
        <w:autoSpaceDE w:val="0"/>
        <w:autoSpaceDN w:val="0"/>
        <w:adjustRightInd w:val="0"/>
        <w:spacing w:after="0" w:line="240" w:lineRule="auto"/>
        <w:rPr>
          <w:rFonts w:cs="Arial"/>
          <w:bCs/>
          <w:i/>
          <w:iCs/>
          <w:color w:val="FF0000"/>
          <w:sz w:val="20"/>
        </w:rPr>
      </w:pPr>
    </w:p>
    <w:p w:rsidR="00032329" w:rsidRPr="00C22BBC" w:rsidRDefault="00032329" w:rsidP="00032329">
      <w:pPr>
        <w:autoSpaceDE w:val="0"/>
        <w:autoSpaceDN w:val="0"/>
        <w:adjustRightInd w:val="0"/>
        <w:spacing w:after="0" w:line="240" w:lineRule="auto"/>
        <w:rPr>
          <w:rFonts w:cs="Arial"/>
          <w:bCs/>
          <w:color w:val="00B050"/>
          <w:sz w:val="24"/>
          <w:szCs w:val="24"/>
        </w:rPr>
      </w:pPr>
      <w:r w:rsidRPr="00C22BBC">
        <w:rPr>
          <w:rFonts w:cs="Arial"/>
          <w:color w:val="00B050"/>
          <w:sz w:val="24"/>
          <w:szCs w:val="24"/>
        </w:rPr>
        <w:t>[Make one change to figure 3.5 as shown below. Rest of the figure is unchanged]</w:t>
      </w:r>
    </w:p>
    <w:p w:rsidR="00032329" w:rsidRDefault="00032329" w:rsidP="00032329">
      <w:pPr>
        <w:autoSpaceDE w:val="0"/>
        <w:autoSpaceDN w:val="0"/>
        <w:adjustRightInd w:val="0"/>
        <w:spacing w:after="0" w:line="240" w:lineRule="auto"/>
        <w:rPr>
          <w:rFonts w:cs="Arial"/>
          <w:bCs/>
          <w:i/>
          <w:iCs/>
          <w:color w:val="FF0000"/>
          <w:sz w:val="20"/>
        </w:rPr>
      </w:pPr>
    </w:p>
    <w:p w:rsidR="00032329" w:rsidRDefault="00032329" w:rsidP="00032329">
      <w:pPr>
        <w:autoSpaceDE w:val="0"/>
        <w:autoSpaceDN w:val="0"/>
        <w:adjustRightInd w:val="0"/>
        <w:spacing w:after="0" w:line="240" w:lineRule="auto"/>
        <w:rPr>
          <w:rFonts w:cs="Arial"/>
          <w:bCs/>
          <w:i/>
          <w:iCs/>
          <w:color w:val="FF0000"/>
          <w:sz w:val="20"/>
        </w:rPr>
      </w:pPr>
      <w:r>
        <w:object w:dxaOrig="15382" w:dyaOrig="2001">
          <v:shape id="_x0000_i1025" type="#_x0000_t75" style="width:468.3pt;height:60.1pt" o:ole="">
            <v:imagedata r:id="rId16" o:title=""/>
          </v:shape>
          <o:OLEObject Type="Embed" ProgID="Visio.Drawing.11" ShapeID="_x0000_i1025" DrawAspect="Content" ObjectID="_1568034117" r:id="rId17"/>
        </w:object>
      </w:r>
    </w:p>
    <w:p w:rsidR="00032329" w:rsidRDefault="00032329" w:rsidP="00032329">
      <w:pPr>
        <w:autoSpaceDE w:val="0"/>
        <w:autoSpaceDN w:val="0"/>
        <w:adjustRightInd w:val="0"/>
        <w:spacing w:after="0" w:line="240" w:lineRule="auto"/>
        <w:rPr>
          <w:rFonts w:ascii="Arial,Italic" w:hAnsi="Arial,Italic" w:cs="Arial,Italic"/>
          <w:bCs/>
          <w:i/>
          <w:iCs/>
          <w:sz w:val="20"/>
          <w:lang w:val="en-GB"/>
        </w:rPr>
      </w:pPr>
    </w:p>
    <w:p w:rsidR="00032329" w:rsidRDefault="00032329" w:rsidP="00E44F48">
      <w:pPr>
        <w:autoSpaceDE w:val="0"/>
        <w:autoSpaceDN w:val="0"/>
        <w:adjustRightInd w:val="0"/>
        <w:spacing w:after="0" w:line="240" w:lineRule="auto"/>
        <w:outlineLvl w:val="0"/>
        <w:rPr>
          <w:rFonts w:cs="Arial"/>
          <w:bCs/>
          <w:color w:val="FF0000"/>
          <w:sz w:val="24"/>
          <w:szCs w:val="24"/>
        </w:rPr>
      </w:pPr>
      <w:r>
        <w:rPr>
          <w:rFonts w:ascii="Arial,Italic" w:hAnsi="Arial,Italic" w:cs="Arial,Italic"/>
          <w:i/>
          <w:iCs/>
          <w:sz w:val="20"/>
          <w:lang w:val="en-GB"/>
        </w:rPr>
        <w:t>Figure 3.5: LE packet structure</w:t>
      </w:r>
    </w:p>
    <w:p w:rsidR="00032329" w:rsidRDefault="00032329" w:rsidP="00032329">
      <w:pPr>
        <w:autoSpaceDE w:val="0"/>
        <w:autoSpaceDN w:val="0"/>
        <w:adjustRightInd w:val="0"/>
        <w:spacing w:after="0" w:line="240" w:lineRule="auto"/>
        <w:rPr>
          <w:rFonts w:cs="Arial"/>
          <w:bCs/>
          <w:color w:val="FF0000"/>
          <w:sz w:val="24"/>
          <w:szCs w:val="24"/>
        </w:rPr>
      </w:pPr>
    </w:p>
    <w:p w:rsidR="00EF62B6" w:rsidRPr="00880E42" w:rsidRDefault="00EF62B6" w:rsidP="00EF62B6">
      <w:pPr>
        <w:autoSpaceDE w:val="0"/>
        <w:autoSpaceDN w:val="0"/>
        <w:adjustRightInd w:val="0"/>
        <w:spacing w:after="0" w:line="240" w:lineRule="auto"/>
        <w:rPr>
          <w:rFonts w:cs="Arial"/>
          <w:bCs/>
          <w:color w:val="00B050"/>
          <w:sz w:val="24"/>
          <w:szCs w:val="24"/>
        </w:rPr>
      </w:pPr>
      <w:r w:rsidRPr="00880E42">
        <w:rPr>
          <w:rFonts w:cs="Arial"/>
          <w:bCs/>
          <w:color w:val="00B050"/>
          <w:sz w:val="24"/>
          <w:szCs w:val="24"/>
        </w:rPr>
        <w:t>[Modify the last paragraph as follows]</w:t>
      </w:r>
    </w:p>
    <w:p w:rsidR="00EF62B6" w:rsidRDefault="00EF62B6" w:rsidP="00EF62B6">
      <w:pPr>
        <w:autoSpaceDE w:val="0"/>
        <w:autoSpaceDN w:val="0"/>
        <w:adjustRightInd w:val="0"/>
        <w:spacing w:after="0" w:line="240" w:lineRule="auto"/>
        <w:rPr>
          <w:rFonts w:cs="Arial"/>
          <w:bCs/>
          <w:i/>
          <w:iCs/>
          <w:color w:val="FF0000"/>
          <w:sz w:val="20"/>
        </w:rPr>
      </w:pPr>
    </w:p>
    <w:p w:rsidR="00EF62B6" w:rsidRDefault="00EF62B6" w:rsidP="00EF62B6">
      <w:pPr>
        <w:autoSpaceDE w:val="0"/>
        <w:autoSpaceDN w:val="0"/>
        <w:adjustRightInd w:val="0"/>
        <w:spacing w:after="0" w:line="240" w:lineRule="auto"/>
        <w:rPr>
          <w:rFonts w:cs="Arial"/>
          <w:bCs/>
          <w:sz w:val="24"/>
          <w:szCs w:val="24"/>
        </w:rPr>
      </w:pPr>
      <w:r>
        <w:rPr>
          <w:rFonts w:cs="Arial"/>
          <w:sz w:val="24"/>
          <w:szCs w:val="24"/>
        </w:rPr>
        <w:t xml:space="preserve">For data channel PDUs, the PDU header contains the Logical Link Identifier (LLID), the Next Expected Sequence Number (NESN), Sequence Number (SN), More Data (MD), </w:t>
      </w:r>
      <w:r w:rsidR="00697DAD">
        <w:rPr>
          <w:rFonts w:cs="Arial"/>
          <w:color w:val="FF0000"/>
          <w:sz w:val="24"/>
          <w:szCs w:val="24"/>
        </w:rPr>
        <w:t>SuppInfo Present</w:t>
      </w:r>
      <w:r w:rsidRPr="002737D5">
        <w:rPr>
          <w:rFonts w:cs="Arial"/>
          <w:color w:val="FF0000"/>
          <w:sz w:val="24"/>
          <w:szCs w:val="24"/>
        </w:rPr>
        <w:t xml:space="preserve"> (</w:t>
      </w:r>
      <w:r w:rsidR="00697DAD">
        <w:rPr>
          <w:rFonts w:cs="Arial"/>
          <w:color w:val="FF0000"/>
          <w:sz w:val="24"/>
          <w:szCs w:val="24"/>
        </w:rPr>
        <w:t>S</w:t>
      </w:r>
      <w:r>
        <w:rPr>
          <w:rFonts w:cs="Arial"/>
          <w:color w:val="FF0000"/>
          <w:sz w:val="24"/>
          <w:szCs w:val="24"/>
        </w:rPr>
        <w:t>P</w:t>
      </w:r>
      <w:r w:rsidRPr="002737D5">
        <w:rPr>
          <w:rFonts w:cs="Arial"/>
          <w:color w:val="FF0000"/>
          <w:sz w:val="24"/>
          <w:szCs w:val="24"/>
        </w:rPr>
        <w:t>)</w:t>
      </w:r>
      <w:r w:rsidR="00BA2C41">
        <w:rPr>
          <w:rFonts w:cs="Arial"/>
          <w:color w:val="FF0000"/>
          <w:sz w:val="24"/>
          <w:szCs w:val="24"/>
        </w:rPr>
        <w:t>,</w:t>
      </w:r>
      <w:commentRangeStart w:id="1014"/>
      <w:r>
        <w:rPr>
          <w:rFonts w:cs="Arial"/>
          <w:color w:val="FF0000"/>
          <w:sz w:val="24"/>
          <w:szCs w:val="24"/>
        </w:rPr>
        <w:t xml:space="preserve"> </w:t>
      </w:r>
      <w:r w:rsidR="00184984" w:rsidRPr="00184984">
        <w:rPr>
          <w:strike/>
          <w:sz w:val="24"/>
          <w:rPrChange w:id="1015" w:author="Batra, Mayank" w:date="2016-06-21T12:07:00Z">
            <w:rPr>
              <w:sz w:val="24"/>
            </w:rPr>
          </w:rPrChange>
        </w:rPr>
        <w:t>and</w:t>
      </w:r>
      <w:r>
        <w:rPr>
          <w:rFonts w:cs="Arial"/>
          <w:color w:val="FF0000"/>
          <w:sz w:val="24"/>
          <w:szCs w:val="24"/>
        </w:rPr>
        <w:t xml:space="preserve"> </w:t>
      </w:r>
      <w:commentRangeEnd w:id="1014"/>
      <w:r w:rsidR="0026203D">
        <w:rPr>
          <w:rStyle w:val="aff1"/>
        </w:rPr>
        <w:commentReference w:id="1014"/>
      </w:r>
      <w:r>
        <w:rPr>
          <w:rFonts w:cs="Arial"/>
          <w:sz w:val="24"/>
          <w:szCs w:val="24"/>
        </w:rPr>
        <w:t>payload length</w:t>
      </w:r>
      <w:r>
        <w:rPr>
          <w:rFonts w:cs="Arial"/>
          <w:color w:val="FF0000"/>
          <w:sz w:val="24"/>
          <w:szCs w:val="24"/>
        </w:rPr>
        <w:t>,</w:t>
      </w:r>
      <w:r w:rsidRPr="008035C8">
        <w:rPr>
          <w:rFonts w:cs="Arial"/>
          <w:color w:val="FF0000"/>
          <w:sz w:val="24"/>
          <w:szCs w:val="24"/>
        </w:rPr>
        <w:t xml:space="preserve"> and</w:t>
      </w:r>
      <w:r>
        <w:rPr>
          <w:rFonts w:cs="Arial"/>
          <w:color w:val="FF0000"/>
          <w:sz w:val="24"/>
          <w:szCs w:val="24"/>
        </w:rPr>
        <w:t xml:space="preserve"> may contain </w:t>
      </w:r>
      <w:r w:rsidR="00697DAD">
        <w:rPr>
          <w:rFonts w:cs="Arial"/>
          <w:color w:val="FF0000"/>
          <w:sz w:val="24"/>
          <w:szCs w:val="24"/>
        </w:rPr>
        <w:t>SuppInfo</w:t>
      </w:r>
      <w:r>
        <w:rPr>
          <w:rFonts w:cs="Arial"/>
          <w:color w:val="FF0000"/>
          <w:sz w:val="24"/>
          <w:szCs w:val="24"/>
        </w:rPr>
        <w:t xml:space="preserve">. </w:t>
      </w:r>
      <w:r>
        <w:rPr>
          <w:rFonts w:cs="Arial"/>
          <w:sz w:val="24"/>
          <w:szCs w:val="24"/>
        </w:rPr>
        <w:t>For data channel PDUs that contain control commands, the data channel PDU payload contains a command opcode and control data that is specific to the command. There is an optional Message Integrity Check (MIC) value that is used to authenticate the data PDU. For data channel PDUs that are data, the data channel PDU payload contains L2CAP data.</w:t>
      </w:r>
    </w:p>
    <w:p w:rsidR="00EF62B6" w:rsidRDefault="00EF62B6" w:rsidP="00032329">
      <w:pPr>
        <w:autoSpaceDE w:val="0"/>
        <w:autoSpaceDN w:val="0"/>
        <w:adjustRightInd w:val="0"/>
        <w:spacing w:after="0" w:line="240" w:lineRule="auto"/>
        <w:rPr>
          <w:rFonts w:cs="Arial"/>
          <w:bCs/>
          <w:color w:val="FF0000"/>
          <w:sz w:val="24"/>
          <w:szCs w:val="24"/>
        </w:rPr>
      </w:pPr>
    </w:p>
    <w:p w:rsidR="00032329" w:rsidRPr="00C22BBC" w:rsidRDefault="00032329" w:rsidP="00032329">
      <w:pPr>
        <w:autoSpaceDE w:val="0"/>
        <w:autoSpaceDN w:val="0"/>
        <w:adjustRightInd w:val="0"/>
        <w:spacing w:after="0" w:line="240" w:lineRule="auto"/>
        <w:rPr>
          <w:rFonts w:cs="Arial"/>
          <w:bCs/>
          <w:color w:val="00B050"/>
          <w:sz w:val="24"/>
          <w:szCs w:val="24"/>
        </w:rPr>
      </w:pPr>
      <w:r w:rsidRPr="00C22BBC">
        <w:rPr>
          <w:rFonts w:cs="Arial"/>
          <w:color w:val="00B050"/>
          <w:sz w:val="24"/>
          <w:szCs w:val="24"/>
        </w:rPr>
        <w:t>[</w:t>
      </w:r>
      <w:r>
        <w:rPr>
          <w:rFonts w:cs="Arial"/>
          <w:color w:val="00B050"/>
          <w:sz w:val="24"/>
          <w:szCs w:val="24"/>
        </w:rPr>
        <w:t>Insert at the end of the section</w:t>
      </w:r>
      <w:r w:rsidRPr="00C22BBC">
        <w:rPr>
          <w:rFonts w:cs="Arial"/>
          <w:color w:val="00B050"/>
          <w:sz w:val="24"/>
          <w:szCs w:val="24"/>
        </w:rPr>
        <w:t>]</w:t>
      </w:r>
    </w:p>
    <w:p w:rsidR="00032329" w:rsidRDefault="00032329" w:rsidP="00032329">
      <w:pPr>
        <w:autoSpaceDE w:val="0"/>
        <w:autoSpaceDN w:val="0"/>
        <w:adjustRightInd w:val="0"/>
        <w:spacing w:after="0" w:line="240" w:lineRule="auto"/>
        <w:rPr>
          <w:rFonts w:cs="Arial"/>
          <w:bCs/>
          <w:color w:val="FF0000"/>
          <w:sz w:val="24"/>
          <w:szCs w:val="24"/>
        </w:rPr>
      </w:pPr>
    </w:p>
    <w:p w:rsidR="00032329" w:rsidRDefault="00032329" w:rsidP="00032329">
      <w:pPr>
        <w:rPr>
          <w:rFonts w:cs="Arial"/>
          <w:color w:val="FF0000"/>
          <w:sz w:val="24"/>
          <w:szCs w:val="24"/>
        </w:rPr>
      </w:pPr>
      <w:r w:rsidRPr="00C22BBC">
        <w:rPr>
          <w:rFonts w:cs="Arial"/>
          <w:color w:val="FF0000"/>
          <w:sz w:val="24"/>
          <w:szCs w:val="24"/>
        </w:rPr>
        <w:t xml:space="preserve">Both advertising channel </w:t>
      </w:r>
      <w:r w:rsidR="00BA2C41">
        <w:rPr>
          <w:rFonts w:cs="Arial"/>
          <w:color w:val="FF0000"/>
          <w:sz w:val="24"/>
          <w:szCs w:val="24"/>
        </w:rPr>
        <w:t>packet</w:t>
      </w:r>
      <w:r w:rsidR="00BA2C41" w:rsidRPr="00C22BBC">
        <w:rPr>
          <w:rFonts w:cs="Arial"/>
          <w:color w:val="FF0000"/>
          <w:sz w:val="24"/>
          <w:szCs w:val="24"/>
        </w:rPr>
        <w:t xml:space="preserve">s </w:t>
      </w:r>
      <w:r w:rsidRPr="00C22BBC">
        <w:rPr>
          <w:rFonts w:cs="Arial"/>
          <w:color w:val="FF0000"/>
          <w:sz w:val="24"/>
          <w:szCs w:val="24"/>
        </w:rPr>
        <w:t xml:space="preserve">and data channel </w:t>
      </w:r>
      <w:r w:rsidR="00BA2C41">
        <w:rPr>
          <w:rFonts w:cs="Arial"/>
          <w:color w:val="FF0000"/>
          <w:sz w:val="24"/>
          <w:szCs w:val="24"/>
        </w:rPr>
        <w:t>packet</w:t>
      </w:r>
      <w:r w:rsidR="00BA2C41" w:rsidRPr="00C22BBC">
        <w:rPr>
          <w:rFonts w:cs="Arial"/>
          <w:color w:val="FF0000"/>
          <w:sz w:val="24"/>
          <w:szCs w:val="24"/>
        </w:rPr>
        <w:t xml:space="preserve">s </w:t>
      </w:r>
      <w:r w:rsidRPr="00C22BBC">
        <w:rPr>
          <w:rFonts w:cs="Arial"/>
          <w:color w:val="FF0000"/>
          <w:sz w:val="24"/>
          <w:szCs w:val="24"/>
        </w:rPr>
        <w:t xml:space="preserve">may contain </w:t>
      </w:r>
      <w:r>
        <w:rPr>
          <w:rFonts w:cs="Arial"/>
          <w:color w:val="FF0000"/>
          <w:sz w:val="24"/>
          <w:szCs w:val="24"/>
        </w:rPr>
        <w:t>a</w:t>
      </w:r>
      <w:r w:rsidRPr="00C22BBC">
        <w:rPr>
          <w:rFonts w:cs="Arial"/>
          <w:color w:val="FF0000"/>
          <w:sz w:val="24"/>
          <w:szCs w:val="24"/>
        </w:rPr>
        <w:t xml:space="preserve"> Supplemental</w:t>
      </w:r>
      <w:commentRangeStart w:id="1016"/>
      <w:ins w:id="1017" w:author="Catherine Brooks" w:date="2016-05-05T09:55:00Z">
        <w:r w:rsidR="0026203D">
          <w:rPr>
            <w:rFonts w:cs="Arial"/>
            <w:color w:val="FF0000"/>
            <w:sz w:val="24"/>
            <w:szCs w:val="24"/>
          </w:rPr>
          <w:t>,</w:t>
        </w:r>
      </w:ins>
      <w:commentRangeEnd w:id="1016"/>
      <w:ins w:id="1018" w:author="Catherine Brooks" w:date="2016-05-05T09:56:00Z">
        <w:r w:rsidR="0026203D">
          <w:rPr>
            <w:rStyle w:val="aff1"/>
          </w:rPr>
          <w:commentReference w:id="1016"/>
        </w:r>
      </w:ins>
      <w:r w:rsidRPr="00C22BBC">
        <w:rPr>
          <w:rFonts w:cs="Arial"/>
          <w:color w:val="FF0000"/>
          <w:sz w:val="24"/>
          <w:szCs w:val="24"/>
        </w:rPr>
        <w:t xml:space="preserve"> which can be used for </w:t>
      </w:r>
      <w:r>
        <w:rPr>
          <w:rFonts w:cs="Arial"/>
          <w:color w:val="FF0000"/>
          <w:sz w:val="24"/>
          <w:szCs w:val="24"/>
        </w:rPr>
        <w:t>determining the relative direction of a received radio signal</w:t>
      </w:r>
      <w:r w:rsidRPr="00C22BBC">
        <w:rPr>
          <w:rFonts w:cs="Arial"/>
          <w:color w:val="FF0000"/>
          <w:sz w:val="24"/>
          <w:szCs w:val="24"/>
        </w:rPr>
        <w:t>.</w:t>
      </w:r>
    </w:p>
    <w:p w:rsidR="00032329" w:rsidRPr="00032329" w:rsidRDefault="00032329" w:rsidP="00E44F48">
      <w:pPr>
        <w:pStyle w:val="31"/>
      </w:pPr>
      <w:bookmarkStart w:id="1019" w:name="_Toc449707681"/>
      <w:bookmarkStart w:id="1020" w:name="_Toc454286124"/>
      <w:r w:rsidRPr="00E43A26">
        <w:rPr>
          <w:rFonts w:eastAsiaTheme="minorEastAsia" w:cs="Arial"/>
          <w:color w:val="FF0000"/>
          <w:szCs w:val="24"/>
        </w:rPr>
        <w:t xml:space="preserve">[UPDATED SECTION] </w:t>
      </w:r>
      <w:r>
        <w:rPr>
          <w:rFonts w:ascii="Arial,Bold" w:eastAsiaTheme="minorEastAsia" w:hAnsi="Arial,Bold" w:cs="Arial,Bold"/>
          <w:szCs w:val="24"/>
          <w:lang w:val="en-GB"/>
        </w:rPr>
        <w:t>3.3.2 LE Physical Channels</w:t>
      </w:r>
      <w:bookmarkEnd w:id="1019"/>
      <w:bookmarkEnd w:id="1020"/>
    </w:p>
    <w:p w:rsidR="00032329" w:rsidRDefault="00032329" w:rsidP="00032329">
      <w:pPr>
        <w:autoSpaceDE w:val="0"/>
        <w:autoSpaceDN w:val="0"/>
        <w:adjustRightInd w:val="0"/>
        <w:spacing w:after="0" w:line="240" w:lineRule="auto"/>
        <w:rPr>
          <w:rFonts w:cs="Arial"/>
          <w:bCs/>
          <w:color w:val="00B050"/>
          <w:sz w:val="24"/>
          <w:szCs w:val="24"/>
        </w:rPr>
      </w:pPr>
      <w:r w:rsidRPr="00C22BBC">
        <w:rPr>
          <w:rFonts w:cs="Arial"/>
          <w:color w:val="00B050"/>
          <w:sz w:val="24"/>
          <w:szCs w:val="24"/>
        </w:rPr>
        <w:t>[Insert at the end of the section]</w:t>
      </w:r>
    </w:p>
    <w:p w:rsidR="00032329" w:rsidRPr="00C22BBC" w:rsidRDefault="00032329" w:rsidP="00032329">
      <w:pPr>
        <w:autoSpaceDE w:val="0"/>
        <w:autoSpaceDN w:val="0"/>
        <w:adjustRightInd w:val="0"/>
        <w:spacing w:after="0" w:line="240" w:lineRule="auto"/>
        <w:rPr>
          <w:rFonts w:cs="Arial"/>
          <w:bCs/>
          <w:color w:val="00B050"/>
          <w:sz w:val="24"/>
          <w:szCs w:val="24"/>
        </w:rPr>
      </w:pPr>
    </w:p>
    <w:p w:rsidR="00032329" w:rsidRPr="00020A9D" w:rsidRDefault="00032329" w:rsidP="00032329">
      <w:pPr>
        <w:autoSpaceDE w:val="0"/>
        <w:autoSpaceDN w:val="0"/>
        <w:adjustRightInd w:val="0"/>
        <w:spacing w:after="0" w:line="240" w:lineRule="auto"/>
        <w:rPr>
          <w:rFonts w:cs="Arial"/>
          <w:bCs/>
          <w:color w:val="FF0000"/>
          <w:sz w:val="24"/>
          <w:szCs w:val="24"/>
        </w:rPr>
      </w:pPr>
      <w:r>
        <w:rPr>
          <w:rFonts w:cs="Arial"/>
          <w:color w:val="FF0000"/>
          <w:sz w:val="24"/>
          <w:szCs w:val="24"/>
        </w:rPr>
        <w:lastRenderedPageBreak/>
        <w:t>Packets on both the LE piconet physical channel and the LE advertisement broadcast channel may carry a Supplemental that can be used for the purpose of direction finding.</w:t>
      </w:r>
    </w:p>
    <w:p w:rsidR="00032329" w:rsidRDefault="00032329" w:rsidP="00032329">
      <w:pPr>
        <w:spacing w:after="200"/>
        <w:rPr>
          <w:rFonts w:cs="Arial"/>
          <w:bCs/>
          <w:i/>
          <w:iCs/>
          <w:color w:val="FF0000"/>
          <w:sz w:val="20"/>
        </w:rPr>
      </w:pPr>
    </w:p>
    <w:p w:rsidR="00032329" w:rsidRDefault="00032329" w:rsidP="00E44F48">
      <w:pPr>
        <w:pStyle w:val="31"/>
        <w:rPr>
          <w:rFonts w:eastAsiaTheme="minorEastAsia"/>
        </w:rPr>
      </w:pPr>
      <w:bookmarkStart w:id="1021" w:name="_Toc449707682"/>
      <w:bookmarkStart w:id="1022" w:name="_Toc454286125"/>
      <w:r w:rsidRPr="00D7101C">
        <w:rPr>
          <w:rFonts w:eastAsiaTheme="minorEastAsia"/>
          <w:color w:val="FF0000"/>
        </w:rPr>
        <w:t xml:space="preserve">[NEW SECTION] </w:t>
      </w:r>
      <w:r w:rsidRPr="004B1513">
        <w:rPr>
          <w:rFonts w:ascii="Arial,Bold" w:eastAsiaTheme="minorEastAsia" w:hAnsi="Arial,Bold" w:cs="Arial,Bold"/>
          <w:szCs w:val="24"/>
          <w:lang w:val="en-GB"/>
        </w:rPr>
        <w:t>X Direction Finding using Bluetooth Low Energy</w:t>
      </w:r>
      <w:bookmarkEnd w:id="1021"/>
      <w:bookmarkEnd w:id="1022"/>
    </w:p>
    <w:p w:rsidR="00907FB8" w:rsidRDefault="00907FB8" w:rsidP="00907FB8">
      <w:pPr>
        <w:spacing w:after="200"/>
        <w:rPr>
          <w:rFonts w:cs="Arial"/>
          <w:color w:val="FF0000"/>
          <w:sz w:val="24"/>
          <w:szCs w:val="24"/>
        </w:rPr>
      </w:pPr>
      <w:r>
        <w:rPr>
          <w:rFonts w:cs="Arial"/>
          <w:color w:val="FF0000"/>
          <w:sz w:val="24"/>
          <w:szCs w:val="24"/>
        </w:rPr>
        <w:t xml:space="preserve">An LE </w:t>
      </w:r>
      <w:r w:rsidR="003237AA">
        <w:rPr>
          <w:rFonts w:cs="Arial"/>
          <w:color w:val="FF0000"/>
          <w:sz w:val="24"/>
          <w:szCs w:val="24"/>
        </w:rPr>
        <w:t xml:space="preserve">device </w:t>
      </w:r>
      <w:r>
        <w:rPr>
          <w:rFonts w:cs="Arial"/>
          <w:color w:val="FF0000"/>
          <w:sz w:val="24"/>
          <w:szCs w:val="24"/>
        </w:rPr>
        <w:t xml:space="preserve">can make its direction available for a peer device by transmitting </w:t>
      </w:r>
      <w:commentRangeStart w:id="1023"/>
      <w:r>
        <w:rPr>
          <w:rFonts w:cs="Arial"/>
          <w:color w:val="FF0000"/>
          <w:sz w:val="24"/>
          <w:szCs w:val="24"/>
        </w:rPr>
        <w:t>direction</w:t>
      </w:r>
      <w:del w:id="1024" w:author="Batra, Mayank" w:date="2016-05-27T10:32:00Z">
        <w:r w:rsidDel="00F92535">
          <w:rPr>
            <w:rFonts w:cs="Arial"/>
            <w:color w:val="FF0000"/>
            <w:sz w:val="24"/>
            <w:szCs w:val="24"/>
          </w:rPr>
          <w:delText>-</w:delText>
        </w:r>
      </w:del>
      <w:ins w:id="1025" w:author="Batra, Mayank" w:date="2016-05-27T10:32:00Z">
        <w:r w:rsidR="00F92535">
          <w:rPr>
            <w:rFonts w:cs="Arial"/>
            <w:color w:val="FF0000"/>
            <w:sz w:val="24"/>
            <w:szCs w:val="24"/>
          </w:rPr>
          <w:t xml:space="preserve"> </w:t>
        </w:r>
      </w:ins>
      <w:r>
        <w:rPr>
          <w:rFonts w:cs="Arial"/>
          <w:color w:val="FF0000"/>
          <w:sz w:val="24"/>
          <w:szCs w:val="24"/>
        </w:rPr>
        <w:t>finding</w:t>
      </w:r>
      <w:del w:id="1026" w:author="Batra, Mayank" w:date="2016-05-27T10:33:00Z">
        <w:r w:rsidDel="00F92535">
          <w:rPr>
            <w:rFonts w:cs="Arial"/>
            <w:color w:val="FF0000"/>
            <w:sz w:val="24"/>
            <w:szCs w:val="24"/>
          </w:rPr>
          <w:delText>-</w:delText>
        </w:r>
      </w:del>
      <w:ins w:id="1027" w:author="Batra, Mayank" w:date="2016-05-27T10:33:00Z">
        <w:r w:rsidR="00F92535">
          <w:rPr>
            <w:rFonts w:cs="Arial"/>
            <w:color w:val="FF0000"/>
            <w:sz w:val="24"/>
            <w:szCs w:val="24"/>
          </w:rPr>
          <w:t xml:space="preserve"> </w:t>
        </w:r>
      </w:ins>
      <w:r>
        <w:rPr>
          <w:rFonts w:cs="Arial"/>
          <w:color w:val="FF0000"/>
          <w:sz w:val="24"/>
          <w:szCs w:val="24"/>
        </w:rPr>
        <w:t>enabled packets</w:t>
      </w:r>
      <w:commentRangeEnd w:id="1023"/>
      <w:r w:rsidR="0028128F">
        <w:rPr>
          <w:rStyle w:val="aff1"/>
        </w:rPr>
        <w:commentReference w:id="1023"/>
      </w:r>
      <w:r>
        <w:rPr>
          <w:rFonts w:cs="Arial"/>
          <w:color w:val="FF0000"/>
          <w:sz w:val="24"/>
          <w:szCs w:val="24"/>
        </w:rPr>
        <w:t>. Using direction information from several transmitters and profile-level information giving their locations, an LE radio can calculate its own position.</w:t>
      </w:r>
    </w:p>
    <w:p w:rsidR="00907FB8" w:rsidRDefault="00907FB8" w:rsidP="00907FB8">
      <w:pPr>
        <w:spacing w:after="200"/>
        <w:rPr>
          <w:rFonts w:cs="Arial"/>
          <w:bCs/>
          <w:color w:val="FF0000"/>
          <w:sz w:val="24"/>
          <w:szCs w:val="24"/>
        </w:rPr>
      </w:pPr>
      <w:r>
        <w:rPr>
          <w:rFonts w:cs="Arial"/>
          <w:color w:val="FF0000"/>
          <w:sz w:val="24"/>
          <w:szCs w:val="24"/>
        </w:rPr>
        <w:t xml:space="preserve">This facility is supported over </w:t>
      </w:r>
      <w:commentRangeStart w:id="1028"/>
      <w:r>
        <w:rPr>
          <w:rFonts w:cs="Arial"/>
          <w:color w:val="FF0000"/>
          <w:sz w:val="24"/>
          <w:szCs w:val="24"/>
        </w:rPr>
        <w:t xml:space="preserve">the </w:t>
      </w:r>
      <w:commentRangeEnd w:id="1028"/>
      <w:r w:rsidR="001C3807">
        <w:rPr>
          <w:rStyle w:val="aff1"/>
        </w:rPr>
        <w:commentReference w:id="1028"/>
      </w:r>
      <w:r w:rsidR="004D4F15">
        <w:rPr>
          <w:rFonts w:cs="Arial"/>
          <w:color w:val="FF0000"/>
          <w:sz w:val="24"/>
          <w:szCs w:val="24"/>
        </w:rPr>
        <w:t>LE Uncoded PHYs</w:t>
      </w:r>
      <w:r>
        <w:rPr>
          <w:rFonts w:cs="Arial"/>
          <w:color w:val="FF0000"/>
          <w:sz w:val="24"/>
          <w:szCs w:val="24"/>
        </w:rPr>
        <w:t>, but not over the LE Coded PHY.</w:t>
      </w:r>
    </w:p>
    <w:p w:rsidR="00EF62B6" w:rsidRPr="00880E42" w:rsidRDefault="00EF62B6" w:rsidP="00E44F48">
      <w:pPr>
        <w:pStyle w:val="41"/>
        <w:rPr>
          <w:rFonts w:eastAsiaTheme="minorEastAsia"/>
        </w:rPr>
      </w:pPr>
      <w:bookmarkStart w:id="1029" w:name="_Toc449707683"/>
      <w:bookmarkStart w:id="1030" w:name="_Toc454286126"/>
      <w:r w:rsidRPr="004B1513">
        <w:rPr>
          <w:rFonts w:eastAsiaTheme="minorEastAsia"/>
          <w:color w:val="FF0000"/>
        </w:rPr>
        <w:t xml:space="preserve">[NEW SECTION] </w:t>
      </w:r>
      <w:r w:rsidRPr="00880E42">
        <w:rPr>
          <w:rFonts w:eastAsiaTheme="minorEastAsia"/>
        </w:rPr>
        <w:t>X.1 Angle of Arrival (AoA) method</w:t>
      </w:r>
      <w:bookmarkEnd w:id="1029"/>
      <w:bookmarkEnd w:id="1030"/>
    </w:p>
    <w:p w:rsidR="00EF62B6" w:rsidRDefault="00EF62B6" w:rsidP="00EF62B6">
      <w:pPr>
        <w:spacing w:after="200"/>
        <w:rPr>
          <w:rFonts w:cs="Arial"/>
          <w:bCs/>
          <w:color w:val="FF0000"/>
          <w:sz w:val="24"/>
          <w:szCs w:val="24"/>
        </w:rPr>
      </w:pPr>
      <w:r>
        <w:rPr>
          <w:rFonts w:cs="Arial"/>
          <w:color w:val="FF0000"/>
          <w:sz w:val="24"/>
          <w:szCs w:val="24"/>
        </w:rPr>
        <w:t xml:space="preserve">An LE </w:t>
      </w:r>
      <w:r w:rsidR="003237AA">
        <w:rPr>
          <w:rFonts w:cs="Arial"/>
          <w:color w:val="FF0000"/>
          <w:sz w:val="24"/>
          <w:szCs w:val="24"/>
        </w:rPr>
        <w:t xml:space="preserve">device </w:t>
      </w:r>
      <w:r>
        <w:rPr>
          <w:rFonts w:cs="Arial"/>
          <w:color w:val="FF0000"/>
          <w:sz w:val="24"/>
          <w:szCs w:val="24"/>
        </w:rPr>
        <w:t xml:space="preserve">can make </w:t>
      </w:r>
      <w:commentRangeStart w:id="1031"/>
      <w:r>
        <w:rPr>
          <w:rFonts w:cs="Arial"/>
          <w:color w:val="FF0000"/>
          <w:sz w:val="24"/>
          <w:szCs w:val="24"/>
        </w:rPr>
        <w:t xml:space="preserve">its direction available </w:t>
      </w:r>
      <w:commentRangeEnd w:id="1031"/>
      <w:r w:rsidR="008B5B23">
        <w:rPr>
          <w:rStyle w:val="aff1"/>
        </w:rPr>
        <w:commentReference w:id="1031"/>
      </w:r>
      <w:del w:id="1032" w:author="Batra, Mayank" w:date="2016-06-16T09:49:00Z">
        <w:r w:rsidDel="0032417B">
          <w:rPr>
            <w:rFonts w:cs="Arial"/>
            <w:color w:val="FF0000"/>
            <w:sz w:val="24"/>
            <w:szCs w:val="24"/>
          </w:rPr>
          <w:delText xml:space="preserve">for </w:delText>
        </w:r>
      </w:del>
      <w:ins w:id="1033" w:author="Batra, Mayank" w:date="2016-06-16T09:49:00Z">
        <w:r w:rsidR="0032417B">
          <w:rPr>
            <w:rFonts w:cs="Arial"/>
            <w:color w:val="FF0000"/>
            <w:sz w:val="24"/>
            <w:szCs w:val="24"/>
          </w:rPr>
          <w:t xml:space="preserve">to </w:t>
        </w:r>
      </w:ins>
      <w:r>
        <w:rPr>
          <w:rFonts w:cs="Arial"/>
          <w:color w:val="FF0000"/>
          <w:sz w:val="24"/>
          <w:szCs w:val="24"/>
        </w:rPr>
        <w:t>a peer device by transmitting direction</w:t>
      </w:r>
      <w:del w:id="1034" w:author="Batra, Mayank" w:date="2016-05-27T10:33:00Z">
        <w:r w:rsidR="00681ABA" w:rsidDel="00F92535">
          <w:rPr>
            <w:rFonts w:cs="Arial"/>
            <w:color w:val="FF0000"/>
            <w:sz w:val="24"/>
            <w:szCs w:val="24"/>
          </w:rPr>
          <w:delText>-</w:delText>
        </w:r>
      </w:del>
      <w:ins w:id="1035" w:author="Batra, Mayank" w:date="2016-05-27T10:33:00Z">
        <w:r w:rsidR="00F92535">
          <w:rPr>
            <w:rFonts w:cs="Arial"/>
            <w:color w:val="FF0000"/>
            <w:sz w:val="24"/>
            <w:szCs w:val="24"/>
          </w:rPr>
          <w:t xml:space="preserve"> </w:t>
        </w:r>
      </w:ins>
      <w:r>
        <w:rPr>
          <w:rFonts w:cs="Arial"/>
          <w:color w:val="FF0000"/>
          <w:sz w:val="24"/>
          <w:szCs w:val="24"/>
        </w:rPr>
        <w:t>finding</w:t>
      </w:r>
      <w:del w:id="1036" w:author="Batra, Mayank" w:date="2016-05-27T10:33:00Z">
        <w:r w:rsidR="00681ABA" w:rsidDel="00F92535">
          <w:rPr>
            <w:rFonts w:cs="Arial"/>
            <w:color w:val="FF0000"/>
            <w:sz w:val="24"/>
            <w:szCs w:val="24"/>
          </w:rPr>
          <w:delText>-</w:delText>
        </w:r>
      </w:del>
      <w:ins w:id="1037" w:author="Batra, Mayank" w:date="2016-05-27T10:33:00Z">
        <w:r w:rsidR="00F92535">
          <w:rPr>
            <w:rFonts w:cs="Arial"/>
            <w:color w:val="FF0000"/>
            <w:sz w:val="24"/>
            <w:szCs w:val="24"/>
          </w:rPr>
          <w:t xml:space="preserve"> </w:t>
        </w:r>
      </w:ins>
      <w:r>
        <w:rPr>
          <w:rFonts w:cs="Arial"/>
          <w:color w:val="FF0000"/>
          <w:sz w:val="24"/>
          <w:szCs w:val="24"/>
        </w:rPr>
        <w:t>enabled packets using a single antenna.</w:t>
      </w:r>
    </w:p>
    <w:p w:rsidR="00EF62B6" w:rsidRDefault="00EF62B6" w:rsidP="00EF62B6">
      <w:pPr>
        <w:spacing w:after="200"/>
        <w:rPr>
          <w:ins w:id="1038" w:author="Batra, Mayank" w:date="2016-06-21T13:51:00Z"/>
          <w:rFonts w:cs="Arial"/>
          <w:color w:val="FF0000"/>
          <w:sz w:val="24"/>
          <w:szCs w:val="24"/>
        </w:rPr>
      </w:pPr>
      <w:r>
        <w:rPr>
          <w:rFonts w:cs="Arial"/>
          <w:color w:val="FF0000"/>
          <w:sz w:val="24"/>
          <w:szCs w:val="24"/>
        </w:rPr>
        <w:t>The peer device, consisting of an RF switch and antenna array, switches antenna</w:t>
      </w:r>
      <w:r w:rsidR="00660E35">
        <w:rPr>
          <w:rFonts w:cs="Arial"/>
          <w:color w:val="FF0000"/>
          <w:sz w:val="24"/>
          <w:szCs w:val="24"/>
        </w:rPr>
        <w:t>e</w:t>
      </w:r>
      <w:r>
        <w:rPr>
          <w:rFonts w:cs="Arial"/>
          <w:color w:val="FF0000"/>
          <w:sz w:val="24"/>
          <w:szCs w:val="24"/>
        </w:rPr>
        <w:t xml:space="preserve"> while receiving part of those packets and captures I&amp;Q samples. The I&amp;Q samples can be used to calculate the phase difference in the radio signal received using different elements of the antenna array which in turn can be used to estimate the </w:t>
      </w:r>
      <w:r w:rsidR="00660E35">
        <w:rPr>
          <w:rFonts w:cs="Arial"/>
          <w:color w:val="FF0000"/>
          <w:sz w:val="24"/>
          <w:szCs w:val="24"/>
        </w:rPr>
        <w:t>angle of arrival (</w:t>
      </w:r>
      <w:r>
        <w:rPr>
          <w:rFonts w:cs="Arial"/>
          <w:color w:val="FF0000"/>
          <w:sz w:val="24"/>
          <w:szCs w:val="24"/>
        </w:rPr>
        <w:t>AoA</w:t>
      </w:r>
      <w:r w:rsidR="00660E35">
        <w:rPr>
          <w:rFonts w:cs="Arial"/>
          <w:color w:val="FF0000"/>
          <w:sz w:val="24"/>
          <w:szCs w:val="24"/>
        </w:rPr>
        <w:t>)</w:t>
      </w:r>
      <w:r>
        <w:rPr>
          <w:rFonts w:cs="Arial"/>
          <w:color w:val="FF0000"/>
          <w:sz w:val="24"/>
          <w:szCs w:val="24"/>
        </w:rPr>
        <w:t>.</w:t>
      </w:r>
      <w:r w:rsidR="0097374B">
        <w:rPr>
          <w:rFonts w:cs="Arial"/>
          <w:color w:val="FF0000"/>
          <w:sz w:val="24"/>
          <w:szCs w:val="24"/>
        </w:rPr>
        <w:t xml:space="preserve"> </w:t>
      </w:r>
    </w:p>
    <w:p w:rsidR="00F300B9" w:rsidRDefault="00F300B9" w:rsidP="00EF62B6">
      <w:pPr>
        <w:spacing w:after="200"/>
        <w:rPr>
          <w:ins w:id="1039" w:author="Batra, Mayank" w:date="2016-06-21T13:53:00Z"/>
          <w:rFonts w:cs="Arial"/>
          <w:color w:val="00B050"/>
          <w:sz w:val="24"/>
          <w:szCs w:val="24"/>
        </w:rPr>
      </w:pPr>
      <w:ins w:id="1040" w:author="Batra, Mayank" w:date="2016-06-21T13:51:00Z">
        <w:r w:rsidRPr="00047BC7">
          <w:rPr>
            <w:rFonts w:cs="Arial"/>
            <w:color w:val="00B050"/>
            <w:sz w:val="24"/>
            <w:szCs w:val="24"/>
          </w:rPr>
          <w:t xml:space="preserve">[Note to </w:t>
        </w:r>
        <w:r>
          <w:rPr>
            <w:rFonts w:cs="Arial"/>
            <w:color w:val="00B050"/>
            <w:sz w:val="24"/>
            <w:szCs w:val="24"/>
          </w:rPr>
          <w:t>the editor:</w:t>
        </w:r>
      </w:ins>
      <w:ins w:id="1041" w:author="Batra, Mayank" w:date="2016-06-21T13:53:00Z">
        <w:r>
          <w:rPr>
            <w:rFonts w:cs="Arial"/>
            <w:color w:val="00B050"/>
            <w:sz w:val="24"/>
            <w:szCs w:val="24"/>
          </w:rPr>
          <w:t xml:space="preserve"> </w:t>
        </w:r>
      </w:ins>
      <w:ins w:id="1042" w:author="Batra, Mayank" w:date="2016-06-21T13:52:00Z">
        <w:r>
          <w:rPr>
            <w:rFonts w:cs="Arial"/>
            <w:color w:val="00B050"/>
            <w:sz w:val="24"/>
            <w:szCs w:val="24"/>
          </w:rPr>
          <w:t>on the Transmitter side</w:t>
        </w:r>
      </w:ins>
      <w:ins w:id="1043" w:author="Batra, Mayank" w:date="2016-06-21T13:53:00Z">
        <w:r>
          <w:rPr>
            <w:rFonts w:cs="Arial"/>
            <w:color w:val="00B050"/>
            <w:sz w:val="24"/>
            <w:szCs w:val="24"/>
          </w:rPr>
          <w:t>:</w:t>
        </w:r>
      </w:ins>
    </w:p>
    <w:p w:rsidR="00E44F48" w:rsidRDefault="00F300B9">
      <w:pPr>
        <w:pStyle w:val="ad"/>
        <w:numPr>
          <w:ilvl w:val="0"/>
          <w:numId w:val="27"/>
        </w:numPr>
        <w:rPr>
          <w:ins w:id="1044" w:author="Batra, Mayank" w:date="2016-06-21T13:53:00Z"/>
          <w:rFonts w:cs="Arial"/>
          <w:color w:val="00B050"/>
          <w:sz w:val="24"/>
          <w:szCs w:val="24"/>
        </w:rPr>
        <w:pPrChange w:id="1045" w:author="Batra, Mayank" w:date="2016-06-21T13:56:00Z">
          <w:pPr>
            <w:spacing w:after="200"/>
          </w:pPr>
        </w:pPrChange>
      </w:pPr>
      <w:ins w:id="1046" w:author="Batra, Mayank" w:date="2016-06-21T13:56:00Z">
        <w:r>
          <w:rPr>
            <w:rFonts w:cs="Arial"/>
            <w:color w:val="00B050"/>
            <w:sz w:val="24"/>
            <w:szCs w:val="24"/>
          </w:rPr>
          <w:t>C</w:t>
        </w:r>
      </w:ins>
      <w:ins w:id="1047" w:author="Batra, Mayank" w:date="2016-06-21T13:52:00Z">
        <w:r w:rsidR="00184984" w:rsidRPr="00184984">
          <w:rPr>
            <w:rFonts w:cs="Arial"/>
            <w:color w:val="00B050"/>
            <w:sz w:val="24"/>
            <w:szCs w:val="24"/>
            <w:rPrChange w:id="1048" w:author="Batra, Mayank" w:date="2016-06-21T13:56:00Z">
              <w:rPr>
                <w:bCs/>
              </w:rPr>
            </w:rPrChange>
          </w:rPr>
          <w:t>hange “AoA Enhanced Controller” to “LE Transmitter”</w:t>
        </w:r>
      </w:ins>
      <w:ins w:id="1049" w:author="Batra, Mayank" w:date="2016-06-21T13:53:00Z">
        <w:r w:rsidRPr="0067285E">
          <w:rPr>
            <w:rFonts w:cs="Arial"/>
            <w:color w:val="00B050"/>
            <w:sz w:val="24"/>
            <w:szCs w:val="24"/>
          </w:rPr>
          <w:t>.</w:t>
        </w:r>
      </w:ins>
    </w:p>
    <w:p w:rsidR="00E44F48" w:rsidRDefault="00184984">
      <w:pPr>
        <w:pStyle w:val="ad"/>
        <w:numPr>
          <w:ilvl w:val="0"/>
          <w:numId w:val="27"/>
        </w:numPr>
        <w:rPr>
          <w:ins w:id="1050" w:author="Batra, Mayank" w:date="2016-06-21T13:54:00Z"/>
          <w:rFonts w:cs="Arial"/>
          <w:color w:val="00B050"/>
          <w:sz w:val="24"/>
          <w:szCs w:val="24"/>
        </w:rPr>
        <w:pPrChange w:id="1051" w:author="Batra, Mayank" w:date="2016-06-21T13:56:00Z">
          <w:pPr>
            <w:spacing w:after="200"/>
          </w:pPr>
        </w:pPrChange>
      </w:pPr>
      <w:ins w:id="1052" w:author="Batra, Mayank" w:date="2016-06-21T13:53:00Z">
        <w:r w:rsidRPr="00184984">
          <w:rPr>
            <w:rFonts w:cs="Arial"/>
            <w:color w:val="00B050"/>
            <w:sz w:val="24"/>
            <w:szCs w:val="24"/>
            <w:rPrChange w:id="1053" w:author="Batra, Mayank" w:date="2016-06-21T13:56:00Z">
              <w:rPr>
                <w:bCs/>
              </w:rPr>
            </w:rPrChange>
          </w:rPr>
          <w:t xml:space="preserve">Remove the word </w:t>
        </w:r>
      </w:ins>
      <w:ins w:id="1054" w:author="Batra, Mayank" w:date="2016-06-21T13:54:00Z">
        <w:r w:rsidRPr="00184984">
          <w:rPr>
            <w:rFonts w:cs="Arial"/>
            <w:color w:val="00B050"/>
            <w:sz w:val="24"/>
            <w:szCs w:val="24"/>
            <w:rPrChange w:id="1055" w:author="Batra, Mayank" w:date="2016-06-21T13:56:00Z">
              <w:rPr>
                <w:bCs/>
              </w:rPr>
            </w:rPrChange>
          </w:rPr>
          <w:t>“Transmitter”</w:t>
        </w:r>
        <w:r w:rsidR="00F300B9" w:rsidRPr="0067285E">
          <w:rPr>
            <w:rFonts w:cs="Arial"/>
            <w:color w:val="00B050"/>
            <w:sz w:val="24"/>
            <w:szCs w:val="24"/>
          </w:rPr>
          <w:t>.</w:t>
        </w:r>
      </w:ins>
    </w:p>
    <w:p w:rsidR="00E44F48" w:rsidRDefault="00F300B9">
      <w:pPr>
        <w:ind w:left="360"/>
        <w:rPr>
          <w:ins w:id="1056" w:author="Batra, Mayank" w:date="2016-06-21T13:53:00Z"/>
          <w:rFonts w:cs="Arial"/>
          <w:color w:val="00B050"/>
          <w:sz w:val="24"/>
          <w:szCs w:val="24"/>
        </w:rPr>
        <w:pPrChange w:id="1057" w:author="Batra, Mayank" w:date="2016-06-21T13:56:00Z">
          <w:pPr>
            <w:spacing w:after="200"/>
          </w:pPr>
        </w:pPrChange>
      </w:pPr>
      <w:ins w:id="1058" w:author="Batra, Mayank" w:date="2016-06-21T13:53:00Z">
        <w:r>
          <w:rPr>
            <w:rFonts w:cs="Arial"/>
            <w:color w:val="00B050"/>
            <w:sz w:val="24"/>
            <w:szCs w:val="24"/>
          </w:rPr>
          <w:t>On the Receiver side:</w:t>
        </w:r>
      </w:ins>
    </w:p>
    <w:p w:rsidR="00E44F48" w:rsidRDefault="00F300B9">
      <w:pPr>
        <w:pStyle w:val="ad"/>
        <w:numPr>
          <w:ilvl w:val="0"/>
          <w:numId w:val="27"/>
        </w:numPr>
        <w:rPr>
          <w:ins w:id="1059" w:author="Batra, Mayank" w:date="2016-06-21T13:54:00Z"/>
          <w:rFonts w:cs="Arial"/>
          <w:color w:val="00B050"/>
          <w:sz w:val="24"/>
          <w:szCs w:val="24"/>
        </w:rPr>
        <w:pPrChange w:id="1060" w:author="Batra, Mayank" w:date="2016-06-21T13:56:00Z">
          <w:pPr>
            <w:spacing w:after="200"/>
          </w:pPr>
        </w:pPrChange>
      </w:pPr>
      <w:ins w:id="1061" w:author="Batra, Mayank" w:date="2016-06-21T13:54:00Z">
        <w:r w:rsidRPr="0067285E">
          <w:rPr>
            <w:rFonts w:cs="Arial"/>
            <w:color w:val="00B050"/>
            <w:sz w:val="24"/>
            <w:szCs w:val="24"/>
          </w:rPr>
          <w:t>C</w:t>
        </w:r>
        <w:r w:rsidR="00184984" w:rsidRPr="00184984">
          <w:rPr>
            <w:rFonts w:cs="Arial"/>
            <w:color w:val="00B050"/>
            <w:sz w:val="24"/>
            <w:szCs w:val="24"/>
            <w:rPrChange w:id="1062" w:author="Batra, Mayank" w:date="2016-06-21T13:56:00Z">
              <w:rPr>
                <w:bCs/>
              </w:rPr>
            </w:rPrChange>
          </w:rPr>
          <w:t>hange “AoA Enhanced Controller” to “LE Receiver”</w:t>
        </w:r>
        <w:r w:rsidRPr="0067285E">
          <w:rPr>
            <w:rFonts w:cs="Arial"/>
            <w:color w:val="00B050"/>
            <w:sz w:val="24"/>
            <w:szCs w:val="24"/>
          </w:rPr>
          <w:t>.</w:t>
        </w:r>
      </w:ins>
    </w:p>
    <w:p w:rsidR="00E44F48" w:rsidRDefault="00184984">
      <w:pPr>
        <w:pStyle w:val="ad"/>
        <w:numPr>
          <w:ilvl w:val="0"/>
          <w:numId w:val="27"/>
        </w:numPr>
        <w:rPr>
          <w:ins w:id="1063" w:author="Batra, Mayank" w:date="2016-06-21T13:54:00Z"/>
          <w:rFonts w:cs="Arial"/>
          <w:color w:val="00B050"/>
          <w:sz w:val="24"/>
          <w:szCs w:val="24"/>
        </w:rPr>
        <w:pPrChange w:id="1064" w:author="Batra, Mayank" w:date="2016-06-21T13:56:00Z">
          <w:pPr>
            <w:spacing w:after="200"/>
          </w:pPr>
        </w:pPrChange>
      </w:pPr>
      <w:ins w:id="1065" w:author="Batra, Mayank" w:date="2016-06-21T13:54:00Z">
        <w:r w:rsidRPr="00184984">
          <w:rPr>
            <w:rFonts w:cs="Arial"/>
            <w:color w:val="00B050"/>
            <w:sz w:val="24"/>
            <w:szCs w:val="24"/>
            <w:rPrChange w:id="1066" w:author="Batra, Mayank" w:date="2016-06-21T13:56:00Z">
              <w:rPr>
                <w:bCs/>
              </w:rPr>
            </w:rPrChange>
          </w:rPr>
          <w:t>Remove the word “Receiver”.</w:t>
        </w:r>
      </w:ins>
    </w:p>
    <w:p w:rsidR="00E44F48" w:rsidRDefault="00F300B9">
      <w:pPr>
        <w:pStyle w:val="ad"/>
        <w:numPr>
          <w:ilvl w:val="0"/>
          <w:numId w:val="27"/>
        </w:numPr>
        <w:rPr>
          <w:rFonts w:cs="Arial"/>
          <w:bCs w:val="0"/>
          <w:color w:val="00B050"/>
          <w:sz w:val="24"/>
          <w:szCs w:val="24"/>
          <w:rPrChange w:id="1067" w:author="Batra, Mayank" w:date="2016-06-21T13:56:00Z">
            <w:rPr>
              <w:rFonts w:cs="Arial"/>
              <w:bCs/>
              <w:color w:val="FF0000"/>
              <w:sz w:val="24"/>
              <w:szCs w:val="24"/>
            </w:rPr>
          </w:rPrChange>
        </w:rPr>
        <w:pPrChange w:id="1068" w:author="Batra, Mayank" w:date="2016-06-21T13:56:00Z">
          <w:pPr>
            <w:spacing w:after="200"/>
          </w:pPr>
        </w:pPrChange>
      </w:pPr>
      <w:ins w:id="1069" w:author="Batra, Mayank" w:date="2016-06-21T13:56:00Z">
        <w:r>
          <w:rPr>
            <w:rFonts w:cs="Arial"/>
            <w:color w:val="00B050"/>
            <w:sz w:val="24"/>
            <w:szCs w:val="24"/>
          </w:rPr>
          <w:t>B</w:t>
        </w:r>
      </w:ins>
      <w:ins w:id="1070" w:author="Batra, Mayank" w:date="2016-06-21T13:54:00Z">
        <w:r w:rsidR="00184984" w:rsidRPr="00184984">
          <w:rPr>
            <w:rFonts w:cs="Arial"/>
            <w:color w:val="00B050"/>
            <w:sz w:val="24"/>
            <w:szCs w:val="24"/>
            <w:rPrChange w:id="1071" w:author="Batra, Mayank" w:date="2016-06-21T13:56:00Z">
              <w:rPr>
                <w:bCs/>
              </w:rPr>
            </w:rPrChange>
          </w:rPr>
          <w:t>elow the “AoA Enhanced Controller</w:t>
        </w:r>
      </w:ins>
      <w:ins w:id="1072" w:author="Batra, Mayank" w:date="2016-06-21T13:55:00Z">
        <w:r w:rsidR="00184984" w:rsidRPr="00184984">
          <w:rPr>
            <w:rFonts w:cs="Arial"/>
            <w:color w:val="00B050"/>
            <w:sz w:val="24"/>
            <w:szCs w:val="24"/>
            <w:rPrChange w:id="1073" w:author="Batra, Mayank" w:date="2016-06-21T13:56:00Z">
              <w:rPr>
                <w:bCs/>
              </w:rPr>
            </w:rPrChange>
          </w:rPr>
          <w:t>” box (now changed to “LE Receiver” box), draw a box labelled “AoA Estimation”</w:t>
        </w:r>
      </w:ins>
      <w:ins w:id="1074" w:author="Batra, Mayank" w:date="2016-06-21T13:56:00Z">
        <w:r>
          <w:rPr>
            <w:rFonts w:cs="Arial"/>
            <w:color w:val="00B050"/>
            <w:sz w:val="24"/>
            <w:szCs w:val="24"/>
          </w:rPr>
          <w:t xml:space="preserve"> and draw an arrow from </w:t>
        </w:r>
      </w:ins>
      <w:ins w:id="1075" w:author="Batra, Mayank" w:date="2016-06-21T13:57:00Z">
        <w:r>
          <w:rPr>
            <w:rFonts w:cs="Arial"/>
            <w:color w:val="00B050"/>
            <w:sz w:val="24"/>
            <w:szCs w:val="24"/>
          </w:rPr>
          <w:t xml:space="preserve">the </w:t>
        </w:r>
      </w:ins>
      <w:ins w:id="1076" w:author="Batra, Mayank" w:date="2016-06-21T13:56:00Z">
        <w:r>
          <w:rPr>
            <w:rFonts w:cs="Arial"/>
            <w:color w:val="00B050"/>
            <w:sz w:val="24"/>
            <w:szCs w:val="24"/>
          </w:rPr>
          <w:t>“LE Receiver”</w:t>
        </w:r>
      </w:ins>
      <w:ins w:id="1077" w:author="Batra, Mayank" w:date="2016-06-21T13:57:00Z">
        <w:r>
          <w:rPr>
            <w:rFonts w:cs="Arial"/>
            <w:color w:val="00B050"/>
            <w:sz w:val="24"/>
            <w:szCs w:val="24"/>
          </w:rPr>
          <w:t xml:space="preserve"> box to the “AoA Estimation” box</w:t>
        </w:r>
      </w:ins>
      <w:ins w:id="1078" w:author="Batra, Mayank" w:date="2016-06-21T13:55:00Z">
        <w:r w:rsidR="00184984" w:rsidRPr="00184984">
          <w:rPr>
            <w:rFonts w:cs="Arial"/>
            <w:color w:val="00B050"/>
            <w:sz w:val="24"/>
            <w:szCs w:val="24"/>
            <w:rPrChange w:id="1079" w:author="Batra, Mayank" w:date="2016-06-21T13:56:00Z">
              <w:rPr>
                <w:bCs/>
              </w:rPr>
            </w:rPrChange>
          </w:rPr>
          <w:t>.]</w:t>
        </w:r>
      </w:ins>
    </w:p>
    <w:p w:rsidR="00EF62B6" w:rsidRDefault="00EF62B6" w:rsidP="00EF62B6">
      <w:pPr>
        <w:spacing w:after="200"/>
        <w:rPr>
          <w:rFonts w:cs="Arial"/>
          <w:bCs/>
          <w:color w:val="FF0000"/>
          <w:sz w:val="24"/>
          <w:szCs w:val="24"/>
        </w:rPr>
      </w:pPr>
    </w:p>
    <w:p w:rsidR="00EF62B6" w:rsidRDefault="00EF62B6" w:rsidP="00EF62B6">
      <w:pPr>
        <w:spacing w:after="200"/>
      </w:pPr>
      <w:r>
        <w:rPr>
          <w:rFonts w:cs="Arial"/>
          <w:bCs/>
          <w:i/>
          <w:iCs/>
          <w:noProof/>
          <w:color w:val="FF0000"/>
          <w:sz w:val="20"/>
          <w:lang w:eastAsia="zh-CN"/>
        </w:rPr>
        <w:lastRenderedPageBreak/>
        <w:drawing>
          <wp:inline distT="0" distB="0" distL="0" distR="0">
            <wp:extent cx="5943600" cy="36782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78292"/>
                    </a:xfrm>
                    <a:prstGeom prst="rect">
                      <a:avLst/>
                    </a:prstGeom>
                    <a:noFill/>
                  </pic:spPr>
                </pic:pic>
              </a:graphicData>
            </a:graphic>
          </wp:inline>
        </w:drawing>
      </w:r>
    </w:p>
    <w:p w:rsidR="00EF62B6" w:rsidRDefault="00EF62B6" w:rsidP="00E44F48">
      <w:pPr>
        <w:spacing w:after="200"/>
        <w:outlineLvl w:val="0"/>
      </w:pPr>
      <w:commentRangeStart w:id="1080"/>
      <w:r>
        <w:rPr>
          <w:rFonts w:cs="Arial"/>
          <w:i/>
          <w:iCs/>
          <w:color w:val="FF0000"/>
          <w:sz w:val="20"/>
        </w:rPr>
        <w:t xml:space="preserve">Figure </w:t>
      </w:r>
      <w:del w:id="1081" w:author="Batra, Mayank" w:date="2016-05-27T11:54:00Z">
        <w:r w:rsidDel="00083DA1">
          <w:rPr>
            <w:rFonts w:cs="Arial"/>
            <w:i/>
            <w:iCs/>
            <w:color w:val="FF0000"/>
            <w:sz w:val="20"/>
          </w:rPr>
          <w:delText>8</w:delText>
        </w:r>
      </w:del>
      <w:ins w:id="1082" w:author="Batra, Mayank" w:date="2016-05-27T11:54:00Z">
        <w:r w:rsidR="00083DA1">
          <w:rPr>
            <w:rFonts w:cs="Arial"/>
            <w:i/>
            <w:iCs/>
            <w:color w:val="FF0000"/>
            <w:sz w:val="20"/>
          </w:rPr>
          <w:t>X</w:t>
        </w:r>
      </w:ins>
      <w:r>
        <w:rPr>
          <w:rFonts w:cs="Arial"/>
          <w:i/>
          <w:iCs/>
          <w:color w:val="FF0000"/>
          <w:sz w:val="20"/>
        </w:rPr>
        <w:t>.</w:t>
      </w:r>
      <w:del w:id="1083" w:author="Batra, Mayank" w:date="2016-05-27T11:53:00Z">
        <w:r w:rsidDel="00083DA1">
          <w:rPr>
            <w:rFonts w:cs="Arial"/>
            <w:i/>
            <w:iCs/>
            <w:color w:val="FF0000"/>
            <w:sz w:val="20"/>
          </w:rPr>
          <w:delText>X</w:delText>
        </w:r>
        <w:commentRangeEnd w:id="1080"/>
        <w:r w:rsidR="005152DD" w:rsidDel="00083DA1">
          <w:rPr>
            <w:rStyle w:val="aff1"/>
          </w:rPr>
          <w:commentReference w:id="1080"/>
        </w:r>
      </w:del>
      <w:ins w:id="1084" w:author="Batra, Mayank" w:date="2016-05-27T11:53:00Z">
        <w:r w:rsidR="00083DA1">
          <w:rPr>
            <w:rFonts w:cs="Arial"/>
            <w:i/>
            <w:iCs/>
            <w:color w:val="FF0000"/>
            <w:sz w:val="20"/>
          </w:rPr>
          <w:t>1</w:t>
        </w:r>
      </w:ins>
      <w:r w:rsidRPr="001F42C9">
        <w:rPr>
          <w:rFonts w:cs="Arial"/>
          <w:i/>
          <w:iCs/>
          <w:color w:val="FF0000"/>
          <w:sz w:val="20"/>
        </w:rPr>
        <w:t xml:space="preserve">: Angle of </w:t>
      </w:r>
      <w:r>
        <w:rPr>
          <w:rFonts w:cs="Arial"/>
          <w:i/>
          <w:iCs/>
          <w:color w:val="FF0000"/>
          <w:sz w:val="20"/>
        </w:rPr>
        <w:t>Arrival method</w:t>
      </w:r>
      <w:r>
        <w:t xml:space="preserve"> </w:t>
      </w:r>
    </w:p>
    <w:p w:rsidR="00EF62B6" w:rsidRDefault="00EF62B6" w:rsidP="00EF62B6">
      <w:pPr>
        <w:spacing w:after="200"/>
        <w:rPr>
          <w:ins w:id="1085" w:author="Batra, Mayank" w:date="2016-06-16T09:51:00Z"/>
          <w:rFonts w:cs="Arial"/>
          <w:color w:val="FF0000"/>
          <w:sz w:val="24"/>
          <w:szCs w:val="24"/>
        </w:rPr>
      </w:pPr>
      <w:r>
        <w:rPr>
          <w:rFonts w:cs="Arial"/>
          <w:color w:val="FF0000"/>
          <w:sz w:val="24"/>
          <w:szCs w:val="24"/>
        </w:rPr>
        <w:t xml:space="preserve">Consider </w:t>
      </w:r>
      <w:r w:rsidR="007A2EB8">
        <w:rPr>
          <w:rFonts w:cs="Arial"/>
          <w:color w:val="FF0000"/>
          <w:sz w:val="24"/>
          <w:szCs w:val="24"/>
        </w:rPr>
        <w:t xml:space="preserve">a receiver device with </w:t>
      </w:r>
      <w:r>
        <w:rPr>
          <w:rFonts w:cs="Arial"/>
          <w:color w:val="FF0000"/>
          <w:sz w:val="24"/>
          <w:szCs w:val="24"/>
        </w:rPr>
        <w:t xml:space="preserve">an antenna array consisting of two </w:t>
      </w:r>
      <w:r w:rsidR="00660E35">
        <w:rPr>
          <w:rFonts w:cs="Arial"/>
          <w:color w:val="FF0000"/>
          <w:sz w:val="24"/>
          <w:szCs w:val="24"/>
        </w:rPr>
        <w:t>antennae</w:t>
      </w:r>
      <w:r>
        <w:rPr>
          <w:rFonts w:cs="Arial"/>
          <w:color w:val="FF0000"/>
          <w:sz w:val="24"/>
          <w:szCs w:val="24"/>
        </w:rPr>
        <w:t xml:space="preserve">, separated by distance </w:t>
      </w:r>
      <w:r w:rsidRPr="00880E42">
        <w:rPr>
          <w:rFonts w:ascii="Courier New" w:eastAsia="MS Mincho" w:hAnsi="Courier New" w:cs="Courier New"/>
          <w:bCs/>
          <w:noProof/>
          <w:snapToGrid w:val="0"/>
          <w:color w:val="FF0000"/>
          <w:sz w:val="24"/>
          <w:szCs w:val="24"/>
        </w:rPr>
        <w:t>d</w:t>
      </w:r>
      <w:r>
        <w:rPr>
          <w:rFonts w:cs="Arial"/>
          <w:color w:val="FF0000"/>
          <w:sz w:val="24"/>
          <w:szCs w:val="24"/>
        </w:rPr>
        <w:t>.</w:t>
      </w:r>
      <w:commentRangeStart w:id="1086"/>
      <w:r>
        <w:rPr>
          <w:rFonts w:cs="Arial"/>
          <w:color w:val="FF0000"/>
          <w:sz w:val="24"/>
          <w:szCs w:val="24"/>
        </w:rPr>
        <w:t xml:space="preserve"> </w:t>
      </w:r>
      <w:del w:id="1087" w:author="Chris Reisinger" w:date="2016-05-12T13:44:00Z">
        <w:r w:rsidR="00CD61DF" w:rsidDel="00737C4D">
          <w:rPr>
            <w:rFonts w:cs="Arial"/>
            <w:color w:val="FF0000"/>
            <w:sz w:val="24"/>
            <w:szCs w:val="24"/>
          </w:rPr>
          <w:delText xml:space="preserve"> </w:delText>
        </w:r>
      </w:del>
      <w:commentRangeEnd w:id="1086"/>
      <w:r w:rsidR="00737C4D">
        <w:rPr>
          <w:rStyle w:val="aff1"/>
        </w:rPr>
        <w:commentReference w:id="1086"/>
      </w:r>
      <w:r w:rsidR="007A2EB8">
        <w:rPr>
          <w:rFonts w:cs="Arial"/>
          <w:color w:val="FF0000"/>
          <w:sz w:val="24"/>
          <w:szCs w:val="24"/>
        </w:rPr>
        <w:t xml:space="preserve">The transmitter device uses a single antenna to transmit a signal. </w:t>
      </w:r>
      <w:r w:rsidR="00CD61DF">
        <w:rPr>
          <w:rFonts w:cs="Arial"/>
          <w:color w:val="FF0000"/>
          <w:sz w:val="24"/>
          <w:szCs w:val="24"/>
        </w:rPr>
        <w:t xml:space="preserve">As shown in Figure </w:t>
      </w:r>
      <w:del w:id="1088" w:author="Batra, Mayank" w:date="2016-05-27T11:54:00Z">
        <w:r w:rsidR="00CD61DF" w:rsidDel="00083DA1">
          <w:rPr>
            <w:rFonts w:cs="Arial"/>
            <w:color w:val="FF0000"/>
            <w:sz w:val="24"/>
            <w:szCs w:val="24"/>
          </w:rPr>
          <w:delText>8</w:delText>
        </w:r>
      </w:del>
      <w:del w:id="1089" w:author="Batra, Mayank" w:date="2016-06-10T17:07:00Z">
        <w:r w:rsidR="00CD61DF">
          <w:rPr>
            <w:rFonts w:cs="Arial"/>
            <w:color w:val="FF0000"/>
            <w:sz w:val="24"/>
            <w:szCs w:val="24"/>
          </w:rPr>
          <w:delText>.X+1</w:delText>
        </w:r>
      </w:del>
      <w:ins w:id="1090" w:author="Batra, Mayank" w:date="2016-05-27T11:54:00Z">
        <w:r w:rsidR="00083DA1">
          <w:rPr>
            <w:rFonts w:cs="Arial"/>
            <w:color w:val="FF0000"/>
            <w:sz w:val="24"/>
            <w:szCs w:val="24"/>
          </w:rPr>
          <w:t>X</w:t>
        </w:r>
      </w:ins>
      <w:ins w:id="1091" w:author="Batra, Mayank" w:date="2016-06-10T17:07:00Z">
        <w:r w:rsidR="00CD61DF">
          <w:rPr>
            <w:rFonts w:cs="Arial"/>
            <w:color w:val="FF0000"/>
            <w:sz w:val="24"/>
            <w:szCs w:val="24"/>
          </w:rPr>
          <w:t>.</w:t>
        </w:r>
      </w:ins>
      <w:del w:id="1092" w:author="Batra, Mayank" w:date="2016-05-27T11:53:00Z">
        <w:r w:rsidR="00CD61DF" w:rsidDel="00083DA1">
          <w:rPr>
            <w:rFonts w:cs="Arial"/>
            <w:color w:val="FF0000"/>
            <w:sz w:val="24"/>
            <w:szCs w:val="24"/>
          </w:rPr>
          <w:delText>X+1</w:delText>
        </w:r>
      </w:del>
      <w:ins w:id="1093" w:author="Batra, Mayank" w:date="2016-05-27T11:53:00Z">
        <w:r w:rsidR="00083DA1">
          <w:rPr>
            <w:rFonts w:cs="Arial"/>
            <w:color w:val="FF0000"/>
            <w:sz w:val="24"/>
            <w:szCs w:val="24"/>
          </w:rPr>
          <w:t>2</w:t>
        </w:r>
      </w:ins>
      <w:r w:rsidR="00CD61DF">
        <w:rPr>
          <w:rFonts w:cs="Arial"/>
          <w:color w:val="FF0000"/>
          <w:sz w:val="24"/>
          <w:szCs w:val="24"/>
        </w:rPr>
        <w:t>, a perpendicular line can be drawn from an incoming signal wave front extending to the furthest antenna (</w:t>
      </w:r>
      <w:r w:rsidR="00660E35">
        <w:rPr>
          <w:rFonts w:cs="Arial"/>
          <w:color w:val="FF0000"/>
          <w:sz w:val="24"/>
          <w:szCs w:val="24"/>
        </w:rPr>
        <w:t>a</w:t>
      </w:r>
      <w:r w:rsidR="00CD61DF">
        <w:rPr>
          <w:rFonts w:cs="Arial"/>
          <w:color w:val="FF0000"/>
          <w:sz w:val="24"/>
          <w:szCs w:val="24"/>
        </w:rPr>
        <w:t>ntenna 2) at the point of intersection to the closest antenna (</w:t>
      </w:r>
      <w:r w:rsidR="00660E35">
        <w:rPr>
          <w:rFonts w:cs="Arial"/>
          <w:color w:val="FF0000"/>
          <w:sz w:val="24"/>
          <w:szCs w:val="24"/>
        </w:rPr>
        <w:t>a</w:t>
      </w:r>
      <w:r w:rsidR="00CD61DF">
        <w:rPr>
          <w:rFonts w:cs="Arial"/>
          <w:color w:val="FF0000"/>
          <w:sz w:val="24"/>
          <w:szCs w:val="24"/>
        </w:rPr>
        <w:t xml:space="preserve">ntenna 1). The </w:t>
      </w:r>
      <w:r w:rsidR="00D4352F">
        <w:rPr>
          <w:rFonts w:cs="Arial"/>
          <w:color w:val="FF0000"/>
          <w:sz w:val="24"/>
          <w:szCs w:val="24"/>
        </w:rPr>
        <w:t xml:space="preserve">adjacent side of that right triangle represents the </w:t>
      </w:r>
      <w:r w:rsidR="00CD61DF">
        <w:rPr>
          <w:rFonts w:cs="Arial"/>
          <w:color w:val="FF0000"/>
          <w:sz w:val="24"/>
          <w:szCs w:val="24"/>
        </w:rPr>
        <w:t>path difference relative to the angle of incidence of that wave front</w:t>
      </w:r>
      <w:r w:rsidR="00D4352F">
        <w:rPr>
          <w:rFonts w:cs="Arial"/>
          <w:color w:val="FF0000"/>
          <w:sz w:val="24"/>
          <w:szCs w:val="24"/>
        </w:rPr>
        <w:t xml:space="preserve"> between both antenna</w:t>
      </w:r>
      <w:r w:rsidR="00660E35">
        <w:rPr>
          <w:rFonts w:cs="Arial"/>
          <w:color w:val="FF0000"/>
          <w:sz w:val="24"/>
          <w:szCs w:val="24"/>
        </w:rPr>
        <w:t>e</w:t>
      </w:r>
      <w:r w:rsidR="00D4352F">
        <w:rPr>
          <w:rFonts w:cs="Arial"/>
          <w:color w:val="FF0000"/>
          <w:sz w:val="24"/>
          <w:szCs w:val="24"/>
        </w:rPr>
        <w:t xml:space="preserve">. </w:t>
      </w:r>
      <w:r>
        <w:rPr>
          <w:rFonts w:cs="Arial"/>
          <w:color w:val="FF0000"/>
          <w:sz w:val="24"/>
          <w:szCs w:val="24"/>
        </w:rPr>
        <w:t xml:space="preserve">The phase difference, </w:t>
      </w:r>
      <w:commentRangeStart w:id="1094"/>
      <w:r w:rsidRPr="008A576A">
        <w:rPr>
          <w:rFonts w:ascii="Courier New" w:eastAsia="MS Mincho" w:hAnsi="Courier New" w:cs="Courier New"/>
          <w:noProof/>
          <w:snapToGrid w:val="0"/>
          <w:color w:val="FF0000"/>
          <w:sz w:val="24"/>
          <w:szCs w:val="24"/>
        </w:rPr>
        <w:t>ψ</w:t>
      </w:r>
      <w:commentRangeEnd w:id="1094"/>
      <w:r w:rsidR="00942A44">
        <w:rPr>
          <w:rStyle w:val="aff1"/>
        </w:rPr>
        <w:commentReference w:id="1094"/>
      </w:r>
      <w:r>
        <w:rPr>
          <w:rFonts w:cs="Arial"/>
          <w:color w:val="FF0000"/>
          <w:sz w:val="24"/>
          <w:szCs w:val="24"/>
        </w:rPr>
        <w:t xml:space="preserve">, in the signal arriving at the two </w:t>
      </w:r>
      <w:r w:rsidR="00660E35">
        <w:rPr>
          <w:rFonts w:cs="Arial"/>
          <w:color w:val="FF0000"/>
          <w:sz w:val="24"/>
          <w:szCs w:val="24"/>
        </w:rPr>
        <w:t xml:space="preserve">antennae </w:t>
      </w:r>
      <w:r>
        <w:rPr>
          <w:rFonts w:cs="Arial"/>
          <w:color w:val="FF0000"/>
          <w:sz w:val="24"/>
          <w:szCs w:val="24"/>
        </w:rPr>
        <w:t>is</w:t>
      </w:r>
      <w:r w:rsidR="009D7E3A">
        <w:rPr>
          <w:rFonts w:cs="Arial"/>
          <w:color w:val="FF0000"/>
          <w:sz w:val="24"/>
          <w:szCs w:val="24"/>
        </w:rPr>
        <w:t xml:space="preserve"> then</w:t>
      </w:r>
    </w:p>
    <w:p w:rsidR="0032417B" w:rsidRPr="00FD2022" w:rsidRDefault="00184984" w:rsidP="00EF62B6">
      <w:pPr>
        <w:spacing w:after="200"/>
        <w:rPr>
          <w:ins w:id="1095" w:author="Batra, Mayank" w:date="2016-06-21T12:05:00Z"/>
          <w:rFonts w:cs="Arial"/>
          <w:color w:val="00B050"/>
          <w:sz w:val="24"/>
          <w:szCs w:val="24"/>
          <w:rPrChange w:id="1096" w:author="Batra, Mayank" w:date="2016-06-21T12:44:00Z">
            <w:rPr>
              <w:ins w:id="1097" w:author="Batra, Mayank" w:date="2016-06-21T12:05:00Z"/>
              <w:rFonts w:cs="Arial"/>
              <w:color w:val="FF0000"/>
              <w:sz w:val="24"/>
              <w:szCs w:val="24"/>
            </w:rPr>
          </w:rPrChange>
        </w:rPr>
      </w:pPr>
      <w:ins w:id="1098" w:author="Batra, Mayank" w:date="2016-06-16T09:51:00Z">
        <w:r w:rsidRPr="00184984">
          <w:rPr>
            <w:rFonts w:cs="Arial"/>
            <w:color w:val="00B050"/>
            <w:sz w:val="24"/>
            <w:szCs w:val="24"/>
            <w:rPrChange w:id="1099" w:author="Batra, Mayank" w:date="2016-06-21T12:44:00Z">
              <w:rPr>
                <w:rFonts w:cs="Arial"/>
                <w:color w:val="FF0000"/>
                <w:sz w:val="24"/>
                <w:szCs w:val="24"/>
              </w:rPr>
            </w:rPrChange>
          </w:rPr>
          <w:t xml:space="preserve">[Note to </w:t>
        </w:r>
      </w:ins>
      <w:ins w:id="1100" w:author="Batra, Mayank" w:date="2016-06-21T13:51:00Z">
        <w:r w:rsidR="00F300B9">
          <w:rPr>
            <w:rFonts w:cs="Arial"/>
            <w:color w:val="00B050"/>
            <w:sz w:val="24"/>
            <w:szCs w:val="24"/>
          </w:rPr>
          <w:t xml:space="preserve">the </w:t>
        </w:r>
      </w:ins>
      <w:ins w:id="1101" w:author="Batra, Mayank" w:date="2016-06-16T09:51:00Z">
        <w:r w:rsidRPr="00184984">
          <w:rPr>
            <w:rFonts w:cs="Arial"/>
            <w:color w:val="00B050"/>
            <w:sz w:val="24"/>
            <w:szCs w:val="24"/>
            <w:rPrChange w:id="1102" w:author="Batra, Mayank" w:date="2016-06-21T12:44:00Z">
              <w:rPr>
                <w:rFonts w:cs="Arial"/>
                <w:color w:val="FF0000"/>
                <w:sz w:val="24"/>
                <w:szCs w:val="24"/>
              </w:rPr>
            </w:rPrChange>
          </w:rPr>
          <w:t xml:space="preserve">editor: put the following </w:t>
        </w:r>
      </w:ins>
      <w:ins w:id="1103" w:author="Batra, Mayank" w:date="2016-06-16T09:53:00Z">
        <w:r w:rsidRPr="00184984">
          <w:rPr>
            <w:rFonts w:cs="Arial"/>
            <w:color w:val="00B050"/>
            <w:sz w:val="24"/>
            <w:szCs w:val="24"/>
            <w:rPrChange w:id="1104" w:author="Batra, Mayank" w:date="2016-06-21T12:44:00Z">
              <w:rPr>
                <w:rFonts w:cs="Arial"/>
                <w:color w:val="FF0000"/>
                <w:sz w:val="24"/>
                <w:szCs w:val="24"/>
              </w:rPr>
            </w:rPrChange>
          </w:rPr>
          <w:t xml:space="preserve">two equations </w:t>
        </w:r>
      </w:ins>
      <w:ins w:id="1105" w:author="Batra, Mayank" w:date="2016-06-16T09:51:00Z">
        <w:r w:rsidRPr="00184984">
          <w:rPr>
            <w:rFonts w:cs="Arial"/>
            <w:color w:val="00B050"/>
            <w:sz w:val="24"/>
            <w:szCs w:val="24"/>
            <w:rPrChange w:id="1106" w:author="Batra, Mayank" w:date="2016-06-21T12:44:00Z">
              <w:rPr>
                <w:rFonts w:cs="Arial"/>
                <w:color w:val="FF0000"/>
                <w:sz w:val="24"/>
                <w:szCs w:val="24"/>
              </w:rPr>
            </w:rPrChange>
          </w:rPr>
          <w:t>into equation format</w:t>
        </w:r>
      </w:ins>
      <w:ins w:id="1107" w:author="Batra, Mayank" w:date="2016-06-21T12:45:00Z">
        <w:r w:rsidR="00FD2022">
          <w:rPr>
            <w:rFonts w:cs="Arial"/>
            <w:color w:val="00B050"/>
            <w:sz w:val="24"/>
            <w:szCs w:val="24"/>
          </w:rPr>
          <w:t>.</w:t>
        </w:r>
      </w:ins>
      <w:ins w:id="1108" w:author="Batra, Mayank" w:date="2016-06-21T12:44:00Z">
        <w:r w:rsidR="00FD2022" w:rsidRPr="00686B68">
          <w:rPr>
            <w:rFonts w:cs="Arial"/>
            <w:color w:val="00B050"/>
            <w:sz w:val="24"/>
            <w:szCs w:val="24"/>
          </w:rPr>
          <w:t xml:space="preserve"> Also ensure that ‘d’ and ‘ψ’ in the paragraph above are in the same style</w:t>
        </w:r>
        <w:r w:rsidR="00FD2022">
          <w:rPr>
            <w:rFonts w:cs="Arial"/>
            <w:color w:val="00B050"/>
            <w:sz w:val="24"/>
            <w:szCs w:val="24"/>
          </w:rPr>
          <w:t>.</w:t>
        </w:r>
      </w:ins>
      <w:ins w:id="1109" w:author="Batra, Mayank" w:date="2016-06-16T09:51:00Z">
        <w:r w:rsidRPr="00184984">
          <w:rPr>
            <w:rFonts w:cs="Arial"/>
            <w:color w:val="00B050"/>
            <w:sz w:val="24"/>
            <w:szCs w:val="24"/>
            <w:rPrChange w:id="1110" w:author="Batra, Mayank" w:date="2016-06-21T12:44:00Z">
              <w:rPr>
                <w:rFonts w:cs="Arial"/>
                <w:color w:val="FF0000"/>
                <w:sz w:val="24"/>
                <w:szCs w:val="24"/>
              </w:rPr>
            </w:rPrChange>
          </w:rPr>
          <w:t>]</w:t>
        </w:r>
      </w:ins>
    </w:p>
    <w:p w:rsidR="00E44F48" w:rsidRDefault="00184984">
      <w:pPr>
        <w:pStyle w:val="af8"/>
        <w:rPr>
          <w:rStyle w:val="Newtext"/>
          <w:rPrChange w:id="1111" w:author="Chris Reisinger" w:date="2016-05-12T13:51:00Z">
            <w:rPr/>
          </w:rPrChange>
        </w:rPr>
        <w:pPrChange w:id="1112" w:author="Chris Reisinger" w:date="2016-05-12T13:44:00Z">
          <w:pPr>
            <w:spacing w:after="200"/>
            <w:ind w:firstLine="720"/>
          </w:pPr>
        </w:pPrChange>
      </w:pPr>
      <w:commentRangeStart w:id="1113"/>
      <w:commentRangeStart w:id="1114"/>
      <w:r w:rsidRPr="00184984">
        <w:rPr>
          <w:rStyle w:val="Newtext"/>
          <w:rPrChange w:id="1115" w:author="Chris Reisinger" w:date="2016-05-12T13:51:00Z">
            <w:rPr/>
          </w:rPrChange>
        </w:rPr>
        <w:t>ψ = (</w:t>
      </w:r>
      <w:del w:id="1116" w:author="Rasmus Abildgren" w:date="2016-06-10T17:04:00Z">
        <w:r w:rsidRPr="00184984">
          <w:rPr>
            <w:rStyle w:val="Newtext"/>
            <w:rPrChange w:id="1117" w:author="Chris Reisinger" w:date="2016-05-12T13:51:00Z">
              <w:rPr/>
            </w:rPrChange>
          </w:rPr>
          <w:delText>2πdcosθ)/</w:delText>
        </w:r>
      </w:del>
      <w:ins w:id="1118" w:author="Rasmus Abildgren" w:date="2016-06-10T17:04:00Z">
        <w:r w:rsidRPr="00184984">
          <w:rPr>
            <w:rStyle w:val="Newtext"/>
            <w:rPrChange w:id="1119" w:author="Chris Reisinger" w:date="2016-05-12T13:51:00Z">
              <w:rPr/>
            </w:rPrChange>
          </w:rPr>
          <w:t>2π</w:t>
        </w:r>
      </w:ins>
      <w:ins w:id="1120" w:author="Rasmus Abildgren" w:date="2016-06-08T10:00:00Z">
        <w:del w:id="1121" w:author="Batra, Mayank" w:date="2016-06-21T12:41:00Z">
          <w:r w:rsidR="008B5B23" w:rsidDel="00FD2022">
            <w:rPr>
              <w:rStyle w:val="Newtext"/>
            </w:rPr>
            <w:delText xml:space="preserve"> </w:delText>
          </w:r>
        </w:del>
      </w:ins>
      <w:ins w:id="1122" w:author="Rasmus Abildgren" w:date="2016-06-10T17:04:00Z">
        <w:r w:rsidRPr="00184984">
          <w:rPr>
            <w:rStyle w:val="Newtext"/>
            <w:rPrChange w:id="1123" w:author="Chris Reisinger" w:date="2016-05-12T13:51:00Z">
              <w:rPr/>
            </w:rPrChange>
          </w:rPr>
          <w:t>d</w:t>
        </w:r>
      </w:ins>
      <w:ins w:id="1124" w:author="Rasmus Abildgren" w:date="2016-06-08T10:00:00Z">
        <w:r w:rsidR="008B5B23">
          <w:rPr>
            <w:rStyle w:val="Newtext"/>
          </w:rPr>
          <w:t xml:space="preserve"> </w:t>
        </w:r>
      </w:ins>
      <w:ins w:id="1125" w:author="Rasmus Abildgren" w:date="2016-06-10T17:04:00Z">
        <w:r w:rsidRPr="00184984">
          <w:rPr>
            <w:rStyle w:val="Newtext"/>
            <w:rPrChange w:id="1126" w:author="Chris Reisinger" w:date="2016-05-12T13:51:00Z">
              <w:rPr/>
            </w:rPrChange>
          </w:rPr>
          <w:t>cos</w:t>
        </w:r>
      </w:ins>
      <w:ins w:id="1127" w:author="Rasmus Abildgren" w:date="2016-06-08T10:00:00Z">
        <w:r w:rsidR="008B5B23">
          <w:rPr>
            <w:rStyle w:val="Newtext"/>
          </w:rPr>
          <w:t>(</w:t>
        </w:r>
      </w:ins>
      <w:ins w:id="1128" w:author="Rasmus Abildgren" w:date="2016-06-10T17:04:00Z">
        <w:r w:rsidRPr="00184984">
          <w:rPr>
            <w:rStyle w:val="Newtext"/>
            <w:rPrChange w:id="1129" w:author="Chris Reisinger" w:date="2016-05-12T13:51:00Z">
              <w:rPr/>
            </w:rPrChange>
          </w:rPr>
          <w:t>θ</w:t>
        </w:r>
      </w:ins>
      <w:ins w:id="1130" w:author="Rasmus Abildgren" w:date="2016-06-08T10:00:00Z">
        <w:r w:rsidR="008B5B23">
          <w:rPr>
            <w:rStyle w:val="Newtext"/>
          </w:rPr>
          <w:t>)</w:t>
        </w:r>
      </w:ins>
      <w:ins w:id="1131" w:author="Rasmus Abildgren" w:date="2016-06-10T17:04:00Z">
        <w:r w:rsidRPr="00184984">
          <w:rPr>
            <w:rStyle w:val="Newtext"/>
            <w:rPrChange w:id="1132" w:author="Chris Reisinger" w:date="2016-05-12T13:51:00Z">
              <w:rPr/>
            </w:rPrChange>
          </w:rPr>
          <w:t>)/</w:t>
        </w:r>
      </w:ins>
      <w:ins w:id="1133" w:author="Batra, Mayank" w:date="2016-06-21T12:07:00Z">
        <w:r w:rsidRPr="00184984">
          <w:rPr>
            <w:rStyle w:val="Newtext"/>
            <w:rPrChange w:id="1134" w:author="Chris Reisinger" w:date="2016-05-12T13:51:00Z">
              <w:rPr/>
            </w:rPrChange>
          </w:rPr>
          <w:t>λ</w:t>
        </w:r>
      </w:ins>
      <w:ins w:id="1135" w:author="Chris Reisinger" w:date="2016-06-10T17:07:00Z">
        <w:del w:id="1136" w:author="Batra, Mayank" w:date="2016-06-21T12:40:00Z">
          <w:r w:rsidRPr="00184984">
            <w:rPr>
              <w:rStyle w:val="Newtext"/>
              <w:rPrChange w:id="1137" w:author="Chris Reisinger" w:date="2016-05-12T13:51:00Z">
                <w:rPr/>
              </w:rPrChange>
            </w:rPr>
            <w:delText>λ</w:delText>
          </w:r>
        </w:del>
      </w:ins>
      <w:commentRangeEnd w:id="1113"/>
      <w:del w:id="1138" w:author="Batra, Mayank" w:date="2016-06-10T17:07:00Z">
        <w:r w:rsidRPr="00184984">
          <w:rPr>
            <w:rStyle w:val="Newtext"/>
            <w:rPrChange w:id="1139" w:author="Chris Reisinger" w:date="2016-05-12T13:51:00Z">
              <w:rPr/>
            </w:rPrChange>
          </w:rPr>
          <w:delText>λ</w:delText>
        </w:r>
      </w:del>
      <w:commentRangeEnd w:id="1114"/>
      <w:r w:rsidR="008B5B23">
        <w:rPr>
          <w:rStyle w:val="aff1"/>
        </w:rPr>
        <w:commentReference w:id="1113"/>
      </w:r>
      <w:r w:rsidRPr="00184984">
        <w:rPr>
          <w:rStyle w:val="Newtext"/>
          <w:rPrChange w:id="1140" w:author="Chris Reisinger" w:date="2016-05-12T13:51:00Z">
            <w:rPr>
              <w:rStyle w:val="aff1"/>
            </w:rPr>
          </w:rPrChange>
        </w:rPr>
        <w:commentReference w:id="1114"/>
      </w:r>
    </w:p>
    <w:p w:rsidR="00EF62B6" w:rsidRPr="009B3496" w:rsidRDefault="00660E35" w:rsidP="00EF62B6">
      <w:pPr>
        <w:spacing w:after="200"/>
        <w:rPr>
          <w:color w:val="FF0000"/>
          <w:sz w:val="24"/>
          <w:szCs w:val="24"/>
        </w:rPr>
      </w:pPr>
      <w:r w:rsidRPr="009B3496">
        <w:rPr>
          <w:color w:val="FF0000"/>
          <w:sz w:val="24"/>
          <w:szCs w:val="24"/>
        </w:rPr>
        <w:t xml:space="preserve">where </w:t>
      </w:r>
      <w:r w:rsidR="00EF62B6" w:rsidRPr="009B3496">
        <w:rPr>
          <w:rFonts w:asciiTheme="majorHAnsi" w:hAnsiTheme="majorHAnsi" w:cstheme="majorHAnsi"/>
          <w:color w:val="FF0000"/>
          <w:sz w:val="24"/>
          <w:szCs w:val="24"/>
        </w:rPr>
        <w:t>λ</w:t>
      </w:r>
      <w:r w:rsidR="00EF62B6" w:rsidRPr="009B3496">
        <w:rPr>
          <w:color w:val="FF0000"/>
          <w:sz w:val="24"/>
          <w:szCs w:val="24"/>
        </w:rPr>
        <w:t xml:space="preserve"> is the wavelength of the signal and </w:t>
      </w:r>
      <w:r w:rsidR="00EF62B6" w:rsidRPr="009B3496">
        <w:rPr>
          <w:rFonts w:asciiTheme="majorHAnsi" w:hAnsiTheme="majorHAnsi" w:cstheme="majorHAnsi"/>
          <w:color w:val="FF0000"/>
          <w:sz w:val="24"/>
          <w:szCs w:val="24"/>
        </w:rPr>
        <w:t>θ</w:t>
      </w:r>
      <w:r w:rsidR="00EF62B6" w:rsidRPr="009B3496">
        <w:rPr>
          <w:rFonts w:cs="Arial"/>
          <w:color w:val="FF0000"/>
          <w:sz w:val="24"/>
          <w:szCs w:val="24"/>
        </w:rPr>
        <w:t xml:space="preserve"> is the AoA</w:t>
      </w:r>
      <w:r w:rsidRPr="009B3496">
        <w:rPr>
          <w:rFonts w:cs="Arial"/>
          <w:color w:val="FF0000"/>
          <w:sz w:val="24"/>
          <w:szCs w:val="24"/>
        </w:rPr>
        <w:t>, and so</w:t>
      </w:r>
    </w:p>
    <w:p w:rsidR="00E44F48" w:rsidRDefault="00184984">
      <w:pPr>
        <w:pStyle w:val="af8"/>
        <w:rPr>
          <w:rStyle w:val="Newtext"/>
          <w:rPrChange w:id="1141" w:author="Chris Reisinger" w:date="2016-05-12T13:51:00Z">
            <w:rPr/>
          </w:rPrChange>
        </w:rPr>
        <w:pPrChange w:id="1142" w:author="Chris Reisinger" w:date="2016-05-12T13:45:00Z">
          <w:pPr>
            <w:spacing w:after="200"/>
            <w:ind w:firstLine="360"/>
          </w:pPr>
        </w:pPrChange>
      </w:pPr>
      <w:commentRangeStart w:id="1143"/>
      <w:commentRangeStart w:id="1144"/>
      <w:r w:rsidRPr="00184984">
        <w:rPr>
          <w:rStyle w:val="Newtext"/>
          <w:rPrChange w:id="1145" w:author="Chris Reisinger" w:date="2016-05-12T13:50:00Z">
            <w:rPr>
              <w:sz w:val="16"/>
              <w:szCs w:val="16"/>
            </w:rPr>
          </w:rPrChange>
        </w:rPr>
        <w:t>θ = cos</w:t>
      </w:r>
      <w:r w:rsidRPr="00184984">
        <w:rPr>
          <w:rStyle w:val="superscriptRed"/>
          <w:rPrChange w:id="1146" w:author="Chris Reisinger" w:date="2016-05-12T13:51:00Z">
            <w:rPr>
              <w:sz w:val="16"/>
              <w:szCs w:val="16"/>
              <w:vertAlign w:val="superscript"/>
            </w:rPr>
          </w:rPrChange>
        </w:rPr>
        <w:t>-1</w:t>
      </w:r>
      <w:del w:id="1147" w:author="Batra, Mayank" w:date="2016-06-21T12:05:00Z">
        <w:r w:rsidRPr="00184984">
          <w:rPr>
            <w:rStyle w:val="Newtext"/>
            <w:rPrChange w:id="1148" w:author="Chris Reisinger" w:date="2016-05-12T13:51:00Z">
              <w:rPr>
                <w:sz w:val="16"/>
                <w:szCs w:val="16"/>
              </w:rPr>
            </w:rPrChange>
          </w:rPr>
          <w:delText>(</w:delText>
        </w:r>
      </w:del>
      <w:ins w:id="1149" w:author="Batra, Mayank" w:date="2016-06-21T12:05:00Z">
        <w:r w:rsidRPr="00184984">
          <w:rPr>
            <w:rStyle w:val="Newtext"/>
            <w:rPrChange w:id="1150" w:author="Chris Reisinger" w:date="2016-05-12T13:51:00Z">
              <w:rPr>
                <w:sz w:val="16"/>
                <w:szCs w:val="16"/>
              </w:rPr>
            </w:rPrChange>
          </w:rPr>
          <w:t>(</w:t>
        </w:r>
      </w:ins>
      <w:ins w:id="1151" w:author="Batra, Mayank" w:date="2016-06-16T09:56:00Z">
        <w:r w:rsidR="0032417B">
          <w:rPr>
            <w:rStyle w:val="Newtext"/>
          </w:rPr>
          <w:t>(</w:t>
        </w:r>
      </w:ins>
      <w:r w:rsidRPr="00184984">
        <w:rPr>
          <w:rStyle w:val="Newtext"/>
          <w:rPrChange w:id="1152" w:author="Chris Reisinger" w:date="2016-05-12T13:51:00Z">
            <w:rPr>
              <w:sz w:val="16"/>
              <w:szCs w:val="16"/>
            </w:rPr>
          </w:rPrChange>
        </w:rPr>
        <w:t>ψλ</w:t>
      </w:r>
      <w:del w:id="1153" w:author="Batra, Mayank" w:date="2016-06-21T12:05:00Z">
        <w:r w:rsidRPr="00184984">
          <w:rPr>
            <w:rStyle w:val="Newtext"/>
            <w:rPrChange w:id="1154" w:author="Chris Reisinger" w:date="2016-05-12T13:51:00Z">
              <w:rPr>
                <w:sz w:val="16"/>
                <w:szCs w:val="16"/>
              </w:rPr>
            </w:rPrChange>
          </w:rPr>
          <w:delText>/</w:delText>
        </w:r>
      </w:del>
      <w:ins w:id="1155" w:author="Batra, Mayank" w:date="2016-06-16T09:56:00Z">
        <w:r w:rsidR="0032417B">
          <w:rPr>
            <w:rStyle w:val="Newtext"/>
          </w:rPr>
          <w:t>)</w:t>
        </w:r>
      </w:ins>
      <w:ins w:id="1156" w:author="Batra, Mayank" w:date="2016-06-21T12:05:00Z">
        <w:r w:rsidRPr="00184984">
          <w:rPr>
            <w:rStyle w:val="Newtext"/>
            <w:rPrChange w:id="1157" w:author="Chris Reisinger" w:date="2016-05-12T13:51:00Z">
              <w:rPr>
                <w:sz w:val="16"/>
                <w:szCs w:val="16"/>
              </w:rPr>
            </w:rPrChange>
          </w:rPr>
          <w:t>/</w:t>
        </w:r>
      </w:ins>
      <w:ins w:id="1158" w:author="Batra, Mayank" w:date="2016-06-16T09:56:00Z">
        <w:r w:rsidR="0032417B">
          <w:rPr>
            <w:rStyle w:val="Newtext"/>
          </w:rPr>
          <w:t>(</w:t>
        </w:r>
      </w:ins>
      <w:r w:rsidRPr="00184984">
        <w:rPr>
          <w:rStyle w:val="Newtext"/>
          <w:rPrChange w:id="1159" w:author="Chris Reisinger" w:date="2016-05-12T13:51:00Z">
            <w:rPr>
              <w:sz w:val="16"/>
              <w:szCs w:val="16"/>
            </w:rPr>
          </w:rPrChange>
        </w:rPr>
        <w:t>2πd</w:t>
      </w:r>
      <w:del w:id="1160" w:author="Batra, Mayank" w:date="2016-06-21T12:05:00Z">
        <w:r w:rsidRPr="00184984">
          <w:rPr>
            <w:rStyle w:val="Newtext"/>
            <w:rPrChange w:id="1161" w:author="Chris Reisinger" w:date="2016-05-12T13:51:00Z">
              <w:rPr>
                <w:sz w:val="16"/>
                <w:szCs w:val="16"/>
              </w:rPr>
            </w:rPrChange>
          </w:rPr>
          <w:delText>)</w:delText>
        </w:r>
      </w:del>
      <w:ins w:id="1162" w:author="Batra, Mayank" w:date="2016-06-16T09:56:00Z">
        <w:r w:rsidR="0032417B">
          <w:rPr>
            <w:rStyle w:val="Newtext"/>
          </w:rPr>
          <w:t>)</w:t>
        </w:r>
      </w:ins>
      <w:ins w:id="1163" w:author="Batra, Mayank" w:date="2016-06-21T12:05:00Z">
        <w:r w:rsidRPr="00184984">
          <w:rPr>
            <w:rStyle w:val="Newtext"/>
            <w:rPrChange w:id="1164" w:author="Chris Reisinger" w:date="2016-05-12T13:51:00Z">
              <w:rPr>
                <w:sz w:val="16"/>
                <w:szCs w:val="16"/>
              </w:rPr>
            </w:rPrChange>
          </w:rPr>
          <w:t>)</w:t>
        </w:r>
      </w:ins>
      <w:commentRangeEnd w:id="1143"/>
      <w:commentRangeEnd w:id="1144"/>
      <w:r w:rsidRPr="00184984">
        <w:rPr>
          <w:rStyle w:val="Newtext"/>
          <w:rPrChange w:id="1165" w:author="Chris Reisinger" w:date="2016-05-12T13:51:00Z">
            <w:rPr>
              <w:rStyle w:val="aff1"/>
            </w:rPr>
          </w:rPrChange>
        </w:rPr>
        <w:commentReference w:id="1143"/>
      </w:r>
      <w:r w:rsidR="004B3218">
        <w:rPr>
          <w:rStyle w:val="aff1"/>
        </w:rPr>
        <w:commentReference w:id="1144"/>
      </w:r>
    </w:p>
    <w:commentRangeStart w:id="1166"/>
    <w:p w:rsidR="00EF62B6" w:rsidRDefault="00734030" w:rsidP="00EF62B6">
      <w:pPr>
        <w:spacing w:after="200"/>
        <w:ind w:firstLine="360"/>
      </w:pPr>
      <w:r>
        <w:object w:dxaOrig="3973" w:dyaOrig="2092">
          <v:shape id="_x0000_i1026" type="#_x0000_t75" style="width:323.7pt;height:167.8pt" o:ole="">
            <v:imagedata r:id="rId19" o:title=""/>
          </v:shape>
          <o:OLEObject Type="Embed" ProgID="Visio.Drawing.11" ShapeID="_x0000_i1026" DrawAspect="Content" ObjectID="_1568034118" r:id="rId20"/>
        </w:object>
      </w:r>
    </w:p>
    <w:p w:rsidR="00032329" w:rsidRDefault="00EF62B6" w:rsidP="00E44F48">
      <w:pPr>
        <w:spacing w:after="200"/>
        <w:outlineLvl w:val="0"/>
        <w:rPr>
          <w:rFonts w:cs="Arial"/>
          <w:b/>
          <w:bCs/>
          <w:color w:val="FF0000"/>
          <w:sz w:val="24"/>
          <w:szCs w:val="24"/>
        </w:rPr>
      </w:pPr>
      <w:r w:rsidRPr="00880E42">
        <w:rPr>
          <w:rFonts w:cs="Arial"/>
          <w:i/>
          <w:iCs/>
          <w:color w:val="FF0000"/>
          <w:sz w:val="20"/>
        </w:rPr>
        <w:t xml:space="preserve">Figure </w:t>
      </w:r>
      <w:del w:id="1167" w:author="Batra, Mayank" w:date="2016-05-27T11:54:00Z">
        <w:r w:rsidRPr="00880E42" w:rsidDel="00083DA1">
          <w:rPr>
            <w:rFonts w:cs="Arial"/>
            <w:i/>
            <w:iCs/>
            <w:color w:val="FF0000"/>
            <w:sz w:val="20"/>
          </w:rPr>
          <w:delText>8</w:delText>
        </w:r>
      </w:del>
      <w:ins w:id="1168" w:author="Batra, Mayank" w:date="2016-05-27T11:54:00Z">
        <w:r w:rsidR="00083DA1">
          <w:rPr>
            <w:rFonts w:cs="Arial"/>
            <w:i/>
            <w:iCs/>
            <w:color w:val="FF0000"/>
            <w:sz w:val="20"/>
          </w:rPr>
          <w:t>X</w:t>
        </w:r>
      </w:ins>
      <w:r w:rsidRPr="00880E42">
        <w:rPr>
          <w:rFonts w:cs="Arial"/>
          <w:i/>
          <w:iCs/>
          <w:color w:val="FF0000"/>
          <w:sz w:val="20"/>
        </w:rPr>
        <w:t>.</w:t>
      </w:r>
      <w:del w:id="1169" w:author="Batra, Mayank" w:date="2016-05-27T11:53:00Z">
        <w:r w:rsidRPr="00880E42" w:rsidDel="00083DA1">
          <w:rPr>
            <w:rFonts w:cs="Arial"/>
            <w:i/>
            <w:iCs/>
            <w:color w:val="FF0000"/>
            <w:sz w:val="20"/>
          </w:rPr>
          <w:delText>X+1</w:delText>
        </w:r>
      </w:del>
      <w:ins w:id="1170" w:author="Batra, Mayank" w:date="2016-05-27T11:53:00Z">
        <w:r w:rsidR="00083DA1">
          <w:rPr>
            <w:rFonts w:cs="Arial"/>
            <w:i/>
            <w:iCs/>
            <w:color w:val="FF0000"/>
            <w:sz w:val="20"/>
          </w:rPr>
          <w:t>2</w:t>
        </w:r>
      </w:ins>
      <w:r w:rsidRPr="00880E42">
        <w:rPr>
          <w:rFonts w:cs="Arial"/>
          <w:i/>
          <w:iCs/>
          <w:color w:val="FF0000"/>
          <w:sz w:val="20"/>
        </w:rPr>
        <w:t xml:space="preserve"> Measuring the Angle of Arrival</w:t>
      </w:r>
      <w:commentRangeEnd w:id="1166"/>
      <w:r w:rsidR="00737C4D">
        <w:rPr>
          <w:rStyle w:val="aff1"/>
        </w:rPr>
        <w:commentReference w:id="1166"/>
      </w:r>
    </w:p>
    <w:p w:rsidR="00032329" w:rsidRDefault="00D7101C" w:rsidP="00E44F48">
      <w:pPr>
        <w:pStyle w:val="41"/>
        <w:rPr>
          <w:rFonts w:eastAsiaTheme="minorEastAsia"/>
          <w:bCs/>
          <w:i/>
        </w:rPr>
      </w:pPr>
      <w:bookmarkStart w:id="1171" w:name="_Toc449707684"/>
      <w:bookmarkStart w:id="1172" w:name="_Toc454286127"/>
      <w:r w:rsidRPr="00D7101C">
        <w:rPr>
          <w:rFonts w:eastAsiaTheme="minorEastAsia"/>
          <w:color w:val="FF0000"/>
        </w:rPr>
        <w:t xml:space="preserve">[NEW SECTION] </w:t>
      </w:r>
      <w:r w:rsidR="00032329" w:rsidRPr="004B1513">
        <w:rPr>
          <w:rFonts w:eastAsiaTheme="minorEastAsia"/>
        </w:rPr>
        <w:t>X.2 Angle of Departure (AoD) method</w:t>
      </w:r>
      <w:bookmarkEnd w:id="1171"/>
      <w:bookmarkEnd w:id="1172"/>
      <w:r w:rsidR="00032329" w:rsidRPr="00D7101C">
        <w:rPr>
          <w:rFonts w:eastAsiaTheme="minorEastAsia"/>
          <w:i/>
          <w:color w:val="FF0000"/>
        </w:rPr>
        <w:t xml:space="preserve"> </w:t>
      </w:r>
    </w:p>
    <w:p w:rsidR="00032329" w:rsidRDefault="00032329" w:rsidP="00032329">
      <w:pPr>
        <w:autoSpaceDE w:val="0"/>
        <w:autoSpaceDN w:val="0"/>
        <w:adjustRightInd w:val="0"/>
        <w:spacing w:after="0" w:line="240" w:lineRule="auto"/>
        <w:rPr>
          <w:rFonts w:cs="Arial"/>
          <w:bCs/>
          <w:color w:val="FF0000"/>
          <w:sz w:val="24"/>
          <w:szCs w:val="24"/>
        </w:rPr>
      </w:pPr>
      <w:r>
        <w:rPr>
          <w:rFonts w:cs="Arial"/>
          <w:color w:val="FF0000"/>
          <w:sz w:val="24"/>
          <w:szCs w:val="24"/>
        </w:rPr>
        <w:t xml:space="preserve">A device consisting of an RF switch and antenna array can make </w:t>
      </w:r>
      <w:commentRangeStart w:id="1173"/>
      <w:r>
        <w:rPr>
          <w:rFonts w:cs="Arial"/>
          <w:color w:val="FF0000"/>
          <w:sz w:val="24"/>
          <w:szCs w:val="24"/>
        </w:rPr>
        <w:t>its</w:t>
      </w:r>
      <w:commentRangeEnd w:id="1173"/>
      <w:r w:rsidR="00BD5BB7">
        <w:rPr>
          <w:rStyle w:val="aff1"/>
        </w:rPr>
        <w:commentReference w:id="1173"/>
      </w:r>
      <w:r>
        <w:rPr>
          <w:rFonts w:cs="Arial"/>
          <w:color w:val="FF0000"/>
          <w:sz w:val="24"/>
          <w:szCs w:val="24"/>
        </w:rPr>
        <w:t xml:space="preserve"> </w:t>
      </w:r>
      <w:r w:rsidR="00660E35">
        <w:rPr>
          <w:rFonts w:cs="Arial"/>
          <w:color w:val="FF0000"/>
          <w:sz w:val="24"/>
          <w:szCs w:val="24"/>
        </w:rPr>
        <w:t>angle of departure (</w:t>
      </w:r>
      <w:r>
        <w:rPr>
          <w:rFonts w:cs="Arial"/>
          <w:color w:val="FF0000"/>
          <w:sz w:val="24"/>
          <w:szCs w:val="24"/>
        </w:rPr>
        <w:t>AoD</w:t>
      </w:r>
      <w:r w:rsidR="00660E35">
        <w:rPr>
          <w:rFonts w:cs="Arial"/>
          <w:color w:val="FF0000"/>
          <w:sz w:val="24"/>
          <w:szCs w:val="24"/>
        </w:rPr>
        <w:t>)</w:t>
      </w:r>
      <w:r>
        <w:rPr>
          <w:rFonts w:cs="Arial"/>
          <w:color w:val="FF0000"/>
          <w:sz w:val="24"/>
          <w:szCs w:val="24"/>
        </w:rPr>
        <w:t xml:space="preserve"> detectable by transmitting </w:t>
      </w:r>
      <w:r w:rsidR="009B2082">
        <w:rPr>
          <w:rFonts w:cs="Arial"/>
          <w:color w:val="FF0000"/>
          <w:sz w:val="24"/>
          <w:szCs w:val="24"/>
        </w:rPr>
        <w:t>direction</w:t>
      </w:r>
      <w:del w:id="1174" w:author="Batra, Mayank" w:date="2016-05-27T10:33:00Z">
        <w:r w:rsidR="009B2082" w:rsidDel="00F92535">
          <w:rPr>
            <w:rFonts w:cs="Arial"/>
            <w:color w:val="FF0000"/>
            <w:sz w:val="24"/>
            <w:szCs w:val="24"/>
          </w:rPr>
          <w:delText>-</w:delText>
        </w:r>
      </w:del>
      <w:ins w:id="1175" w:author="Batra, Mayank" w:date="2016-05-27T10:33:00Z">
        <w:r w:rsidR="00F92535">
          <w:rPr>
            <w:rFonts w:cs="Arial"/>
            <w:color w:val="FF0000"/>
            <w:sz w:val="24"/>
            <w:szCs w:val="24"/>
          </w:rPr>
          <w:t xml:space="preserve"> </w:t>
        </w:r>
      </w:ins>
      <w:r w:rsidR="009B2082">
        <w:rPr>
          <w:rFonts w:cs="Arial"/>
          <w:color w:val="FF0000"/>
          <w:sz w:val="24"/>
          <w:szCs w:val="24"/>
        </w:rPr>
        <w:t>finding</w:t>
      </w:r>
      <w:del w:id="1176" w:author="Batra, Mayank" w:date="2016-05-27T10:33:00Z">
        <w:r w:rsidR="009B2082" w:rsidDel="00F92535">
          <w:rPr>
            <w:rFonts w:cs="Arial"/>
            <w:color w:val="FF0000"/>
            <w:sz w:val="24"/>
            <w:szCs w:val="24"/>
          </w:rPr>
          <w:delText>-</w:delText>
        </w:r>
      </w:del>
      <w:ins w:id="1177" w:author="Batra, Mayank" w:date="2016-05-27T10:33:00Z">
        <w:r w:rsidR="00F92535">
          <w:rPr>
            <w:rFonts w:cs="Arial"/>
            <w:color w:val="FF0000"/>
            <w:sz w:val="24"/>
            <w:szCs w:val="24"/>
          </w:rPr>
          <w:t xml:space="preserve"> </w:t>
        </w:r>
      </w:ins>
      <w:r>
        <w:rPr>
          <w:rFonts w:cs="Arial"/>
          <w:color w:val="FF0000"/>
          <w:sz w:val="24"/>
          <w:szCs w:val="24"/>
        </w:rPr>
        <w:t>enabled packet</w:t>
      </w:r>
      <w:r w:rsidR="009B2082">
        <w:rPr>
          <w:rFonts w:cs="Arial"/>
          <w:color w:val="FF0000"/>
          <w:sz w:val="24"/>
          <w:szCs w:val="24"/>
        </w:rPr>
        <w:t>s</w:t>
      </w:r>
      <w:r>
        <w:rPr>
          <w:rFonts w:cs="Arial"/>
          <w:color w:val="FF0000"/>
          <w:sz w:val="24"/>
          <w:szCs w:val="24"/>
        </w:rPr>
        <w:t xml:space="preserve">, switching </w:t>
      </w:r>
      <w:r w:rsidR="00660E35">
        <w:rPr>
          <w:rFonts w:cs="Arial"/>
          <w:color w:val="FF0000"/>
          <w:sz w:val="24"/>
          <w:szCs w:val="24"/>
        </w:rPr>
        <w:t xml:space="preserve">antennae </w:t>
      </w:r>
      <w:r w:rsidR="00164427">
        <w:rPr>
          <w:rFonts w:cs="Arial"/>
          <w:color w:val="FF0000"/>
          <w:sz w:val="24"/>
          <w:szCs w:val="24"/>
        </w:rPr>
        <w:t>during transmission</w:t>
      </w:r>
      <w:r>
        <w:rPr>
          <w:rFonts w:cs="Arial"/>
          <w:color w:val="FF0000"/>
          <w:sz w:val="24"/>
          <w:szCs w:val="24"/>
        </w:rPr>
        <w:t>.</w:t>
      </w:r>
    </w:p>
    <w:p w:rsidR="00032329" w:rsidRDefault="00032329" w:rsidP="00032329">
      <w:pPr>
        <w:autoSpaceDE w:val="0"/>
        <w:autoSpaceDN w:val="0"/>
        <w:adjustRightInd w:val="0"/>
        <w:spacing w:after="0" w:line="240" w:lineRule="auto"/>
        <w:rPr>
          <w:rFonts w:cs="Arial"/>
          <w:bCs/>
          <w:color w:val="FF0000"/>
          <w:sz w:val="24"/>
          <w:szCs w:val="24"/>
        </w:rPr>
      </w:pPr>
    </w:p>
    <w:p w:rsidR="00032329" w:rsidRDefault="00032329" w:rsidP="00032329">
      <w:pPr>
        <w:autoSpaceDE w:val="0"/>
        <w:autoSpaceDN w:val="0"/>
        <w:adjustRightInd w:val="0"/>
        <w:spacing w:after="0" w:line="240" w:lineRule="auto"/>
        <w:rPr>
          <w:rFonts w:cs="Arial"/>
          <w:bCs/>
          <w:color w:val="FF0000"/>
          <w:sz w:val="24"/>
          <w:szCs w:val="24"/>
        </w:rPr>
      </w:pPr>
      <w:r>
        <w:rPr>
          <w:rFonts w:cs="Arial"/>
          <w:color w:val="FF0000"/>
          <w:sz w:val="24"/>
          <w:szCs w:val="24"/>
        </w:rPr>
        <w:t xml:space="preserve">The peer device receives those packets using a single antenna and captures I&amp;Q samples during part of those packets. </w:t>
      </w:r>
      <w:r w:rsidR="000D5087">
        <w:rPr>
          <w:rFonts w:cs="Arial"/>
          <w:color w:val="FF0000"/>
          <w:sz w:val="24"/>
          <w:szCs w:val="24"/>
        </w:rPr>
        <w:t xml:space="preserve">Determination of the </w:t>
      </w:r>
      <w:r>
        <w:rPr>
          <w:rFonts w:cs="Arial"/>
          <w:color w:val="FF0000"/>
          <w:sz w:val="24"/>
          <w:szCs w:val="24"/>
        </w:rPr>
        <w:t xml:space="preserve">direction is based on the different propagation delays of </w:t>
      </w:r>
      <w:ins w:id="1178" w:author="Batra, Mayank" w:date="2016-05-27T10:39:00Z">
        <w:r w:rsidR="00EA29E2">
          <w:rPr>
            <w:rFonts w:cs="Arial"/>
            <w:color w:val="FF0000"/>
            <w:sz w:val="24"/>
            <w:szCs w:val="24"/>
          </w:rPr>
          <w:t xml:space="preserve">the </w:t>
        </w:r>
      </w:ins>
      <w:commentRangeStart w:id="1179"/>
      <w:r>
        <w:rPr>
          <w:rFonts w:cs="Arial"/>
          <w:color w:val="FF0000"/>
          <w:sz w:val="24"/>
          <w:szCs w:val="24"/>
        </w:rPr>
        <w:t xml:space="preserve">LE radio signal </w:t>
      </w:r>
      <w:commentRangeEnd w:id="1179"/>
      <w:r w:rsidR="0028128F">
        <w:rPr>
          <w:rStyle w:val="aff1"/>
        </w:rPr>
        <w:commentReference w:id="1179"/>
      </w:r>
      <w:r>
        <w:rPr>
          <w:rFonts w:cs="Arial"/>
          <w:color w:val="FF0000"/>
          <w:sz w:val="24"/>
          <w:szCs w:val="24"/>
        </w:rPr>
        <w:t xml:space="preserve">between the transmitting elements of the antenna array and a receiving single antenna. The propagation delays are detectable with I&amp;Q measurements. Any receiving LE radio with a single antenna that supports the AoD feature can </w:t>
      </w:r>
      <w:r w:rsidR="00164427">
        <w:rPr>
          <w:rFonts w:cs="Arial"/>
          <w:color w:val="FF0000"/>
          <w:sz w:val="24"/>
          <w:szCs w:val="24"/>
        </w:rPr>
        <w:t>capture I&amp;Q samples and</w:t>
      </w:r>
      <w:commentRangeStart w:id="1180"/>
      <w:del w:id="1181" w:author="Batra, Mayank" w:date="2016-05-27T10:40:00Z">
        <w:r w:rsidR="00907FB8" w:rsidDel="00EA29E2">
          <w:rPr>
            <w:rFonts w:cs="Arial"/>
            <w:color w:val="FF0000"/>
            <w:sz w:val="24"/>
            <w:szCs w:val="24"/>
          </w:rPr>
          <w:delText>,</w:delText>
        </w:r>
      </w:del>
      <w:commentRangeEnd w:id="1180"/>
      <w:ins w:id="1182" w:author="Batra, Mayank" w:date="2016-06-16T10:00:00Z">
        <w:r w:rsidR="00B617B8">
          <w:rPr>
            <w:rFonts w:cs="Arial"/>
            <w:color w:val="FF0000"/>
            <w:sz w:val="24"/>
            <w:szCs w:val="24"/>
          </w:rPr>
          <w:t>,</w:t>
        </w:r>
      </w:ins>
      <w:r w:rsidR="0028128F">
        <w:rPr>
          <w:rStyle w:val="aff1"/>
        </w:rPr>
        <w:commentReference w:id="1180"/>
      </w:r>
      <w:r w:rsidR="00907FB8">
        <w:rPr>
          <w:rFonts w:cs="Arial"/>
          <w:color w:val="FF0000"/>
          <w:sz w:val="24"/>
          <w:szCs w:val="24"/>
        </w:rPr>
        <w:t xml:space="preserve"> with the aid of profile-level information specifying the antenna layout of the transmitter,</w:t>
      </w:r>
      <w:r w:rsidR="00164427">
        <w:rPr>
          <w:rFonts w:cs="Arial"/>
          <w:color w:val="FF0000"/>
          <w:sz w:val="24"/>
          <w:szCs w:val="24"/>
        </w:rPr>
        <w:t xml:space="preserve"> calculate the angle of incidence of the incoming radio signal.</w:t>
      </w:r>
    </w:p>
    <w:p w:rsidR="00032329" w:rsidRDefault="00032329" w:rsidP="00032329">
      <w:pPr>
        <w:autoSpaceDE w:val="0"/>
        <w:autoSpaceDN w:val="0"/>
        <w:adjustRightInd w:val="0"/>
        <w:spacing w:after="0" w:line="240" w:lineRule="auto"/>
        <w:rPr>
          <w:rFonts w:cs="Arial"/>
          <w:bCs/>
          <w:color w:val="FF0000"/>
          <w:sz w:val="24"/>
          <w:szCs w:val="24"/>
        </w:rPr>
      </w:pPr>
      <w:commentRangeStart w:id="1183"/>
    </w:p>
    <w:p w:rsidR="00032329" w:rsidRDefault="00032329" w:rsidP="00032329">
      <w:pPr>
        <w:autoSpaceDE w:val="0"/>
        <w:autoSpaceDN w:val="0"/>
        <w:adjustRightInd w:val="0"/>
        <w:spacing w:after="0" w:line="240" w:lineRule="auto"/>
        <w:rPr>
          <w:rFonts w:cs="Arial"/>
          <w:bCs/>
          <w:i/>
          <w:iCs/>
          <w:sz w:val="20"/>
        </w:rPr>
      </w:pPr>
      <w:r>
        <w:rPr>
          <w:rFonts w:cs="Arial"/>
          <w:bCs/>
          <w:i/>
          <w:iCs/>
          <w:noProof/>
          <w:sz w:val="20"/>
          <w:lang w:eastAsia="zh-CN"/>
        </w:rPr>
        <w:drawing>
          <wp:inline distT="0" distB="0" distL="0" distR="0">
            <wp:extent cx="5869240" cy="2895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8416" cy="2895194"/>
                    </a:xfrm>
                    <a:prstGeom prst="rect">
                      <a:avLst/>
                    </a:prstGeom>
                    <a:noFill/>
                  </pic:spPr>
                </pic:pic>
              </a:graphicData>
            </a:graphic>
          </wp:inline>
        </w:drawing>
      </w:r>
    </w:p>
    <w:p w:rsidR="00032329" w:rsidRDefault="00032329" w:rsidP="00032329">
      <w:pPr>
        <w:autoSpaceDE w:val="0"/>
        <w:autoSpaceDN w:val="0"/>
        <w:adjustRightInd w:val="0"/>
        <w:spacing w:after="0" w:line="240" w:lineRule="auto"/>
        <w:rPr>
          <w:rFonts w:cs="Arial"/>
          <w:bCs/>
          <w:i/>
          <w:iCs/>
          <w:sz w:val="20"/>
        </w:rPr>
      </w:pPr>
    </w:p>
    <w:p w:rsidR="00FF51EE" w:rsidRDefault="00032329" w:rsidP="00E44F48">
      <w:pPr>
        <w:outlineLvl w:val="0"/>
        <w:rPr>
          <w:rFonts w:cs="Arial"/>
          <w:i/>
          <w:iCs/>
          <w:color w:val="FF0000"/>
          <w:sz w:val="20"/>
        </w:rPr>
      </w:pPr>
      <w:r>
        <w:rPr>
          <w:rFonts w:cs="Arial"/>
          <w:i/>
          <w:iCs/>
          <w:color w:val="FF0000"/>
          <w:sz w:val="20"/>
        </w:rPr>
        <w:lastRenderedPageBreak/>
        <w:t xml:space="preserve">Figure </w:t>
      </w:r>
      <w:del w:id="1184" w:author="Batra, Mayank" w:date="2016-05-27T11:53:00Z">
        <w:r w:rsidDel="00083DA1">
          <w:rPr>
            <w:rFonts w:cs="Arial"/>
            <w:i/>
            <w:iCs/>
            <w:color w:val="FF0000"/>
            <w:sz w:val="20"/>
          </w:rPr>
          <w:delText>X</w:delText>
        </w:r>
        <w:r w:rsidRPr="001F42C9" w:rsidDel="00083DA1">
          <w:rPr>
            <w:rFonts w:cs="Arial"/>
            <w:i/>
            <w:iCs/>
            <w:color w:val="FF0000"/>
            <w:sz w:val="20"/>
          </w:rPr>
          <w:delText>.</w:delText>
        </w:r>
        <w:r w:rsidDel="00083DA1">
          <w:rPr>
            <w:rFonts w:cs="Arial"/>
            <w:i/>
            <w:iCs/>
            <w:color w:val="FF0000"/>
            <w:sz w:val="20"/>
          </w:rPr>
          <w:delText>TBD</w:delText>
        </w:r>
      </w:del>
      <w:ins w:id="1185" w:author="Batra, Mayank" w:date="2016-05-27T11:54:00Z">
        <w:r w:rsidR="00083DA1">
          <w:rPr>
            <w:rFonts w:cs="Arial"/>
            <w:i/>
            <w:iCs/>
            <w:color w:val="FF0000"/>
            <w:sz w:val="20"/>
          </w:rPr>
          <w:t>X</w:t>
        </w:r>
      </w:ins>
      <w:ins w:id="1186" w:author="Batra, Mayank" w:date="2016-05-27T11:53:00Z">
        <w:r w:rsidR="00083DA1">
          <w:rPr>
            <w:rFonts w:cs="Arial"/>
            <w:i/>
            <w:iCs/>
            <w:color w:val="FF0000"/>
            <w:sz w:val="20"/>
          </w:rPr>
          <w:t>.3</w:t>
        </w:r>
      </w:ins>
      <w:r w:rsidRPr="001F42C9">
        <w:rPr>
          <w:rFonts w:cs="Arial"/>
          <w:i/>
          <w:iCs/>
          <w:color w:val="FF0000"/>
          <w:sz w:val="20"/>
        </w:rPr>
        <w:t>: Angle of Departure</w:t>
      </w:r>
      <w:r w:rsidR="0097374B">
        <w:rPr>
          <w:rFonts w:cs="Arial"/>
          <w:i/>
          <w:iCs/>
          <w:color w:val="FF0000"/>
          <w:sz w:val="20"/>
        </w:rPr>
        <w:t xml:space="preserve"> method</w:t>
      </w:r>
      <w:commentRangeEnd w:id="1183"/>
      <w:r w:rsidR="008372B1">
        <w:rPr>
          <w:rStyle w:val="aff1"/>
        </w:rPr>
        <w:commentReference w:id="1183"/>
      </w:r>
    </w:p>
    <w:p w:rsidR="007A2EB8" w:rsidRDefault="007A2EB8" w:rsidP="007A2EB8">
      <w:pPr>
        <w:spacing w:after="200"/>
        <w:rPr>
          <w:ins w:id="1187" w:author="Batra, Mayank" w:date="2016-06-21T12:42:00Z"/>
          <w:rFonts w:cs="Arial"/>
          <w:color w:val="FF0000"/>
          <w:sz w:val="24"/>
          <w:szCs w:val="24"/>
        </w:rPr>
      </w:pPr>
      <w:r>
        <w:rPr>
          <w:rFonts w:cs="Arial"/>
          <w:color w:val="FF0000"/>
          <w:sz w:val="24"/>
          <w:szCs w:val="24"/>
        </w:rPr>
        <w:t xml:space="preserve">Consider a transmitter device with an antenna array consisting of two antennae, separated by distance </w:t>
      </w:r>
      <w:r w:rsidRPr="00880E42">
        <w:rPr>
          <w:rFonts w:ascii="Courier New" w:eastAsia="MS Mincho" w:hAnsi="Courier New" w:cs="Courier New"/>
          <w:bCs/>
          <w:noProof/>
          <w:snapToGrid w:val="0"/>
          <w:color w:val="FF0000"/>
          <w:sz w:val="24"/>
          <w:szCs w:val="24"/>
        </w:rPr>
        <w:t>d</w:t>
      </w:r>
      <w:r>
        <w:rPr>
          <w:rFonts w:cs="Arial"/>
          <w:color w:val="FF0000"/>
          <w:sz w:val="24"/>
          <w:szCs w:val="24"/>
        </w:rPr>
        <w:t>.</w:t>
      </w:r>
      <w:commentRangeStart w:id="1188"/>
      <w:r>
        <w:rPr>
          <w:rFonts w:cs="Arial"/>
          <w:color w:val="FF0000"/>
          <w:sz w:val="24"/>
          <w:szCs w:val="24"/>
        </w:rPr>
        <w:t xml:space="preserve"> </w:t>
      </w:r>
      <w:del w:id="1189" w:author="Chris Reisinger" w:date="2016-05-12T13:54:00Z">
        <w:r w:rsidDel="008A576A">
          <w:rPr>
            <w:rFonts w:cs="Arial"/>
            <w:color w:val="FF0000"/>
            <w:sz w:val="24"/>
            <w:szCs w:val="24"/>
          </w:rPr>
          <w:delText xml:space="preserve"> </w:delText>
        </w:r>
      </w:del>
      <w:commentRangeEnd w:id="1188"/>
      <w:r w:rsidR="008A576A">
        <w:rPr>
          <w:rStyle w:val="aff1"/>
        </w:rPr>
        <w:commentReference w:id="1188"/>
      </w:r>
      <w:r>
        <w:rPr>
          <w:rFonts w:cs="Arial"/>
          <w:color w:val="FF0000"/>
          <w:sz w:val="24"/>
          <w:szCs w:val="24"/>
        </w:rPr>
        <w:t xml:space="preserve">The receiver device uses a single antenna to receive the signals. The phase difference, </w:t>
      </w:r>
      <w:commentRangeStart w:id="1190"/>
      <w:r w:rsidRPr="00880E42">
        <w:rPr>
          <w:rFonts w:ascii="Courier New" w:eastAsia="MS Mincho" w:hAnsi="Courier New" w:cs="Courier New"/>
          <w:noProof/>
          <w:snapToGrid w:val="0"/>
          <w:color w:val="FF0000"/>
          <w:sz w:val="24"/>
          <w:szCs w:val="24"/>
        </w:rPr>
        <w:t>ψ</w:t>
      </w:r>
      <w:commentRangeEnd w:id="1190"/>
      <w:r w:rsidR="00BD5BB7">
        <w:rPr>
          <w:rStyle w:val="aff1"/>
        </w:rPr>
        <w:commentReference w:id="1190"/>
      </w:r>
      <w:r>
        <w:rPr>
          <w:rFonts w:cs="Arial"/>
          <w:color w:val="FF0000"/>
          <w:sz w:val="24"/>
          <w:szCs w:val="24"/>
        </w:rPr>
        <w:t xml:space="preserve">, in the signal </w:t>
      </w:r>
      <w:r w:rsidR="008D1C80">
        <w:rPr>
          <w:rFonts w:cs="Arial"/>
          <w:color w:val="FF0000"/>
          <w:sz w:val="24"/>
          <w:szCs w:val="24"/>
        </w:rPr>
        <w:t xml:space="preserve">from antenna 1 and the signal from antenna 2 arriving at the receiver </w:t>
      </w:r>
      <w:r>
        <w:rPr>
          <w:rFonts w:cs="Arial"/>
          <w:color w:val="FF0000"/>
          <w:sz w:val="24"/>
          <w:szCs w:val="24"/>
        </w:rPr>
        <w:t>is then</w:t>
      </w:r>
    </w:p>
    <w:p w:rsidR="00FD2022" w:rsidRPr="00FD2022" w:rsidRDefault="00184984" w:rsidP="007A2EB8">
      <w:pPr>
        <w:spacing w:after="200"/>
        <w:rPr>
          <w:rFonts w:cs="Arial"/>
          <w:color w:val="00B050"/>
          <w:sz w:val="24"/>
          <w:szCs w:val="24"/>
          <w:rPrChange w:id="1191" w:author="Batra, Mayank" w:date="2016-06-21T12:44:00Z">
            <w:rPr>
              <w:rFonts w:cs="Arial"/>
              <w:color w:val="FF0000"/>
              <w:sz w:val="24"/>
              <w:szCs w:val="24"/>
            </w:rPr>
          </w:rPrChange>
        </w:rPr>
      </w:pPr>
      <w:ins w:id="1192" w:author="Batra, Mayank" w:date="2016-06-21T12:42:00Z">
        <w:r w:rsidRPr="00184984">
          <w:rPr>
            <w:rFonts w:cs="Arial"/>
            <w:color w:val="00B050"/>
            <w:sz w:val="24"/>
            <w:szCs w:val="24"/>
            <w:rPrChange w:id="1193" w:author="Batra, Mayank" w:date="2016-06-21T12:44:00Z">
              <w:rPr>
                <w:rFonts w:cs="Arial"/>
                <w:color w:val="FF0000"/>
                <w:sz w:val="24"/>
                <w:szCs w:val="24"/>
              </w:rPr>
            </w:rPrChange>
          </w:rPr>
          <w:t xml:space="preserve">[Note to </w:t>
        </w:r>
      </w:ins>
      <w:ins w:id="1194" w:author="Batra, Mayank" w:date="2016-06-21T13:51:00Z">
        <w:r w:rsidR="00F300B9">
          <w:rPr>
            <w:rFonts w:cs="Arial"/>
            <w:color w:val="00B050"/>
            <w:sz w:val="24"/>
            <w:szCs w:val="24"/>
          </w:rPr>
          <w:t xml:space="preserve">the </w:t>
        </w:r>
      </w:ins>
      <w:ins w:id="1195" w:author="Batra, Mayank" w:date="2016-06-21T12:42:00Z">
        <w:r w:rsidRPr="00184984">
          <w:rPr>
            <w:rFonts w:cs="Arial"/>
            <w:color w:val="00B050"/>
            <w:sz w:val="24"/>
            <w:szCs w:val="24"/>
            <w:rPrChange w:id="1196" w:author="Batra, Mayank" w:date="2016-06-21T12:44:00Z">
              <w:rPr>
                <w:rFonts w:cs="Arial"/>
                <w:color w:val="FF0000"/>
                <w:sz w:val="24"/>
                <w:szCs w:val="24"/>
              </w:rPr>
            </w:rPrChange>
          </w:rPr>
          <w:t xml:space="preserve">editor: put the following two equations into equation </w:t>
        </w:r>
      </w:ins>
      <w:ins w:id="1197" w:author="Batra, Mayank" w:date="2016-06-21T12:43:00Z">
        <w:r w:rsidRPr="00184984">
          <w:rPr>
            <w:rFonts w:cs="Arial"/>
            <w:color w:val="00B050"/>
            <w:sz w:val="24"/>
            <w:szCs w:val="24"/>
            <w:rPrChange w:id="1198" w:author="Batra, Mayank" w:date="2016-06-21T12:44:00Z">
              <w:rPr>
                <w:rFonts w:cs="Arial"/>
                <w:color w:val="FF0000"/>
                <w:sz w:val="24"/>
                <w:szCs w:val="24"/>
              </w:rPr>
            </w:rPrChange>
          </w:rPr>
          <w:t>style. Also ensure that ‘d’ and ‘</w:t>
        </w:r>
      </w:ins>
      <w:ins w:id="1199" w:author="Batra, Mayank" w:date="2016-06-21T12:44:00Z">
        <w:r w:rsidRPr="00184984">
          <w:rPr>
            <w:rFonts w:cs="Arial"/>
            <w:color w:val="00B050"/>
            <w:sz w:val="24"/>
            <w:szCs w:val="24"/>
            <w:rPrChange w:id="1200" w:author="Batra, Mayank" w:date="2016-06-21T12:44:00Z">
              <w:rPr>
                <w:rFonts w:cs="Arial"/>
                <w:color w:val="FF0000"/>
                <w:sz w:val="24"/>
                <w:szCs w:val="24"/>
              </w:rPr>
            </w:rPrChange>
          </w:rPr>
          <w:t>ψ’ in the paragraph above are in the same style</w:t>
        </w:r>
        <w:r w:rsidR="00FD2022">
          <w:rPr>
            <w:rFonts w:cs="Arial"/>
            <w:color w:val="00B050"/>
            <w:sz w:val="24"/>
            <w:szCs w:val="24"/>
          </w:rPr>
          <w:t>.</w:t>
        </w:r>
      </w:ins>
      <w:ins w:id="1201" w:author="Batra, Mayank" w:date="2016-06-21T12:42:00Z">
        <w:r w:rsidRPr="00184984">
          <w:rPr>
            <w:rFonts w:cs="Arial"/>
            <w:color w:val="00B050"/>
            <w:sz w:val="24"/>
            <w:szCs w:val="24"/>
            <w:rPrChange w:id="1202" w:author="Batra, Mayank" w:date="2016-06-21T12:44:00Z">
              <w:rPr>
                <w:rFonts w:cs="Arial"/>
                <w:color w:val="FF0000"/>
                <w:sz w:val="24"/>
                <w:szCs w:val="24"/>
              </w:rPr>
            </w:rPrChange>
          </w:rPr>
          <w:t>]</w:t>
        </w:r>
      </w:ins>
    </w:p>
    <w:p w:rsidR="00E44F48" w:rsidRDefault="00184984">
      <w:pPr>
        <w:pStyle w:val="af8"/>
        <w:rPr>
          <w:rStyle w:val="Newtext"/>
          <w:rPrChange w:id="1203" w:author="Chris Reisinger" w:date="2016-05-12T13:52:00Z">
            <w:rPr/>
          </w:rPrChange>
        </w:rPr>
        <w:pPrChange w:id="1204" w:author="Chris Reisinger" w:date="2016-05-12T13:52:00Z">
          <w:pPr>
            <w:spacing w:after="200"/>
            <w:ind w:firstLine="720"/>
          </w:pPr>
        </w:pPrChange>
      </w:pPr>
      <w:commentRangeStart w:id="1205"/>
      <w:commentRangeStart w:id="1206"/>
      <w:r w:rsidRPr="00184984">
        <w:rPr>
          <w:rStyle w:val="Newtext"/>
          <w:rPrChange w:id="1207" w:author="Chris Reisinger" w:date="2016-05-12T13:52:00Z">
            <w:rPr>
              <w:sz w:val="16"/>
              <w:szCs w:val="16"/>
            </w:rPr>
          </w:rPrChange>
        </w:rPr>
        <w:t>ψ = (2πd</w:t>
      </w:r>
      <w:ins w:id="1208" w:author="Batra, Mayank" w:date="2016-06-21T12:41:00Z">
        <w:r w:rsidR="00FD2022">
          <w:rPr>
            <w:rStyle w:val="Newtext"/>
          </w:rPr>
          <w:t xml:space="preserve"> </w:t>
        </w:r>
      </w:ins>
      <w:r w:rsidRPr="00184984">
        <w:rPr>
          <w:rStyle w:val="Newtext"/>
          <w:rPrChange w:id="1209" w:author="Chris Reisinger" w:date="2016-05-12T13:52:00Z">
            <w:rPr>
              <w:sz w:val="16"/>
              <w:szCs w:val="16"/>
            </w:rPr>
          </w:rPrChange>
        </w:rPr>
        <w:t>sin</w:t>
      </w:r>
      <w:ins w:id="1210" w:author="Batra, Mayank" w:date="2016-06-21T12:42:00Z">
        <w:r w:rsidR="00FD2022">
          <w:rPr>
            <w:rStyle w:val="Newtext"/>
          </w:rPr>
          <w:t>(</w:t>
        </w:r>
      </w:ins>
      <w:r w:rsidRPr="00184984">
        <w:rPr>
          <w:rStyle w:val="Newtext"/>
          <w:rPrChange w:id="1211" w:author="Chris Reisinger" w:date="2016-05-12T13:52:00Z">
            <w:rPr>
              <w:sz w:val="16"/>
              <w:szCs w:val="16"/>
            </w:rPr>
          </w:rPrChange>
        </w:rPr>
        <w:t>θ</w:t>
      </w:r>
      <w:ins w:id="1212" w:author="Batra, Mayank" w:date="2016-06-21T12:42:00Z">
        <w:r w:rsidR="00FD2022">
          <w:rPr>
            <w:rStyle w:val="Newtext"/>
          </w:rPr>
          <w:t>)</w:t>
        </w:r>
      </w:ins>
      <w:r w:rsidRPr="00184984">
        <w:rPr>
          <w:rStyle w:val="Newtext"/>
          <w:rPrChange w:id="1213" w:author="Chris Reisinger" w:date="2016-05-12T13:52:00Z">
            <w:rPr>
              <w:sz w:val="16"/>
              <w:szCs w:val="16"/>
            </w:rPr>
          </w:rPrChange>
        </w:rPr>
        <w:t>)/λ</w:t>
      </w:r>
      <w:commentRangeEnd w:id="1206"/>
      <w:r w:rsidR="00BD5BB7">
        <w:rPr>
          <w:rStyle w:val="aff1"/>
        </w:rPr>
        <w:commentReference w:id="1205"/>
      </w:r>
      <w:commentRangeEnd w:id="1205"/>
      <w:r w:rsidR="008A576A">
        <w:rPr>
          <w:rStyle w:val="aff1"/>
        </w:rPr>
        <w:commentReference w:id="1206"/>
      </w:r>
    </w:p>
    <w:p w:rsidR="007A2EB8" w:rsidRPr="009B3496" w:rsidRDefault="007A2EB8" w:rsidP="007A2EB8">
      <w:pPr>
        <w:spacing w:after="200"/>
        <w:rPr>
          <w:color w:val="FF0000"/>
          <w:sz w:val="24"/>
          <w:szCs w:val="24"/>
        </w:rPr>
      </w:pPr>
      <w:r w:rsidRPr="009B3496">
        <w:rPr>
          <w:color w:val="FF0000"/>
          <w:sz w:val="24"/>
          <w:szCs w:val="24"/>
        </w:rPr>
        <w:t xml:space="preserve">where </w:t>
      </w:r>
      <w:r w:rsidRPr="009B3496">
        <w:rPr>
          <w:rFonts w:asciiTheme="majorHAnsi" w:hAnsiTheme="majorHAnsi" w:cstheme="majorHAnsi"/>
          <w:color w:val="FF0000"/>
          <w:sz w:val="24"/>
          <w:szCs w:val="24"/>
        </w:rPr>
        <w:t>λ</w:t>
      </w:r>
      <w:r w:rsidRPr="009B3496">
        <w:rPr>
          <w:color w:val="FF0000"/>
          <w:sz w:val="24"/>
          <w:szCs w:val="24"/>
        </w:rPr>
        <w:t xml:space="preserve"> is the wavelength of the signal and </w:t>
      </w:r>
      <w:r w:rsidRPr="009B3496">
        <w:rPr>
          <w:rFonts w:asciiTheme="majorHAnsi" w:hAnsiTheme="majorHAnsi" w:cstheme="majorHAnsi"/>
          <w:color w:val="FF0000"/>
          <w:sz w:val="24"/>
          <w:szCs w:val="24"/>
        </w:rPr>
        <w:t>θ</w:t>
      </w:r>
      <w:r w:rsidR="008D1C80">
        <w:rPr>
          <w:rFonts w:cs="Arial"/>
          <w:color w:val="FF0000"/>
          <w:sz w:val="24"/>
          <w:szCs w:val="24"/>
        </w:rPr>
        <w:t xml:space="preserve"> is the AoD</w:t>
      </w:r>
      <w:r w:rsidRPr="009B3496">
        <w:rPr>
          <w:rFonts w:cs="Arial"/>
          <w:color w:val="FF0000"/>
          <w:sz w:val="24"/>
          <w:szCs w:val="24"/>
        </w:rPr>
        <w:t>, and so</w:t>
      </w:r>
    </w:p>
    <w:p w:rsidR="00E44F48" w:rsidRDefault="00184984">
      <w:pPr>
        <w:pStyle w:val="af8"/>
        <w:rPr>
          <w:rStyle w:val="Newtext"/>
          <w:rPrChange w:id="1214" w:author="Chris Reisinger" w:date="2016-05-12T13:53:00Z">
            <w:rPr/>
          </w:rPrChange>
        </w:rPr>
        <w:pPrChange w:id="1215" w:author="Chris Reisinger" w:date="2016-05-12T13:52:00Z">
          <w:pPr>
            <w:spacing w:after="200"/>
            <w:ind w:firstLine="360"/>
          </w:pPr>
        </w:pPrChange>
      </w:pPr>
      <w:commentRangeStart w:id="1216"/>
      <w:commentRangeStart w:id="1217"/>
      <w:r w:rsidRPr="00184984">
        <w:rPr>
          <w:rStyle w:val="Newtext"/>
          <w:rPrChange w:id="1218" w:author="Chris Reisinger" w:date="2016-05-12T13:52:00Z">
            <w:rPr>
              <w:sz w:val="16"/>
              <w:szCs w:val="16"/>
            </w:rPr>
          </w:rPrChange>
        </w:rPr>
        <w:t>θ = sin</w:t>
      </w:r>
      <w:r w:rsidRPr="00184984">
        <w:rPr>
          <w:rStyle w:val="superscriptRed"/>
          <w:rPrChange w:id="1219" w:author="Chris Reisinger" w:date="2016-05-12T13:53:00Z">
            <w:rPr>
              <w:sz w:val="16"/>
              <w:szCs w:val="16"/>
              <w:vertAlign w:val="superscript"/>
            </w:rPr>
          </w:rPrChange>
        </w:rPr>
        <w:t>-1</w:t>
      </w:r>
      <w:del w:id="1220" w:author="Batra, Mayank" w:date="2016-06-21T12:05:00Z">
        <w:r w:rsidRPr="00184984">
          <w:rPr>
            <w:rStyle w:val="Newtext"/>
            <w:rPrChange w:id="1221" w:author="Chris Reisinger" w:date="2016-05-12T13:53:00Z">
              <w:rPr>
                <w:sz w:val="16"/>
                <w:szCs w:val="16"/>
              </w:rPr>
            </w:rPrChange>
          </w:rPr>
          <w:delText>(</w:delText>
        </w:r>
      </w:del>
      <w:ins w:id="1222" w:author="Batra, Mayank" w:date="2016-06-21T12:05:00Z">
        <w:r w:rsidRPr="00184984">
          <w:rPr>
            <w:rStyle w:val="Newtext"/>
            <w:rPrChange w:id="1223" w:author="Chris Reisinger" w:date="2016-05-12T13:53:00Z">
              <w:rPr>
                <w:sz w:val="16"/>
                <w:szCs w:val="16"/>
              </w:rPr>
            </w:rPrChange>
          </w:rPr>
          <w:t>(</w:t>
        </w:r>
      </w:ins>
      <w:ins w:id="1224" w:author="Batra, Mayank" w:date="2016-06-16T09:56:00Z">
        <w:r w:rsidR="0032417B">
          <w:rPr>
            <w:rStyle w:val="Newtext"/>
          </w:rPr>
          <w:t>(</w:t>
        </w:r>
      </w:ins>
      <w:r w:rsidRPr="00184984">
        <w:rPr>
          <w:rStyle w:val="Newtext"/>
          <w:rPrChange w:id="1225" w:author="Chris Reisinger" w:date="2016-05-12T13:53:00Z">
            <w:rPr>
              <w:sz w:val="16"/>
              <w:szCs w:val="16"/>
            </w:rPr>
          </w:rPrChange>
        </w:rPr>
        <w:t>ψλ</w:t>
      </w:r>
      <w:del w:id="1226" w:author="Batra, Mayank" w:date="2016-06-21T12:05:00Z">
        <w:r w:rsidRPr="00184984">
          <w:rPr>
            <w:rStyle w:val="Newtext"/>
            <w:rPrChange w:id="1227" w:author="Chris Reisinger" w:date="2016-05-12T13:53:00Z">
              <w:rPr>
                <w:sz w:val="16"/>
                <w:szCs w:val="16"/>
              </w:rPr>
            </w:rPrChange>
          </w:rPr>
          <w:delText>/</w:delText>
        </w:r>
      </w:del>
      <w:ins w:id="1228" w:author="Batra, Mayank" w:date="2016-06-16T09:56:00Z">
        <w:r w:rsidR="0032417B">
          <w:rPr>
            <w:rStyle w:val="Newtext"/>
          </w:rPr>
          <w:t>)</w:t>
        </w:r>
      </w:ins>
      <w:ins w:id="1229" w:author="Batra, Mayank" w:date="2016-06-21T12:05:00Z">
        <w:r w:rsidRPr="00184984">
          <w:rPr>
            <w:rStyle w:val="Newtext"/>
            <w:rPrChange w:id="1230" w:author="Chris Reisinger" w:date="2016-05-12T13:53:00Z">
              <w:rPr>
                <w:sz w:val="16"/>
                <w:szCs w:val="16"/>
              </w:rPr>
            </w:rPrChange>
          </w:rPr>
          <w:t>/</w:t>
        </w:r>
      </w:ins>
      <w:ins w:id="1231" w:author="Batra, Mayank" w:date="2016-06-16T09:56:00Z">
        <w:r w:rsidR="0032417B">
          <w:rPr>
            <w:rStyle w:val="Newtext"/>
          </w:rPr>
          <w:t>(</w:t>
        </w:r>
      </w:ins>
      <w:r w:rsidRPr="00184984">
        <w:rPr>
          <w:rStyle w:val="Newtext"/>
          <w:rPrChange w:id="1232" w:author="Chris Reisinger" w:date="2016-05-12T13:53:00Z">
            <w:rPr>
              <w:sz w:val="16"/>
              <w:szCs w:val="16"/>
            </w:rPr>
          </w:rPrChange>
        </w:rPr>
        <w:t>2πd</w:t>
      </w:r>
      <w:del w:id="1233" w:author="Batra, Mayank" w:date="2016-06-21T12:05:00Z">
        <w:r w:rsidRPr="00184984">
          <w:rPr>
            <w:rStyle w:val="Newtext"/>
            <w:rPrChange w:id="1234" w:author="Chris Reisinger" w:date="2016-05-12T13:53:00Z">
              <w:rPr>
                <w:sz w:val="16"/>
                <w:szCs w:val="16"/>
              </w:rPr>
            </w:rPrChange>
          </w:rPr>
          <w:delText>)</w:delText>
        </w:r>
      </w:del>
      <w:ins w:id="1235" w:author="Batra, Mayank" w:date="2016-06-16T09:56:00Z">
        <w:r w:rsidR="0032417B">
          <w:rPr>
            <w:rStyle w:val="Newtext"/>
          </w:rPr>
          <w:t>)</w:t>
        </w:r>
      </w:ins>
      <w:ins w:id="1236" w:author="Batra, Mayank" w:date="2016-06-21T12:05:00Z">
        <w:r w:rsidRPr="00184984">
          <w:rPr>
            <w:rStyle w:val="Newtext"/>
            <w:rPrChange w:id="1237" w:author="Chris Reisinger" w:date="2016-05-12T13:53:00Z">
              <w:rPr>
                <w:sz w:val="16"/>
                <w:szCs w:val="16"/>
              </w:rPr>
            </w:rPrChange>
          </w:rPr>
          <w:t>)</w:t>
        </w:r>
      </w:ins>
      <w:commentRangeEnd w:id="1217"/>
      <w:r w:rsidR="00BD5BB7">
        <w:rPr>
          <w:rStyle w:val="aff1"/>
        </w:rPr>
        <w:commentReference w:id="1216"/>
      </w:r>
      <w:commentRangeEnd w:id="1216"/>
      <w:r w:rsidR="008A576A">
        <w:rPr>
          <w:rStyle w:val="aff1"/>
        </w:rPr>
        <w:commentReference w:id="1217"/>
      </w:r>
    </w:p>
    <w:p w:rsidR="007A2EB8" w:rsidRDefault="00734030" w:rsidP="007A2EB8">
      <w:pPr>
        <w:spacing w:after="200"/>
        <w:ind w:firstLine="360"/>
      </w:pPr>
      <w:r>
        <w:object w:dxaOrig="5164" w:dyaOrig="2699">
          <v:shape id="_x0000_i1027" type="#_x0000_t75" style="width:366.25pt;height:185.95pt" o:ole="">
            <v:imagedata r:id="rId22" o:title=""/>
          </v:shape>
          <o:OLEObject Type="Embed" ProgID="Visio.Drawing.11" ShapeID="_x0000_i1027" DrawAspect="Content" ObjectID="_1568034119" r:id="rId23"/>
        </w:object>
      </w:r>
    </w:p>
    <w:p w:rsidR="00A9775D" w:rsidRDefault="007A2EB8" w:rsidP="00E44F48">
      <w:pPr>
        <w:outlineLvl w:val="0"/>
        <w:rPr>
          <w:rFonts w:cs="Arial"/>
          <w:i/>
          <w:iCs/>
          <w:color w:val="FF0000"/>
          <w:sz w:val="20"/>
        </w:rPr>
      </w:pPr>
      <w:r w:rsidRPr="00880E42">
        <w:rPr>
          <w:rFonts w:cs="Arial"/>
          <w:i/>
          <w:iCs/>
          <w:color w:val="FF0000"/>
          <w:sz w:val="20"/>
        </w:rPr>
        <w:t xml:space="preserve">Figure </w:t>
      </w:r>
      <w:del w:id="1238" w:author="Batra, Mayank" w:date="2016-05-27T11:54:00Z">
        <w:r w:rsidRPr="00880E42" w:rsidDel="00083DA1">
          <w:rPr>
            <w:rFonts w:cs="Arial"/>
            <w:i/>
            <w:iCs/>
            <w:color w:val="FF0000"/>
            <w:sz w:val="20"/>
          </w:rPr>
          <w:delText>8</w:delText>
        </w:r>
      </w:del>
      <w:del w:id="1239" w:author="Batra, Mayank" w:date="2016-06-10T17:07:00Z">
        <w:r w:rsidRPr="00880E42">
          <w:rPr>
            <w:rFonts w:cs="Arial"/>
            <w:i/>
            <w:iCs/>
            <w:color w:val="FF0000"/>
            <w:sz w:val="20"/>
          </w:rPr>
          <w:delText>.X+</w:delText>
        </w:r>
        <w:r>
          <w:rPr>
            <w:rFonts w:cs="Arial"/>
            <w:i/>
            <w:iCs/>
            <w:color w:val="FF0000"/>
            <w:sz w:val="20"/>
          </w:rPr>
          <w:delText>2</w:delText>
        </w:r>
      </w:del>
      <w:ins w:id="1240" w:author="Batra, Mayank" w:date="2016-05-27T11:54:00Z">
        <w:r w:rsidR="00083DA1">
          <w:rPr>
            <w:rFonts w:cs="Arial"/>
            <w:i/>
            <w:iCs/>
            <w:color w:val="FF0000"/>
            <w:sz w:val="20"/>
          </w:rPr>
          <w:t>X</w:t>
        </w:r>
      </w:ins>
      <w:ins w:id="1241" w:author="Batra, Mayank" w:date="2016-06-10T17:07:00Z">
        <w:r w:rsidRPr="00880E42">
          <w:rPr>
            <w:rFonts w:cs="Arial"/>
            <w:i/>
            <w:iCs/>
            <w:color w:val="FF0000"/>
            <w:sz w:val="20"/>
          </w:rPr>
          <w:t>.</w:t>
        </w:r>
      </w:ins>
      <w:del w:id="1242" w:author="Batra, Mayank" w:date="2016-05-27T11:53:00Z">
        <w:r w:rsidRPr="00880E42" w:rsidDel="00083DA1">
          <w:rPr>
            <w:rFonts w:cs="Arial"/>
            <w:i/>
            <w:iCs/>
            <w:color w:val="FF0000"/>
            <w:sz w:val="20"/>
          </w:rPr>
          <w:delText>X+</w:delText>
        </w:r>
        <w:r w:rsidDel="00083DA1">
          <w:rPr>
            <w:rFonts w:cs="Arial"/>
            <w:i/>
            <w:iCs/>
            <w:color w:val="FF0000"/>
            <w:sz w:val="20"/>
          </w:rPr>
          <w:delText>2</w:delText>
        </w:r>
      </w:del>
      <w:ins w:id="1243" w:author="Batra, Mayank" w:date="2016-05-27T11:53:00Z">
        <w:r w:rsidR="00083DA1">
          <w:rPr>
            <w:rFonts w:cs="Arial"/>
            <w:i/>
            <w:iCs/>
            <w:color w:val="FF0000"/>
            <w:sz w:val="20"/>
          </w:rPr>
          <w:t>4</w:t>
        </w:r>
      </w:ins>
      <w:r w:rsidRPr="00880E42">
        <w:rPr>
          <w:rFonts w:cs="Arial"/>
          <w:i/>
          <w:iCs/>
          <w:color w:val="FF0000"/>
          <w:sz w:val="20"/>
        </w:rPr>
        <w:t xml:space="preserve"> Measuring the Angle of </w:t>
      </w:r>
      <w:r>
        <w:rPr>
          <w:rFonts w:cs="Arial"/>
          <w:i/>
          <w:iCs/>
          <w:color w:val="FF0000"/>
          <w:sz w:val="20"/>
        </w:rPr>
        <w:t>Departure</w:t>
      </w:r>
    </w:p>
    <w:p w:rsidR="00A9775D" w:rsidDel="00D47540" w:rsidRDefault="00A9775D" w:rsidP="00E44F48">
      <w:pPr>
        <w:outlineLvl w:val="0"/>
        <w:rPr>
          <w:del w:id="1244" w:author="Batra, Mayank" w:date="2016-05-27T16:09:00Z"/>
          <w:rFonts w:cs="Arial"/>
          <w:i/>
          <w:iCs/>
          <w:color w:val="FF0000"/>
          <w:sz w:val="20"/>
        </w:rPr>
      </w:pPr>
      <w:bookmarkStart w:id="1245" w:name="_Toc454285376"/>
      <w:bookmarkStart w:id="1246" w:name="_Toc454285752"/>
      <w:bookmarkStart w:id="1247" w:name="_Toc454286128"/>
      <w:bookmarkEnd w:id="1245"/>
      <w:bookmarkEnd w:id="1246"/>
      <w:bookmarkEnd w:id="1247"/>
    </w:p>
    <w:p w:rsidR="00A9775D" w:rsidDel="00D47540" w:rsidRDefault="00A9775D" w:rsidP="00E44F48">
      <w:pPr>
        <w:outlineLvl w:val="0"/>
        <w:rPr>
          <w:del w:id="1248" w:author="Batra, Mayank" w:date="2016-05-27T16:09:00Z"/>
          <w:rFonts w:cs="Arial"/>
          <w:i/>
          <w:iCs/>
          <w:color w:val="FF0000"/>
          <w:sz w:val="20"/>
        </w:rPr>
      </w:pPr>
      <w:bookmarkStart w:id="1249" w:name="_Toc454285377"/>
      <w:bookmarkStart w:id="1250" w:name="_Toc454285753"/>
      <w:bookmarkStart w:id="1251" w:name="_Toc454286129"/>
      <w:bookmarkEnd w:id="1249"/>
      <w:bookmarkEnd w:id="1250"/>
      <w:bookmarkEnd w:id="1251"/>
    </w:p>
    <w:p w:rsidR="00D7101C" w:rsidRDefault="00D7101C" w:rsidP="00E44F48">
      <w:pPr>
        <w:pStyle w:val="21"/>
      </w:pPr>
      <w:bookmarkStart w:id="1252" w:name="_Toc449696380"/>
      <w:bookmarkStart w:id="1253" w:name="_Toc449696381"/>
      <w:bookmarkStart w:id="1254" w:name="_Toc449696382"/>
      <w:bookmarkStart w:id="1255" w:name="_Toc449696383"/>
      <w:bookmarkStart w:id="1256" w:name="_Toc449696384"/>
      <w:bookmarkStart w:id="1257" w:name="_Toc449696385"/>
      <w:bookmarkStart w:id="1258" w:name="_Toc449696386"/>
      <w:bookmarkStart w:id="1259" w:name="_Toc449696387"/>
      <w:bookmarkStart w:id="1260" w:name="_Toc449696388"/>
      <w:bookmarkStart w:id="1261" w:name="_Toc449696389"/>
      <w:bookmarkStart w:id="1262" w:name="_Toc449696390"/>
      <w:bookmarkStart w:id="1263" w:name="_Toc449696391"/>
      <w:bookmarkStart w:id="1264" w:name="_Toc449696392"/>
      <w:bookmarkStart w:id="1265" w:name="_Toc449707685"/>
      <w:bookmarkStart w:id="1266" w:name="_Toc454286130"/>
      <w:bookmarkEnd w:id="1252"/>
      <w:bookmarkEnd w:id="1253"/>
      <w:bookmarkEnd w:id="1254"/>
      <w:bookmarkEnd w:id="1255"/>
      <w:bookmarkEnd w:id="1256"/>
      <w:bookmarkEnd w:id="1257"/>
      <w:bookmarkEnd w:id="1258"/>
      <w:bookmarkEnd w:id="1259"/>
      <w:bookmarkEnd w:id="1260"/>
      <w:bookmarkEnd w:id="1261"/>
      <w:bookmarkEnd w:id="1262"/>
      <w:bookmarkEnd w:id="1263"/>
      <w:bookmarkEnd w:id="1264"/>
      <w:r>
        <w:t>Volume 1, Part B (Acronyms &amp; Abbreviations) Changes</w:t>
      </w:r>
      <w:bookmarkEnd w:id="1265"/>
      <w:bookmarkEnd w:id="1266"/>
    </w:p>
    <w:p w:rsidR="00D7101C" w:rsidRPr="00D7101C" w:rsidRDefault="00D7101C" w:rsidP="00E44F48">
      <w:pPr>
        <w:pStyle w:val="31"/>
        <w:rPr>
          <w:rFonts w:ascii="Arial,Bold" w:eastAsiaTheme="minorEastAsia" w:hAnsi="Arial,Bold" w:cs="Arial,Bold"/>
          <w:szCs w:val="24"/>
          <w:lang w:val="en-GB"/>
        </w:rPr>
      </w:pPr>
      <w:bookmarkStart w:id="1267" w:name="_Toc422815044"/>
      <w:bookmarkStart w:id="1268" w:name="_Toc435092227"/>
      <w:bookmarkStart w:id="1269" w:name="_Toc449707686"/>
      <w:bookmarkStart w:id="1270" w:name="_Toc454286131"/>
      <w:r w:rsidRPr="00E72663">
        <w:rPr>
          <w:color w:val="FF0000"/>
        </w:rPr>
        <w:t xml:space="preserve">[UPDATED SECTION] </w:t>
      </w:r>
      <w:r w:rsidRPr="00D7101C">
        <w:rPr>
          <w:rFonts w:ascii="Arial,Bold" w:eastAsiaTheme="minorEastAsia" w:hAnsi="Arial,Bold" w:cs="Arial,Bold"/>
          <w:szCs w:val="24"/>
          <w:lang w:val="en-GB"/>
        </w:rPr>
        <w:t>1 LIST OF ACRONYMS AND ABBREVIATIONS</w:t>
      </w:r>
      <w:bookmarkEnd w:id="1267"/>
      <w:bookmarkEnd w:id="1268"/>
      <w:bookmarkEnd w:id="1269"/>
      <w:bookmarkEnd w:id="1270"/>
    </w:p>
    <w:p w:rsidR="00D7101C" w:rsidRPr="004B1513" w:rsidRDefault="00D7101C" w:rsidP="00D7101C">
      <w:pPr>
        <w:rPr>
          <w:color w:val="00B050"/>
        </w:rPr>
      </w:pPr>
      <w:r w:rsidRPr="004B1513">
        <w:rPr>
          <w:color w:val="00B050"/>
        </w:rPr>
        <w:t>[Add the new rows in red in proper alphabetical places in table 1.1]</w:t>
      </w:r>
    </w:p>
    <w:p w:rsidR="00D7101C" w:rsidRDefault="00D7101C" w:rsidP="00D7101C"/>
    <w:tbl>
      <w:tblPr>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51"/>
        <w:gridCol w:w="4111"/>
        <w:gridCol w:w="2553"/>
        <w:tblGridChange w:id="1271">
          <w:tblGrid>
            <w:gridCol w:w="1951"/>
            <w:gridCol w:w="4111"/>
            <w:gridCol w:w="2553"/>
          </w:tblGrid>
        </w:tblGridChange>
      </w:tblGrid>
      <w:tr w:rsidR="0083745C" w:rsidRPr="00800543" w:rsidTr="00191B63">
        <w:trPr>
          <w:cantSplit/>
          <w:tblHeader/>
        </w:trPr>
        <w:tc>
          <w:tcPr>
            <w:tcW w:w="1951" w:type="dxa"/>
            <w:shd w:val="clear" w:color="auto" w:fill="DAEEF3"/>
          </w:tcPr>
          <w:p w:rsidR="00D7101C" w:rsidRPr="00E72663" w:rsidRDefault="00D7101C" w:rsidP="004B1513">
            <w:pPr>
              <w:rPr>
                <w:b/>
              </w:rPr>
            </w:pPr>
            <w:commentRangeStart w:id="1272"/>
            <w:r w:rsidRPr="00E72663">
              <w:rPr>
                <w:b/>
              </w:rPr>
              <w:t>Acronym or abbreviation</w:t>
            </w:r>
          </w:p>
        </w:tc>
        <w:tc>
          <w:tcPr>
            <w:tcW w:w="4111" w:type="dxa"/>
            <w:shd w:val="clear" w:color="auto" w:fill="DAEEF3"/>
          </w:tcPr>
          <w:p w:rsidR="00D7101C" w:rsidRPr="00E72663" w:rsidRDefault="00D7101C" w:rsidP="004B1513">
            <w:pPr>
              <w:rPr>
                <w:b/>
              </w:rPr>
            </w:pPr>
            <w:r w:rsidRPr="00E72663">
              <w:rPr>
                <w:b/>
              </w:rPr>
              <w:t>Writing out in full</w:t>
            </w:r>
          </w:p>
        </w:tc>
        <w:tc>
          <w:tcPr>
            <w:tcW w:w="2553" w:type="dxa"/>
            <w:shd w:val="clear" w:color="auto" w:fill="DAEEF3"/>
          </w:tcPr>
          <w:p w:rsidR="00D7101C" w:rsidRPr="00E72663" w:rsidRDefault="00D7101C" w:rsidP="004B1513">
            <w:pPr>
              <w:rPr>
                <w:b/>
              </w:rPr>
            </w:pPr>
            <w:r w:rsidRPr="00E72663">
              <w:rPr>
                <w:b/>
              </w:rPr>
              <w:t>Comments</w:t>
            </w:r>
            <w:commentRangeEnd w:id="1272"/>
            <w:r w:rsidR="00FB4DCE">
              <w:rPr>
                <w:rStyle w:val="aff1"/>
              </w:rPr>
              <w:commentReference w:id="1272"/>
            </w:r>
          </w:p>
        </w:tc>
      </w:tr>
      <w:tr w:rsidR="00EF62B6" w:rsidRPr="00800543" w:rsidTr="00191B63">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1273" w:author="Batra, Mayank" w:date="2016-06-21T12:07:00Z">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1951" w:type="dxa"/>
            <w:tcPrChange w:id="1274" w:author="Batra, Mayank" w:date="2016-06-21T12:07:00Z">
              <w:tcPr>
                <w:tcW w:w="1951" w:type="dxa"/>
              </w:tcPr>
            </w:tcPrChange>
          </w:tcPr>
          <w:p w:rsidR="00EF62B6" w:rsidRPr="00E72663" w:rsidRDefault="00EF62B6" w:rsidP="004B1513">
            <w:pPr>
              <w:rPr>
                <w:color w:val="FF0000"/>
              </w:rPr>
            </w:pPr>
            <w:r w:rsidRPr="00E72663">
              <w:rPr>
                <w:color w:val="FF0000"/>
              </w:rPr>
              <w:t>AoA</w:t>
            </w:r>
          </w:p>
        </w:tc>
        <w:tc>
          <w:tcPr>
            <w:tcW w:w="4111" w:type="dxa"/>
            <w:tcPrChange w:id="1275" w:author="Batra, Mayank" w:date="2016-06-21T12:07:00Z">
              <w:tcPr>
                <w:tcW w:w="4111" w:type="dxa"/>
              </w:tcPr>
            </w:tcPrChange>
          </w:tcPr>
          <w:p w:rsidR="00EF62B6" w:rsidRPr="00E72663" w:rsidRDefault="00EF62B6" w:rsidP="004B1513">
            <w:pPr>
              <w:rPr>
                <w:color w:val="FF0000"/>
              </w:rPr>
            </w:pPr>
            <w:r w:rsidRPr="00E72663">
              <w:rPr>
                <w:color w:val="FF0000"/>
              </w:rPr>
              <w:t>Angle of Arrival</w:t>
            </w:r>
          </w:p>
        </w:tc>
        <w:tc>
          <w:tcPr>
            <w:tcW w:w="2553" w:type="dxa"/>
            <w:tcPrChange w:id="1276" w:author="Batra, Mayank" w:date="2016-06-21T12:07:00Z">
              <w:tcPr>
                <w:tcW w:w="2553" w:type="dxa"/>
              </w:tcPr>
            </w:tcPrChange>
          </w:tcPr>
          <w:p w:rsidR="00EF62B6" w:rsidRPr="00E72663" w:rsidRDefault="00EF62B6" w:rsidP="004B1513">
            <w:pPr>
              <w:rPr>
                <w:color w:val="FF0000"/>
              </w:rPr>
            </w:pPr>
          </w:p>
        </w:tc>
      </w:tr>
      <w:tr w:rsidR="00D7101C" w:rsidRPr="00800543" w:rsidTr="00191B63">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1277" w:author="Batra, Mayank" w:date="2016-06-21T12:07:00Z">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1951" w:type="dxa"/>
            <w:tcPrChange w:id="1278" w:author="Batra, Mayank" w:date="2016-06-21T12:07:00Z">
              <w:tcPr>
                <w:tcW w:w="1951" w:type="dxa"/>
              </w:tcPr>
            </w:tcPrChange>
          </w:tcPr>
          <w:p w:rsidR="00D7101C" w:rsidRPr="00E72663" w:rsidRDefault="00D7101C" w:rsidP="004B1513">
            <w:pPr>
              <w:rPr>
                <w:color w:val="FF0000"/>
              </w:rPr>
            </w:pPr>
            <w:r>
              <w:rPr>
                <w:color w:val="FF0000"/>
              </w:rPr>
              <w:t>AoD</w:t>
            </w:r>
          </w:p>
        </w:tc>
        <w:tc>
          <w:tcPr>
            <w:tcW w:w="4111" w:type="dxa"/>
            <w:tcPrChange w:id="1279" w:author="Batra, Mayank" w:date="2016-06-21T12:07:00Z">
              <w:tcPr>
                <w:tcW w:w="4111" w:type="dxa"/>
              </w:tcPr>
            </w:tcPrChange>
          </w:tcPr>
          <w:p w:rsidR="00D7101C" w:rsidRPr="00E72663" w:rsidRDefault="00D7101C" w:rsidP="004B1513">
            <w:pPr>
              <w:rPr>
                <w:color w:val="FF0000"/>
              </w:rPr>
            </w:pPr>
            <w:r>
              <w:rPr>
                <w:color w:val="FF0000"/>
              </w:rPr>
              <w:t>Angle of Departure</w:t>
            </w:r>
          </w:p>
        </w:tc>
        <w:tc>
          <w:tcPr>
            <w:tcW w:w="2553" w:type="dxa"/>
            <w:tcPrChange w:id="1280" w:author="Batra, Mayank" w:date="2016-06-21T12:07:00Z">
              <w:tcPr>
                <w:tcW w:w="2553" w:type="dxa"/>
              </w:tcPr>
            </w:tcPrChange>
          </w:tcPr>
          <w:p w:rsidR="00D7101C" w:rsidRPr="00E72663" w:rsidRDefault="00D7101C" w:rsidP="004B1513">
            <w:pPr>
              <w:rPr>
                <w:color w:val="FF0000"/>
              </w:rPr>
            </w:pPr>
          </w:p>
        </w:tc>
      </w:tr>
      <w:tr w:rsidR="00D7101C" w:rsidRPr="00800543" w:rsidTr="00191B63">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1281" w:author="Batra, Mayank" w:date="2016-06-21T12:07:00Z">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1951" w:type="dxa"/>
            <w:tcPrChange w:id="1282" w:author="Batra, Mayank" w:date="2016-06-21T12:07:00Z">
              <w:tcPr>
                <w:tcW w:w="1951" w:type="dxa"/>
              </w:tcPr>
            </w:tcPrChange>
          </w:tcPr>
          <w:p w:rsidR="00D7101C" w:rsidRPr="00800543" w:rsidRDefault="00D7101C" w:rsidP="004B1513">
            <w:pPr>
              <w:rPr>
                <w:color w:val="FF0000"/>
              </w:rPr>
            </w:pPr>
            <w:r>
              <w:rPr>
                <w:color w:val="FF0000"/>
              </w:rPr>
              <w:t>I&amp;Q</w:t>
            </w:r>
          </w:p>
        </w:tc>
        <w:tc>
          <w:tcPr>
            <w:tcW w:w="4111" w:type="dxa"/>
            <w:tcPrChange w:id="1283" w:author="Batra, Mayank" w:date="2016-06-21T12:07:00Z">
              <w:tcPr>
                <w:tcW w:w="4111" w:type="dxa"/>
              </w:tcPr>
            </w:tcPrChange>
          </w:tcPr>
          <w:p w:rsidR="00D7101C" w:rsidRPr="00800543" w:rsidRDefault="00D7101C" w:rsidP="004B1513">
            <w:pPr>
              <w:rPr>
                <w:color w:val="FF0000"/>
              </w:rPr>
            </w:pPr>
            <w:r>
              <w:rPr>
                <w:color w:val="FF0000"/>
              </w:rPr>
              <w:t>In-phase and Quadrature</w:t>
            </w:r>
          </w:p>
        </w:tc>
        <w:tc>
          <w:tcPr>
            <w:tcW w:w="2553" w:type="dxa"/>
            <w:tcPrChange w:id="1284" w:author="Batra, Mayank" w:date="2016-06-21T12:07:00Z">
              <w:tcPr>
                <w:tcW w:w="2553" w:type="dxa"/>
              </w:tcPr>
            </w:tcPrChange>
          </w:tcPr>
          <w:p w:rsidR="00D7101C" w:rsidRPr="00C15EBC" w:rsidRDefault="00D7101C" w:rsidP="004B1513">
            <w:pPr>
              <w:rPr>
                <w:color w:val="FF0000"/>
              </w:rPr>
            </w:pPr>
          </w:p>
        </w:tc>
      </w:tr>
      <w:tr w:rsidR="00EF62B6" w:rsidRPr="00AB3784" w:rsidTr="00191B63">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1285" w:author="Batra, Mayank" w:date="2016-06-21T12:07:00Z">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1951" w:type="dxa"/>
            <w:tcPrChange w:id="1286" w:author="Batra, Mayank" w:date="2016-06-21T12:07:00Z">
              <w:tcPr>
                <w:tcW w:w="1951" w:type="dxa"/>
              </w:tcPr>
            </w:tcPrChange>
          </w:tcPr>
          <w:p w:rsidR="00EF62B6" w:rsidRPr="00880E42" w:rsidRDefault="00697DAD" w:rsidP="004B1513">
            <w:pPr>
              <w:rPr>
                <w:color w:val="FF0000"/>
              </w:rPr>
            </w:pPr>
            <w:r>
              <w:rPr>
                <w:color w:val="FF0000"/>
              </w:rPr>
              <w:lastRenderedPageBreak/>
              <w:t>SuppInfo</w:t>
            </w:r>
          </w:p>
        </w:tc>
        <w:tc>
          <w:tcPr>
            <w:tcW w:w="4111" w:type="dxa"/>
            <w:tcPrChange w:id="1287" w:author="Batra, Mayank" w:date="2016-06-21T12:07:00Z">
              <w:tcPr>
                <w:tcW w:w="4111" w:type="dxa"/>
              </w:tcPr>
            </w:tcPrChange>
          </w:tcPr>
          <w:p w:rsidR="00EF62B6" w:rsidRPr="00880E42" w:rsidRDefault="00697DAD" w:rsidP="004B1513">
            <w:pPr>
              <w:rPr>
                <w:color w:val="FF0000"/>
              </w:rPr>
            </w:pPr>
            <w:r>
              <w:rPr>
                <w:color w:val="FF0000"/>
              </w:rPr>
              <w:t>Supplemental Information</w:t>
            </w:r>
          </w:p>
        </w:tc>
        <w:tc>
          <w:tcPr>
            <w:tcW w:w="2553" w:type="dxa"/>
            <w:tcPrChange w:id="1288" w:author="Batra, Mayank" w:date="2016-06-21T12:07:00Z">
              <w:tcPr>
                <w:tcW w:w="2553" w:type="dxa"/>
              </w:tcPr>
            </w:tcPrChange>
          </w:tcPr>
          <w:p w:rsidR="00EF62B6" w:rsidRPr="00880E42" w:rsidRDefault="00EF62B6" w:rsidP="004B1513">
            <w:pPr>
              <w:rPr>
                <w:color w:val="FF0000"/>
              </w:rPr>
            </w:pPr>
            <w:r>
              <w:rPr>
                <w:color w:val="FF0000"/>
              </w:rPr>
              <w:t>A field in the data channel PDU Header</w:t>
            </w:r>
            <w:r w:rsidR="00697DAD">
              <w:rPr>
                <w:color w:val="FF0000"/>
              </w:rPr>
              <w:t xml:space="preserve"> and the extended advertising header.</w:t>
            </w:r>
          </w:p>
        </w:tc>
      </w:tr>
      <w:tr w:rsidR="00EF62B6" w:rsidRPr="00AB3784" w:rsidTr="00191B63">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1289" w:author="Batra, Mayank" w:date="2016-06-21T12:07:00Z">
            <w:tblPrEx>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1951" w:type="dxa"/>
            <w:tcPrChange w:id="1290" w:author="Batra, Mayank" w:date="2016-06-21T12:07:00Z">
              <w:tcPr>
                <w:tcW w:w="1951" w:type="dxa"/>
              </w:tcPr>
            </w:tcPrChange>
          </w:tcPr>
          <w:p w:rsidR="00EF62B6" w:rsidRDefault="00697DAD" w:rsidP="004B1513">
            <w:pPr>
              <w:rPr>
                <w:color w:val="FF0000"/>
              </w:rPr>
            </w:pPr>
            <w:r>
              <w:rPr>
                <w:color w:val="FF0000"/>
              </w:rPr>
              <w:t>SP</w:t>
            </w:r>
          </w:p>
        </w:tc>
        <w:tc>
          <w:tcPr>
            <w:tcW w:w="4111" w:type="dxa"/>
            <w:tcPrChange w:id="1291" w:author="Batra, Mayank" w:date="2016-06-21T12:07:00Z">
              <w:tcPr>
                <w:tcW w:w="4111" w:type="dxa"/>
              </w:tcPr>
            </w:tcPrChange>
          </w:tcPr>
          <w:p w:rsidR="00EF62B6" w:rsidRDefault="00697DAD" w:rsidP="004B1513">
            <w:pPr>
              <w:rPr>
                <w:color w:val="FF0000"/>
              </w:rPr>
            </w:pPr>
            <w:r>
              <w:rPr>
                <w:color w:val="FF0000"/>
              </w:rPr>
              <w:t>SuppInfo Present</w:t>
            </w:r>
          </w:p>
        </w:tc>
        <w:tc>
          <w:tcPr>
            <w:tcW w:w="2553" w:type="dxa"/>
            <w:tcPrChange w:id="1292" w:author="Batra, Mayank" w:date="2016-06-21T12:07:00Z">
              <w:tcPr>
                <w:tcW w:w="2553" w:type="dxa"/>
              </w:tcPr>
            </w:tcPrChange>
          </w:tcPr>
          <w:p w:rsidR="00EF62B6" w:rsidRDefault="00EF62B6" w:rsidP="00697DAD">
            <w:pPr>
              <w:rPr>
                <w:color w:val="FF0000"/>
              </w:rPr>
            </w:pPr>
            <w:r>
              <w:rPr>
                <w:color w:val="FF0000"/>
              </w:rPr>
              <w:t>A field in the data channel PD</w:t>
            </w:r>
            <w:r w:rsidR="00697DAD">
              <w:rPr>
                <w:color w:val="FF0000"/>
              </w:rPr>
              <w:t>U Header to indicate the presence</w:t>
            </w:r>
            <w:r>
              <w:rPr>
                <w:color w:val="FF0000"/>
              </w:rPr>
              <w:t xml:space="preserve"> of the </w:t>
            </w:r>
            <w:r w:rsidR="00697DAD">
              <w:rPr>
                <w:color w:val="FF0000"/>
              </w:rPr>
              <w:t>SuppInfo field</w:t>
            </w:r>
            <w:r>
              <w:rPr>
                <w:color w:val="FF0000"/>
              </w:rPr>
              <w:t>.</w:t>
            </w:r>
          </w:p>
        </w:tc>
      </w:tr>
    </w:tbl>
    <w:p w:rsidR="00D7101C" w:rsidRDefault="00D7101C" w:rsidP="00D7101C">
      <w:pPr>
        <w:rPr>
          <w:rFonts w:ascii="Arial,Italic" w:hAnsi="Arial,Italic" w:cs="Arial,Italic"/>
          <w:i/>
          <w:iCs/>
          <w:sz w:val="20"/>
        </w:rPr>
      </w:pPr>
      <w:r>
        <w:rPr>
          <w:rFonts w:ascii="Arial,Italic" w:hAnsi="Arial,Italic" w:cs="Arial,Italic"/>
          <w:i/>
          <w:iCs/>
          <w:sz w:val="20"/>
        </w:rPr>
        <w:t>Table 1.1: Acronyms and Abbreviations</w:t>
      </w:r>
    </w:p>
    <w:p w:rsidR="00FD42B4" w:rsidRDefault="00FD42B4" w:rsidP="00D7101C">
      <w:pPr>
        <w:rPr>
          <w:rFonts w:ascii="Arial,Italic" w:hAnsi="Arial,Italic" w:cs="Arial,Italic"/>
          <w:i/>
          <w:iCs/>
          <w:sz w:val="20"/>
        </w:rPr>
      </w:pPr>
      <w:commentRangeStart w:id="1293"/>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p w:rsidR="00FD42B4" w:rsidRDefault="00FD42B4" w:rsidP="00D7101C">
      <w:pPr>
        <w:rPr>
          <w:rFonts w:ascii="Arial,Italic" w:hAnsi="Arial,Italic" w:cs="Arial,Italic"/>
          <w:i/>
          <w:iCs/>
          <w:sz w:val="20"/>
        </w:rPr>
      </w:pPr>
    </w:p>
    <w:commentRangeEnd w:id="1293"/>
    <w:p w:rsidR="00FD42B4" w:rsidRDefault="00FB4DCE" w:rsidP="00D7101C">
      <w:pPr>
        <w:rPr>
          <w:rFonts w:ascii="Arial,Italic" w:hAnsi="Arial,Italic" w:cs="Arial,Italic"/>
          <w:i/>
          <w:iCs/>
          <w:sz w:val="20"/>
        </w:rPr>
      </w:pPr>
      <w:r>
        <w:rPr>
          <w:rStyle w:val="aff1"/>
        </w:rPr>
        <w:commentReference w:id="1293"/>
      </w:r>
    </w:p>
    <w:p w:rsidR="00D7101C" w:rsidRDefault="00D7101C" w:rsidP="00E44F48">
      <w:pPr>
        <w:pStyle w:val="21"/>
      </w:pPr>
      <w:bookmarkStart w:id="1294" w:name="_Ref451343744"/>
      <w:bookmarkStart w:id="1295" w:name="_Toc449707687"/>
      <w:bookmarkStart w:id="1296" w:name="_Toc454286132"/>
      <w:r>
        <w:t>Volume 2, Part E (HCI) Changes</w:t>
      </w:r>
      <w:bookmarkEnd w:id="1294"/>
      <w:bookmarkEnd w:id="1295"/>
      <w:bookmarkEnd w:id="1296"/>
    </w:p>
    <w:p w:rsidR="00D7101C" w:rsidRDefault="00D7101C" w:rsidP="00D7101C">
      <w:pPr>
        <w:rPr>
          <w:color w:val="00B050"/>
        </w:rPr>
      </w:pPr>
      <w:r w:rsidRPr="00C22BBC">
        <w:rPr>
          <w:color w:val="00B050"/>
        </w:rPr>
        <w:t>[</w:t>
      </w:r>
      <w:r>
        <w:rPr>
          <w:color w:val="00B050"/>
        </w:rPr>
        <w:t>Note that the following terms have been defined in the LE Advertising Extension</w:t>
      </w:r>
      <w:r w:rsidRPr="00C22BBC">
        <w:rPr>
          <w:color w:val="00B050"/>
        </w:rPr>
        <w:t xml:space="preserve"> </w:t>
      </w:r>
      <w:r>
        <w:rPr>
          <w:color w:val="00B050"/>
        </w:rPr>
        <w:t>CR</w:t>
      </w:r>
      <w:r w:rsidR="00F4626F">
        <w:rPr>
          <w:color w:val="00B050"/>
        </w:rPr>
        <w:t xml:space="preserve"> </w:t>
      </w:r>
      <w:r w:rsidR="00184984">
        <w:rPr>
          <w:color w:val="00B050"/>
        </w:rPr>
        <w:fldChar w:fldCharType="begin"/>
      </w:r>
      <w:r w:rsidR="00F4626F">
        <w:rPr>
          <w:color w:val="00B050"/>
        </w:rPr>
        <w:instrText xml:space="preserve"> REF _Ref441076024 \r \h </w:instrText>
      </w:r>
      <w:r w:rsidR="00184984">
        <w:rPr>
          <w:color w:val="00B050"/>
        </w:rPr>
      </w:r>
      <w:r w:rsidR="00184984">
        <w:rPr>
          <w:color w:val="00B050"/>
        </w:rPr>
        <w:fldChar w:fldCharType="separate"/>
      </w:r>
      <w:r w:rsidR="00F4626F">
        <w:rPr>
          <w:color w:val="00B050"/>
        </w:rPr>
        <w:t>[2]</w:t>
      </w:r>
      <w:r w:rsidR="00184984">
        <w:rPr>
          <w:color w:val="00B050"/>
        </w:rPr>
        <w:fldChar w:fldCharType="end"/>
      </w:r>
      <w:r>
        <w:rPr>
          <w:color w:val="00B050"/>
        </w:rPr>
        <w:t>:</w:t>
      </w:r>
    </w:p>
    <w:p w:rsidR="00D7101C" w:rsidRDefault="00D7101C" w:rsidP="00220854">
      <w:pPr>
        <w:pStyle w:val="ad"/>
        <w:numPr>
          <w:ilvl w:val="0"/>
          <w:numId w:val="16"/>
        </w:numPr>
        <w:rPr>
          <w:color w:val="00B050"/>
        </w:rPr>
      </w:pPr>
      <w:r>
        <w:rPr>
          <w:color w:val="00B050"/>
        </w:rPr>
        <w:t>Advertising_</w:t>
      </w:r>
      <w:r w:rsidR="00377BE3">
        <w:rPr>
          <w:color w:val="00B050"/>
        </w:rPr>
        <w:t>Handle</w:t>
      </w:r>
    </w:p>
    <w:p w:rsidR="00664E64" w:rsidRDefault="00664E64" w:rsidP="00220854">
      <w:pPr>
        <w:pStyle w:val="ad"/>
        <w:numPr>
          <w:ilvl w:val="0"/>
          <w:numId w:val="16"/>
        </w:numPr>
        <w:rPr>
          <w:color w:val="00B050"/>
        </w:rPr>
      </w:pPr>
      <w:r>
        <w:rPr>
          <w:color w:val="00B050"/>
        </w:rPr>
        <w:t>Advertising_SID</w:t>
      </w:r>
    </w:p>
    <w:p w:rsidR="00D7101C" w:rsidRDefault="00D7101C" w:rsidP="00220854">
      <w:pPr>
        <w:pStyle w:val="ad"/>
        <w:numPr>
          <w:ilvl w:val="0"/>
          <w:numId w:val="16"/>
        </w:numPr>
        <w:rPr>
          <w:color w:val="00B050"/>
        </w:rPr>
      </w:pPr>
      <w:r>
        <w:rPr>
          <w:color w:val="00B050"/>
        </w:rPr>
        <w:t>LE Set Extended Advertis</w:t>
      </w:r>
      <w:r w:rsidR="00377BE3">
        <w:rPr>
          <w:color w:val="00B050"/>
        </w:rPr>
        <w:t>ing</w:t>
      </w:r>
      <w:r>
        <w:rPr>
          <w:color w:val="00B050"/>
        </w:rPr>
        <w:t xml:space="preserve"> Enable command</w:t>
      </w:r>
    </w:p>
    <w:p w:rsidR="00D7101C" w:rsidRDefault="00D7101C" w:rsidP="00220854">
      <w:pPr>
        <w:pStyle w:val="ad"/>
        <w:numPr>
          <w:ilvl w:val="0"/>
          <w:numId w:val="16"/>
        </w:numPr>
        <w:rPr>
          <w:color w:val="00B050"/>
        </w:rPr>
      </w:pPr>
      <w:r>
        <w:rPr>
          <w:color w:val="00B050"/>
        </w:rPr>
        <w:t>LE Set Extended Advertising Parameters command</w:t>
      </w:r>
    </w:p>
    <w:p w:rsidR="00CE330B" w:rsidRDefault="00CE330B" w:rsidP="00220854">
      <w:pPr>
        <w:pStyle w:val="ad"/>
        <w:numPr>
          <w:ilvl w:val="0"/>
          <w:numId w:val="16"/>
        </w:numPr>
        <w:rPr>
          <w:color w:val="00B050"/>
        </w:rPr>
      </w:pPr>
      <w:r>
        <w:rPr>
          <w:color w:val="00B050"/>
        </w:rPr>
        <w:t>LE Set Periodic Advertising Parameters command</w:t>
      </w:r>
    </w:p>
    <w:p w:rsidR="00D7101C" w:rsidRDefault="00D7101C" w:rsidP="00220854">
      <w:pPr>
        <w:pStyle w:val="ad"/>
        <w:numPr>
          <w:ilvl w:val="0"/>
          <w:numId w:val="16"/>
        </w:numPr>
        <w:rPr>
          <w:color w:val="00B050"/>
        </w:rPr>
      </w:pPr>
      <w:r>
        <w:rPr>
          <w:color w:val="00B050"/>
        </w:rPr>
        <w:t>LE Set Extended Scan Enable command</w:t>
      </w:r>
    </w:p>
    <w:p w:rsidR="00D7101C" w:rsidRDefault="00D7101C" w:rsidP="00220854">
      <w:pPr>
        <w:pStyle w:val="ad"/>
        <w:numPr>
          <w:ilvl w:val="0"/>
          <w:numId w:val="16"/>
        </w:numPr>
        <w:rPr>
          <w:color w:val="00B050"/>
        </w:rPr>
      </w:pPr>
      <w:r>
        <w:rPr>
          <w:color w:val="00B050"/>
        </w:rPr>
        <w:t>LE Set Extended Scan Parameters command</w:t>
      </w:r>
    </w:p>
    <w:p w:rsidR="00615013" w:rsidRPr="00C22BBC" w:rsidRDefault="00615013" w:rsidP="00220854">
      <w:pPr>
        <w:pStyle w:val="ad"/>
        <w:numPr>
          <w:ilvl w:val="0"/>
          <w:numId w:val="16"/>
        </w:numPr>
        <w:rPr>
          <w:color w:val="00B050"/>
        </w:rPr>
      </w:pPr>
      <w:r>
        <w:rPr>
          <w:color w:val="00B050"/>
        </w:rPr>
        <w:t>Sync_Handle</w:t>
      </w:r>
    </w:p>
    <w:p w:rsidR="00D7101C" w:rsidRDefault="00D7101C" w:rsidP="00D7101C">
      <w:pPr>
        <w:rPr>
          <w:color w:val="00B050"/>
        </w:rPr>
      </w:pPr>
      <w:r w:rsidRPr="00C22BBC">
        <w:rPr>
          <w:color w:val="00B050"/>
        </w:rPr>
        <w:lastRenderedPageBreak/>
        <w:t>]</w:t>
      </w:r>
    </w:p>
    <w:p w:rsidR="00796BAF" w:rsidRDefault="00796BAF" w:rsidP="00E44F48">
      <w:pPr>
        <w:pStyle w:val="31"/>
      </w:pPr>
      <w:bookmarkStart w:id="1297" w:name="_Toc449707688"/>
      <w:bookmarkStart w:id="1298" w:name="_Toc454286133"/>
      <w:r w:rsidRPr="00921B82">
        <w:rPr>
          <w:color w:val="FF0000"/>
        </w:rPr>
        <w:t xml:space="preserve">[UPDATED SECTION] </w:t>
      </w:r>
      <w:r>
        <w:t>3.4 CONTROLLER INFORMATION</w:t>
      </w:r>
      <w:bookmarkEnd w:id="1297"/>
      <w:bookmarkEnd w:id="1298"/>
    </w:p>
    <w:tbl>
      <w:tblPr>
        <w:tblStyle w:val="Bluetoothgrid"/>
        <w:tblW w:w="8581" w:type="dxa"/>
        <w:tblInd w:w="0" w:type="dxa"/>
        <w:tblLayout w:type="fixed"/>
        <w:tblCellMar>
          <w:left w:w="115" w:type="dxa"/>
          <w:right w:w="115" w:type="dxa"/>
        </w:tblCellMar>
        <w:tblLook w:val="04A0"/>
      </w:tblPr>
      <w:tblGrid>
        <w:gridCol w:w="2100"/>
        <w:gridCol w:w="1378"/>
        <w:gridCol w:w="3544"/>
        <w:gridCol w:w="1559"/>
      </w:tblGrid>
      <w:tr w:rsidR="0083745C" w:rsidRPr="00E76CAF" w:rsidTr="00191B63">
        <w:trPr>
          <w:cnfStyle w:val="100000000000"/>
          <w:cantSplit/>
          <w:trHeight w:val="579"/>
          <w:tblHeader/>
        </w:trPr>
        <w:tc>
          <w:tcPr>
            <w:tcW w:w="2100" w:type="dxa"/>
            <w:tcBorders>
              <w:top w:val="single" w:sz="4" w:space="0" w:color="auto"/>
              <w:left w:val="single" w:sz="4" w:space="0" w:color="auto"/>
              <w:bottom w:val="single" w:sz="4" w:space="0" w:color="auto"/>
              <w:right w:val="single" w:sz="4" w:space="0" w:color="auto"/>
            </w:tcBorders>
            <w:shd w:val="clear" w:color="auto" w:fill="DAEEF3"/>
          </w:tcPr>
          <w:p w:rsidR="00796BAF" w:rsidRPr="00E76CAF" w:rsidRDefault="00796BAF" w:rsidP="00C50CB8">
            <w:pPr>
              <w:pStyle w:val="Tableheading"/>
              <w:spacing w:before="96"/>
              <w:rPr>
                <w:rFonts w:cs="Arial"/>
                <w:sz w:val="24"/>
                <w:szCs w:val="24"/>
              </w:rPr>
            </w:pPr>
            <w:r>
              <w:rPr>
                <w:rFonts w:cs="Arial"/>
                <w:sz w:val="24"/>
                <w:szCs w:val="24"/>
              </w:rPr>
              <w:t>Name</w:t>
            </w:r>
          </w:p>
        </w:tc>
        <w:tc>
          <w:tcPr>
            <w:tcW w:w="1378" w:type="dxa"/>
            <w:tcBorders>
              <w:top w:val="single" w:sz="4" w:space="0" w:color="auto"/>
              <w:left w:val="single" w:sz="4" w:space="0" w:color="auto"/>
              <w:bottom w:val="single" w:sz="4" w:space="0" w:color="auto"/>
              <w:right w:val="single" w:sz="4" w:space="0" w:color="auto"/>
            </w:tcBorders>
            <w:shd w:val="clear" w:color="auto" w:fill="DAEEF3"/>
          </w:tcPr>
          <w:p w:rsidR="00796BAF" w:rsidRDefault="00796BAF" w:rsidP="00C50CB8">
            <w:pPr>
              <w:pStyle w:val="Tableheading"/>
              <w:spacing w:before="96"/>
              <w:rPr>
                <w:rFonts w:cs="Arial"/>
                <w:sz w:val="24"/>
                <w:szCs w:val="24"/>
              </w:rPr>
            </w:pPr>
            <w:r>
              <w:rPr>
                <w:rFonts w:cs="Arial"/>
                <w:sz w:val="24"/>
                <w:szCs w:val="24"/>
              </w:rPr>
              <w:t>Vers.</w:t>
            </w:r>
          </w:p>
        </w:tc>
        <w:tc>
          <w:tcPr>
            <w:tcW w:w="3544" w:type="dxa"/>
            <w:tcBorders>
              <w:top w:val="single" w:sz="4" w:space="0" w:color="auto"/>
              <w:left w:val="single" w:sz="4" w:space="0" w:color="auto"/>
              <w:bottom w:val="single" w:sz="4" w:space="0" w:color="auto"/>
              <w:right w:val="single" w:sz="4" w:space="0" w:color="auto"/>
            </w:tcBorders>
            <w:shd w:val="clear" w:color="auto" w:fill="DAEEF3"/>
          </w:tcPr>
          <w:p w:rsidR="00796BAF" w:rsidRDefault="00796BAF" w:rsidP="00C50CB8">
            <w:pPr>
              <w:pStyle w:val="Tableheading"/>
              <w:spacing w:before="96"/>
              <w:rPr>
                <w:rFonts w:cs="Arial"/>
                <w:sz w:val="24"/>
                <w:szCs w:val="24"/>
              </w:rPr>
            </w:pPr>
            <w:r>
              <w:rPr>
                <w:rFonts w:cs="Arial"/>
                <w:sz w:val="24"/>
                <w:szCs w:val="24"/>
              </w:rPr>
              <w:t>Summary description</w:t>
            </w:r>
          </w:p>
        </w:tc>
        <w:tc>
          <w:tcPr>
            <w:tcW w:w="1559" w:type="dxa"/>
            <w:tcBorders>
              <w:top w:val="single" w:sz="4" w:space="0" w:color="auto"/>
              <w:left w:val="single" w:sz="4" w:space="0" w:color="auto"/>
              <w:bottom w:val="single" w:sz="4" w:space="0" w:color="auto"/>
              <w:right w:val="single" w:sz="4" w:space="0" w:color="auto"/>
            </w:tcBorders>
            <w:shd w:val="clear" w:color="auto" w:fill="DAEEF3"/>
            <w:hideMark/>
          </w:tcPr>
          <w:p w:rsidR="00796BAF" w:rsidRPr="00E76CAF" w:rsidRDefault="00796BAF" w:rsidP="00C50CB8">
            <w:pPr>
              <w:pStyle w:val="Tableheading"/>
              <w:spacing w:before="96"/>
              <w:rPr>
                <w:rFonts w:cs="Arial"/>
                <w:sz w:val="24"/>
                <w:szCs w:val="24"/>
              </w:rPr>
            </w:pPr>
            <w:r>
              <w:rPr>
                <w:rFonts w:cs="Arial"/>
                <w:sz w:val="24"/>
                <w:szCs w:val="24"/>
              </w:rPr>
              <w:t>Supported Controllers</w:t>
            </w:r>
          </w:p>
        </w:tc>
      </w:tr>
      <w:tr w:rsidR="0083745C" w:rsidRPr="006A27F0" w:rsidTr="00191B63">
        <w:trPr>
          <w:cantSplit/>
          <w:trHeight w:val="184"/>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796BAF" w:rsidRPr="006A27F0" w:rsidRDefault="00796BAF" w:rsidP="00C50CB8">
            <w:pPr>
              <w:pStyle w:val="CellBody"/>
              <w:spacing w:before="96"/>
              <w:rPr>
                <w:rFonts w:ascii="Arial" w:hAnsi="Arial" w:cs="Arial"/>
                <w:color w:val="FF0000"/>
                <w:sz w:val="24"/>
                <w:szCs w:val="24"/>
              </w:rPr>
            </w:pPr>
            <w:r>
              <w:rPr>
                <w:rFonts w:ascii="Arial" w:hAnsi="Arial" w:cs="Arial"/>
                <w:color w:val="FF0000"/>
                <w:sz w:val="24"/>
                <w:szCs w:val="24"/>
              </w:rPr>
              <w:t>LE Read Maximum Supplemental Length</w:t>
            </w:r>
            <w:ins w:id="1299" w:author="Batra, Mayank" w:date="2016-06-21T12:51:00Z">
              <w:r w:rsidR="00E83E95">
                <w:rPr>
                  <w:rFonts w:ascii="Arial" w:hAnsi="Arial" w:cs="Arial"/>
                  <w:color w:val="FF0000"/>
                  <w:sz w:val="24"/>
                  <w:szCs w:val="24"/>
                </w:rPr>
                <w:t xml:space="preserve"> Command</w:t>
              </w:r>
            </w:ins>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796BAF" w:rsidRPr="006A27F0" w:rsidRDefault="00796BAF" w:rsidP="00C50CB8">
            <w:pPr>
              <w:pStyle w:val="CellBody"/>
              <w:spacing w:before="96"/>
              <w:rPr>
                <w:rFonts w:ascii="Arial" w:hAnsi="Arial" w:cs="Arial"/>
                <w:color w:val="FF0000"/>
                <w:sz w:val="24"/>
                <w:szCs w:val="24"/>
              </w:rPr>
            </w:pPr>
            <w:del w:id="1300" w:author="Batra, Mayank" w:date="2016-06-28T15:13:00Z">
              <w:r w:rsidDel="0067285E">
                <w:rPr>
                  <w:rFonts w:ascii="Arial" w:hAnsi="Arial" w:cs="Arial"/>
                  <w:color w:val="FF0000"/>
                  <w:sz w:val="24"/>
                  <w:szCs w:val="24"/>
                </w:rPr>
                <w:delText>Shanghai</w:delText>
              </w:r>
            </w:del>
            <w:ins w:id="1301" w:author="Batra, Mayank" w:date="2016-06-28T15:13:00Z">
              <w:r w:rsidR="0067285E">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796BAF" w:rsidRPr="006A27F0" w:rsidRDefault="00796BAF" w:rsidP="00E36B55">
            <w:pPr>
              <w:pStyle w:val="CellBody"/>
              <w:spacing w:before="96"/>
              <w:rPr>
                <w:rFonts w:ascii="Arial" w:hAnsi="Arial" w:cs="Arial"/>
                <w:color w:val="FF0000"/>
                <w:sz w:val="24"/>
                <w:szCs w:val="24"/>
              </w:rPr>
            </w:pPr>
            <w:r>
              <w:rPr>
                <w:rFonts w:ascii="Arial" w:hAnsi="Arial" w:cs="Arial"/>
                <w:color w:val="FF0000"/>
                <w:sz w:val="24"/>
                <w:szCs w:val="24"/>
              </w:rPr>
              <w:t xml:space="preserve">The LE Read Maximum Supplemental Length </w:t>
            </w:r>
            <w:r w:rsidR="00DE59BC">
              <w:rPr>
                <w:rFonts w:ascii="Arial" w:hAnsi="Arial" w:cs="Arial"/>
                <w:color w:val="FF0000"/>
                <w:sz w:val="24"/>
                <w:szCs w:val="24"/>
              </w:rPr>
              <w:t>command allows the Host to read the maximum length of the Supplemental supported by the Controller.</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796BAF" w:rsidRPr="006A27F0" w:rsidRDefault="00796BAF" w:rsidP="00C50CB8">
            <w:pPr>
              <w:pStyle w:val="CellBody"/>
              <w:spacing w:before="96"/>
              <w:rPr>
                <w:rFonts w:ascii="Arial" w:hAnsi="Arial" w:cs="Arial"/>
                <w:color w:val="FF0000"/>
                <w:sz w:val="24"/>
                <w:szCs w:val="24"/>
              </w:rPr>
            </w:pPr>
            <w:r>
              <w:rPr>
                <w:rFonts w:ascii="Arial" w:hAnsi="Arial" w:cs="Arial"/>
                <w:color w:val="FF0000"/>
                <w:sz w:val="24"/>
                <w:szCs w:val="24"/>
              </w:rPr>
              <w:t>LE</w:t>
            </w:r>
          </w:p>
        </w:tc>
      </w:tr>
    </w:tbl>
    <w:p w:rsidR="00796BAF" w:rsidRPr="00921B82" w:rsidRDefault="00796BAF" w:rsidP="00796BAF">
      <w:r>
        <w:rPr>
          <w:rFonts w:ascii="Arial,Italic" w:hAnsi="Arial,Italic" w:cs="Arial,Italic"/>
          <w:i/>
          <w:iCs/>
          <w:sz w:val="20"/>
          <w:szCs w:val="20"/>
          <w:lang w:val="en-GB"/>
        </w:rPr>
        <w:t>Table 3.5: Controller information</w:t>
      </w:r>
    </w:p>
    <w:p w:rsidR="00D7101C" w:rsidRDefault="00921B82" w:rsidP="00E44F48">
      <w:pPr>
        <w:pStyle w:val="31"/>
      </w:pPr>
      <w:bookmarkStart w:id="1302" w:name="_Toc437938134"/>
      <w:bookmarkStart w:id="1303" w:name="_Toc437942039"/>
      <w:bookmarkStart w:id="1304" w:name="_Toc449707689"/>
      <w:bookmarkStart w:id="1305" w:name="_Toc454286134"/>
      <w:bookmarkEnd w:id="1302"/>
      <w:bookmarkEnd w:id="1303"/>
      <w:r w:rsidRPr="00921B82">
        <w:rPr>
          <w:color w:val="FF0000"/>
        </w:rPr>
        <w:t xml:space="preserve">[UPDATED SECTION] </w:t>
      </w:r>
      <w:r>
        <w:t xml:space="preserve">3.5 </w:t>
      </w:r>
      <w:r w:rsidRPr="00C50CB8">
        <w:t>CONTROLLER</w:t>
      </w:r>
      <w:r>
        <w:t xml:space="preserve"> CONFIGURATION</w:t>
      </w:r>
      <w:bookmarkEnd w:id="1304"/>
      <w:bookmarkEnd w:id="1305"/>
    </w:p>
    <w:tbl>
      <w:tblPr>
        <w:tblStyle w:val="Bluetoothgrid"/>
        <w:tblW w:w="8581" w:type="dxa"/>
        <w:tblInd w:w="0" w:type="dxa"/>
        <w:tblLayout w:type="fixed"/>
        <w:tblCellMar>
          <w:left w:w="115" w:type="dxa"/>
          <w:right w:w="115" w:type="dxa"/>
        </w:tblCellMar>
        <w:tblLook w:val="04A0"/>
      </w:tblPr>
      <w:tblGrid>
        <w:gridCol w:w="2100"/>
        <w:gridCol w:w="1378"/>
        <w:gridCol w:w="3544"/>
        <w:gridCol w:w="1559"/>
      </w:tblGrid>
      <w:tr w:rsidR="0083745C" w:rsidRPr="00E76CAF" w:rsidTr="00083DA1">
        <w:trPr>
          <w:cnfStyle w:val="100000000000"/>
          <w:cantSplit/>
          <w:trHeight w:val="579"/>
          <w:tblHeader/>
        </w:trPr>
        <w:tc>
          <w:tcPr>
            <w:tcW w:w="2100" w:type="dxa"/>
            <w:tcBorders>
              <w:top w:val="single" w:sz="4" w:space="0" w:color="auto"/>
              <w:left w:val="single" w:sz="4" w:space="0" w:color="auto"/>
              <w:bottom w:val="single" w:sz="4" w:space="0" w:color="auto"/>
              <w:right w:val="single" w:sz="4" w:space="0" w:color="auto"/>
            </w:tcBorders>
            <w:shd w:val="clear" w:color="auto" w:fill="DAEEF3"/>
          </w:tcPr>
          <w:p w:rsidR="00921B82" w:rsidRPr="00E76CAF" w:rsidRDefault="00921B82" w:rsidP="00C449E2">
            <w:pPr>
              <w:pStyle w:val="Tableheading"/>
              <w:spacing w:before="96"/>
              <w:rPr>
                <w:rFonts w:cs="Arial"/>
                <w:sz w:val="24"/>
                <w:szCs w:val="24"/>
              </w:rPr>
            </w:pPr>
            <w:r>
              <w:rPr>
                <w:rFonts w:cs="Arial"/>
                <w:sz w:val="24"/>
                <w:szCs w:val="24"/>
              </w:rPr>
              <w:t>Name</w:t>
            </w:r>
          </w:p>
        </w:tc>
        <w:tc>
          <w:tcPr>
            <w:tcW w:w="1378" w:type="dxa"/>
            <w:tcBorders>
              <w:top w:val="single" w:sz="4" w:space="0" w:color="auto"/>
              <w:left w:val="single" w:sz="4" w:space="0" w:color="auto"/>
              <w:bottom w:val="single" w:sz="4" w:space="0" w:color="auto"/>
              <w:right w:val="single" w:sz="4" w:space="0" w:color="auto"/>
            </w:tcBorders>
            <w:shd w:val="clear" w:color="auto" w:fill="DAEEF3"/>
          </w:tcPr>
          <w:p w:rsidR="00921B82" w:rsidRDefault="00921B82" w:rsidP="00C449E2">
            <w:pPr>
              <w:pStyle w:val="Tableheading"/>
              <w:spacing w:before="96"/>
              <w:rPr>
                <w:rFonts w:cs="Arial"/>
                <w:sz w:val="24"/>
                <w:szCs w:val="24"/>
              </w:rPr>
            </w:pPr>
            <w:r>
              <w:rPr>
                <w:rFonts w:cs="Arial"/>
                <w:sz w:val="24"/>
                <w:szCs w:val="24"/>
              </w:rPr>
              <w:t>Vers.</w:t>
            </w:r>
          </w:p>
        </w:tc>
        <w:tc>
          <w:tcPr>
            <w:tcW w:w="3544" w:type="dxa"/>
            <w:tcBorders>
              <w:top w:val="single" w:sz="4" w:space="0" w:color="auto"/>
              <w:left w:val="single" w:sz="4" w:space="0" w:color="auto"/>
              <w:bottom w:val="single" w:sz="4" w:space="0" w:color="auto"/>
              <w:right w:val="single" w:sz="4" w:space="0" w:color="auto"/>
            </w:tcBorders>
            <w:shd w:val="clear" w:color="auto" w:fill="DAEEF3"/>
          </w:tcPr>
          <w:p w:rsidR="00921B82" w:rsidRDefault="00921B82" w:rsidP="00C449E2">
            <w:pPr>
              <w:pStyle w:val="Tableheading"/>
              <w:spacing w:before="96"/>
              <w:rPr>
                <w:rFonts w:cs="Arial"/>
                <w:sz w:val="24"/>
                <w:szCs w:val="24"/>
              </w:rPr>
            </w:pPr>
            <w:r>
              <w:rPr>
                <w:rFonts w:cs="Arial"/>
                <w:sz w:val="24"/>
                <w:szCs w:val="24"/>
              </w:rPr>
              <w:t>Summary description</w:t>
            </w:r>
          </w:p>
        </w:tc>
        <w:tc>
          <w:tcPr>
            <w:tcW w:w="1559" w:type="dxa"/>
            <w:tcBorders>
              <w:top w:val="single" w:sz="4" w:space="0" w:color="auto"/>
              <w:left w:val="single" w:sz="4" w:space="0" w:color="auto"/>
              <w:bottom w:val="single" w:sz="4" w:space="0" w:color="auto"/>
              <w:right w:val="single" w:sz="4" w:space="0" w:color="auto"/>
            </w:tcBorders>
            <w:shd w:val="clear" w:color="auto" w:fill="DAEEF3"/>
            <w:hideMark/>
          </w:tcPr>
          <w:p w:rsidR="00921B82" w:rsidRPr="00E76CAF" w:rsidRDefault="00921B82" w:rsidP="00C449E2">
            <w:pPr>
              <w:pStyle w:val="Tableheading"/>
              <w:spacing w:before="96"/>
              <w:rPr>
                <w:rFonts w:cs="Arial"/>
                <w:sz w:val="24"/>
                <w:szCs w:val="24"/>
              </w:rPr>
            </w:pPr>
            <w:r>
              <w:rPr>
                <w:rFonts w:cs="Arial"/>
                <w:sz w:val="24"/>
                <w:szCs w:val="24"/>
              </w:rPr>
              <w:t>Supported Controllers</w:t>
            </w:r>
          </w:p>
        </w:tc>
      </w:tr>
      <w:tr w:rsidR="0083745C" w:rsidRPr="006A27F0" w:rsidTr="00083DA1">
        <w:trPr>
          <w:cantSplit/>
          <w:trHeight w:val="184"/>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RDefault="00921B82" w:rsidP="00CE330B">
            <w:pPr>
              <w:pStyle w:val="CellBody"/>
              <w:spacing w:before="96"/>
              <w:rPr>
                <w:rFonts w:ascii="Arial" w:hAnsi="Arial" w:cs="Arial"/>
                <w:color w:val="FF0000"/>
                <w:sz w:val="24"/>
                <w:szCs w:val="24"/>
              </w:rPr>
            </w:pPr>
            <w:commentRangeStart w:id="1306"/>
            <w:r>
              <w:rPr>
                <w:rFonts w:ascii="Arial" w:hAnsi="Arial" w:cs="Arial"/>
                <w:color w:val="FF0000"/>
                <w:sz w:val="24"/>
                <w:szCs w:val="24"/>
              </w:rPr>
              <w:t xml:space="preserve">LE Set </w:t>
            </w:r>
            <w:r w:rsidR="00AF7BEF">
              <w:rPr>
                <w:rFonts w:ascii="Arial" w:hAnsi="Arial" w:cs="Arial"/>
                <w:color w:val="FF0000"/>
                <w:sz w:val="24"/>
                <w:szCs w:val="24"/>
              </w:rPr>
              <w:t>Connectionless</w:t>
            </w:r>
            <w:r w:rsidR="00A41286">
              <w:rPr>
                <w:rFonts w:ascii="Arial" w:hAnsi="Arial" w:cs="Arial"/>
                <w:color w:val="FF0000"/>
                <w:sz w:val="24"/>
                <w:szCs w:val="24"/>
              </w:rPr>
              <w:t xml:space="preserve"> Supplemental</w:t>
            </w:r>
            <w:r>
              <w:rPr>
                <w:rFonts w:ascii="Arial" w:hAnsi="Arial" w:cs="Arial"/>
                <w:color w:val="FF0000"/>
                <w:sz w:val="24"/>
                <w:szCs w:val="24"/>
              </w:rPr>
              <w:t xml:space="preserve"> </w:t>
            </w:r>
            <w:ins w:id="1307" w:author="Batra, Mayank" w:date="2016-06-16T10:04:00Z">
              <w:r w:rsidR="00B617B8">
                <w:rPr>
                  <w:rFonts w:ascii="Arial" w:hAnsi="Arial" w:cs="Arial"/>
                  <w:color w:val="FF0000"/>
                  <w:sz w:val="24"/>
                  <w:szCs w:val="24"/>
                </w:rPr>
                <w:t xml:space="preserve">Transmit </w:t>
              </w:r>
            </w:ins>
            <w:r>
              <w:rPr>
                <w:rFonts w:ascii="Arial" w:hAnsi="Arial" w:cs="Arial"/>
                <w:color w:val="FF0000"/>
                <w:sz w:val="24"/>
                <w:szCs w:val="24"/>
              </w:rPr>
              <w:t xml:space="preserve">Parameters </w:t>
            </w:r>
            <w:r w:rsidRPr="00F42FBF">
              <w:rPr>
                <w:rFonts w:ascii="Arial" w:hAnsi="Arial" w:cs="Arial"/>
                <w:color w:val="FF0000"/>
                <w:sz w:val="24"/>
                <w:szCs w:val="24"/>
              </w:rPr>
              <w:t>Command</w:t>
            </w:r>
            <w:commentRangeEnd w:id="1306"/>
            <w:r w:rsidR="00BF4A4E">
              <w:rPr>
                <w:rStyle w:val="aff1"/>
                <w:rFonts w:ascii="Arial" w:hAnsi="Arial"/>
                <w:color w:val="auto"/>
              </w:rPr>
              <w:commentReference w:id="1306"/>
            </w:r>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921B82" w:rsidP="00C449E2">
            <w:pPr>
              <w:pStyle w:val="CellBody"/>
              <w:spacing w:before="96"/>
              <w:rPr>
                <w:rFonts w:ascii="Arial" w:hAnsi="Arial" w:cs="Arial"/>
                <w:color w:val="FF0000"/>
                <w:sz w:val="24"/>
                <w:szCs w:val="24"/>
              </w:rPr>
            </w:pPr>
            <w:del w:id="1308" w:author="Batra, Mayank" w:date="2016-06-28T15:14:00Z">
              <w:r w:rsidDel="0067285E">
                <w:rPr>
                  <w:rFonts w:ascii="Arial" w:hAnsi="Arial" w:cs="Arial"/>
                  <w:color w:val="FF0000"/>
                  <w:sz w:val="24"/>
                  <w:szCs w:val="24"/>
                </w:rPr>
                <w:delText>Shanghai</w:delText>
              </w:r>
            </w:del>
            <w:ins w:id="1309" w:author="Batra, Mayank" w:date="2016-06-28T15:14:00Z">
              <w:r w:rsidR="0067285E">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69708D" w:rsidP="00CE330B">
            <w:pPr>
              <w:pStyle w:val="CellBody"/>
              <w:spacing w:before="96"/>
              <w:rPr>
                <w:rFonts w:ascii="Arial" w:hAnsi="Arial" w:cs="Arial"/>
                <w:color w:val="FF0000"/>
                <w:sz w:val="24"/>
                <w:szCs w:val="24"/>
              </w:rPr>
            </w:pPr>
            <w:r>
              <w:rPr>
                <w:rFonts w:ascii="Arial" w:hAnsi="Arial" w:cs="Arial"/>
                <w:color w:val="FF0000"/>
                <w:sz w:val="24"/>
                <w:szCs w:val="24"/>
              </w:rPr>
              <w:t xml:space="preserve">The LE Set </w:t>
            </w:r>
            <w:r w:rsidR="00AF7BEF">
              <w:rPr>
                <w:rFonts w:ascii="Arial" w:hAnsi="Arial" w:cs="Arial"/>
                <w:color w:val="FF0000"/>
                <w:sz w:val="24"/>
                <w:szCs w:val="24"/>
              </w:rPr>
              <w:t>Connectionless</w:t>
            </w:r>
            <w:r w:rsidR="00A41286">
              <w:rPr>
                <w:rFonts w:ascii="Arial" w:hAnsi="Arial" w:cs="Arial"/>
                <w:color w:val="FF0000"/>
                <w:sz w:val="24"/>
                <w:szCs w:val="24"/>
              </w:rPr>
              <w:t xml:space="preserve"> Supplemental</w:t>
            </w:r>
            <w:r>
              <w:rPr>
                <w:rFonts w:ascii="Arial" w:hAnsi="Arial" w:cs="Arial"/>
                <w:color w:val="FF0000"/>
                <w:sz w:val="24"/>
                <w:szCs w:val="24"/>
              </w:rPr>
              <w:t xml:space="preserve"> </w:t>
            </w:r>
            <w:ins w:id="1310" w:author="Batra, Mayank" w:date="2016-06-21T12:49:00Z">
              <w:r w:rsidR="00FD2022">
                <w:rPr>
                  <w:rFonts w:ascii="Arial" w:hAnsi="Arial" w:cs="Arial"/>
                  <w:color w:val="FF0000"/>
                  <w:sz w:val="24"/>
                  <w:szCs w:val="24"/>
                </w:rPr>
                <w:t xml:space="preserve">Transmit </w:t>
              </w:r>
            </w:ins>
            <w:r>
              <w:rPr>
                <w:rFonts w:ascii="Arial" w:hAnsi="Arial" w:cs="Arial"/>
                <w:color w:val="FF0000"/>
                <w:sz w:val="24"/>
                <w:szCs w:val="24"/>
              </w:rPr>
              <w:t xml:space="preserve">Parameters Command will set the </w:t>
            </w:r>
            <w:commentRangeStart w:id="1311"/>
            <w:del w:id="1312" w:author="Catherine Brooks" w:date="2016-05-05T12:32:00Z">
              <w:r w:rsidDel="00F86E4B">
                <w:rPr>
                  <w:rFonts w:ascii="Arial" w:hAnsi="Arial" w:cs="Arial"/>
                  <w:color w:val="FF0000"/>
                  <w:sz w:val="24"/>
                  <w:szCs w:val="24"/>
                </w:rPr>
                <w:delText>antenna switching</w:delText>
              </w:r>
            </w:del>
            <w:ins w:id="1313" w:author="Catherine Brooks" w:date="2016-05-05T12:32:00Z">
              <w:r w:rsidR="00F86E4B">
                <w:rPr>
                  <w:rFonts w:ascii="Arial" w:hAnsi="Arial" w:cs="Arial"/>
                  <w:color w:val="FF0000"/>
                  <w:sz w:val="24"/>
                  <w:szCs w:val="24"/>
                </w:rPr>
                <w:t>antenna-switching</w:t>
              </w:r>
            </w:ins>
            <w:r>
              <w:rPr>
                <w:rFonts w:ascii="Arial" w:hAnsi="Arial" w:cs="Arial"/>
                <w:color w:val="FF0000"/>
                <w:sz w:val="24"/>
                <w:szCs w:val="24"/>
              </w:rPr>
              <w:t xml:space="preserve"> pattern</w:t>
            </w:r>
            <w:ins w:id="1314" w:author="Catherine Brooks" w:date="2016-05-05T12:33:00Z">
              <w:r w:rsidR="00F86E4B">
                <w:rPr>
                  <w:rFonts w:ascii="Arial" w:hAnsi="Arial" w:cs="Arial"/>
                  <w:color w:val="FF0000"/>
                  <w:sz w:val="24"/>
                  <w:szCs w:val="24"/>
                </w:rPr>
                <w:t>,</w:t>
              </w:r>
            </w:ins>
            <w:r>
              <w:rPr>
                <w:rFonts w:ascii="Arial" w:hAnsi="Arial" w:cs="Arial"/>
                <w:color w:val="FF0000"/>
                <w:sz w:val="24"/>
                <w:szCs w:val="24"/>
              </w:rPr>
              <w:t xml:space="preserve"> </w:t>
            </w:r>
            <w:commentRangeEnd w:id="1311"/>
            <w:r w:rsidR="00F86E4B">
              <w:rPr>
                <w:rStyle w:val="aff1"/>
                <w:rFonts w:ascii="Arial" w:hAnsi="Arial"/>
                <w:color w:val="auto"/>
              </w:rPr>
              <w:commentReference w:id="1311"/>
            </w:r>
            <w:r>
              <w:rPr>
                <w:rFonts w:ascii="Arial" w:hAnsi="Arial" w:cs="Arial"/>
                <w:color w:val="FF0000"/>
                <w:sz w:val="24"/>
                <w:szCs w:val="24"/>
              </w:rPr>
              <w:t>and switching and sampling slot durations for the transmission of the Supplemental.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RDefault="00921B82" w:rsidP="00C449E2">
            <w:pPr>
              <w:pStyle w:val="CellBody"/>
              <w:spacing w:before="96"/>
              <w:rPr>
                <w:rFonts w:ascii="Arial" w:hAnsi="Arial" w:cs="Arial"/>
                <w:color w:val="FF0000"/>
                <w:sz w:val="24"/>
                <w:szCs w:val="24"/>
              </w:rPr>
            </w:pPr>
            <w:r>
              <w:rPr>
                <w:rFonts w:ascii="Arial" w:hAnsi="Arial" w:cs="Arial"/>
                <w:color w:val="FF0000"/>
                <w:sz w:val="24"/>
                <w:szCs w:val="24"/>
              </w:rPr>
              <w:t>LE</w:t>
            </w:r>
          </w:p>
        </w:tc>
      </w:tr>
      <w:tr w:rsidR="0083745C" w:rsidRPr="006A27F0" w:rsidTr="00083DA1">
        <w:trPr>
          <w:cantSplit/>
          <w:trHeight w:val="184"/>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Default="00921B82" w:rsidP="00CE330B">
            <w:pPr>
              <w:pStyle w:val="CellBody"/>
              <w:spacing w:before="96"/>
              <w:rPr>
                <w:rFonts w:ascii="Arial" w:hAnsi="Arial" w:cs="Arial"/>
                <w:color w:val="FF0000"/>
                <w:sz w:val="24"/>
                <w:szCs w:val="24"/>
              </w:rPr>
            </w:pPr>
            <w:r>
              <w:rPr>
                <w:rFonts w:ascii="Arial" w:hAnsi="Arial" w:cs="Arial"/>
                <w:color w:val="FF0000"/>
                <w:sz w:val="24"/>
                <w:szCs w:val="24"/>
              </w:rPr>
              <w:t xml:space="preserve">LE Set </w:t>
            </w:r>
            <w:r w:rsidR="00AF7BEF">
              <w:rPr>
                <w:rFonts w:ascii="Arial" w:hAnsi="Arial" w:cs="Arial"/>
                <w:color w:val="FF0000"/>
                <w:sz w:val="24"/>
                <w:szCs w:val="24"/>
              </w:rPr>
              <w:t>Connectionless</w:t>
            </w:r>
            <w:r w:rsidR="00A41286">
              <w:rPr>
                <w:rFonts w:ascii="Arial" w:hAnsi="Arial" w:cs="Arial"/>
                <w:color w:val="FF0000"/>
                <w:sz w:val="24"/>
                <w:szCs w:val="24"/>
              </w:rPr>
              <w:t xml:space="preserve"> Supplemental</w:t>
            </w:r>
            <w:r>
              <w:rPr>
                <w:rFonts w:ascii="Arial" w:hAnsi="Arial" w:cs="Arial"/>
                <w:color w:val="FF0000"/>
                <w:sz w:val="24"/>
                <w:szCs w:val="24"/>
              </w:rPr>
              <w:t xml:space="preserve"> </w:t>
            </w:r>
            <w:ins w:id="1315" w:author="Batra, Mayank" w:date="2016-06-16T10:05:00Z">
              <w:r w:rsidR="00B617B8">
                <w:rPr>
                  <w:rFonts w:ascii="Arial" w:hAnsi="Arial" w:cs="Arial"/>
                  <w:color w:val="FF0000"/>
                  <w:sz w:val="24"/>
                  <w:szCs w:val="24"/>
                </w:rPr>
                <w:t xml:space="preserve">Transmit </w:t>
              </w:r>
            </w:ins>
            <w:r>
              <w:rPr>
                <w:rFonts w:ascii="Arial" w:hAnsi="Arial" w:cs="Arial"/>
                <w:color w:val="FF0000"/>
                <w:sz w:val="24"/>
                <w:szCs w:val="24"/>
              </w:rPr>
              <w:t>Enable Command</w:t>
            </w:r>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Default="00921B82" w:rsidP="00C449E2">
            <w:pPr>
              <w:pStyle w:val="CellBody"/>
              <w:spacing w:before="96"/>
              <w:rPr>
                <w:rFonts w:ascii="Arial" w:hAnsi="Arial" w:cs="Arial"/>
                <w:color w:val="FF0000"/>
                <w:sz w:val="24"/>
                <w:szCs w:val="24"/>
              </w:rPr>
            </w:pPr>
            <w:del w:id="1316" w:author="Batra, Mayank" w:date="2016-06-28T15:14:00Z">
              <w:r w:rsidDel="0067285E">
                <w:rPr>
                  <w:rFonts w:ascii="Arial" w:hAnsi="Arial" w:cs="Arial"/>
                  <w:color w:val="FF0000"/>
                  <w:sz w:val="24"/>
                  <w:szCs w:val="24"/>
                </w:rPr>
                <w:delText>Shanghai</w:delText>
              </w:r>
            </w:del>
            <w:ins w:id="1317" w:author="Batra, Mayank" w:date="2016-06-28T15:14:00Z">
              <w:r w:rsidR="0067285E">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69708D" w:rsidP="00CE330B">
            <w:pPr>
              <w:pStyle w:val="CellBody"/>
              <w:spacing w:before="96"/>
              <w:rPr>
                <w:rFonts w:ascii="Arial" w:hAnsi="Arial" w:cs="Arial"/>
                <w:color w:val="FF0000"/>
                <w:sz w:val="24"/>
                <w:szCs w:val="24"/>
              </w:rPr>
            </w:pPr>
            <w:r>
              <w:rPr>
                <w:rFonts w:ascii="Arial" w:hAnsi="Arial" w:cs="Arial"/>
                <w:color w:val="FF0000"/>
                <w:sz w:val="24"/>
                <w:szCs w:val="24"/>
              </w:rPr>
              <w:t xml:space="preserve">The LE Set </w:t>
            </w:r>
            <w:r w:rsidR="00AF7BEF">
              <w:rPr>
                <w:rFonts w:ascii="Arial" w:hAnsi="Arial" w:cs="Arial"/>
                <w:color w:val="FF0000"/>
                <w:sz w:val="24"/>
                <w:szCs w:val="24"/>
              </w:rPr>
              <w:t>Connectionless</w:t>
            </w:r>
            <w:r w:rsidR="00A41286">
              <w:rPr>
                <w:rFonts w:ascii="Arial" w:hAnsi="Arial" w:cs="Arial"/>
                <w:color w:val="FF0000"/>
                <w:sz w:val="24"/>
                <w:szCs w:val="24"/>
              </w:rPr>
              <w:t xml:space="preserve"> Supplemental</w:t>
            </w:r>
            <w:r>
              <w:rPr>
                <w:rFonts w:ascii="Arial" w:hAnsi="Arial" w:cs="Arial"/>
                <w:color w:val="FF0000"/>
                <w:sz w:val="24"/>
                <w:szCs w:val="24"/>
              </w:rPr>
              <w:t xml:space="preserve"> </w:t>
            </w:r>
            <w:ins w:id="1318" w:author="Batra, Mayank" w:date="2016-06-21T12:49:00Z">
              <w:r w:rsidR="00FD2022">
                <w:rPr>
                  <w:rFonts w:ascii="Arial" w:hAnsi="Arial" w:cs="Arial"/>
                  <w:color w:val="FF0000"/>
                  <w:sz w:val="24"/>
                  <w:szCs w:val="24"/>
                </w:rPr>
                <w:t xml:space="preserve">Transmit </w:t>
              </w:r>
            </w:ins>
            <w:r>
              <w:rPr>
                <w:rFonts w:ascii="Arial" w:hAnsi="Arial" w:cs="Arial"/>
                <w:color w:val="FF0000"/>
                <w:sz w:val="24"/>
                <w:szCs w:val="24"/>
              </w:rPr>
              <w:t>Enable Command will request the Controller to enable or disable sending packets containing the Supplemental.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Default="00921B82" w:rsidP="00C449E2">
            <w:pPr>
              <w:pStyle w:val="CellBody"/>
              <w:spacing w:before="96"/>
              <w:rPr>
                <w:rFonts w:ascii="Arial" w:hAnsi="Arial" w:cs="Arial"/>
                <w:color w:val="FF0000"/>
                <w:sz w:val="24"/>
                <w:szCs w:val="24"/>
              </w:rPr>
            </w:pPr>
            <w:r>
              <w:rPr>
                <w:rFonts w:ascii="Arial" w:hAnsi="Arial" w:cs="Arial"/>
                <w:color w:val="FF0000"/>
                <w:sz w:val="24"/>
                <w:szCs w:val="24"/>
              </w:rPr>
              <w:t>LE</w:t>
            </w:r>
          </w:p>
        </w:tc>
      </w:tr>
      <w:tr w:rsidR="00083DA1" w:rsidRPr="006A27F0" w:rsidTr="00083DA1">
        <w:tblPrEx>
          <w:tblCellMar>
            <w:left w:w="108" w:type="dxa"/>
            <w:right w:w="108" w:type="dxa"/>
          </w:tblCellMar>
        </w:tblPrEx>
        <w:trPr>
          <w:trHeight w:val="184"/>
          <w:ins w:id="1319" w:author="Batra, Mayank" w:date="2016-06-10T17:07:00Z"/>
        </w:trPr>
        <w:tc>
          <w:tcPr>
            <w:tcW w:w="2100" w:type="dxa"/>
          </w:tcPr>
          <w:p w:rsidR="00083DA1" w:rsidRDefault="00083DA1" w:rsidP="00A0308F">
            <w:pPr>
              <w:pStyle w:val="CellBody"/>
              <w:spacing w:before="96"/>
              <w:rPr>
                <w:ins w:id="1320" w:author="Batra, Mayank" w:date="2016-05-27T12:02:00Z"/>
                <w:rFonts w:ascii="Arial" w:hAnsi="Arial" w:cs="Arial"/>
                <w:color w:val="FF0000"/>
                <w:sz w:val="24"/>
                <w:szCs w:val="24"/>
              </w:rPr>
            </w:pPr>
            <w:ins w:id="1321" w:author="Batra, Mayank" w:date="2016-05-27T12:02:00Z">
              <w:r>
                <w:rPr>
                  <w:rFonts w:ascii="Arial" w:hAnsi="Arial" w:cs="Arial"/>
                  <w:color w:val="FF0000"/>
                  <w:sz w:val="24"/>
                  <w:szCs w:val="24"/>
                </w:rPr>
                <w:t xml:space="preserve">LE Set Connectionless I&amp;Q Sampling </w:t>
              </w:r>
            </w:ins>
            <w:ins w:id="1322" w:author="Batra, Mayank" w:date="2016-06-16T10:05:00Z">
              <w:r w:rsidR="00B617B8">
                <w:rPr>
                  <w:rFonts w:ascii="Arial" w:hAnsi="Arial" w:cs="Arial"/>
                  <w:color w:val="FF0000"/>
                  <w:sz w:val="24"/>
                  <w:szCs w:val="24"/>
                </w:rPr>
                <w:t xml:space="preserve">Receive </w:t>
              </w:r>
            </w:ins>
            <w:ins w:id="1323" w:author="Batra, Mayank" w:date="2016-05-27T12:02:00Z">
              <w:r>
                <w:rPr>
                  <w:rFonts w:ascii="Arial" w:hAnsi="Arial" w:cs="Arial"/>
                  <w:color w:val="FF0000"/>
                  <w:sz w:val="24"/>
                  <w:szCs w:val="24"/>
                </w:rPr>
                <w:t>Enable</w:t>
              </w:r>
            </w:ins>
          </w:p>
        </w:tc>
        <w:tc>
          <w:tcPr>
            <w:tcW w:w="1378" w:type="dxa"/>
          </w:tcPr>
          <w:p w:rsidR="00083DA1" w:rsidRDefault="0067285E" w:rsidP="00A0308F">
            <w:pPr>
              <w:pStyle w:val="CellBody"/>
              <w:spacing w:before="96"/>
              <w:rPr>
                <w:ins w:id="1324" w:author="Batra, Mayank" w:date="2016-05-27T12:02:00Z"/>
                <w:rFonts w:ascii="Arial" w:hAnsi="Arial" w:cs="Arial"/>
                <w:color w:val="FF0000"/>
                <w:sz w:val="24"/>
                <w:szCs w:val="24"/>
              </w:rPr>
            </w:pPr>
            <w:ins w:id="1325" w:author="Batra, Mayank" w:date="2016-06-28T15:14:00Z">
              <w:r>
                <w:rPr>
                  <w:rFonts w:ascii="Arial" w:hAnsi="Arial" w:cs="Arial"/>
                  <w:color w:val="FF0000"/>
                  <w:sz w:val="24"/>
                  <w:szCs w:val="24"/>
                </w:rPr>
                <w:t>Madrid</w:t>
              </w:r>
            </w:ins>
          </w:p>
        </w:tc>
        <w:tc>
          <w:tcPr>
            <w:tcW w:w="3544" w:type="dxa"/>
          </w:tcPr>
          <w:p w:rsidR="00083DA1" w:rsidRPr="006A27F0" w:rsidRDefault="00083DA1" w:rsidP="00A0308F">
            <w:pPr>
              <w:pStyle w:val="CellBody"/>
              <w:spacing w:before="96"/>
              <w:rPr>
                <w:ins w:id="1326" w:author="Batra, Mayank" w:date="2016-05-27T12:02:00Z"/>
                <w:rFonts w:ascii="Arial" w:hAnsi="Arial" w:cs="Arial"/>
                <w:color w:val="FF0000"/>
                <w:sz w:val="24"/>
                <w:szCs w:val="24"/>
              </w:rPr>
            </w:pPr>
            <w:ins w:id="1327" w:author="Batra, Mayank" w:date="2016-05-27T12:02:00Z">
              <w:r>
                <w:rPr>
                  <w:rFonts w:ascii="Arial" w:hAnsi="Arial" w:cs="Arial"/>
                  <w:color w:val="FF0000"/>
                  <w:sz w:val="24"/>
                  <w:szCs w:val="24"/>
                </w:rPr>
                <w:t>The LE Set Connectionless I&amp;Q Sampling Enable Command will request the Controller to enable or disable taking I&amp;Q samples from the Supplementals of advertising packets.</w:t>
              </w:r>
            </w:ins>
          </w:p>
        </w:tc>
        <w:tc>
          <w:tcPr>
            <w:tcW w:w="1559" w:type="dxa"/>
          </w:tcPr>
          <w:p w:rsidR="00083DA1" w:rsidRDefault="00083DA1" w:rsidP="00A0308F">
            <w:pPr>
              <w:pStyle w:val="CellBody"/>
              <w:spacing w:before="96"/>
              <w:rPr>
                <w:ins w:id="1328" w:author="Batra, Mayank" w:date="2016-05-27T12:02:00Z"/>
                <w:rFonts w:ascii="Arial" w:hAnsi="Arial" w:cs="Arial"/>
                <w:color w:val="FF0000"/>
                <w:sz w:val="24"/>
                <w:szCs w:val="24"/>
              </w:rPr>
            </w:pPr>
            <w:ins w:id="1329" w:author="Batra, Mayank" w:date="2016-05-27T12:02:00Z">
              <w:r>
                <w:rPr>
                  <w:rFonts w:ascii="Arial" w:hAnsi="Arial" w:cs="Arial"/>
                  <w:color w:val="FF0000"/>
                  <w:sz w:val="24"/>
                  <w:szCs w:val="24"/>
                </w:rPr>
                <w:t>LE</w:t>
              </w:r>
            </w:ins>
          </w:p>
        </w:tc>
      </w:tr>
    </w:tbl>
    <w:p w:rsidR="00921B82" w:rsidRPr="00921B82" w:rsidRDefault="0069708D" w:rsidP="00921B82">
      <w:r>
        <w:rPr>
          <w:rFonts w:ascii="Arial,Italic" w:hAnsi="Arial,Italic" w:cs="Arial,Italic"/>
          <w:i/>
          <w:iCs/>
          <w:sz w:val="20"/>
          <w:szCs w:val="20"/>
          <w:lang w:val="en-GB"/>
        </w:rPr>
        <w:t>Table 3.6: Controller configuration (Sheet 4 of 4)</w:t>
      </w:r>
    </w:p>
    <w:p w:rsidR="00921B82" w:rsidRDefault="00921B82" w:rsidP="00E44F48">
      <w:pPr>
        <w:pStyle w:val="31"/>
        <w:rPr>
          <w:ins w:id="1330" w:author="Batra, Mayank" w:date="2016-05-27T12:05:00Z"/>
        </w:rPr>
      </w:pPr>
      <w:bookmarkStart w:id="1331" w:name="_Toc449707690"/>
      <w:bookmarkStart w:id="1332" w:name="_Toc454286135"/>
      <w:r w:rsidRPr="00921B82">
        <w:rPr>
          <w:color w:val="FF0000"/>
        </w:rPr>
        <w:lastRenderedPageBreak/>
        <w:t xml:space="preserve">[UPDATED SECTION] </w:t>
      </w:r>
      <w:r>
        <w:t>3.6 DEVICE DISCOVERY</w:t>
      </w:r>
      <w:bookmarkEnd w:id="1331"/>
      <w:bookmarkEnd w:id="1332"/>
    </w:p>
    <w:tbl>
      <w:tblPr>
        <w:tblStyle w:val="Bluetoothgrid"/>
        <w:tblW w:w="8581" w:type="dxa"/>
        <w:tblInd w:w="0" w:type="dxa"/>
        <w:tblLayout w:type="fixed"/>
        <w:tblCellMar>
          <w:left w:w="115" w:type="dxa"/>
          <w:right w:w="115" w:type="dxa"/>
        </w:tblCellMar>
        <w:tblLook w:val="04A0"/>
      </w:tblPr>
      <w:tblGrid>
        <w:gridCol w:w="2071"/>
        <w:gridCol w:w="1360"/>
        <w:gridCol w:w="3493"/>
        <w:gridCol w:w="1539"/>
        <w:gridCol w:w="118"/>
      </w:tblGrid>
      <w:tr w:rsidR="0083745C" w:rsidRPr="00E76CAF" w:rsidTr="00A0308F">
        <w:trPr>
          <w:cnfStyle w:val="100000000000"/>
          <w:cantSplit/>
          <w:trHeight w:val="579"/>
          <w:tblHeader/>
          <w:ins w:id="1333" w:author="Batra, Mayank" w:date="2016-05-27T12:06:00Z"/>
        </w:trPr>
        <w:tc>
          <w:tcPr>
            <w:tcW w:w="2100" w:type="dxa"/>
            <w:tcBorders>
              <w:top w:val="single" w:sz="4" w:space="0" w:color="auto"/>
              <w:left w:val="single" w:sz="4" w:space="0" w:color="auto"/>
              <w:bottom w:val="single" w:sz="4" w:space="0" w:color="auto"/>
              <w:right w:val="single" w:sz="4" w:space="0" w:color="auto"/>
            </w:tcBorders>
            <w:shd w:val="clear" w:color="auto" w:fill="DAEEF3"/>
          </w:tcPr>
          <w:p w:rsidR="002B1EF2" w:rsidRPr="00E76CAF" w:rsidRDefault="002B1EF2" w:rsidP="00A0308F">
            <w:pPr>
              <w:pStyle w:val="Tableheading"/>
              <w:spacing w:before="96"/>
              <w:rPr>
                <w:ins w:id="1334" w:author="Batra, Mayank" w:date="2016-05-27T12:06:00Z"/>
                <w:rFonts w:cs="Arial"/>
                <w:sz w:val="24"/>
                <w:szCs w:val="24"/>
              </w:rPr>
            </w:pPr>
            <w:ins w:id="1335" w:author="Batra, Mayank" w:date="2016-05-27T12:06:00Z">
              <w:r>
                <w:rPr>
                  <w:rFonts w:cs="Arial"/>
                  <w:sz w:val="24"/>
                  <w:szCs w:val="24"/>
                </w:rPr>
                <w:t>Name</w:t>
              </w:r>
            </w:ins>
          </w:p>
        </w:tc>
        <w:tc>
          <w:tcPr>
            <w:tcW w:w="1378" w:type="dxa"/>
            <w:tcBorders>
              <w:top w:val="single" w:sz="4" w:space="0" w:color="auto"/>
              <w:left w:val="single" w:sz="4" w:space="0" w:color="auto"/>
              <w:bottom w:val="single" w:sz="4" w:space="0" w:color="auto"/>
              <w:right w:val="single" w:sz="4" w:space="0" w:color="auto"/>
            </w:tcBorders>
            <w:shd w:val="clear" w:color="auto" w:fill="DAEEF3"/>
          </w:tcPr>
          <w:p w:rsidR="002B1EF2" w:rsidRDefault="002B1EF2" w:rsidP="00A0308F">
            <w:pPr>
              <w:pStyle w:val="Tableheading"/>
              <w:spacing w:before="96"/>
              <w:rPr>
                <w:ins w:id="1336" w:author="Batra, Mayank" w:date="2016-05-27T12:06:00Z"/>
                <w:rFonts w:cs="Arial"/>
                <w:sz w:val="24"/>
                <w:szCs w:val="24"/>
              </w:rPr>
            </w:pPr>
            <w:ins w:id="1337" w:author="Batra, Mayank" w:date="2016-05-27T12:06:00Z">
              <w:r>
                <w:rPr>
                  <w:rFonts w:cs="Arial"/>
                  <w:sz w:val="24"/>
                  <w:szCs w:val="24"/>
                </w:rPr>
                <w:t>Vers.</w:t>
              </w:r>
            </w:ins>
          </w:p>
        </w:tc>
        <w:tc>
          <w:tcPr>
            <w:tcW w:w="3544" w:type="dxa"/>
            <w:tcBorders>
              <w:top w:val="single" w:sz="4" w:space="0" w:color="auto"/>
              <w:left w:val="single" w:sz="4" w:space="0" w:color="auto"/>
              <w:bottom w:val="single" w:sz="4" w:space="0" w:color="auto"/>
              <w:right w:val="single" w:sz="4" w:space="0" w:color="auto"/>
            </w:tcBorders>
            <w:shd w:val="clear" w:color="auto" w:fill="DAEEF3"/>
          </w:tcPr>
          <w:p w:rsidR="002B1EF2" w:rsidRDefault="002B1EF2" w:rsidP="00A0308F">
            <w:pPr>
              <w:pStyle w:val="Tableheading"/>
              <w:spacing w:before="96"/>
              <w:rPr>
                <w:ins w:id="1338" w:author="Batra, Mayank" w:date="2016-05-27T12:06:00Z"/>
                <w:rFonts w:cs="Arial"/>
                <w:sz w:val="24"/>
                <w:szCs w:val="24"/>
              </w:rPr>
            </w:pPr>
            <w:ins w:id="1339" w:author="Batra, Mayank" w:date="2016-05-27T12:06:00Z">
              <w:r>
                <w:rPr>
                  <w:rFonts w:cs="Arial"/>
                  <w:sz w:val="24"/>
                  <w:szCs w:val="24"/>
                </w:rPr>
                <w:t>Summary description</w:t>
              </w:r>
            </w:ins>
          </w:p>
        </w:tc>
        <w:tc>
          <w:tcPr>
            <w:tcW w:w="1559" w:type="dxa"/>
            <w:gridSpan w:val="2"/>
            <w:tcBorders>
              <w:top w:val="single" w:sz="4" w:space="0" w:color="auto"/>
              <w:left w:val="single" w:sz="4" w:space="0" w:color="auto"/>
              <w:bottom w:val="single" w:sz="4" w:space="0" w:color="auto"/>
              <w:right w:val="single" w:sz="4" w:space="0" w:color="auto"/>
            </w:tcBorders>
            <w:shd w:val="clear" w:color="auto" w:fill="DAEEF3"/>
            <w:hideMark/>
          </w:tcPr>
          <w:p w:rsidR="002B1EF2" w:rsidRPr="00E76CAF" w:rsidRDefault="002B1EF2" w:rsidP="00A0308F">
            <w:pPr>
              <w:pStyle w:val="Tableheading"/>
              <w:spacing w:before="96"/>
              <w:rPr>
                <w:ins w:id="1340" w:author="Batra, Mayank" w:date="2016-05-27T12:06:00Z"/>
                <w:rFonts w:cs="Arial"/>
                <w:sz w:val="24"/>
                <w:szCs w:val="24"/>
              </w:rPr>
            </w:pPr>
            <w:ins w:id="1341" w:author="Batra, Mayank" w:date="2016-05-27T12:06:00Z">
              <w:r>
                <w:rPr>
                  <w:rFonts w:cs="Arial"/>
                  <w:sz w:val="24"/>
                  <w:szCs w:val="24"/>
                </w:rPr>
                <w:t>Supported Controllers</w:t>
              </w:r>
            </w:ins>
          </w:p>
        </w:tc>
      </w:tr>
      <w:tr w:rsidR="00921B82" w:rsidRPr="006A27F0" w:rsidTr="00C449E2">
        <w:trPr>
          <w:gridAfter w:val="1"/>
          <w:wAfter w:w="120" w:type="dxa"/>
          <w:trHeight w:val="184"/>
          <w:del w:id="1342" w:author="Batra, Mayank" w:date="2016-06-21T12:07: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RDefault="00921B82" w:rsidP="00CE330B">
            <w:pPr>
              <w:pStyle w:val="CellBody"/>
              <w:spacing w:before="96"/>
              <w:rPr>
                <w:del w:id="1343" w:author="Batra, Mayank" w:date="2016-06-21T12:07:00Z"/>
                <w:rFonts w:ascii="Arial" w:hAnsi="Arial" w:cs="Arial"/>
                <w:color w:val="FF0000"/>
                <w:sz w:val="24"/>
                <w:szCs w:val="24"/>
              </w:rPr>
            </w:pPr>
            <w:del w:id="1344" w:author="Batra, Mayank" w:date="2016-06-21T12:07:00Z">
              <w:r>
                <w:rPr>
                  <w:rFonts w:ascii="Arial" w:hAnsi="Arial" w:cs="Arial"/>
                  <w:color w:val="FF0000"/>
                  <w:sz w:val="24"/>
                  <w:szCs w:val="24"/>
                </w:rPr>
                <w:delText xml:space="preserve">LE </w:delText>
              </w:r>
              <w:r w:rsidR="00B11AB4">
                <w:rPr>
                  <w:rFonts w:ascii="Arial" w:hAnsi="Arial" w:cs="Arial"/>
                  <w:color w:val="FF0000"/>
                  <w:sz w:val="24"/>
                  <w:szCs w:val="24"/>
                </w:rPr>
                <w:delText xml:space="preserve">Connectionless </w:delText>
              </w:r>
              <w:r>
                <w:rPr>
                  <w:rFonts w:ascii="Arial" w:hAnsi="Arial" w:cs="Arial"/>
                  <w:color w:val="FF0000"/>
                  <w:sz w:val="24"/>
                  <w:szCs w:val="24"/>
                </w:rPr>
                <w:delText>I&amp;Q Report Event</w:delText>
              </w:r>
            </w:del>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921B82" w:rsidP="00C449E2">
            <w:pPr>
              <w:pStyle w:val="CellBody"/>
              <w:spacing w:before="96"/>
              <w:rPr>
                <w:del w:id="1345" w:author="Batra, Mayank" w:date="2016-06-21T12:07:00Z"/>
                <w:rFonts w:ascii="Arial" w:hAnsi="Arial" w:cs="Arial"/>
                <w:color w:val="FF0000"/>
                <w:sz w:val="24"/>
                <w:szCs w:val="24"/>
              </w:rPr>
            </w:pPr>
            <w:del w:id="1346" w:author="Batra, Mayank" w:date="2016-06-21T12:07:00Z">
              <w:r>
                <w:rPr>
                  <w:rFonts w:ascii="Arial" w:hAnsi="Arial" w:cs="Arial"/>
                  <w:color w:val="FF0000"/>
                  <w:sz w:val="24"/>
                  <w:szCs w:val="24"/>
                </w:rPr>
                <w:delText>Shanghai</w:delText>
              </w:r>
            </w:del>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69708D" w:rsidP="00CE330B">
            <w:pPr>
              <w:pStyle w:val="CellBody"/>
              <w:spacing w:before="96"/>
              <w:rPr>
                <w:del w:id="1347" w:author="Batra, Mayank" w:date="2016-06-21T12:07:00Z"/>
                <w:rFonts w:ascii="Arial" w:hAnsi="Arial" w:cs="Arial"/>
                <w:color w:val="FF0000"/>
                <w:sz w:val="24"/>
                <w:szCs w:val="24"/>
              </w:rPr>
            </w:pPr>
            <w:del w:id="1348" w:author="Batra, Mayank" w:date="2016-06-21T12:07:00Z">
              <w:r>
                <w:rPr>
                  <w:rFonts w:ascii="Arial" w:hAnsi="Arial" w:cs="Arial"/>
                  <w:color w:val="FF0000"/>
                  <w:sz w:val="24"/>
                  <w:szCs w:val="24"/>
                </w:rPr>
                <w:delText xml:space="preserve">The LE </w:delText>
              </w:r>
              <w:r w:rsidR="00B11AB4">
                <w:rPr>
                  <w:rFonts w:ascii="Arial" w:hAnsi="Arial" w:cs="Arial"/>
                  <w:color w:val="FF0000"/>
                  <w:sz w:val="24"/>
                  <w:szCs w:val="24"/>
                </w:rPr>
                <w:delText xml:space="preserve">Connectionless </w:delText>
              </w:r>
              <w:r>
                <w:rPr>
                  <w:rFonts w:ascii="Arial" w:hAnsi="Arial" w:cs="Arial"/>
                  <w:color w:val="FF0000"/>
                  <w:sz w:val="24"/>
                  <w:szCs w:val="24"/>
                </w:rPr>
                <w:delText>I&amp;Q Report Event reports the I&amp;Q information from the Supplemental of a received advertising packet.</w:delText>
              </w:r>
            </w:del>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RDefault="00921B82" w:rsidP="00C449E2">
            <w:pPr>
              <w:pStyle w:val="CellBody"/>
              <w:spacing w:before="96"/>
              <w:rPr>
                <w:del w:id="1349" w:author="Batra, Mayank" w:date="2016-06-21T12:07:00Z"/>
                <w:rFonts w:ascii="Arial" w:hAnsi="Arial" w:cs="Arial"/>
                <w:color w:val="FF0000"/>
                <w:sz w:val="24"/>
                <w:szCs w:val="24"/>
              </w:rPr>
            </w:pPr>
            <w:del w:id="1350" w:author="Batra, Mayank" w:date="2016-06-21T12:07:00Z">
              <w:r>
                <w:rPr>
                  <w:rFonts w:ascii="Arial" w:hAnsi="Arial" w:cs="Arial"/>
                  <w:color w:val="FF0000"/>
                  <w:sz w:val="24"/>
                  <w:szCs w:val="24"/>
                </w:rPr>
                <w:delText>LE</w:delText>
              </w:r>
            </w:del>
          </w:p>
        </w:tc>
      </w:tr>
    </w:tbl>
    <w:p w:rsidR="00921B82" w:rsidRPr="00921B82" w:rsidRDefault="00921B82" w:rsidP="00921B82">
      <w:pPr>
        <w:rPr>
          <w:del w:id="1351" w:author="Batra, Mayank" w:date="2016-06-21T12:07:00Z"/>
        </w:rPr>
      </w:pPr>
    </w:p>
    <w:p w:rsidR="00921B82" w:rsidRDefault="00921B82" w:rsidP="007B7F90">
      <w:pPr>
        <w:pStyle w:val="31"/>
      </w:pPr>
      <w:bookmarkStart w:id="1352" w:name="_Toc454274184"/>
      <w:moveFromRangeStart w:id="1353" w:author="Batra, Mayank" w:date="2016-06-21T12:07:00Z" w:name="move454274166"/>
      <w:moveFrom w:id="1354" w:author="Batra, Mayank" w:date="2016-06-21T12:07:00Z">
        <w:r w:rsidRPr="00921B82">
          <w:rPr>
            <w:color w:val="FF0000"/>
          </w:rPr>
          <w:t xml:space="preserve">[UPDATED SECTION] </w:t>
        </w:r>
        <w:r>
          <w:t>3.10 CONNECTION STATE</w:t>
        </w:r>
      </w:moveFrom>
      <w:bookmarkEnd w:id="1352"/>
    </w:p>
    <w:tbl>
      <w:tblPr>
        <w:tblStyle w:val="Bluetoothgrid"/>
        <w:tblW w:w="8581" w:type="dxa"/>
        <w:tblInd w:w="0" w:type="dxa"/>
        <w:tblLayout w:type="fixed"/>
        <w:tblCellMar>
          <w:left w:w="115" w:type="dxa"/>
          <w:right w:w="115" w:type="dxa"/>
        </w:tblCellMar>
        <w:tblLook w:val="04A0"/>
        <w:tblPrChange w:id="1355" w:author="Batra, Mayank" w:date="2016-06-21T14:59:00Z">
          <w:tblPr>
            <w:tblStyle w:val="Bluetoothgrid"/>
            <w:tblW w:w="8581" w:type="dxa"/>
            <w:tblInd w:w="0" w:type="dxa"/>
            <w:tblLayout w:type="fixed"/>
            <w:tblCellMar>
              <w:left w:w="115" w:type="dxa"/>
              <w:right w:w="115" w:type="dxa"/>
            </w:tblCellMar>
            <w:tblLook w:val="04A0"/>
          </w:tblPr>
        </w:tblPrChange>
      </w:tblPr>
      <w:tblGrid>
        <w:gridCol w:w="2071"/>
        <w:gridCol w:w="1360"/>
        <w:gridCol w:w="3493"/>
        <w:gridCol w:w="1539"/>
        <w:gridCol w:w="118"/>
        <w:tblGridChange w:id="1356">
          <w:tblGrid>
            <w:gridCol w:w="2071"/>
            <w:gridCol w:w="1360"/>
            <w:gridCol w:w="3493"/>
            <w:gridCol w:w="1539"/>
            <w:gridCol w:w="118"/>
          </w:tblGrid>
        </w:tblGridChange>
      </w:tblGrid>
      <w:tr w:rsidR="0083745C" w:rsidRPr="00E76CAF" w:rsidTr="00915693">
        <w:trPr>
          <w:cnfStyle w:val="100000000000"/>
          <w:cantSplit/>
          <w:trHeight w:val="579"/>
          <w:tblHeader/>
          <w:trPrChange w:id="1357" w:author="Batra, Mayank" w:date="2016-06-21T14:59:00Z">
            <w:trPr>
              <w:cantSplit/>
              <w:trHeight w:val="579"/>
              <w:tblHeader/>
            </w:trPr>
          </w:trPrChange>
        </w:trPr>
        <w:tc>
          <w:tcPr>
            <w:tcW w:w="2071" w:type="dxa"/>
            <w:tcBorders>
              <w:top w:val="single" w:sz="4" w:space="0" w:color="auto"/>
              <w:left w:val="single" w:sz="4" w:space="0" w:color="auto"/>
              <w:bottom w:val="single" w:sz="4" w:space="0" w:color="auto"/>
              <w:right w:val="single" w:sz="4" w:space="0" w:color="auto"/>
            </w:tcBorders>
            <w:shd w:val="clear" w:color="auto" w:fill="DAEEF3"/>
            <w:tcPrChange w:id="1358" w:author="Batra, Mayank" w:date="2016-06-21T14:59:00Z">
              <w:tcPr>
                <w:tcW w:w="2100" w:type="dxa"/>
                <w:tcBorders>
                  <w:top w:val="single" w:sz="4" w:space="0" w:color="auto"/>
                  <w:left w:val="single" w:sz="4" w:space="0" w:color="auto"/>
                  <w:bottom w:val="single" w:sz="4" w:space="0" w:color="auto"/>
                  <w:right w:val="single" w:sz="4" w:space="0" w:color="auto"/>
                </w:tcBorders>
                <w:shd w:val="clear" w:color="auto" w:fill="DAEEF3"/>
              </w:tcPr>
            </w:tcPrChange>
          </w:tcPr>
          <w:p w:rsidR="00921B82" w:rsidRPr="00E76CAF" w:rsidRDefault="00921B82" w:rsidP="00C449E2">
            <w:pPr>
              <w:pStyle w:val="Tableheading"/>
              <w:spacing w:before="96"/>
              <w:cnfStyle w:val="100000000000"/>
              <w:rPr>
                <w:rFonts w:cs="Arial"/>
                <w:sz w:val="24"/>
                <w:szCs w:val="24"/>
              </w:rPr>
            </w:pPr>
            <w:moveFrom w:id="1359" w:author="Batra, Mayank" w:date="2016-06-21T12:07:00Z">
              <w:r>
                <w:rPr>
                  <w:rFonts w:cs="Arial"/>
                  <w:sz w:val="24"/>
                  <w:szCs w:val="24"/>
                </w:rPr>
                <w:t>Name</w:t>
              </w:r>
            </w:moveFrom>
          </w:p>
        </w:tc>
        <w:tc>
          <w:tcPr>
            <w:tcW w:w="1360" w:type="dxa"/>
            <w:tcBorders>
              <w:top w:val="single" w:sz="4" w:space="0" w:color="auto"/>
              <w:left w:val="single" w:sz="4" w:space="0" w:color="auto"/>
              <w:bottom w:val="single" w:sz="4" w:space="0" w:color="auto"/>
              <w:right w:val="single" w:sz="4" w:space="0" w:color="auto"/>
            </w:tcBorders>
            <w:shd w:val="clear" w:color="auto" w:fill="DAEEF3"/>
            <w:tcPrChange w:id="1360" w:author="Batra, Mayank" w:date="2016-06-21T14:59:00Z">
              <w:tcPr>
                <w:tcW w:w="1378" w:type="dxa"/>
                <w:tcBorders>
                  <w:top w:val="single" w:sz="4" w:space="0" w:color="auto"/>
                  <w:left w:val="single" w:sz="4" w:space="0" w:color="auto"/>
                  <w:bottom w:val="single" w:sz="4" w:space="0" w:color="auto"/>
                  <w:right w:val="single" w:sz="4" w:space="0" w:color="auto"/>
                </w:tcBorders>
                <w:shd w:val="clear" w:color="auto" w:fill="DAEEF3"/>
              </w:tcPr>
            </w:tcPrChange>
          </w:tcPr>
          <w:p w:rsidR="00921B82" w:rsidRDefault="00921B82" w:rsidP="00C449E2">
            <w:pPr>
              <w:pStyle w:val="Tableheading"/>
              <w:spacing w:before="96"/>
              <w:cnfStyle w:val="100000000000"/>
              <w:rPr>
                <w:rFonts w:cs="Arial"/>
                <w:sz w:val="24"/>
                <w:szCs w:val="24"/>
              </w:rPr>
            </w:pPr>
            <w:moveFrom w:id="1361" w:author="Batra, Mayank" w:date="2016-06-21T12:07:00Z">
              <w:r>
                <w:rPr>
                  <w:rFonts w:cs="Arial"/>
                  <w:sz w:val="24"/>
                  <w:szCs w:val="24"/>
                </w:rPr>
                <w:t>Vers.</w:t>
              </w:r>
            </w:moveFrom>
          </w:p>
        </w:tc>
        <w:tc>
          <w:tcPr>
            <w:tcW w:w="3493" w:type="dxa"/>
            <w:tcBorders>
              <w:top w:val="single" w:sz="4" w:space="0" w:color="auto"/>
              <w:left w:val="single" w:sz="4" w:space="0" w:color="auto"/>
              <w:bottom w:val="single" w:sz="4" w:space="0" w:color="auto"/>
              <w:right w:val="single" w:sz="4" w:space="0" w:color="auto"/>
            </w:tcBorders>
            <w:shd w:val="clear" w:color="auto" w:fill="DAEEF3"/>
            <w:tcPrChange w:id="1362" w:author="Batra, Mayank" w:date="2016-06-21T14:59:00Z">
              <w:tcPr>
                <w:tcW w:w="3544" w:type="dxa"/>
                <w:tcBorders>
                  <w:top w:val="single" w:sz="4" w:space="0" w:color="auto"/>
                  <w:left w:val="single" w:sz="4" w:space="0" w:color="auto"/>
                  <w:bottom w:val="single" w:sz="4" w:space="0" w:color="auto"/>
                  <w:right w:val="single" w:sz="4" w:space="0" w:color="auto"/>
                </w:tcBorders>
                <w:shd w:val="clear" w:color="auto" w:fill="DAEEF3"/>
              </w:tcPr>
            </w:tcPrChange>
          </w:tcPr>
          <w:p w:rsidR="00921B82" w:rsidRDefault="00921B82" w:rsidP="00C449E2">
            <w:pPr>
              <w:pStyle w:val="Tableheading"/>
              <w:spacing w:before="96"/>
              <w:cnfStyle w:val="100000000000"/>
              <w:rPr>
                <w:rFonts w:cs="Arial"/>
                <w:sz w:val="24"/>
                <w:szCs w:val="24"/>
              </w:rPr>
            </w:pPr>
            <w:moveFrom w:id="1363" w:author="Batra, Mayank" w:date="2016-06-21T12:07:00Z">
              <w:r>
                <w:rPr>
                  <w:rFonts w:cs="Arial"/>
                  <w:sz w:val="24"/>
                  <w:szCs w:val="24"/>
                </w:rPr>
                <w:t>Summary description</w:t>
              </w:r>
            </w:moveFrom>
          </w:p>
        </w:tc>
        <w:tc>
          <w:tcPr>
            <w:tcW w:w="1657" w:type="dxa"/>
            <w:gridSpan w:val="2"/>
            <w:tcBorders>
              <w:top w:val="single" w:sz="4" w:space="0" w:color="auto"/>
              <w:left w:val="single" w:sz="4" w:space="0" w:color="auto"/>
              <w:bottom w:val="single" w:sz="4" w:space="0" w:color="auto"/>
              <w:right w:val="single" w:sz="4" w:space="0" w:color="auto"/>
            </w:tcBorders>
            <w:shd w:val="clear" w:color="auto" w:fill="DAEEF3"/>
            <w:hideMark/>
            <w:tcPrChange w:id="1364" w:author="Batra, Mayank" w:date="2016-06-21T14:59:00Z">
              <w:tcPr>
                <w:tcW w:w="1559" w:type="dxa"/>
                <w:gridSpan w:val="2"/>
                <w:tcBorders>
                  <w:top w:val="single" w:sz="4" w:space="0" w:color="auto"/>
                  <w:left w:val="single" w:sz="4" w:space="0" w:color="auto"/>
                  <w:bottom w:val="single" w:sz="4" w:space="0" w:color="auto"/>
                  <w:right w:val="single" w:sz="4" w:space="0" w:color="auto"/>
                </w:tcBorders>
                <w:shd w:val="clear" w:color="auto" w:fill="DAEEF3"/>
                <w:hideMark/>
              </w:tcPr>
            </w:tcPrChange>
          </w:tcPr>
          <w:p w:rsidR="00921B82" w:rsidRPr="00E76CAF" w:rsidRDefault="00921B82" w:rsidP="00C449E2">
            <w:pPr>
              <w:pStyle w:val="Tableheading"/>
              <w:spacing w:before="96"/>
              <w:cnfStyle w:val="100000000000"/>
              <w:rPr>
                <w:rFonts w:cs="Arial"/>
                <w:sz w:val="24"/>
                <w:szCs w:val="24"/>
              </w:rPr>
            </w:pPr>
            <w:moveFrom w:id="1365" w:author="Batra, Mayank" w:date="2016-06-21T12:07:00Z">
              <w:r>
                <w:rPr>
                  <w:rFonts w:cs="Arial"/>
                  <w:sz w:val="24"/>
                  <w:szCs w:val="24"/>
                </w:rPr>
                <w:t>Supported Controllers</w:t>
              </w:r>
            </w:moveFrom>
          </w:p>
        </w:tc>
      </w:tr>
      <w:moveFromRangeEnd w:id="1353"/>
      <w:tr w:rsidR="00921B82" w:rsidRPr="006A27F0" w:rsidTr="00915693">
        <w:trPr>
          <w:gridAfter w:val="1"/>
          <w:wAfter w:w="118" w:type="dxa"/>
          <w:trHeight w:val="184"/>
          <w:del w:id="1366" w:author="Batra, Mayank" w:date="2016-06-21T12:07:00Z"/>
          <w:trPrChange w:id="1367" w:author="Batra, Mayank" w:date="2016-06-21T14:59:00Z">
            <w:trPr>
              <w:gridAfter w:val="1"/>
              <w:wAfter w:w="120" w:type="dxa"/>
              <w:trHeight w:val="184"/>
            </w:trPr>
          </w:trPrChange>
        </w:trPr>
        <w:tc>
          <w:tcPr>
            <w:tcW w:w="2071" w:type="dxa"/>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368" w:author="Batra, Mayank" w:date="2016-06-21T14:59:00Z">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921B82" w:rsidRPr="006A27F0" w:rsidRDefault="00921B82">
            <w:pPr>
              <w:pStyle w:val="CellBody"/>
              <w:spacing w:before="96"/>
              <w:rPr>
                <w:del w:id="1369" w:author="Batra, Mayank" w:date="2016-06-21T12:07:00Z"/>
                <w:rFonts w:ascii="Arial" w:hAnsi="Arial" w:cs="Arial"/>
                <w:color w:val="FF0000"/>
                <w:sz w:val="24"/>
                <w:szCs w:val="24"/>
              </w:rPr>
            </w:pPr>
            <w:del w:id="1370" w:author="Batra, Mayank" w:date="2016-06-21T12:07:00Z">
              <w:r>
                <w:rPr>
                  <w:rFonts w:ascii="Arial" w:hAnsi="Arial" w:cs="Arial"/>
                  <w:color w:val="FF0000"/>
                  <w:sz w:val="24"/>
                  <w:szCs w:val="24"/>
                </w:rPr>
                <w:delText xml:space="preserve">LE Set </w:delText>
              </w:r>
              <w:r w:rsidR="00AB685C">
                <w:rPr>
                  <w:rFonts w:ascii="Arial" w:hAnsi="Arial" w:cs="Arial"/>
                  <w:color w:val="FF0000"/>
                  <w:sz w:val="24"/>
                  <w:szCs w:val="24"/>
                </w:rPr>
                <w:delText>Connection Supplemental</w:delText>
              </w:r>
              <w:r w:rsidR="00B41739">
                <w:rPr>
                  <w:rFonts w:ascii="Arial" w:hAnsi="Arial" w:cs="Arial"/>
                  <w:color w:val="FF0000"/>
                  <w:sz w:val="24"/>
                  <w:szCs w:val="24"/>
                </w:rPr>
                <w:delText xml:space="preserve"> </w:delText>
              </w:r>
              <w:r w:rsidR="00FF5E77">
                <w:rPr>
                  <w:rFonts w:ascii="Arial" w:hAnsi="Arial" w:cs="Arial"/>
                  <w:color w:val="FF0000"/>
                  <w:sz w:val="24"/>
                  <w:szCs w:val="24"/>
                </w:rPr>
                <w:delText xml:space="preserve">Receive </w:delText>
              </w:r>
              <w:r>
                <w:rPr>
                  <w:rFonts w:ascii="Arial" w:hAnsi="Arial" w:cs="Arial"/>
                  <w:color w:val="FF0000"/>
                  <w:sz w:val="24"/>
                  <w:szCs w:val="24"/>
                </w:rPr>
                <w:delText xml:space="preserve">Parameters </w:delText>
              </w:r>
              <w:r w:rsidRPr="00F42FBF">
                <w:rPr>
                  <w:rFonts w:ascii="Arial" w:hAnsi="Arial" w:cs="Arial"/>
                  <w:color w:val="FF0000"/>
                  <w:sz w:val="24"/>
                  <w:szCs w:val="24"/>
                </w:rPr>
                <w:delText>Command</w:delText>
              </w:r>
            </w:del>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tcPrChange w:id="1371" w:author="Batra, Mayank" w:date="2016-06-21T14:59:00Z">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921B82" w:rsidRPr="006A27F0" w:rsidRDefault="00921B82" w:rsidP="00C449E2">
            <w:pPr>
              <w:pStyle w:val="CellBody"/>
              <w:spacing w:before="96"/>
              <w:rPr>
                <w:del w:id="1372" w:author="Batra, Mayank" w:date="2016-06-21T12:07:00Z"/>
                <w:rFonts w:ascii="Arial" w:hAnsi="Arial" w:cs="Arial"/>
                <w:color w:val="FF0000"/>
                <w:sz w:val="24"/>
                <w:szCs w:val="24"/>
              </w:rPr>
            </w:pPr>
            <w:del w:id="1373" w:author="Batra, Mayank" w:date="2016-06-21T12:07:00Z">
              <w:r>
                <w:rPr>
                  <w:rFonts w:ascii="Arial" w:hAnsi="Arial" w:cs="Arial"/>
                  <w:color w:val="FF0000"/>
                  <w:sz w:val="24"/>
                  <w:szCs w:val="24"/>
                </w:rPr>
                <w:delText>Shanghai</w:delText>
              </w:r>
            </w:del>
          </w:p>
        </w:tc>
        <w:tc>
          <w:tcPr>
            <w:tcW w:w="3493" w:type="dxa"/>
            <w:tcBorders>
              <w:top w:val="single" w:sz="4" w:space="0" w:color="auto"/>
              <w:left w:val="single" w:sz="4" w:space="0" w:color="auto"/>
              <w:bottom w:val="single" w:sz="4" w:space="0" w:color="auto"/>
              <w:right w:val="single" w:sz="4" w:space="0" w:color="auto"/>
            </w:tcBorders>
            <w:shd w:val="clear" w:color="auto" w:fill="FFFFFF" w:themeFill="background1"/>
            <w:tcPrChange w:id="1374" w:author="Batra, Mayank" w:date="2016-06-21T14:59:00Z">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921B82" w:rsidRPr="006A27F0" w:rsidRDefault="00AF78FC" w:rsidP="00FF5E77">
            <w:pPr>
              <w:pStyle w:val="CellBody"/>
              <w:spacing w:before="96"/>
              <w:rPr>
                <w:del w:id="1375" w:author="Batra, Mayank" w:date="2016-06-21T12:07:00Z"/>
                <w:rFonts w:ascii="Arial" w:hAnsi="Arial" w:cs="Arial"/>
                <w:color w:val="FF0000"/>
                <w:sz w:val="24"/>
                <w:szCs w:val="24"/>
              </w:rPr>
            </w:pPr>
            <w:del w:id="1376" w:author="Batra, Mayank" w:date="2016-06-21T12:07:00Z">
              <w:r>
                <w:rPr>
                  <w:rFonts w:ascii="Arial" w:hAnsi="Arial" w:cs="Arial"/>
                  <w:color w:val="FF0000"/>
                  <w:sz w:val="24"/>
                  <w:szCs w:val="24"/>
                </w:rPr>
                <w:delText xml:space="preserve">The LE Set </w:delText>
              </w:r>
              <w:r w:rsidR="00AB685C">
                <w:rPr>
                  <w:rFonts w:ascii="Arial" w:hAnsi="Arial" w:cs="Arial"/>
                  <w:color w:val="FF0000"/>
                  <w:sz w:val="24"/>
                  <w:szCs w:val="24"/>
                </w:rPr>
                <w:delText>Connection Supplemental</w:delText>
              </w:r>
              <w:r w:rsidR="00B41739">
                <w:rPr>
                  <w:rFonts w:ascii="Arial" w:hAnsi="Arial" w:cs="Arial"/>
                  <w:color w:val="FF0000"/>
                  <w:sz w:val="24"/>
                  <w:szCs w:val="24"/>
                </w:rPr>
                <w:delText xml:space="preserve"> </w:delText>
              </w:r>
              <w:r w:rsidR="00FF5E77">
                <w:rPr>
                  <w:rFonts w:ascii="Arial" w:hAnsi="Arial" w:cs="Arial"/>
                  <w:color w:val="FF0000"/>
                  <w:sz w:val="24"/>
                  <w:szCs w:val="24"/>
                </w:rPr>
                <w:delText xml:space="preserve">Receive </w:delText>
              </w:r>
              <w:r>
                <w:rPr>
                  <w:rFonts w:ascii="Arial" w:hAnsi="Arial" w:cs="Arial"/>
                  <w:color w:val="FF0000"/>
                  <w:sz w:val="24"/>
                  <w:szCs w:val="24"/>
                </w:rPr>
                <w:delText>Parameters Command will set the antenna</w:delText>
              </w:r>
            </w:del>
            <w:ins w:id="1377" w:author="Catherine Brooks" w:date="2016-05-05T12:36:00Z">
              <w:r w:rsidR="00F86E4B">
                <w:rPr>
                  <w:rFonts w:ascii="Arial" w:hAnsi="Arial" w:cs="Arial"/>
                  <w:color w:val="FF0000"/>
                  <w:sz w:val="24"/>
                  <w:szCs w:val="24"/>
                </w:rPr>
                <w:t>-</w:t>
              </w:r>
            </w:ins>
            <w:del w:id="1378" w:author="Catherine Brooks" w:date="2016-05-05T12:35:00Z">
              <w:r w:rsidDel="00F86E4B">
                <w:rPr>
                  <w:rFonts w:ascii="Arial" w:hAnsi="Arial" w:cs="Arial"/>
                  <w:color w:val="FF0000"/>
                  <w:sz w:val="24"/>
                  <w:szCs w:val="24"/>
                </w:rPr>
                <w:delText xml:space="preserve"> </w:delText>
              </w:r>
            </w:del>
            <w:del w:id="1379" w:author="Batra, Mayank" w:date="2016-06-21T12:07:00Z">
              <w:r>
                <w:rPr>
                  <w:rFonts w:ascii="Arial" w:hAnsi="Arial" w:cs="Arial"/>
                  <w:color w:val="FF0000"/>
                  <w:sz w:val="24"/>
                  <w:szCs w:val="24"/>
                </w:rPr>
                <w:delText>switching pattern, switching and sampling slot durations for receiving Supplementals</w:delText>
              </w:r>
              <w:r w:rsidR="00AB685C">
                <w:rPr>
                  <w:rFonts w:ascii="Arial" w:hAnsi="Arial" w:cs="Arial"/>
                  <w:color w:val="FF0000"/>
                  <w:sz w:val="24"/>
                  <w:szCs w:val="24"/>
                </w:rPr>
                <w:delText xml:space="preserve"> on a connection</w:delText>
              </w:r>
              <w:r>
                <w:rPr>
                  <w:rFonts w:ascii="Arial" w:hAnsi="Arial" w:cs="Arial"/>
                  <w:color w:val="FF0000"/>
                  <w:sz w:val="24"/>
                  <w:szCs w:val="24"/>
                </w:rPr>
                <w:delText>.</w:delText>
              </w:r>
            </w:del>
          </w:p>
        </w:tc>
        <w:tc>
          <w:tcPr>
            <w:tcW w:w="153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380" w:author="Batra, Mayank" w:date="2016-06-21T14:59:00Z">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921B82" w:rsidRPr="006A27F0" w:rsidRDefault="00921B82" w:rsidP="00C449E2">
            <w:pPr>
              <w:pStyle w:val="CellBody"/>
              <w:spacing w:before="96"/>
              <w:rPr>
                <w:del w:id="1381" w:author="Batra, Mayank" w:date="2016-06-21T12:07:00Z"/>
                <w:rFonts w:ascii="Arial" w:hAnsi="Arial" w:cs="Arial"/>
                <w:color w:val="FF0000"/>
                <w:sz w:val="24"/>
                <w:szCs w:val="24"/>
              </w:rPr>
            </w:pPr>
            <w:del w:id="1382" w:author="Batra, Mayank" w:date="2016-06-21T12:07:00Z">
              <w:r>
                <w:rPr>
                  <w:rFonts w:ascii="Arial" w:hAnsi="Arial" w:cs="Arial"/>
                  <w:color w:val="FF0000"/>
                  <w:sz w:val="24"/>
                  <w:szCs w:val="24"/>
                </w:rPr>
                <w:delText>LE</w:delText>
              </w:r>
            </w:del>
          </w:p>
        </w:tc>
      </w:tr>
      <w:tr w:rsidR="00FF5E77" w:rsidRPr="006A27F0" w:rsidTr="00915693">
        <w:trPr>
          <w:gridAfter w:val="1"/>
          <w:wAfter w:w="118" w:type="dxa"/>
          <w:trHeight w:val="184"/>
          <w:del w:id="1383" w:author="Batra, Mayank" w:date="2016-06-21T12:07:00Z"/>
          <w:trPrChange w:id="1384" w:author="Batra, Mayank" w:date="2016-06-21T14:59:00Z">
            <w:trPr>
              <w:gridAfter w:val="1"/>
              <w:wAfter w:w="120" w:type="dxa"/>
              <w:trHeight w:val="184"/>
            </w:trPr>
          </w:trPrChange>
        </w:trPr>
        <w:tc>
          <w:tcPr>
            <w:tcW w:w="2071" w:type="dxa"/>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385" w:author="Batra, Mayank" w:date="2016-06-21T14:59:00Z">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FF5E77" w:rsidRPr="006A27F0" w:rsidRDefault="00FF5E77" w:rsidP="001B0955">
            <w:pPr>
              <w:pStyle w:val="CellBody"/>
              <w:spacing w:before="96"/>
              <w:rPr>
                <w:del w:id="1386" w:author="Batra, Mayank" w:date="2016-06-21T12:07:00Z"/>
                <w:rFonts w:ascii="Arial" w:hAnsi="Arial" w:cs="Arial"/>
                <w:color w:val="FF0000"/>
                <w:sz w:val="24"/>
                <w:szCs w:val="24"/>
              </w:rPr>
            </w:pPr>
            <w:del w:id="1387" w:author="Batra, Mayank" w:date="2016-06-21T12:07:00Z">
              <w:r>
                <w:rPr>
                  <w:rFonts w:ascii="Arial" w:hAnsi="Arial" w:cs="Arial"/>
                  <w:color w:val="FF0000"/>
                  <w:sz w:val="24"/>
                  <w:szCs w:val="24"/>
                </w:rPr>
                <w:delText xml:space="preserve">LE Set Connection Supplemental Transmit Parameters </w:delText>
              </w:r>
              <w:r w:rsidRPr="00F42FBF">
                <w:rPr>
                  <w:rFonts w:ascii="Arial" w:hAnsi="Arial" w:cs="Arial"/>
                  <w:color w:val="FF0000"/>
                  <w:sz w:val="24"/>
                  <w:szCs w:val="24"/>
                </w:rPr>
                <w:delText>Command</w:delText>
              </w:r>
            </w:del>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tcPrChange w:id="1388" w:author="Batra, Mayank" w:date="2016-06-21T14:59:00Z">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FF5E77" w:rsidRPr="006A27F0" w:rsidRDefault="00FF5E77" w:rsidP="001B0955">
            <w:pPr>
              <w:pStyle w:val="CellBody"/>
              <w:spacing w:before="96"/>
              <w:rPr>
                <w:del w:id="1389" w:author="Batra, Mayank" w:date="2016-06-21T12:07:00Z"/>
                <w:rFonts w:ascii="Arial" w:hAnsi="Arial" w:cs="Arial"/>
                <w:color w:val="FF0000"/>
                <w:sz w:val="24"/>
                <w:szCs w:val="24"/>
              </w:rPr>
            </w:pPr>
            <w:del w:id="1390" w:author="Batra, Mayank" w:date="2016-06-21T12:07:00Z">
              <w:r>
                <w:rPr>
                  <w:rFonts w:ascii="Arial" w:hAnsi="Arial" w:cs="Arial"/>
                  <w:color w:val="FF0000"/>
                  <w:sz w:val="24"/>
                  <w:szCs w:val="24"/>
                </w:rPr>
                <w:delText>Shanghai</w:delText>
              </w:r>
            </w:del>
          </w:p>
        </w:tc>
        <w:tc>
          <w:tcPr>
            <w:tcW w:w="3493" w:type="dxa"/>
            <w:tcBorders>
              <w:top w:val="single" w:sz="4" w:space="0" w:color="auto"/>
              <w:left w:val="single" w:sz="4" w:space="0" w:color="auto"/>
              <w:bottom w:val="single" w:sz="4" w:space="0" w:color="auto"/>
              <w:right w:val="single" w:sz="4" w:space="0" w:color="auto"/>
            </w:tcBorders>
            <w:shd w:val="clear" w:color="auto" w:fill="FFFFFF" w:themeFill="background1"/>
            <w:tcPrChange w:id="1391" w:author="Batra, Mayank" w:date="2016-06-21T14:59:00Z">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FF5E77" w:rsidRPr="006A27F0" w:rsidRDefault="00FF5E77" w:rsidP="00FF5E77">
            <w:pPr>
              <w:pStyle w:val="CellBody"/>
              <w:spacing w:before="96"/>
              <w:rPr>
                <w:del w:id="1392" w:author="Batra, Mayank" w:date="2016-06-21T12:07:00Z"/>
                <w:rFonts w:ascii="Arial" w:hAnsi="Arial" w:cs="Arial"/>
                <w:color w:val="FF0000"/>
                <w:sz w:val="24"/>
                <w:szCs w:val="24"/>
              </w:rPr>
            </w:pPr>
            <w:del w:id="1393" w:author="Batra, Mayank" w:date="2016-06-21T12:07:00Z">
              <w:r>
                <w:rPr>
                  <w:rFonts w:ascii="Arial" w:hAnsi="Arial" w:cs="Arial"/>
                  <w:color w:val="FF0000"/>
                  <w:sz w:val="24"/>
                  <w:szCs w:val="24"/>
                </w:rPr>
                <w:delText>The LE Set Connection Supplemental Transmit Parameters Command will set the antenna</w:delText>
              </w:r>
            </w:del>
            <w:ins w:id="1394" w:author="Catherine Brooks" w:date="2016-05-05T12:36:00Z">
              <w:r w:rsidR="00F86E4B">
                <w:rPr>
                  <w:rFonts w:ascii="Arial" w:hAnsi="Arial" w:cs="Arial"/>
                  <w:color w:val="FF0000"/>
                  <w:sz w:val="24"/>
                  <w:szCs w:val="24"/>
                </w:rPr>
                <w:t>-</w:t>
              </w:r>
            </w:ins>
            <w:del w:id="1395" w:author="Catherine Brooks" w:date="2016-05-05T12:36:00Z">
              <w:r w:rsidDel="00F86E4B">
                <w:rPr>
                  <w:rFonts w:ascii="Arial" w:hAnsi="Arial" w:cs="Arial"/>
                  <w:color w:val="FF0000"/>
                  <w:sz w:val="24"/>
                  <w:szCs w:val="24"/>
                </w:rPr>
                <w:delText xml:space="preserve"> </w:delText>
              </w:r>
            </w:del>
            <w:del w:id="1396" w:author="Batra, Mayank" w:date="2016-06-21T12:07:00Z">
              <w:r>
                <w:rPr>
                  <w:rFonts w:ascii="Arial" w:hAnsi="Arial" w:cs="Arial"/>
                  <w:color w:val="FF0000"/>
                  <w:sz w:val="24"/>
                  <w:szCs w:val="24"/>
                </w:rPr>
                <w:delText>switching pattern, switching and sampling slot durations for transmitting Supplementals on a connection.</w:delText>
              </w:r>
            </w:del>
          </w:p>
        </w:tc>
        <w:tc>
          <w:tcPr>
            <w:tcW w:w="153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397" w:author="Batra, Mayank" w:date="2016-06-21T14:59:00Z">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FF5E77" w:rsidRPr="006A27F0" w:rsidRDefault="00FF5E77" w:rsidP="001B0955">
            <w:pPr>
              <w:pStyle w:val="CellBody"/>
              <w:spacing w:before="96"/>
              <w:rPr>
                <w:del w:id="1398" w:author="Batra, Mayank" w:date="2016-06-21T12:07:00Z"/>
                <w:rFonts w:ascii="Arial" w:hAnsi="Arial" w:cs="Arial"/>
                <w:color w:val="FF0000"/>
                <w:sz w:val="24"/>
                <w:szCs w:val="24"/>
              </w:rPr>
            </w:pPr>
            <w:del w:id="1399" w:author="Batra, Mayank" w:date="2016-06-21T12:07:00Z">
              <w:r>
                <w:rPr>
                  <w:rFonts w:ascii="Arial" w:hAnsi="Arial" w:cs="Arial"/>
                  <w:color w:val="FF0000"/>
                  <w:sz w:val="24"/>
                  <w:szCs w:val="24"/>
                </w:rPr>
                <w:delText>LE</w:delText>
              </w:r>
            </w:del>
          </w:p>
        </w:tc>
      </w:tr>
      <w:tr w:rsidR="0083745C" w:rsidRPr="006A27F0" w:rsidDel="00915693" w:rsidTr="00915693">
        <w:trPr>
          <w:cantSplit/>
          <w:trHeight w:val="184"/>
          <w:del w:id="1400" w:author="Batra, Mayank" w:date="2016-06-21T14:59:00Z"/>
          <w:trPrChange w:id="1401" w:author="Batra, Mayank" w:date="2016-06-21T14:59:00Z">
            <w:trPr>
              <w:cantSplit/>
              <w:trHeight w:val="184"/>
            </w:trPr>
          </w:trPrChange>
        </w:trPr>
        <w:tc>
          <w:tcPr>
            <w:tcW w:w="2071" w:type="dxa"/>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402" w:author="Batra, Mayank" w:date="2016-06-21T14:59:00Z">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921B82" w:rsidRPr="00213E20" w:rsidDel="00915693" w:rsidRDefault="00184984" w:rsidP="00C413F4">
            <w:pPr>
              <w:pStyle w:val="CellBody"/>
              <w:spacing w:beforeLines="0" w:line="276" w:lineRule="auto"/>
              <w:rPr>
                <w:del w:id="1403" w:author="Batra, Mayank" w:date="2016-06-21T14:59:00Z"/>
                <w:rFonts w:ascii="Arial" w:hAnsi="Arial"/>
                <w:color w:val="FF0000"/>
                <w:sz w:val="24"/>
                <w:lang w:val="fr-FR"/>
                <w:rPrChange w:id="1404" w:author="Lefeuvre, Florian" w:date="2016-06-21T12:07:00Z">
                  <w:rPr>
                    <w:del w:id="1405" w:author="Batra, Mayank" w:date="2016-06-21T14:59:00Z"/>
                    <w:rFonts w:ascii="Arial" w:hAnsi="Arial"/>
                    <w:color w:val="FF0000"/>
                    <w:sz w:val="24"/>
                  </w:rPr>
                </w:rPrChange>
              </w:rPr>
            </w:pPr>
            <w:moveFromRangeStart w:id="1406" w:author="Batra, Mayank" w:date="2016-06-21T12:07:00Z" w:name="move454274167"/>
            <w:moveFrom w:id="1407" w:author="Batra, Mayank" w:date="2016-06-21T12:07:00Z">
              <w:del w:id="1408" w:author="Batra, Mayank" w:date="2016-06-21T14:59:00Z">
                <w:r w:rsidRPr="00184984">
                  <w:rPr>
                    <w:color w:val="FF0000"/>
                    <w:sz w:val="24"/>
                    <w:lang w:val="fr-FR"/>
                    <w:rPrChange w:id="1409" w:author="Lefeuvre, Florian" w:date="2016-06-21T12:07:00Z">
                      <w:rPr>
                        <w:color w:val="FF0000"/>
                        <w:sz w:val="24"/>
                        <w:szCs w:val="16"/>
                      </w:rPr>
                    </w:rPrChange>
                  </w:rPr>
                  <w:delText>LE Connection Supplemental Request Enable Command</w:delText>
                </w:r>
              </w:del>
            </w:moveFrom>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tcPrChange w:id="1410" w:author="Batra, Mayank" w:date="2016-06-21T14:59:00Z">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921B82" w:rsidDel="00915693" w:rsidRDefault="00921B82" w:rsidP="00C449E2">
            <w:pPr>
              <w:pStyle w:val="CellBody"/>
              <w:spacing w:before="96"/>
              <w:rPr>
                <w:del w:id="1411" w:author="Batra, Mayank" w:date="2016-06-21T14:59:00Z"/>
                <w:rFonts w:ascii="Arial" w:hAnsi="Arial" w:cs="Arial"/>
                <w:color w:val="FF0000"/>
                <w:sz w:val="24"/>
                <w:szCs w:val="24"/>
              </w:rPr>
            </w:pPr>
            <w:moveFrom w:id="1412" w:author="Batra, Mayank" w:date="2016-06-21T12:07:00Z">
              <w:del w:id="1413" w:author="Batra, Mayank" w:date="2016-06-21T14:59:00Z">
                <w:r w:rsidDel="00915693">
                  <w:rPr>
                    <w:rFonts w:ascii="Arial" w:hAnsi="Arial" w:cs="Arial"/>
                    <w:color w:val="FF0000"/>
                    <w:sz w:val="24"/>
                    <w:szCs w:val="24"/>
                  </w:rPr>
                  <w:delText>Shanghai</w:delText>
                </w:r>
              </w:del>
            </w:moveFrom>
          </w:p>
        </w:tc>
        <w:tc>
          <w:tcPr>
            <w:tcW w:w="3493" w:type="dxa"/>
            <w:tcBorders>
              <w:top w:val="single" w:sz="4" w:space="0" w:color="auto"/>
              <w:left w:val="single" w:sz="4" w:space="0" w:color="auto"/>
              <w:bottom w:val="single" w:sz="4" w:space="0" w:color="auto"/>
              <w:right w:val="single" w:sz="4" w:space="0" w:color="auto"/>
            </w:tcBorders>
            <w:shd w:val="clear" w:color="auto" w:fill="FFFFFF" w:themeFill="background1"/>
            <w:tcPrChange w:id="1414" w:author="Batra, Mayank" w:date="2016-06-21T14:59:00Z">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921B82" w:rsidRPr="006A27F0" w:rsidDel="00915693" w:rsidRDefault="00AF78FC" w:rsidP="00C413F4">
            <w:pPr>
              <w:pStyle w:val="CellBody"/>
              <w:spacing w:before="96"/>
              <w:rPr>
                <w:del w:id="1415" w:author="Batra, Mayank" w:date="2016-06-21T14:59:00Z"/>
                <w:rFonts w:ascii="Arial" w:hAnsi="Arial" w:cs="Arial"/>
                <w:color w:val="FF0000"/>
                <w:sz w:val="24"/>
                <w:szCs w:val="24"/>
              </w:rPr>
            </w:pPr>
            <w:moveFrom w:id="1416" w:author="Batra, Mayank" w:date="2016-06-21T12:07:00Z">
              <w:del w:id="1417" w:author="Batra, Mayank" w:date="2016-06-21T14:59:00Z">
                <w:r w:rsidDel="00915693">
                  <w:rPr>
                    <w:rFonts w:ascii="Arial" w:hAnsi="Arial" w:cs="Arial"/>
                    <w:color w:val="FF0000"/>
                    <w:sz w:val="24"/>
                    <w:szCs w:val="24"/>
                  </w:rPr>
                  <w:delText xml:space="preserve">The LE </w:delText>
                </w:r>
                <w:r w:rsidR="00AB685C" w:rsidDel="00915693">
                  <w:rPr>
                    <w:rFonts w:ascii="Arial" w:hAnsi="Arial" w:cs="Arial"/>
                    <w:color w:val="FF0000"/>
                    <w:sz w:val="24"/>
                    <w:szCs w:val="24"/>
                  </w:rPr>
                  <w:delText xml:space="preserve">Connection Supplemental </w:delText>
                </w:r>
                <w:r w:rsidDel="00915693">
                  <w:rPr>
                    <w:rFonts w:ascii="Arial" w:hAnsi="Arial" w:cs="Arial"/>
                    <w:color w:val="FF0000"/>
                    <w:sz w:val="24"/>
                    <w:szCs w:val="24"/>
                  </w:rPr>
                  <w:delText>Request Enable Command will request the Controller to start or stop sending of LL_SUPPLEMENTAL_REQ PDUs on a connection.</w:delText>
                </w:r>
              </w:del>
            </w:moveFrom>
          </w:p>
        </w:tc>
        <w:tc>
          <w:tcPr>
            <w:tcW w:w="165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418" w:author="Batra, Mayank" w:date="2016-06-21T14:59:00Z">
              <w:tcPr>
                <w:tcW w:w="155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921B82" w:rsidDel="00915693" w:rsidRDefault="00921B82" w:rsidP="00C449E2">
            <w:pPr>
              <w:pStyle w:val="CellBody"/>
              <w:spacing w:before="96"/>
              <w:rPr>
                <w:del w:id="1419" w:author="Batra, Mayank" w:date="2016-06-21T14:59:00Z"/>
                <w:rFonts w:ascii="Arial" w:hAnsi="Arial" w:cs="Arial"/>
                <w:color w:val="FF0000"/>
                <w:sz w:val="24"/>
                <w:szCs w:val="24"/>
              </w:rPr>
            </w:pPr>
            <w:moveFrom w:id="1420" w:author="Batra, Mayank" w:date="2016-06-21T12:07:00Z">
              <w:del w:id="1421" w:author="Batra, Mayank" w:date="2016-06-21T14:59:00Z">
                <w:r w:rsidDel="00915693">
                  <w:rPr>
                    <w:rFonts w:ascii="Arial" w:hAnsi="Arial" w:cs="Arial"/>
                    <w:color w:val="FF0000"/>
                    <w:sz w:val="24"/>
                    <w:szCs w:val="24"/>
                  </w:rPr>
                  <w:delText>LE</w:delText>
                </w:r>
              </w:del>
            </w:moveFrom>
          </w:p>
        </w:tc>
      </w:tr>
      <w:tr w:rsidR="0083745C" w:rsidRPr="006A27F0" w:rsidDel="00915693" w:rsidTr="00915693">
        <w:trPr>
          <w:cantSplit/>
          <w:trHeight w:val="184"/>
          <w:del w:id="1422" w:author="Batra, Mayank" w:date="2016-06-21T14:59:00Z"/>
          <w:trPrChange w:id="1423" w:author="Batra, Mayank" w:date="2016-06-21T14:59:00Z">
            <w:trPr>
              <w:cantSplit/>
              <w:trHeight w:val="184"/>
            </w:trPr>
          </w:trPrChange>
        </w:trPr>
        <w:tc>
          <w:tcPr>
            <w:tcW w:w="2071" w:type="dxa"/>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424" w:author="Batra, Mayank" w:date="2016-06-21T14:59:00Z">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921B82" w:rsidRPr="00213E20" w:rsidDel="00915693" w:rsidRDefault="00184984" w:rsidP="00C413F4">
            <w:pPr>
              <w:pStyle w:val="CellBody"/>
              <w:spacing w:beforeLines="0" w:line="276" w:lineRule="auto"/>
              <w:rPr>
                <w:del w:id="1425" w:author="Batra, Mayank" w:date="2016-06-21T14:59:00Z"/>
                <w:rFonts w:ascii="Arial" w:hAnsi="Arial"/>
                <w:color w:val="FF0000"/>
                <w:sz w:val="24"/>
                <w:lang w:val="fr-FR"/>
                <w:rPrChange w:id="1426" w:author="Lefeuvre, Florian" w:date="2016-06-21T12:07:00Z">
                  <w:rPr>
                    <w:del w:id="1427" w:author="Batra, Mayank" w:date="2016-06-21T14:59:00Z"/>
                    <w:rFonts w:ascii="Arial" w:hAnsi="Arial"/>
                    <w:color w:val="FF0000"/>
                    <w:sz w:val="24"/>
                  </w:rPr>
                </w:rPrChange>
              </w:rPr>
            </w:pPr>
            <w:moveFrom w:id="1428" w:author="Batra, Mayank" w:date="2016-06-21T12:07:00Z">
              <w:del w:id="1429" w:author="Batra, Mayank" w:date="2016-06-21T14:59:00Z">
                <w:r w:rsidRPr="00184984">
                  <w:rPr>
                    <w:color w:val="FF0000"/>
                    <w:sz w:val="24"/>
                    <w:lang w:val="fr-FR"/>
                    <w:rPrChange w:id="1430" w:author="Lefeuvre, Florian" w:date="2016-06-21T12:07:00Z">
                      <w:rPr>
                        <w:color w:val="FF0000"/>
                        <w:sz w:val="24"/>
                        <w:szCs w:val="16"/>
                      </w:rPr>
                    </w:rPrChange>
                  </w:rPr>
                  <w:delText>LE Connection Supplemental Response Enable Command</w:delText>
                </w:r>
              </w:del>
            </w:moveFrom>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tcPrChange w:id="1431" w:author="Batra, Mayank" w:date="2016-06-21T14:59:00Z">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921B82" w:rsidDel="00915693" w:rsidRDefault="00921B82" w:rsidP="00C449E2">
            <w:pPr>
              <w:pStyle w:val="CellBody"/>
              <w:spacing w:before="96"/>
              <w:rPr>
                <w:del w:id="1432" w:author="Batra, Mayank" w:date="2016-06-21T14:59:00Z"/>
                <w:rFonts w:ascii="Arial" w:hAnsi="Arial" w:cs="Arial"/>
                <w:color w:val="FF0000"/>
                <w:sz w:val="24"/>
                <w:szCs w:val="24"/>
              </w:rPr>
            </w:pPr>
            <w:moveFrom w:id="1433" w:author="Batra, Mayank" w:date="2016-06-21T12:07:00Z">
              <w:del w:id="1434" w:author="Batra, Mayank" w:date="2016-06-21T14:59:00Z">
                <w:r w:rsidDel="00915693">
                  <w:rPr>
                    <w:rFonts w:ascii="Arial" w:hAnsi="Arial" w:cs="Arial"/>
                    <w:color w:val="FF0000"/>
                    <w:sz w:val="24"/>
                    <w:szCs w:val="24"/>
                  </w:rPr>
                  <w:delText>Shanghai</w:delText>
                </w:r>
              </w:del>
            </w:moveFrom>
          </w:p>
        </w:tc>
        <w:tc>
          <w:tcPr>
            <w:tcW w:w="3493" w:type="dxa"/>
            <w:tcBorders>
              <w:top w:val="single" w:sz="4" w:space="0" w:color="auto"/>
              <w:left w:val="single" w:sz="4" w:space="0" w:color="auto"/>
              <w:bottom w:val="single" w:sz="4" w:space="0" w:color="auto"/>
              <w:right w:val="single" w:sz="4" w:space="0" w:color="auto"/>
            </w:tcBorders>
            <w:shd w:val="clear" w:color="auto" w:fill="FFFFFF" w:themeFill="background1"/>
            <w:tcPrChange w:id="1435" w:author="Batra, Mayank" w:date="2016-06-21T14:59:00Z">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921B82" w:rsidRPr="006A27F0" w:rsidDel="00915693" w:rsidRDefault="00AF78FC" w:rsidP="003D73AF">
            <w:pPr>
              <w:pStyle w:val="CellBody"/>
              <w:spacing w:before="96"/>
              <w:rPr>
                <w:del w:id="1436" w:author="Batra, Mayank" w:date="2016-06-21T14:59:00Z"/>
                <w:rFonts w:ascii="Arial" w:hAnsi="Arial" w:cs="Arial"/>
                <w:color w:val="FF0000"/>
                <w:sz w:val="24"/>
                <w:szCs w:val="24"/>
              </w:rPr>
            </w:pPr>
            <w:moveFrom w:id="1437" w:author="Batra, Mayank" w:date="2016-06-21T12:07:00Z">
              <w:del w:id="1438" w:author="Batra, Mayank" w:date="2016-06-21T14:59:00Z">
                <w:r w:rsidDel="00915693">
                  <w:rPr>
                    <w:rFonts w:ascii="Arial" w:hAnsi="Arial" w:cs="Arial"/>
                    <w:color w:val="FF0000"/>
                    <w:sz w:val="24"/>
                    <w:szCs w:val="24"/>
                  </w:rPr>
                  <w:delText xml:space="preserve">The LE </w:delText>
                </w:r>
                <w:r w:rsidR="00AB685C" w:rsidDel="00915693">
                  <w:rPr>
                    <w:rFonts w:ascii="Arial" w:hAnsi="Arial" w:cs="Arial"/>
                    <w:color w:val="FF0000"/>
                    <w:sz w:val="24"/>
                    <w:szCs w:val="24"/>
                  </w:rPr>
                  <w:delText xml:space="preserve">Connection Supplemental </w:delText>
                </w:r>
                <w:r w:rsidDel="00915693">
                  <w:rPr>
                    <w:rFonts w:ascii="Arial" w:hAnsi="Arial" w:cs="Arial"/>
                    <w:color w:val="FF0000"/>
                    <w:sz w:val="24"/>
                    <w:szCs w:val="24"/>
                  </w:rPr>
                  <w:delText xml:space="preserve">Response Enable Command will command the Controller to respond </w:delText>
                </w:r>
                <w:r w:rsidR="003D73AF" w:rsidDel="00915693">
                  <w:rPr>
                    <w:rFonts w:ascii="Arial" w:hAnsi="Arial" w:cs="Arial"/>
                    <w:color w:val="FF0000"/>
                    <w:sz w:val="24"/>
                    <w:szCs w:val="24"/>
                  </w:rPr>
                  <w:delText>to</w:delText>
                </w:r>
                <w:r w:rsidDel="00915693">
                  <w:rPr>
                    <w:rFonts w:ascii="Arial" w:hAnsi="Arial" w:cs="Arial"/>
                    <w:color w:val="FF0000"/>
                    <w:sz w:val="24"/>
                    <w:szCs w:val="24"/>
                  </w:rPr>
                  <w:delText xml:space="preserve"> LL_SUPPLEMENTAL_REQ PDUs with LL_SUPPLEMENTAL_RSP PDUs.</w:delText>
                </w:r>
              </w:del>
            </w:moveFrom>
          </w:p>
        </w:tc>
        <w:tc>
          <w:tcPr>
            <w:tcW w:w="165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439" w:author="Batra, Mayank" w:date="2016-06-21T14:59:00Z">
              <w:tcPr>
                <w:tcW w:w="155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921B82" w:rsidDel="00915693" w:rsidRDefault="00921B82" w:rsidP="00C449E2">
            <w:pPr>
              <w:pStyle w:val="CellBody"/>
              <w:spacing w:before="96"/>
              <w:rPr>
                <w:del w:id="1440" w:author="Batra, Mayank" w:date="2016-06-21T14:59:00Z"/>
                <w:rFonts w:ascii="Arial" w:hAnsi="Arial" w:cs="Arial"/>
                <w:color w:val="FF0000"/>
                <w:sz w:val="24"/>
                <w:szCs w:val="24"/>
              </w:rPr>
            </w:pPr>
            <w:moveFrom w:id="1441" w:author="Batra, Mayank" w:date="2016-06-21T12:07:00Z">
              <w:del w:id="1442" w:author="Batra, Mayank" w:date="2016-06-21T14:59:00Z">
                <w:r w:rsidDel="00915693">
                  <w:rPr>
                    <w:rFonts w:ascii="Arial" w:hAnsi="Arial" w:cs="Arial"/>
                    <w:color w:val="FF0000"/>
                    <w:sz w:val="24"/>
                    <w:szCs w:val="24"/>
                  </w:rPr>
                  <w:delText>LE</w:delText>
                </w:r>
              </w:del>
            </w:moveFrom>
          </w:p>
        </w:tc>
      </w:tr>
      <w:tr w:rsidR="0083745C" w:rsidRPr="006A27F0" w:rsidDel="00915693" w:rsidTr="00915693">
        <w:trPr>
          <w:cantSplit/>
          <w:trHeight w:val="184"/>
          <w:del w:id="1443" w:author="Batra, Mayank" w:date="2016-06-21T14:59:00Z"/>
          <w:trPrChange w:id="1444" w:author="Batra, Mayank" w:date="2016-06-21T14:59:00Z">
            <w:trPr>
              <w:cantSplit/>
              <w:trHeight w:val="184"/>
            </w:trPr>
          </w:trPrChange>
        </w:trPr>
        <w:tc>
          <w:tcPr>
            <w:tcW w:w="2071" w:type="dxa"/>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445" w:author="Batra, Mayank" w:date="2016-06-21T14:59:00Z">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921B82" w:rsidDel="00915693" w:rsidRDefault="00921B82" w:rsidP="00CE330B">
            <w:pPr>
              <w:pStyle w:val="CellBody"/>
              <w:spacing w:before="96"/>
              <w:rPr>
                <w:del w:id="1446" w:author="Batra, Mayank" w:date="2016-06-21T14:59:00Z"/>
                <w:rFonts w:ascii="Arial" w:hAnsi="Arial" w:cs="Arial"/>
                <w:color w:val="FF0000"/>
                <w:sz w:val="24"/>
                <w:szCs w:val="24"/>
              </w:rPr>
            </w:pPr>
            <w:moveFrom w:id="1447" w:author="Batra, Mayank" w:date="2016-06-21T12:07:00Z">
              <w:del w:id="1448" w:author="Batra, Mayank" w:date="2016-06-21T14:59:00Z">
                <w:r w:rsidDel="00915693">
                  <w:rPr>
                    <w:rFonts w:ascii="Arial" w:hAnsi="Arial" w:cs="Arial"/>
                    <w:color w:val="FF0000"/>
                    <w:sz w:val="24"/>
                    <w:szCs w:val="24"/>
                  </w:rPr>
                  <w:delText xml:space="preserve">LE </w:delText>
                </w:r>
                <w:r w:rsidR="009B2645" w:rsidDel="00915693">
                  <w:rPr>
                    <w:rFonts w:ascii="Arial" w:hAnsi="Arial" w:cs="Arial"/>
                    <w:color w:val="FF0000"/>
                    <w:sz w:val="24"/>
                    <w:szCs w:val="24"/>
                  </w:rPr>
                  <w:delText>Connection</w:delText>
                </w:r>
                <w:r w:rsidR="0097374B" w:rsidDel="00915693">
                  <w:rPr>
                    <w:rFonts w:ascii="Arial" w:hAnsi="Arial" w:cs="Arial"/>
                    <w:color w:val="FF0000"/>
                    <w:sz w:val="24"/>
                    <w:szCs w:val="24"/>
                  </w:rPr>
                  <w:delText xml:space="preserve"> I&amp;Q </w:delText>
                </w:r>
                <w:r w:rsidDel="00915693">
                  <w:rPr>
                    <w:rFonts w:ascii="Arial" w:hAnsi="Arial" w:cs="Arial"/>
                    <w:color w:val="FF0000"/>
                    <w:sz w:val="24"/>
                    <w:szCs w:val="24"/>
                  </w:rPr>
                  <w:delText>Report Event</w:delText>
                </w:r>
              </w:del>
            </w:moveFrom>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tcPrChange w:id="1449" w:author="Batra, Mayank" w:date="2016-06-21T14:59:00Z">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921B82" w:rsidDel="00915693" w:rsidRDefault="00921B82" w:rsidP="00C449E2">
            <w:pPr>
              <w:pStyle w:val="CellBody"/>
              <w:spacing w:before="96"/>
              <w:rPr>
                <w:del w:id="1450" w:author="Batra, Mayank" w:date="2016-06-21T14:59:00Z"/>
                <w:rFonts w:ascii="Arial" w:hAnsi="Arial" w:cs="Arial"/>
                <w:color w:val="FF0000"/>
                <w:sz w:val="24"/>
                <w:szCs w:val="24"/>
              </w:rPr>
            </w:pPr>
            <w:moveFrom w:id="1451" w:author="Batra, Mayank" w:date="2016-06-21T12:07:00Z">
              <w:del w:id="1452" w:author="Batra, Mayank" w:date="2016-06-21T14:59:00Z">
                <w:r w:rsidDel="00915693">
                  <w:rPr>
                    <w:rFonts w:ascii="Arial" w:hAnsi="Arial" w:cs="Arial"/>
                    <w:color w:val="FF0000"/>
                    <w:sz w:val="24"/>
                    <w:szCs w:val="24"/>
                  </w:rPr>
                  <w:delText>Shanghai</w:delText>
                </w:r>
              </w:del>
            </w:moveFrom>
          </w:p>
        </w:tc>
        <w:tc>
          <w:tcPr>
            <w:tcW w:w="3493" w:type="dxa"/>
            <w:tcBorders>
              <w:top w:val="single" w:sz="4" w:space="0" w:color="auto"/>
              <w:left w:val="single" w:sz="4" w:space="0" w:color="auto"/>
              <w:bottom w:val="single" w:sz="4" w:space="0" w:color="auto"/>
              <w:right w:val="single" w:sz="4" w:space="0" w:color="auto"/>
            </w:tcBorders>
            <w:shd w:val="clear" w:color="auto" w:fill="FFFFFF" w:themeFill="background1"/>
            <w:tcPrChange w:id="1453" w:author="Batra, Mayank" w:date="2016-06-21T14:59:00Z">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921B82" w:rsidRPr="006A27F0" w:rsidDel="00915693" w:rsidRDefault="0069708D" w:rsidP="00DC22DC">
            <w:pPr>
              <w:pStyle w:val="CellBody"/>
              <w:spacing w:before="96"/>
              <w:rPr>
                <w:del w:id="1454" w:author="Batra, Mayank" w:date="2016-06-21T14:59:00Z"/>
                <w:rFonts w:ascii="Arial" w:hAnsi="Arial" w:cs="Arial"/>
                <w:color w:val="FF0000"/>
                <w:sz w:val="24"/>
                <w:szCs w:val="24"/>
              </w:rPr>
            </w:pPr>
            <w:moveFrom w:id="1455" w:author="Batra, Mayank" w:date="2016-06-21T12:07:00Z">
              <w:del w:id="1456" w:author="Batra, Mayank" w:date="2016-06-21T14:59:00Z">
                <w:r w:rsidDel="00915693">
                  <w:rPr>
                    <w:rFonts w:ascii="Arial" w:hAnsi="Arial" w:cs="Arial"/>
                    <w:color w:val="FF0000"/>
                    <w:sz w:val="24"/>
                    <w:szCs w:val="24"/>
                  </w:rPr>
                  <w:delText xml:space="preserve">The LE </w:delText>
                </w:r>
                <w:r w:rsidR="009B2645" w:rsidDel="00915693">
                  <w:rPr>
                    <w:rFonts w:ascii="Arial" w:hAnsi="Arial" w:cs="Arial"/>
                    <w:color w:val="FF0000"/>
                    <w:sz w:val="24"/>
                    <w:szCs w:val="24"/>
                  </w:rPr>
                  <w:delText>Connection</w:delText>
                </w:r>
                <w:r w:rsidR="0097374B" w:rsidDel="00915693">
                  <w:rPr>
                    <w:rFonts w:ascii="Arial" w:hAnsi="Arial" w:cs="Arial"/>
                    <w:color w:val="FF0000"/>
                    <w:sz w:val="24"/>
                    <w:szCs w:val="24"/>
                  </w:rPr>
                  <w:delText xml:space="preserve"> I&amp;Q </w:delText>
                </w:r>
                <w:r w:rsidDel="00915693">
                  <w:rPr>
                    <w:rFonts w:ascii="Arial" w:hAnsi="Arial" w:cs="Arial"/>
                    <w:color w:val="FF0000"/>
                    <w:sz w:val="24"/>
                    <w:szCs w:val="24"/>
                  </w:rPr>
                  <w:delText>Report Event is used to report eh I&amp;Q samples from the Supplemental of a received LL_SUPPLEMENTAL_RSP PDU.</w:delText>
                </w:r>
              </w:del>
            </w:moveFrom>
          </w:p>
        </w:tc>
        <w:tc>
          <w:tcPr>
            <w:tcW w:w="165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Change w:id="1457" w:author="Batra, Mayank" w:date="2016-06-21T14:59:00Z">
              <w:tcPr>
                <w:tcW w:w="155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921B82" w:rsidDel="00915693" w:rsidRDefault="00921B82" w:rsidP="00C449E2">
            <w:pPr>
              <w:pStyle w:val="CellBody"/>
              <w:spacing w:before="96"/>
              <w:rPr>
                <w:del w:id="1458" w:author="Batra, Mayank" w:date="2016-06-21T14:59:00Z"/>
                <w:rFonts w:ascii="Arial" w:hAnsi="Arial" w:cs="Arial"/>
                <w:color w:val="FF0000"/>
                <w:sz w:val="24"/>
                <w:szCs w:val="24"/>
              </w:rPr>
            </w:pPr>
            <w:moveFrom w:id="1459" w:author="Batra, Mayank" w:date="2016-06-21T12:07:00Z">
              <w:del w:id="1460" w:author="Batra, Mayank" w:date="2016-06-21T14:59:00Z">
                <w:r w:rsidDel="00915693">
                  <w:rPr>
                    <w:rFonts w:ascii="Arial" w:hAnsi="Arial" w:cs="Arial"/>
                    <w:color w:val="FF0000"/>
                    <w:sz w:val="24"/>
                    <w:szCs w:val="24"/>
                  </w:rPr>
                  <w:delText>LE</w:delText>
                </w:r>
              </w:del>
            </w:moveFrom>
          </w:p>
        </w:tc>
      </w:tr>
    </w:tbl>
    <w:p w:rsidR="00921B82" w:rsidRPr="00921B82" w:rsidRDefault="00921B82" w:rsidP="00921B82"/>
    <w:p w:rsidR="00921B82" w:rsidRDefault="00921B82" w:rsidP="007B7F90">
      <w:pPr>
        <w:pStyle w:val="31"/>
        <w:rPr>
          <w:del w:id="1461" w:author="Batra, Mayank" w:date="2016-06-21T12:07:00Z"/>
        </w:rPr>
      </w:pPr>
      <w:bookmarkStart w:id="1462" w:name="_Toc454274185"/>
      <w:moveFromRangeEnd w:id="1406"/>
      <w:del w:id="1463" w:author="Batra, Mayank" w:date="2016-06-21T12:07:00Z">
        <w:r w:rsidRPr="00921B82">
          <w:rPr>
            <w:color w:val="FF0000"/>
          </w:rPr>
          <w:delText xml:space="preserve">[UPDATED SECTION] </w:delText>
        </w:r>
        <w:r>
          <w:delText>3.14 HOST FLOW CONTROL</w:delText>
        </w:r>
        <w:bookmarkEnd w:id="1462"/>
      </w:del>
    </w:p>
    <w:tbl>
      <w:tblPr>
        <w:tblStyle w:val="Bluetoothgrid"/>
        <w:tblW w:w="8581" w:type="dxa"/>
        <w:tblInd w:w="0" w:type="dxa"/>
        <w:tblLayout w:type="fixed"/>
        <w:tblCellMar>
          <w:left w:w="115" w:type="dxa"/>
          <w:right w:w="115" w:type="dxa"/>
        </w:tblCellMar>
        <w:tblLook w:val="04A0"/>
      </w:tblPr>
      <w:tblGrid>
        <w:gridCol w:w="2071"/>
        <w:gridCol w:w="1360"/>
        <w:gridCol w:w="3493"/>
        <w:gridCol w:w="1539"/>
        <w:gridCol w:w="118"/>
        <w:tblGridChange w:id="1464">
          <w:tblGrid>
            <w:gridCol w:w="7"/>
            <w:gridCol w:w="2064"/>
            <w:gridCol w:w="36"/>
            <w:gridCol w:w="1324"/>
            <w:gridCol w:w="54"/>
            <w:gridCol w:w="3439"/>
            <w:gridCol w:w="105"/>
            <w:gridCol w:w="1434"/>
            <w:gridCol w:w="118"/>
            <w:gridCol w:w="7"/>
          </w:tblGrid>
        </w:tblGridChange>
      </w:tblGrid>
      <w:tr w:rsidR="00921B82" w:rsidRPr="00E76CAF" w:rsidTr="00450AA1">
        <w:trPr>
          <w:gridAfter w:val="1"/>
          <w:cnfStyle w:val="100000000000"/>
          <w:wAfter w:w="120" w:type="dxa"/>
          <w:cantSplit/>
          <w:trHeight w:val="579"/>
          <w:del w:id="1465" w:author="Batra, Mayank" w:date="2016-06-21T12:07:00Z"/>
        </w:trPr>
        <w:tc>
          <w:tcPr>
            <w:tcW w:w="2100" w:type="dxa"/>
            <w:tcBorders>
              <w:top w:val="single" w:sz="4" w:space="0" w:color="auto"/>
              <w:left w:val="single" w:sz="4" w:space="0" w:color="auto"/>
              <w:bottom w:val="single" w:sz="4" w:space="0" w:color="auto"/>
              <w:right w:val="single" w:sz="4" w:space="0" w:color="auto"/>
            </w:tcBorders>
            <w:shd w:val="clear" w:color="auto" w:fill="DAEEF3"/>
          </w:tcPr>
          <w:p w:rsidR="00921B82" w:rsidRPr="00E76CAF" w:rsidRDefault="00921B82" w:rsidP="00C449E2">
            <w:pPr>
              <w:pStyle w:val="Tableheading"/>
              <w:spacing w:before="96"/>
              <w:rPr>
                <w:del w:id="1466" w:author="Batra, Mayank" w:date="2016-06-21T12:07:00Z"/>
                <w:rFonts w:cs="Arial"/>
                <w:sz w:val="24"/>
                <w:szCs w:val="24"/>
              </w:rPr>
            </w:pPr>
            <w:del w:id="1467" w:author="Batra, Mayank" w:date="2016-06-21T12:07:00Z">
              <w:r>
                <w:rPr>
                  <w:rFonts w:cs="Arial"/>
                  <w:sz w:val="24"/>
                  <w:szCs w:val="24"/>
                </w:rPr>
                <w:delText>Name</w:delText>
              </w:r>
            </w:del>
          </w:p>
        </w:tc>
        <w:tc>
          <w:tcPr>
            <w:tcW w:w="1378" w:type="dxa"/>
            <w:tcBorders>
              <w:top w:val="single" w:sz="4" w:space="0" w:color="auto"/>
              <w:left w:val="single" w:sz="4" w:space="0" w:color="auto"/>
              <w:bottom w:val="single" w:sz="4" w:space="0" w:color="auto"/>
              <w:right w:val="single" w:sz="4" w:space="0" w:color="auto"/>
            </w:tcBorders>
            <w:shd w:val="clear" w:color="auto" w:fill="DAEEF3"/>
          </w:tcPr>
          <w:p w:rsidR="00921B82" w:rsidRDefault="00921B82" w:rsidP="00C449E2">
            <w:pPr>
              <w:pStyle w:val="Tableheading"/>
              <w:spacing w:before="96"/>
              <w:rPr>
                <w:del w:id="1468" w:author="Batra, Mayank" w:date="2016-06-21T12:07:00Z"/>
                <w:rFonts w:cs="Arial"/>
                <w:sz w:val="24"/>
                <w:szCs w:val="24"/>
              </w:rPr>
            </w:pPr>
            <w:del w:id="1469" w:author="Batra, Mayank" w:date="2016-06-21T12:07:00Z">
              <w:r>
                <w:rPr>
                  <w:rFonts w:cs="Arial"/>
                  <w:sz w:val="24"/>
                  <w:szCs w:val="24"/>
                </w:rPr>
                <w:delText>Vers.</w:delText>
              </w:r>
            </w:del>
          </w:p>
        </w:tc>
        <w:tc>
          <w:tcPr>
            <w:tcW w:w="3544" w:type="dxa"/>
            <w:tcBorders>
              <w:top w:val="single" w:sz="4" w:space="0" w:color="auto"/>
              <w:left w:val="single" w:sz="4" w:space="0" w:color="auto"/>
              <w:bottom w:val="single" w:sz="4" w:space="0" w:color="auto"/>
              <w:right w:val="single" w:sz="4" w:space="0" w:color="auto"/>
            </w:tcBorders>
            <w:shd w:val="clear" w:color="auto" w:fill="DAEEF3"/>
          </w:tcPr>
          <w:p w:rsidR="00921B82" w:rsidRDefault="00921B82" w:rsidP="00C449E2">
            <w:pPr>
              <w:pStyle w:val="Tableheading"/>
              <w:spacing w:before="96"/>
              <w:rPr>
                <w:del w:id="1470" w:author="Batra, Mayank" w:date="2016-06-21T12:07:00Z"/>
                <w:rFonts w:cs="Arial"/>
                <w:sz w:val="24"/>
                <w:szCs w:val="24"/>
              </w:rPr>
            </w:pPr>
            <w:del w:id="1471" w:author="Batra, Mayank" w:date="2016-06-21T12:07:00Z">
              <w:r>
                <w:rPr>
                  <w:rFonts w:cs="Arial"/>
                  <w:sz w:val="24"/>
                  <w:szCs w:val="24"/>
                </w:rPr>
                <w:delText>Summary description</w:delText>
              </w:r>
            </w:del>
          </w:p>
        </w:tc>
        <w:tc>
          <w:tcPr>
            <w:tcW w:w="1559" w:type="dxa"/>
            <w:tcBorders>
              <w:top w:val="single" w:sz="4" w:space="0" w:color="auto"/>
              <w:left w:val="single" w:sz="4" w:space="0" w:color="auto"/>
              <w:bottom w:val="single" w:sz="4" w:space="0" w:color="auto"/>
              <w:right w:val="single" w:sz="4" w:space="0" w:color="auto"/>
            </w:tcBorders>
            <w:shd w:val="clear" w:color="auto" w:fill="DAEEF3"/>
            <w:hideMark/>
          </w:tcPr>
          <w:p w:rsidR="00921B82" w:rsidRPr="00E76CAF" w:rsidRDefault="00921B82" w:rsidP="00C449E2">
            <w:pPr>
              <w:pStyle w:val="Tableheading"/>
              <w:spacing w:before="96"/>
              <w:rPr>
                <w:del w:id="1472" w:author="Batra, Mayank" w:date="2016-06-21T12:07:00Z"/>
                <w:rFonts w:cs="Arial"/>
                <w:sz w:val="24"/>
                <w:szCs w:val="24"/>
              </w:rPr>
            </w:pPr>
            <w:del w:id="1473" w:author="Batra, Mayank" w:date="2016-06-21T12:07:00Z">
              <w:r>
                <w:rPr>
                  <w:rFonts w:cs="Arial"/>
                  <w:sz w:val="24"/>
                  <w:szCs w:val="24"/>
                </w:rPr>
                <w:delText>Supported Controllers</w:delText>
              </w:r>
            </w:del>
          </w:p>
        </w:tc>
      </w:tr>
      <w:tr w:rsidR="002B1EF2" w:rsidRPr="006A27F0" w:rsidTr="002B1EF2">
        <w:tblPrEx>
          <w:tblW w:w="8581" w:type="dxa"/>
          <w:tblInd w:w="0" w:type="dxa"/>
          <w:tblLayout w:type="fixed"/>
          <w:tblCellMar>
            <w:left w:w="115" w:type="dxa"/>
            <w:right w:w="115" w:type="dxa"/>
          </w:tblCellMar>
          <w:tblPrExChange w:id="1474" w:author="Batra, Mayank" w:date="2016-06-21T12:07:00Z">
            <w:tblPrEx>
              <w:tblW w:w="8581" w:type="dxa"/>
              <w:tblInd w:w="0" w:type="dxa"/>
              <w:tblLayout w:type="fixed"/>
              <w:tblCellMar>
                <w:left w:w="115" w:type="dxa"/>
                <w:right w:w="115" w:type="dxa"/>
              </w:tblCellMar>
            </w:tblPrEx>
          </w:tblPrExChange>
        </w:tblPrEx>
        <w:trPr>
          <w:trHeight w:val="184"/>
          <w:ins w:id="1475" w:author="Batra, Mayank" w:date="2016-05-27T12:05:00Z"/>
          <w:trPrChange w:id="1476" w:author="Batra, Mayank" w:date="2016-06-21T12:07:00Z">
            <w:trPr>
              <w:gridBefore w:val="1"/>
              <w:trHeight w:val="184"/>
            </w:trPr>
          </w:trPrChange>
        </w:trPr>
        <w:tc>
          <w:tcPr>
            <w:tcW w:w="2100" w:type="dxa"/>
            <w:shd w:val="clear" w:color="auto" w:fill="FFFFFF" w:themeFill="background1"/>
            <w:tcPrChange w:id="1477" w:author="Batra, Mayank" w:date="2016-06-21T12:07:00Z">
              <w:tcPr>
                <w:tcW w:w="210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2B1EF2" w:rsidRPr="006A27F0" w:rsidRDefault="002B1EF2" w:rsidP="00A0308F">
            <w:pPr>
              <w:pStyle w:val="CellBody"/>
              <w:spacing w:before="96"/>
              <w:rPr>
                <w:ins w:id="1478" w:author="Batra, Mayank" w:date="2016-05-27T12:05:00Z"/>
                <w:rFonts w:ascii="Arial" w:hAnsi="Arial" w:cs="Arial"/>
                <w:color w:val="FF0000"/>
                <w:sz w:val="24"/>
                <w:szCs w:val="24"/>
              </w:rPr>
            </w:pPr>
            <w:commentRangeStart w:id="1479"/>
            <w:ins w:id="1480" w:author="Batra, Mayank" w:date="2016-05-27T12:05:00Z">
              <w:r>
                <w:rPr>
                  <w:rFonts w:ascii="Arial" w:hAnsi="Arial" w:cs="Arial"/>
                  <w:color w:val="FF0000"/>
                  <w:sz w:val="24"/>
                  <w:szCs w:val="24"/>
                </w:rPr>
                <w:t xml:space="preserve">LE Read Connectionless I&amp;Q Sampling List Size </w:t>
              </w:r>
              <w:r w:rsidRPr="00F42FBF">
                <w:rPr>
                  <w:rFonts w:ascii="Arial" w:hAnsi="Arial" w:cs="Arial"/>
                  <w:color w:val="FF0000"/>
                  <w:sz w:val="24"/>
                  <w:szCs w:val="24"/>
                </w:rPr>
                <w:t>Command</w:t>
              </w:r>
            </w:ins>
          </w:p>
        </w:tc>
        <w:tc>
          <w:tcPr>
            <w:tcW w:w="1378" w:type="dxa"/>
            <w:shd w:val="clear" w:color="auto" w:fill="FFFFFF" w:themeFill="background1"/>
            <w:tcPrChange w:id="1481" w:author="Batra, Mayank" w:date="2016-06-21T12:07:00Z">
              <w:tcPr>
                <w:tcW w:w="1378"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2B1EF2" w:rsidRPr="006A27F0" w:rsidRDefault="00D43AF5" w:rsidP="00A0308F">
            <w:pPr>
              <w:pStyle w:val="CellBody"/>
              <w:spacing w:before="96"/>
              <w:rPr>
                <w:ins w:id="1482" w:author="Batra, Mayank" w:date="2016-05-27T12:05:00Z"/>
                <w:rFonts w:ascii="Arial" w:hAnsi="Arial" w:cs="Arial"/>
                <w:color w:val="FF0000"/>
                <w:sz w:val="24"/>
                <w:szCs w:val="24"/>
              </w:rPr>
            </w:pPr>
            <w:ins w:id="1483" w:author="Batra, Mayank" w:date="2016-06-28T15:18:00Z">
              <w:r>
                <w:rPr>
                  <w:rFonts w:ascii="Arial" w:hAnsi="Arial" w:cs="Arial"/>
                  <w:color w:val="FF0000"/>
                  <w:sz w:val="24"/>
                  <w:szCs w:val="24"/>
                </w:rPr>
                <w:t>Madrid</w:t>
              </w:r>
            </w:ins>
          </w:p>
        </w:tc>
        <w:tc>
          <w:tcPr>
            <w:tcW w:w="3544" w:type="dxa"/>
            <w:shd w:val="clear" w:color="auto" w:fill="FFFFFF" w:themeFill="background1"/>
            <w:tcPrChange w:id="1484" w:author="Batra, Mayank" w:date="2016-06-21T12:07:00Z">
              <w:tcPr>
                <w:tcW w:w="354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2B1EF2" w:rsidRPr="006A27F0" w:rsidRDefault="002B1EF2" w:rsidP="00A0308F">
            <w:pPr>
              <w:pStyle w:val="CellBody"/>
              <w:spacing w:before="96"/>
              <w:rPr>
                <w:ins w:id="1485" w:author="Batra, Mayank" w:date="2016-05-27T12:05:00Z"/>
                <w:rFonts w:ascii="Arial" w:hAnsi="Arial" w:cs="Arial"/>
                <w:color w:val="FF0000"/>
                <w:sz w:val="24"/>
                <w:szCs w:val="24"/>
              </w:rPr>
            </w:pPr>
            <w:ins w:id="1486" w:author="Batra, Mayank" w:date="2016-05-27T12:05:00Z">
              <w:r>
                <w:rPr>
                  <w:rFonts w:ascii="Arial" w:hAnsi="Arial" w:cs="Arial"/>
                  <w:color w:val="FF0000"/>
                  <w:sz w:val="24"/>
                  <w:szCs w:val="24"/>
                </w:rPr>
                <w:t>The LE Read Connectionless I&amp;Q Sampling List Size Command will read the maximum number of I&amp;Q sampling list entries that the Controller supports.</w:t>
              </w:r>
              <w:commentRangeEnd w:id="1479"/>
              <w:r>
                <w:rPr>
                  <w:rStyle w:val="aff1"/>
                  <w:rFonts w:ascii="Arial" w:hAnsi="Arial"/>
                  <w:color w:val="auto"/>
                </w:rPr>
                <w:commentReference w:id="1479"/>
              </w:r>
            </w:ins>
          </w:p>
        </w:tc>
        <w:tc>
          <w:tcPr>
            <w:tcW w:w="1559" w:type="dxa"/>
            <w:gridSpan w:val="2"/>
            <w:shd w:val="clear" w:color="auto" w:fill="FFFFFF" w:themeFill="background1"/>
            <w:tcPrChange w:id="1487" w:author="Batra, Mayank" w:date="2016-06-21T12:07:00Z">
              <w:tcPr>
                <w:tcW w:w="1559"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2B1EF2" w:rsidRPr="006A27F0" w:rsidRDefault="002B1EF2" w:rsidP="00A0308F">
            <w:pPr>
              <w:pStyle w:val="CellBody"/>
              <w:spacing w:before="96"/>
              <w:rPr>
                <w:ins w:id="1488" w:author="Batra, Mayank" w:date="2016-05-27T12:05:00Z"/>
                <w:rFonts w:ascii="Arial" w:hAnsi="Arial" w:cs="Arial"/>
                <w:color w:val="FF0000"/>
                <w:sz w:val="24"/>
                <w:szCs w:val="24"/>
              </w:rPr>
            </w:pPr>
            <w:ins w:id="1489" w:author="Batra, Mayank" w:date="2016-05-27T12:05:00Z">
              <w:r>
                <w:rPr>
                  <w:rFonts w:ascii="Arial" w:hAnsi="Arial" w:cs="Arial"/>
                  <w:color w:val="FF0000"/>
                  <w:sz w:val="24"/>
                  <w:szCs w:val="24"/>
                </w:rPr>
                <w:t>LE</w:t>
              </w:r>
            </w:ins>
          </w:p>
        </w:tc>
      </w:tr>
      <w:tr w:rsidR="002B1EF2" w:rsidRPr="006A27F0" w:rsidTr="002B1EF2">
        <w:tblPrEx>
          <w:tblW w:w="8581" w:type="dxa"/>
          <w:tblInd w:w="0" w:type="dxa"/>
          <w:tblLayout w:type="fixed"/>
          <w:tblCellMar>
            <w:left w:w="115" w:type="dxa"/>
            <w:right w:w="115" w:type="dxa"/>
          </w:tblCellMar>
          <w:tblPrExChange w:id="1490" w:author="Batra, Mayank" w:date="2016-06-21T12:07:00Z">
            <w:tblPrEx>
              <w:tblW w:w="8581" w:type="dxa"/>
              <w:tblInd w:w="0" w:type="dxa"/>
              <w:tblLayout w:type="fixed"/>
              <w:tblCellMar>
                <w:left w:w="115" w:type="dxa"/>
                <w:right w:w="115" w:type="dxa"/>
              </w:tblCellMar>
            </w:tblPrEx>
          </w:tblPrExChange>
        </w:tblPrEx>
        <w:trPr>
          <w:trHeight w:val="184"/>
          <w:ins w:id="1491" w:author="Batra, Mayank" w:date="2016-05-27T12:05:00Z"/>
          <w:trPrChange w:id="1492" w:author="Batra, Mayank" w:date="2016-06-21T12:07:00Z">
            <w:trPr>
              <w:gridBefore w:val="1"/>
              <w:trHeight w:val="184"/>
            </w:trPr>
          </w:trPrChange>
        </w:trPr>
        <w:tc>
          <w:tcPr>
            <w:tcW w:w="2100" w:type="dxa"/>
            <w:shd w:val="clear" w:color="auto" w:fill="FFFFFF" w:themeFill="background1"/>
            <w:tcPrChange w:id="1493" w:author="Batra, Mayank" w:date="2016-06-21T12:07:00Z">
              <w:tcPr>
                <w:tcW w:w="210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2B1EF2" w:rsidRDefault="002B1EF2" w:rsidP="00A0308F">
            <w:pPr>
              <w:pStyle w:val="CellBody"/>
              <w:spacing w:before="96"/>
              <w:rPr>
                <w:ins w:id="1494" w:author="Batra, Mayank" w:date="2016-05-27T12:05:00Z"/>
                <w:rFonts w:ascii="Arial" w:hAnsi="Arial" w:cs="Arial"/>
                <w:color w:val="FF0000"/>
                <w:sz w:val="24"/>
                <w:szCs w:val="24"/>
              </w:rPr>
            </w:pPr>
            <w:ins w:id="1495" w:author="Batra, Mayank" w:date="2016-05-27T12:05:00Z">
              <w:r>
                <w:rPr>
                  <w:rFonts w:ascii="Arial" w:hAnsi="Arial" w:cs="Arial"/>
                  <w:color w:val="FF0000"/>
                  <w:sz w:val="24"/>
                  <w:szCs w:val="24"/>
                </w:rPr>
                <w:t>LE Add Device To Connectionless I&amp;Q Sampling List Command</w:t>
              </w:r>
            </w:ins>
          </w:p>
        </w:tc>
        <w:tc>
          <w:tcPr>
            <w:tcW w:w="1378" w:type="dxa"/>
            <w:shd w:val="clear" w:color="auto" w:fill="FFFFFF" w:themeFill="background1"/>
            <w:tcPrChange w:id="1496" w:author="Batra, Mayank" w:date="2016-06-21T12:07:00Z">
              <w:tcPr>
                <w:tcW w:w="1378"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2B1EF2" w:rsidRDefault="00D43AF5" w:rsidP="00A0308F">
            <w:pPr>
              <w:pStyle w:val="CellBody"/>
              <w:spacing w:before="96"/>
              <w:rPr>
                <w:ins w:id="1497" w:author="Batra, Mayank" w:date="2016-05-27T12:05:00Z"/>
                <w:rFonts w:ascii="Arial" w:hAnsi="Arial" w:cs="Arial"/>
                <w:color w:val="FF0000"/>
                <w:sz w:val="24"/>
                <w:szCs w:val="24"/>
              </w:rPr>
            </w:pPr>
            <w:ins w:id="1498" w:author="Batra, Mayank" w:date="2016-06-28T15:18:00Z">
              <w:r>
                <w:rPr>
                  <w:rFonts w:ascii="Arial" w:hAnsi="Arial" w:cs="Arial"/>
                  <w:color w:val="FF0000"/>
                  <w:sz w:val="24"/>
                  <w:szCs w:val="24"/>
                </w:rPr>
                <w:t>Madrid</w:t>
              </w:r>
            </w:ins>
          </w:p>
        </w:tc>
        <w:tc>
          <w:tcPr>
            <w:tcW w:w="3544" w:type="dxa"/>
            <w:shd w:val="clear" w:color="auto" w:fill="FFFFFF" w:themeFill="background1"/>
            <w:tcPrChange w:id="1499" w:author="Batra, Mayank" w:date="2016-06-21T12:07:00Z">
              <w:tcPr>
                <w:tcW w:w="354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2B1EF2" w:rsidRPr="006A27F0" w:rsidRDefault="002B1EF2" w:rsidP="00A0308F">
            <w:pPr>
              <w:pStyle w:val="CellBody"/>
              <w:spacing w:before="96"/>
              <w:rPr>
                <w:ins w:id="1500" w:author="Batra, Mayank" w:date="2016-05-27T12:05:00Z"/>
                <w:rFonts w:ascii="Arial" w:hAnsi="Arial" w:cs="Arial"/>
                <w:color w:val="FF0000"/>
                <w:sz w:val="24"/>
                <w:szCs w:val="24"/>
              </w:rPr>
            </w:pPr>
            <w:ins w:id="1501" w:author="Batra, Mayank" w:date="2016-05-27T12:05:00Z">
              <w:r>
                <w:rPr>
                  <w:rFonts w:ascii="Arial" w:hAnsi="Arial" w:cs="Arial"/>
                  <w:color w:val="FF0000"/>
                  <w:sz w:val="24"/>
                  <w:szCs w:val="24"/>
                </w:rPr>
                <w:t>The LE Add Device To Connectionless I&amp;Q Sampling List Command will add a device to the list of advertisers from which the Controller is requested to take I&amp;Q samples.</w:t>
              </w:r>
            </w:ins>
          </w:p>
        </w:tc>
        <w:tc>
          <w:tcPr>
            <w:tcW w:w="1559" w:type="dxa"/>
            <w:gridSpan w:val="2"/>
            <w:shd w:val="clear" w:color="auto" w:fill="FFFFFF" w:themeFill="background1"/>
            <w:tcPrChange w:id="1502" w:author="Batra, Mayank" w:date="2016-06-21T12:07:00Z">
              <w:tcPr>
                <w:tcW w:w="1559"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2B1EF2" w:rsidRDefault="002B1EF2" w:rsidP="00A0308F">
            <w:pPr>
              <w:pStyle w:val="CellBody"/>
              <w:spacing w:before="96"/>
              <w:rPr>
                <w:ins w:id="1503" w:author="Batra, Mayank" w:date="2016-05-27T12:05:00Z"/>
                <w:rFonts w:ascii="Arial" w:hAnsi="Arial" w:cs="Arial"/>
                <w:color w:val="FF0000"/>
                <w:sz w:val="24"/>
                <w:szCs w:val="24"/>
              </w:rPr>
            </w:pPr>
            <w:ins w:id="1504" w:author="Batra, Mayank" w:date="2016-05-27T12:05:00Z">
              <w:r>
                <w:rPr>
                  <w:rFonts w:ascii="Arial" w:hAnsi="Arial" w:cs="Arial"/>
                  <w:color w:val="FF0000"/>
                  <w:sz w:val="24"/>
                  <w:szCs w:val="24"/>
                </w:rPr>
                <w:t>LE</w:t>
              </w:r>
            </w:ins>
          </w:p>
        </w:tc>
      </w:tr>
      <w:tr w:rsidR="002B1EF2" w:rsidRPr="006A27F0" w:rsidTr="002B1EF2">
        <w:tblPrEx>
          <w:tblW w:w="8581" w:type="dxa"/>
          <w:tblInd w:w="0" w:type="dxa"/>
          <w:tblLayout w:type="fixed"/>
          <w:tblCellMar>
            <w:left w:w="115" w:type="dxa"/>
            <w:right w:w="115" w:type="dxa"/>
          </w:tblCellMar>
          <w:tblPrExChange w:id="1505" w:author="Batra, Mayank" w:date="2016-06-21T12:07:00Z">
            <w:tblPrEx>
              <w:tblW w:w="8581" w:type="dxa"/>
              <w:tblInd w:w="0" w:type="dxa"/>
              <w:tblLayout w:type="fixed"/>
              <w:tblCellMar>
                <w:left w:w="115" w:type="dxa"/>
                <w:right w:w="115" w:type="dxa"/>
              </w:tblCellMar>
            </w:tblPrEx>
          </w:tblPrExChange>
        </w:tblPrEx>
        <w:trPr>
          <w:trHeight w:val="184"/>
          <w:ins w:id="1506" w:author="Batra, Mayank" w:date="2016-05-27T12:05:00Z"/>
          <w:trPrChange w:id="1507" w:author="Batra, Mayank" w:date="2016-06-21T12:07:00Z">
            <w:trPr>
              <w:gridBefore w:val="1"/>
              <w:trHeight w:val="184"/>
            </w:trPr>
          </w:trPrChange>
        </w:trPr>
        <w:tc>
          <w:tcPr>
            <w:tcW w:w="2100" w:type="dxa"/>
            <w:shd w:val="clear" w:color="auto" w:fill="FFFFFF" w:themeFill="background1"/>
            <w:tcPrChange w:id="1508" w:author="Batra, Mayank" w:date="2016-06-21T12:07:00Z">
              <w:tcPr>
                <w:tcW w:w="210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2B1EF2" w:rsidRDefault="002B1EF2" w:rsidP="00A0308F">
            <w:pPr>
              <w:pStyle w:val="CellBody"/>
              <w:spacing w:before="96"/>
              <w:rPr>
                <w:ins w:id="1509" w:author="Batra, Mayank" w:date="2016-05-27T12:05:00Z"/>
                <w:rFonts w:ascii="Arial" w:hAnsi="Arial" w:cs="Arial"/>
                <w:color w:val="FF0000"/>
                <w:sz w:val="24"/>
                <w:szCs w:val="24"/>
              </w:rPr>
            </w:pPr>
            <w:ins w:id="1510" w:author="Batra, Mayank" w:date="2016-05-27T12:05:00Z">
              <w:r>
                <w:rPr>
                  <w:rFonts w:ascii="Arial" w:hAnsi="Arial" w:cs="Arial"/>
                  <w:color w:val="FF0000"/>
                  <w:sz w:val="24"/>
                  <w:szCs w:val="24"/>
                </w:rPr>
                <w:t>LE Remove Device From Connectionless I&amp;Q Sampling List Command</w:t>
              </w:r>
            </w:ins>
          </w:p>
        </w:tc>
        <w:tc>
          <w:tcPr>
            <w:tcW w:w="1378" w:type="dxa"/>
            <w:shd w:val="clear" w:color="auto" w:fill="FFFFFF" w:themeFill="background1"/>
            <w:tcPrChange w:id="1511" w:author="Batra, Mayank" w:date="2016-06-21T12:07:00Z">
              <w:tcPr>
                <w:tcW w:w="1378"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2B1EF2" w:rsidRDefault="00D43AF5" w:rsidP="00A0308F">
            <w:pPr>
              <w:pStyle w:val="CellBody"/>
              <w:spacing w:before="96"/>
              <w:rPr>
                <w:ins w:id="1512" w:author="Batra, Mayank" w:date="2016-05-27T12:05:00Z"/>
                <w:rFonts w:ascii="Arial" w:hAnsi="Arial" w:cs="Arial"/>
                <w:color w:val="FF0000"/>
                <w:sz w:val="24"/>
                <w:szCs w:val="24"/>
              </w:rPr>
            </w:pPr>
            <w:ins w:id="1513" w:author="Batra, Mayank" w:date="2016-06-28T15:18:00Z">
              <w:r>
                <w:rPr>
                  <w:rFonts w:ascii="Arial" w:hAnsi="Arial" w:cs="Arial"/>
                  <w:color w:val="FF0000"/>
                  <w:sz w:val="24"/>
                  <w:szCs w:val="24"/>
                </w:rPr>
                <w:t>Madrid</w:t>
              </w:r>
            </w:ins>
          </w:p>
        </w:tc>
        <w:tc>
          <w:tcPr>
            <w:tcW w:w="3544" w:type="dxa"/>
            <w:shd w:val="clear" w:color="auto" w:fill="FFFFFF" w:themeFill="background1"/>
            <w:tcPrChange w:id="1514" w:author="Batra, Mayank" w:date="2016-06-21T12:07:00Z">
              <w:tcPr>
                <w:tcW w:w="354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2B1EF2" w:rsidRPr="006A27F0" w:rsidRDefault="002B1EF2" w:rsidP="00A0308F">
            <w:pPr>
              <w:pStyle w:val="CellBody"/>
              <w:spacing w:before="96"/>
              <w:rPr>
                <w:ins w:id="1515" w:author="Batra, Mayank" w:date="2016-05-27T12:05:00Z"/>
                <w:rFonts w:ascii="Arial" w:hAnsi="Arial" w:cs="Arial"/>
                <w:color w:val="FF0000"/>
                <w:sz w:val="24"/>
                <w:szCs w:val="24"/>
              </w:rPr>
            </w:pPr>
            <w:ins w:id="1516" w:author="Batra, Mayank" w:date="2016-05-27T12:05:00Z">
              <w:r>
                <w:rPr>
                  <w:rFonts w:ascii="Arial" w:hAnsi="Arial" w:cs="Arial"/>
                  <w:color w:val="FF0000"/>
                  <w:sz w:val="24"/>
                  <w:szCs w:val="24"/>
                </w:rPr>
                <w:t>The LE Remove Device From Connectionless I&amp;Q Sampling List Command will remove a single device from the list of advertisers from which the Controller is requested to take I&amp;Q samples.</w:t>
              </w:r>
            </w:ins>
          </w:p>
        </w:tc>
        <w:tc>
          <w:tcPr>
            <w:tcW w:w="1559" w:type="dxa"/>
            <w:gridSpan w:val="2"/>
            <w:shd w:val="clear" w:color="auto" w:fill="FFFFFF" w:themeFill="background1"/>
            <w:tcPrChange w:id="1517" w:author="Batra, Mayank" w:date="2016-06-21T12:07:00Z">
              <w:tcPr>
                <w:tcW w:w="1559"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2B1EF2" w:rsidRDefault="002B1EF2" w:rsidP="00A0308F">
            <w:pPr>
              <w:pStyle w:val="CellBody"/>
              <w:spacing w:before="96"/>
              <w:rPr>
                <w:ins w:id="1518" w:author="Batra, Mayank" w:date="2016-05-27T12:05:00Z"/>
                <w:rFonts w:ascii="Arial" w:hAnsi="Arial" w:cs="Arial"/>
                <w:color w:val="FF0000"/>
                <w:sz w:val="24"/>
                <w:szCs w:val="24"/>
              </w:rPr>
            </w:pPr>
            <w:ins w:id="1519" w:author="Batra, Mayank" w:date="2016-05-27T12:05:00Z">
              <w:r>
                <w:rPr>
                  <w:rFonts w:ascii="Arial" w:hAnsi="Arial" w:cs="Arial"/>
                  <w:color w:val="FF0000"/>
                  <w:sz w:val="24"/>
                  <w:szCs w:val="24"/>
                </w:rPr>
                <w:t>LE</w:t>
              </w:r>
            </w:ins>
          </w:p>
        </w:tc>
      </w:tr>
      <w:tr w:rsidR="002B1EF2" w:rsidRPr="006A27F0" w:rsidTr="002B1EF2">
        <w:tblPrEx>
          <w:tblW w:w="8581" w:type="dxa"/>
          <w:tblInd w:w="0" w:type="dxa"/>
          <w:tblLayout w:type="fixed"/>
          <w:tblCellMar>
            <w:left w:w="115" w:type="dxa"/>
            <w:right w:w="115" w:type="dxa"/>
          </w:tblCellMar>
          <w:tblPrExChange w:id="1520" w:author="Batra, Mayank" w:date="2016-06-21T12:07:00Z">
            <w:tblPrEx>
              <w:tblW w:w="8581" w:type="dxa"/>
              <w:tblInd w:w="0" w:type="dxa"/>
              <w:tblLayout w:type="fixed"/>
              <w:tblCellMar>
                <w:left w:w="115" w:type="dxa"/>
                <w:right w:w="115" w:type="dxa"/>
              </w:tblCellMar>
            </w:tblPrEx>
          </w:tblPrExChange>
        </w:tblPrEx>
        <w:trPr>
          <w:trHeight w:val="184"/>
          <w:ins w:id="1521" w:author="Batra, Mayank" w:date="2016-05-27T12:05:00Z"/>
          <w:trPrChange w:id="1522" w:author="Batra, Mayank" w:date="2016-06-21T12:07:00Z">
            <w:trPr>
              <w:gridBefore w:val="1"/>
              <w:trHeight w:val="184"/>
            </w:trPr>
          </w:trPrChange>
        </w:trPr>
        <w:tc>
          <w:tcPr>
            <w:tcW w:w="2100" w:type="dxa"/>
            <w:shd w:val="clear" w:color="auto" w:fill="FFFFFF" w:themeFill="background1"/>
            <w:tcPrChange w:id="1523" w:author="Batra, Mayank" w:date="2016-06-21T12:07:00Z">
              <w:tcPr>
                <w:tcW w:w="210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2B1EF2" w:rsidRDefault="002B1EF2" w:rsidP="00A0308F">
            <w:pPr>
              <w:pStyle w:val="CellBody"/>
              <w:spacing w:before="96"/>
              <w:rPr>
                <w:ins w:id="1524" w:author="Batra, Mayank" w:date="2016-05-27T12:05:00Z"/>
                <w:rFonts w:ascii="Arial" w:hAnsi="Arial" w:cs="Arial"/>
                <w:color w:val="FF0000"/>
                <w:sz w:val="24"/>
                <w:szCs w:val="24"/>
              </w:rPr>
            </w:pPr>
            <w:ins w:id="1525" w:author="Batra, Mayank" w:date="2016-05-27T12:05:00Z">
              <w:r>
                <w:rPr>
                  <w:rFonts w:ascii="Arial" w:hAnsi="Arial" w:cs="Arial"/>
                  <w:color w:val="FF0000"/>
                  <w:sz w:val="24"/>
                  <w:szCs w:val="24"/>
                </w:rPr>
                <w:t>LE Clear Connectionless I&amp;Q Sampling List Command</w:t>
              </w:r>
            </w:ins>
          </w:p>
        </w:tc>
        <w:tc>
          <w:tcPr>
            <w:tcW w:w="1378" w:type="dxa"/>
            <w:shd w:val="clear" w:color="auto" w:fill="FFFFFF" w:themeFill="background1"/>
            <w:tcPrChange w:id="1526" w:author="Batra, Mayank" w:date="2016-06-21T12:07:00Z">
              <w:tcPr>
                <w:tcW w:w="1378"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2B1EF2" w:rsidRDefault="00D43AF5" w:rsidP="00A0308F">
            <w:pPr>
              <w:pStyle w:val="CellBody"/>
              <w:spacing w:before="96"/>
              <w:rPr>
                <w:ins w:id="1527" w:author="Batra, Mayank" w:date="2016-05-27T12:05:00Z"/>
                <w:rFonts w:ascii="Arial" w:hAnsi="Arial" w:cs="Arial"/>
                <w:color w:val="FF0000"/>
                <w:sz w:val="24"/>
                <w:szCs w:val="24"/>
              </w:rPr>
            </w:pPr>
            <w:ins w:id="1528" w:author="Batra, Mayank" w:date="2016-06-28T15:18:00Z">
              <w:r>
                <w:rPr>
                  <w:rFonts w:ascii="Arial" w:hAnsi="Arial" w:cs="Arial"/>
                  <w:color w:val="FF0000"/>
                  <w:sz w:val="24"/>
                  <w:szCs w:val="24"/>
                </w:rPr>
                <w:t>Madrid</w:t>
              </w:r>
            </w:ins>
          </w:p>
        </w:tc>
        <w:tc>
          <w:tcPr>
            <w:tcW w:w="3544" w:type="dxa"/>
            <w:shd w:val="clear" w:color="auto" w:fill="FFFFFF" w:themeFill="background1"/>
            <w:tcPrChange w:id="1529" w:author="Batra, Mayank" w:date="2016-06-21T12:07:00Z">
              <w:tcPr>
                <w:tcW w:w="3544"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tcPrChange>
          </w:tcPr>
          <w:p w:rsidR="002B1EF2" w:rsidRPr="006A27F0" w:rsidRDefault="002B1EF2" w:rsidP="00A0308F">
            <w:pPr>
              <w:pStyle w:val="CellBody"/>
              <w:spacing w:before="96"/>
              <w:rPr>
                <w:ins w:id="1530" w:author="Batra, Mayank" w:date="2016-05-27T12:05:00Z"/>
                <w:rFonts w:ascii="Arial" w:hAnsi="Arial" w:cs="Arial"/>
                <w:color w:val="FF0000"/>
                <w:sz w:val="24"/>
                <w:szCs w:val="24"/>
              </w:rPr>
            </w:pPr>
            <w:ins w:id="1531" w:author="Batra, Mayank" w:date="2016-05-27T12:05:00Z">
              <w:r>
                <w:rPr>
                  <w:rFonts w:ascii="Arial" w:hAnsi="Arial" w:cs="Arial"/>
                  <w:color w:val="FF0000"/>
                  <w:sz w:val="24"/>
                  <w:szCs w:val="24"/>
                </w:rPr>
                <w:t>The LE Clear Connectionless I&amp;Q Sampling List Command will clear the list of advertiser addresses stored for I&amp;Q sampling in the Controller.</w:t>
              </w:r>
            </w:ins>
          </w:p>
        </w:tc>
        <w:tc>
          <w:tcPr>
            <w:tcW w:w="1559" w:type="dxa"/>
            <w:gridSpan w:val="2"/>
            <w:shd w:val="clear" w:color="auto" w:fill="FFFFFF" w:themeFill="background1"/>
            <w:tcPrChange w:id="1532" w:author="Batra, Mayank" w:date="2016-06-21T12:07:00Z">
              <w:tcPr>
                <w:tcW w:w="1559"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top"/>
              </w:tcPr>
            </w:tcPrChange>
          </w:tcPr>
          <w:p w:rsidR="002B1EF2" w:rsidRDefault="002B1EF2" w:rsidP="00A0308F">
            <w:pPr>
              <w:pStyle w:val="CellBody"/>
              <w:spacing w:before="96"/>
              <w:rPr>
                <w:ins w:id="1533" w:author="Batra, Mayank" w:date="2016-05-27T12:05:00Z"/>
                <w:rFonts w:ascii="Arial" w:hAnsi="Arial" w:cs="Arial"/>
                <w:color w:val="FF0000"/>
                <w:sz w:val="24"/>
                <w:szCs w:val="24"/>
              </w:rPr>
            </w:pPr>
            <w:ins w:id="1534" w:author="Batra, Mayank" w:date="2016-05-27T12:05:00Z">
              <w:r>
                <w:rPr>
                  <w:rFonts w:ascii="Arial" w:hAnsi="Arial" w:cs="Arial"/>
                  <w:color w:val="FF0000"/>
                  <w:sz w:val="24"/>
                  <w:szCs w:val="24"/>
                </w:rPr>
                <w:t>LE</w:t>
              </w:r>
            </w:ins>
          </w:p>
        </w:tc>
      </w:tr>
      <w:tr w:rsidR="0083745C" w:rsidRPr="00E76CAF" w:rsidDel="002B1EF2" w:rsidTr="002B1EF2">
        <w:trPr>
          <w:cantSplit/>
          <w:trHeight w:val="579"/>
          <w:tblHeader/>
          <w:del w:id="1535" w:author="Batra, Mayank" w:date="2016-05-27T12:04:00Z"/>
        </w:trPr>
        <w:tc>
          <w:tcPr>
            <w:tcW w:w="2100" w:type="dxa"/>
            <w:tcBorders>
              <w:top w:val="single" w:sz="4" w:space="0" w:color="auto"/>
              <w:left w:val="single" w:sz="4" w:space="0" w:color="auto"/>
              <w:bottom w:val="single" w:sz="4" w:space="0" w:color="auto"/>
              <w:right w:val="single" w:sz="4" w:space="0" w:color="auto"/>
            </w:tcBorders>
            <w:shd w:val="clear" w:color="auto" w:fill="DAEEF3"/>
          </w:tcPr>
          <w:p w:rsidR="00921B82" w:rsidRPr="00E76CAF" w:rsidDel="002B1EF2" w:rsidRDefault="002B1EF2" w:rsidP="00C449E2">
            <w:pPr>
              <w:pStyle w:val="Tableheading"/>
              <w:spacing w:before="96"/>
              <w:rPr>
                <w:del w:id="1536" w:author="Batra, Mayank" w:date="2016-05-27T12:04:00Z"/>
                <w:rFonts w:cs="Arial"/>
                <w:sz w:val="24"/>
                <w:szCs w:val="24"/>
              </w:rPr>
            </w:pPr>
            <w:ins w:id="1537" w:author="Batra, Mayank" w:date="2016-05-27T12:04:00Z">
              <w:r w:rsidDel="002B1EF2">
                <w:rPr>
                  <w:rFonts w:cs="Arial"/>
                  <w:sz w:val="24"/>
                  <w:szCs w:val="24"/>
                </w:rPr>
                <w:t xml:space="preserve"> </w:t>
              </w:r>
            </w:ins>
            <w:del w:id="1538" w:author="Batra, Mayank" w:date="2016-05-27T12:04:00Z">
              <w:r w:rsidR="00921B82" w:rsidDel="002B1EF2">
                <w:rPr>
                  <w:rFonts w:cs="Arial"/>
                  <w:sz w:val="24"/>
                  <w:szCs w:val="24"/>
                </w:rPr>
                <w:delText>Name</w:delText>
              </w:r>
            </w:del>
          </w:p>
        </w:tc>
        <w:tc>
          <w:tcPr>
            <w:tcW w:w="1378" w:type="dxa"/>
            <w:tcBorders>
              <w:top w:val="single" w:sz="4" w:space="0" w:color="auto"/>
              <w:left w:val="single" w:sz="4" w:space="0" w:color="auto"/>
              <w:bottom w:val="single" w:sz="4" w:space="0" w:color="auto"/>
              <w:right w:val="single" w:sz="4" w:space="0" w:color="auto"/>
            </w:tcBorders>
            <w:shd w:val="clear" w:color="auto" w:fill="DAEEF3"/>
          </w:tcPr>
          <w:p w:rsidR="00921B82" w:rsidDel="002B1EF2" w:rsidRDefault="00921B82" w:rsidP="00C449E2">
            <w:pPr>
              <w:pStyle w:val="Tableheading"/>
              <w:spacing w:before="96"/>
              <w:rPr>
                <w:del w:id="1539" w:author="Batra, Mayank" w:date="2016-05-27T12:04:00Z"/>
                <w:rFonts w:cs="Arial"/>
                <w:sz w:val="24"/>
                <w:szCs w:val="24"/>
              </w:rPr>
            </w:pPr>
            <w:del w:id="1540" w:author="Batra, Mayank" w:date="2016-05-27T12:04:00Z">
              <w:r w:rsidDel="002B1EF2">
                <w:rPr>
                  <w:rFonts w:cs="Arial"/>
                  <w:sz w:val="24"/>
                  <w:szCs w:val="24"/>
                </w:rPr>
                <w:delText>Vers.</w:delText>
              </w:r>
            </w:del>
          </w:p>
        </w:tc>
        <w:tc>
          <w:tcPr>
            <w:tcW w:w="3544" w:type="dxa"/>
            <w:tcBorders>
              <w:top w:val="single" w:sz="4" w:space="0" w:color="auto"/>
              <w:left w:val="single" w:sz="4" w:space="0" w:color="auto"/>
              <w:bottom w:val="single" w:sz="4" w:space="0" w:color="auto"/>
              <w:right w:val="single" w:sz="4" w:space="0" w:color="auto"/>
            </w:tcBorders>
            <w:shd w:val="clear" w:color="auto" w:fill="DAEEF3"/>
          </w:tcPr>
          <w:p w:rsidR="00921B82" w:rsidDel="002B1EF2" w:rsidRDefault="00921B82" w:rsidP="00C449E2">
            <w:pPr>
              <w:pStyle w:val="Tableheading"/>
              <w:spacing w:before="96"/>
              <w:rPr>
                <w:del w:id="1541" w:author="Batra, Mayank" w:date="2016-05-27T12:04:00Z"/>
                <w:rFonts w:cs="Arial"/>
                <w:sz w:val="24"/>
                <w:szCs w:val="24"/>
              </w:rPr>
            </w:pPr>
            <w:del w:id="1542" w:author="Batra, Mayank" w:date="2016-05-27T12:04:00Z">
              <w:r w:rsidDel="002B1EF2">
                <w:rPr>
                  <w:rFonts w:cs="Arial"/>
                  <w:sz w:val="24"/>
                  <w:szCs w:val="24"/>
                </w:rPr>
                <w:delText>Summary description</w:delText>
              </w:r>
            </w:del>
          </w:p>
        </w:tc>
        <w:tc>
          <w:tcPr>
            <w:tcW w:w="1559" w:type="dxa"/>
            <w:gridSpan w:val="2"/>
            <w:tcBorders>
              <w:top w:val="single" w:sz="4" w:space="0" w:color="auto"/>
              <w:left w:val="single" w:sz="4" w:space="0" w:color="auto"/>
              <w:bottom w:val="single" w:sz="4" w:space="0" w:color="auto"/>
              <w:right w:val="single" w:sz="4" w:space="0" w:color="auto"/>
            </w:tcBorders>
            <w:shd w:val="clear" w:color="auto" w:fill="DAEEF3"/>
            <w:hideMark/>
          </w:tcPr>
          <w:p w:rsidR="00921B82" w:rsidRPr="00E76CAF" w:rsidDel="002B1EF2" w:rsidRDefault="00921B82" w:rsidP="00C449E2">
            <w:pPr>
              <w:pStyle w:val="Tableheading"/>
              <w:spacing w:before="96"/>
              <w:rPr>
                <w:del w:id="1543" w:author="Batra, Mayank" w:date="2016-05-27T12:04:00Z"/>
                <w:rFonts w:cs="Arial"/>
                <w:sz w:val="24"/>
                <w:szCs w:val="24"/>
              </w:rPr>
            </w:pPr>
            <w:del w:id="1544" w:author="Batra, Mayank" w:date="2016-05-27T12:04:00Z">
              <w:r w:rsidDel="002B1EF2">
                <w:rPr>
                  <w:rFonts w:cs="Arial"/>
                  <w:sz w:val="24"/>
                  <w:szCs w:val="24"/>
                </w:rPr>
                <w:delText>Supported Controllers</w:delText>
              </w:r>
            </w:del>
          </w:p>
        </w:tc>
      </w:tr>
      <w:tr w:rsidR="0083745C" w:rsidRPr="006A27F0" w:rsidDel="002B1EF2" w:rsidTr="002B1EF2">
        <w:trPr>
          <w:cantSplit/>
          <w:trHeight w:val="184"/>
          <w:del w:id="1545" w:author="Batra, Mayank" w:date="2016-05-27T12:04: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Del="002B1EF2" w:rsidRDefault="00921B82" w:rsidP="00CE330B">
            <w:pPr>
              <w:pStyle w:val="CellBody"/>
              <w:spacing w:before="96"/>
              <w:rPr>
                <w:del w:id="1546" w:author="Batra, Mayank" w:date="2016-05-27T12:04:00Z"/>
                <w:rFonts w:ascii="Arial" w:hAnsi="Arial" w:cs="Arial"/>
                <w:color w:val="FF0000"/>
                <w:sz w:val="24"/>
                <w:szCs w:val="24"/>
              </w:rPr>
            </w:pPr>
            <w:commentRangeStart w:id="1547"/>
            <w:del w:id="1548" w:author="Batra, Mayank" w:date="2016-05-27T12:04:00Z">
              <w:r w:rsidDel="002B1EF2">
                <w:rPr>
                  <w:rFonts w:ascii="Arial" w:hAnsi="Arial" w:cs="Arial"/>
                  <w:color w:val="FF0000"/>
                  <w:sz w:val="24"/>
                  <w:szCs w:val="24"/>
                </w:rPr>
                <w:delText xml:space="preserve">LE </w:delText>
              </w:r>
            </w:del>
            <w:del w:id="1549" w:author="Batra, Mayank" w:date="2016-06-21T12:07:00Z">
              <w:r>
                <w:rPr>
                  <w:rFonts w:ascii="Arial" w:hAnsi="Arial" w:cs="Arial"/>
                  <w:color w:val="FF0000"/>
                  <w:sz w:val="24"/>
                  <w:szCs w:val="24"/>
                </w:rPr>
                <w:delText xml:space="preserve">Set </w:delText>
              </w:r>
            </w:del>
            <w:del w:id="1550" w:author="Batra, Mayank" w:date="2016-05-27T12:04:00Z">
              <w:r w:rsidR="00B11AB4" w:rsidDel="002B1EF2">
                <w:rPr>
                  <w:rFonts w:ascii="Arial" w:hAnsi="Arial" w:cs="Arial"/>
                  <w:color w:val="FF0000"/>
                  <w:sz w:val="24"/>
                  <w:szCs w:val="24"/>
                </w:rPr>
                <w:delText xml:space="preserve">Connectionless </w:delText>
              </w:r>
              <w:r w:rsidDel="002B1EF2">
                <w:rPr>
                  <w:rFonts w:ascii="Arial" w:hAnsi="Arial" w:cs="Arial"/>
                  <w:color w:val="FF0000"/>
                  <w:sz w:val="24"/>
                  <w:szCs w:val="24"/>
                </w:rPr>
                <w:delText xml:space="preserve">I&amp;Q </w:delText>
              </w:r>
            </w:del>
            <w:del w:id="1551" w:author="Batra, Mayank" w:date="2016-06-21T12:07:00Z">
              <w:r>
                <w:rPr>
                  <w:rFonts w:ascii="Arial" w:hAnsi="Arial" w:cs="Arial"/>
                  <w:color w:val="FF0000"/>
                  <w:sz w:val="24"/>
                  <w:szCs w:val="24"/>
                </w:rPr>
                <w:delText>Sampling Enable</w:delText>
              </w:r>
            </w:del>
            <w:del w:id="1552" w:author="Batra, Mayank" w:date="2016-05-27T12:04:00Z">
              <w:r w:rsidDel="002B1EF2">
                <w:rPr>
                  <w:rFonts w:ascii="Arial" w:hAnsi="Arial" w:cs="Arial"/>
                  <w:color w:val="FF0000"/>
                  <w:sz w:val="24"/>
                  <w:szCs w:val="24"/>
                </w:rPr>
                <w:delText>Report Event</w:delText>
              </w:r>
              <w:commentRangeEnd w:id="1547"/>
              <w:r w:rsidR="00DC22DC" w:rsidDel="002B1EF2">
                <w:rPr>
                  <w:rStyle w:val="aff1"/>
                  <w:rFonts w:ascii="Arial" w:hAnsi="Arial"/>
                  <w:color w:val="auto"/>
                </w:rPr>
                <w:commentReference w:id="1547"/>
              </w:r>
            </w:del>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Del="002B1EF2" w:rsidRDefault="00921B82" w:rsidP="00C449E2">
            <w:pPr>
              <w:pStyle w:val="CellBody"/>
              <w:spacing w:before="96"/>
              <w:rPr>
                <w:del w:id="1553" w:author="Batra, Mayank" w:date="2016-05-27T12:04:00Z"/>
                <w:rFonts w:ascii="Arial" w:hAnsi="Arial" w:cs="Arial"/>
                <w:color w:val="FF0000"/>
                <w:sz w:val="24"/>
                <w:szCs w:val="24"/>
              </w:rPr>
            </w:pPr>
            <w:del w:id="1554" w:author="Batra, Mayank" w:date="2016-05-27T12:04:00Z">
              <w:r w:rsidDel="002B1EF2">
                <w:rPr>
                  <w:rFonts w:ascii="Arial" w:hAnsi="Arial" w:cs="Arial"/>
                  <w:color w:val="FF0000"/>
                  <w:sz w:val="24"/>
                  <w:szCs w:val="24"/>
                </w:rPr>
                <w:delText>Shanghai</w:delText>
              </w:r>
            </w:del>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Del="002B1EF2" w:rsidRDefault="0069708D" w:rsidP="00106224">
            <w:pPr>
              <w:pStyle w:val="CellBody"/>
              <w:spacing w:before="96"/>
              <w:rPr>
                <w:del w:id="1555" w:author="Batra, Mayank" w:date="2016-05-27T12:04:00Z"/>
                <w:rFonts w:ascii="Arial" w:hAnsi="Arial" w:cs="Arial"/>
                <w:color w:val="FF0000"/>
                <w:sz w:val="24"/>
                <w:szCs w:val="24"/>
              </w:rPr>
            </w:pPr>
            <w:del w:id="1556" w:author="Batra, Mayank" w:date="2016-05-27T12:04:00Z">
              <w:r w:rsidDel="002B1EF2">
                <w:rPr>
                  <w:rFonts w:ascii="Arial" w:hAnsi="Arial" w:cs="Arial"/>
                  <w:color w:val="FF0000"/>
                  <w:sz w:val="24"/>
                  <w:szCs w:val="24"/>
                </w:rPr>
                <w:delText xml:space="preserve">The LE </w:delText>
              </w:r>
            </w:del>
            <w:del w:id="1557" w:author="Batra, Mayank" w:date="2016-06-21T12:07:00Z">
              <w:r w:rsidR="00C449E2">
                <w:rPr>
                  <w:rFonts w:ascii="Arial" w:hAnsi="Arial" w:cs="Arial"/>
                  <w:color w:val="FF0000"/>
                  <w:sz w:val="24"/>
                  <w:szCs w:val="24"/>
                </w:rPr>
                <w:delText xml:space="preserve">Set </w:delText>
              </w:r>
            </w:del>
            <w:del w:id="1558" w:author="Batra, Mayank" w:date="2016-05-27T12:04:00Z">
              <w:r w:rsidR="00B11AB4" w:rsidDel="002B1EF2">
                <w:rPr>
                  <w:rFonts w:ascii="Arial" w:hAnsi="Arial" w:cs="Arial"/>
                  <w:color w:val="FF0000"/>
                  <w:sz w:val="24"/>
                  <w:szCs w:val="24"/>
                </w:rPr>
                <w:delText xml:space="preserve">Connectionless </w:delText>
              </w:r>
              <w:r w:rsidDel="002B1EF2">
                <w:rPr>
                  <w:rFonts w:ascii="Arial" w:hAnsi="Arial" w:cs="Arial"/>
                  <w:color w:val="FF0000"/>
                  <w:sz w:val="24"/>
                  <w:szCs w:val="24"/>
                </w:rPr>
                <w:delText xml:space="preserve">I&amp;Q </w:delText>
              </w:r>
            </w:del>
            <w:del w:id="1559" w:author="Batra, Mayank" w:date="2016-06-21T12:07:00Z">
              <w:r w:rsidR="00C449E2">
                <w:rPr>
                  <w:rFonts w:ascii="Arial" w:hAnsi="Arial" w:cs="Arial"/>
                  <w:color w:val="FF0000"/>
                  <w:sz w:val="24"/>
                  <w:szCs w:val="24"/>
                </w:rPr>
                <w:delText>Sampling Enable Command will request</w:delText>
              </w:r>
            </w:del>
            <w:del w:id="1560" w:author="Batra, Mayank" w:date="2016-05-27T12:04:00Z">
              <w:r w:rsidDel="002B1EF2">
                <w:rPr>
                  <w:rFonts w:ascii="Arial" w:hAnsi="Arial" w:cs="Arial"/>
                  <w:color w:val="FF0000"/>
                  <w:sz w:val="24"/>
                  <w:szCs w:val="24"/>
                </w:rPr>
                <w:delText xml:space="preserve">Report Event reports </w:delText>
              </w:r>
            </w:del>
            <w:commentRangeStart w:id="1561"/>
            <w:del w:id="1562" w:author="Batra, Mayank" w:date="2016-05-27T10:42:00Z">
              <w:r w:rsidDel="00106224">
                <w:rPr>
                  <w:rFonts w:ascii="Arial" w:hAnsi="Arial" w:cs="Arial"/>
                  <w:color w:val="FF0000"/>
                  <w:sz w:val="24"/>
                  <w:szCs w:val="24"/>
                </w:rPr>
                <w:delText>the</w:delText>
              </w:r>
            </w:del>
            <w:commentRangeEnd w:id="1561"/>
            <w:del w:id="1563" w:author="Batra, Mayank" w:date="2016-06-21T12:07:00Z">
              <w:r w:rsidR="00C449E2">
                <w:rPr>
                  <w:rFonts w:ascii="Arial" w:hAnsi="Arial" w:cs="Arial"/>
                  <w:color w:val="FF0000"/>
                  <w:sz w:val="24"/>
                  <w:szCs w:val="24"/>
                </w:rPr>
                <w:delText xml:space="preserve"> Controller to enable or disable taking</w:delText>
              </w:r>
            </w:del>
            <w:del w:id="1564" w:author="Batra, Mayank" w:date="2016-05-27T10:42:00Z">
              <w:r w:rsidR="00F86E4B" w:rsidDel="00106224">
                <w:rPr>
                  <w:rStyle w:val="aff1"/>
                  <w:rFonts w:ascii="Arial" w:hAnsi="Arial"/>
                  <w:color w:val="auto"/>
                </w:rPr>
                <w:commentReference w:id="1561"/>
              </w:r>
              <w:r w:rsidDel="00106224">
                <w:rPr>
                  <w:rFonts w:ascii="Arial" w:hAnsi="Arial" w:cs="Arial"/>
                  <w:color w:val="FF0000"/>
                  <w:sz w:val="24"/>
                  <w:szCs w:val="24"/>
                </w:rPr>
                <w:delText xml:space="preserve"> </w:delText>
              </w:r>
            </w:del>
            <w:del w:id="1565" w:author="Batra, Mayank" w:date="2016-05-27T12:04:00Z">
              <w:r w:rsidDel="002B1EF2">
                <w:rPr>
                  <w:rFonts w:ascii="Arial" w:hAnsi="Arial" w:cs="Arial"/>
                  <w:color w:val="FF0000"/>
                  <w:sz w:val="24"/>
                  <w:szCs w:val="24"/>
                </w:rPr>
                <w:delText xml:space="preserve">I&amp;Q </w:delText>
              </w:r>
            </w:del>
            <w:ins w:id="1566" w:author="Batra, Mayank" w:date="2016-06-21T12:07:00Z">
              <w:r w:rsidR="00C449E2">
                <w:rPr>
                  <w:rFonts w:ascii="Arial" w:hAnsi="Arial" w:cs="Arial"/>
                  <w:color w:val="FF0000"/>
                  <w:sz w:val="24"/>
                  <w:szCs w:val="24"/>
                </w:rPr>
                <w:t>samples</w:t>
              </w:r>
            </w:ins>
            <w:del w:id="1567" w:author="Batra, Mayank" w:date="2016-05-27T12:04:00Z">
              <w:r w:rsidDel="002B1EF2">
                <w:rPr>
                  <w:rFonts w:ascii="Arial" w:hAnsi="Arial" w:cs="Arial"/>
                  <w:color w:val="FF0000"/>
                  <w:sz w:val="24"/>
                  <w:szCs w:val="24"/>
                </w:rPr>
                <w:delText xml:space="preserve">information from the </w:delText>
              </w:r>
            </w:del>
            <w:del w:id="1568" w:author="Batra, Mayank" w:date="2016-06-21T12:07:00Z">
              <w:r w:rsidR="00C449E2">
                <w:rPr>
                  <w:rFonts w:ascii="Arial" w:hAnsi="Arial" w:cs="Arial"/>
                  <w:color w:val="FF0000"/>
                  <w:sz w:val="24"/>
                  <w:szCs w:val="24"/>
                </w:rPr>
                <w:delText>Supplementals</w:delText>
              </w:r>
            </w:del>
            <w:del w:id="1569" w:author="Batra, Mayank" w:date="2016-05-27T12:04:00Z">
              <w:r w:rsidDel="002B1EF2">
                <w:rPr>
                  <w:rFonts w:ascii="Arial" w:hAnsi="Arial" w:cs="Arial"/>
                  <w:color w:val="FF0000"/>
                  <w:sz w:val="24"/>
                  <w:szCs w:val="24"/>
                </w:rPr>
                <w:delText xml:space="preserve">Supplemental of a received advertising </w:delText>
              </w:r>
            </w:del>
            <w:del w:id="1570" w:author="Batra, Mayank" w:date="2016-06-21T12:07:00Z">
              <w:r w:rsidR="00C449E2">
                <w:rPr>
                  <w:rFonts w:ascii="Arial" w:hAnsi="Arial" w:cs="Arial"/>
                  <w:color w:val="FF0000"/>
                  <w:sz w:val="24"/>
                  <w:szCs w:val="24"/>
                </w:rPr>
                <w:delText>packets</w:delText>
              </w:r>
            </w:del>
            <w:del w:id="1571" w:author="Batra, Mayank" w:date="2016-05-27T12:04:00Z">
              <w:r w:rsidDel="002B1EF2">
                <w:rPr>
                  <w:rFonts w:ascii="Arial" w:hAnsi="Arial" w:cs="Arial"/>
                  <w:color w:val="FF0000"/>
                  <w:sz w:val="24"/>
                  <w:szCs w:val="24"/>
                </w:rPr>
                <w:delText>packet.</w:delText>
              </w:r>
            </w:del>
          </w:p>
        </w:tc>
        <w:tc>
          <w:tcPr>
            <w:tcW w:w="155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Del="002B1EF2" w:rsidRDefault="00921B82" w:rsidP="00C449E2">
            <w:pPr>
              <w:pStyle w:val="CellBody"/>
              <w:spacing w:before="96"/>
              <w:rPr>
                <w:del w:id="1572" w:author="Batra, Mayank" w:date="2016-05-27T12:04:00Z"/>
                <w:rFonts w:ascii="Arial" w:hAnsi="Arial" w:cs="Arial"/>
                <w:color w:val="FF0000"/>
                <w:sz w:val="24"/>
                <w:szCs w:val="24"/>
              </w:rPr>
            </w:pPr>
            <w:del w:id="1573" w:author="Batra, Mayank" w:date="2016-05-27T12:04:00Z">
              <w:r w:rsidDel="002B1EF2">
                <w:rPr>
                  <w:rFonts w:ascii="Arial" w:hAnsi="Arial" w:cs="Arial"/>
                  <w:color w:val="FF0000"/>
                  <w:sz w:val="24"/>
                  <w:szCs w:val="24"/>
                </w:rPr>
                <w:delText>LE</w:delText>
              </w:r>
            </w:del>
          </w:p>
        </w:tc>
      </w:tr>
    </w:tbl>
    <w:p w:rsidR="00921B82" w:rsidRPr="00921B82" w:rsidRDefault="00921B82" w:rsidP="00921B82">
      <w:pPr>
        <w:rPr>
          <w:del w:id="1574" w:author="Batra, Mayank" w:date="2016-06-10T17:07:00Z"/>
        </w:rPr>
      </w:pPr>
    </w:p>
    <w:p w:rsidR="00E44F48" w:rsidRDefault="002B1EF2">
      <w:pPr>
        <w:rPr>
          <w:del w:id="1575" w:author="Batra, Mayank" w:date="2016-05-27T12:04:00Z"/>
          <w:rFonts w:ascii="Arial,Italic" w:hAnsi="Arial,Italic" w:cs="Arial,Italic"/>
          <w:i/>
          <w:iCs/>
          <w:sz w:val="20"/>
          <w:szCs w:val="20"/>
          <w:lang w:val="en-GB"/>
          <w:rPrChange w:id="1576" w:author="Batra, Mayank" w:date="2016-05-27T16:12:00Z">
            <w:rPr>
              <w:del w:id="1577" w:author="Batra, Mayank" w:date="2016-05-27T12:04:00Z"/>
            </w:rPr>
          </w:rPrChange>
        </w:rPr>
        <w:pPrChange w:id="1578" w:author="Batra, Mayank" w:date="2016-05-27T16:12:00Z">
          <w:pPr>
            <w:pStyle w:val="31"/>
          </w:pPr>
        </w:pPrChange>
      </w:pPr>
      <w:ins w:id="1579" w:author="Batra, Mayank" w:date="2016-05-27T12:06:00Z">
        <w:r>
          <w:rPr>
            <w:rFonts w:ascii="Arial,Italic" w:hAnsi="Arial,Italic" w:cs="Arial,Italic"/>
            <w:i/>
            <w:iCs/>
            <w:sz w:val="20"/>
            <w:szCs w:val="20"/>
            <w:lang w:val="en-GB"/>
          </w:rPr>
          <w:t>Table 3.7: Device discovery (Sheet 3 of 3)</w:t>
        </w:r>
      </w:ins>
    </w:p>
    <w:p w:rsidR="002B1EF2" w:rsidRPr="002B1EF2" w:rsidRDefault="002B1EF2" w:rsidP="002B1EF2">
      <w:pPr>
        <w:rPr>
          <w:ins w:id="1580" w:author="Batra, Mayank" w:date="2016-05-27T12:05:00Z"/>
        </w:rPr>
      </w:pPr>
    </w:p>
    <w:p w:rsidR="002B1EF2" w:rsidRDefault="002B1EF2" w:rsidP="00E44F48">
      <w:pPr>
        <w:pStyle w:val="31"/>
        <w:rPr>
          <w:ins w:id="1581" w:author="Batra, Mayank" w:date="2016-05-27T12:04:00Z"/>
        </w:rPr>
      </w:pPr>
      <w:bookmarkStart w:id="1582" w:name="_Toc454286136"/>
      <w:ins w:id="1583" w:author="Batra, Mayank" w:date="2016-05-27T12:03:00Z">
        <w:r w:rsidRPr="00921B82">
          <w:rPr>
            <w:color w:val="FF0000"/>
          </w:rPr>
          <w:t xml:space="preserve">[UPDATED SECTION] </w:t>
        </w:r>
        <w:r>
          <w:t>3.8 REMOTE INFORMATION</w:t>
        </w:r>
      </w:ins>
      <w:bookmarkEnd w:id="1582"/>
    </w:p>
    <w:tbl>
      <w:tblPr>
        <w:tblStyle w:val="Bluetoothgrid"/>
        <w:tblW w:w="8581" w:type="dxa"/>
        <w:tblInd w:w="0" w:type="dxa"/>
        <w:tblLayout w:type="fixed"/>
        <w:tblCellMar>
          <w:left w:w="115" w:type="dxa"/>
          <w:right w:w="115" w:type="dxa"/>
        </w:tblCellMar>
        <w:tblLook w:val="04A0"/>
      </w:tblPr>
      <w:tblGrid>
        <w:gridCol w:w="2100"/>
        <w:gridCol w:w="1378"/>
        <w:gridCol w:w="3544"/>
        <w:gridCol w:w="1559"/>
      </w:tblGrid>
      <w:tr w:rsidR="002B1EF2" w:rsidRPr="00E76CAF" w:rsidTr="00A0308F">
        <w:trPr>
          <w:cnfStyle w:val="100000000000"/>
          <w:cantSplit/>
          <w:trHeight w:val="579"/>
          <w:tblHeader/>
          <w:ins w:id="1584" w:author="Batra, Mayank" w:date="2016-05-27T12:04:00Z"/>
        </w:trPr>
        <w:tc>
          <w:tcPr>
            <w:tcW w:w="2100" w:type="dxa"/>
            <w:tcBorders>
              <w:top w:val="single" w:sz="4" w:space="0" w:color="auto"/>
              <w:left w:val="single" w:sz="4" w:space="0" w:color="auto"/>
              <w:bottom w:val="single" w:sz="4" w:space="0" w:color="auto"/>
              <w:right w:val="single" w:sz="4" w:space="0" w:color="auto"/>
            </w:tcBorders>
            <w:shd w:val="clear" w:color="auto" w:fill="DAEEF3"/>
          </w:tcPr>
          <w:p w:rsidR="002B1EF2" w:rsidRPr="00E76CAF" w:rsidRDefault="002B1EF2" w:rsidP="00A0308F">
            <w:pPr>
              <w:pStyle w:val="Tableheading"/>
              <w:spacing w:before="96"/>
              <w:rPr>
                <w:ins w:id="1585" w:author="Batra, Mayank" w:date="2016-05-27T12:04:00Z"/>
                <w:rFonts w:cs="Arial"/>
                <w:sz w:val="24"/>
                <w:szCs w:val="24"/>
              </w:rPr>
            </w:pPr>
            <w:ins w:id="1586" w:author="Batra, Mayank" w:date="2016-05-27T12:04:00Z">
              <w:r>
                <w:rPr>
                  <w:rFonts w:cs="Arial"/>
                  <w:sz w:val="24"/>
                  <w:szCs w:val="24"/>
                </w:rPr>
                <w:t>Name</w:t>
              </w:r>
            </w:ins>
          </w:p>
        </w:tc>
        <w:tc>
          <w:tcPr>
            <w:tcW w:w="1378" w:type="dxa"/>
            <w:tcBorders>
              <w:top w:val="single" w:sz="4" w:space="0" w:color="auto"/>
              <w:left w:val="single" w:sz="4" w:space="0" w:color="auto"/>
              <w:bottom w:val="single" w:sz="4" w:space="0" w:color="auto"/>
              <w:right w:val="single" w:sz="4" w:space="0" w:color="auto"/>
            </w:tcBorders>
            <w:shd w:val="clear" w:color="auto" w:fill="DAEEF3"/>
          </w:tcPr>
          <w:p w:rsidR="002B1EF2" w:rsidRDefault="002B1EF2" w:rsidP="00A0308F">
            <w:pPr>
              <w:pStyle w:val="Tableheading"/>
              <w:spacing w:before="96"/>
              <w:rPr>
                <w:ins w:id="1587" w:author="Batra, Mayank" w:date="2016-05-27T12:04:00Z"/>
                <w:rFonts w:cs="Arial"/>
                <w:sz w:val="24"/>
                <w:szCs w:val="24"/>
              </w:rPr>
            </w:pPr>
            <w:ins w:id="1588" w:author="Batra, Mayank" w:date="2016-05-27T12:04:00Z">
              <w:r>
                <w:rPr>
                  <w:rFonts w:cs="Arial"/>
                  <w:sz w:val="24"/>
                  <w:szCs w:val="24"/>
                </w:rPr>
                <w:t>Vers.</w:t>
              </w:r>
            </w:ins>
          </w:p>
        </w:tc>
        <w:tc>
          <w:tcPr>
            <w:tcW w:w="3544" w:type="dxa"/>
            <w:tcBorders>
              <w:top w:val="single" w:sz="4" w:space="0" w:color="auto"/>
              <w:left w:val="single" w:sz="4" w:space="0" w:color="auto"/>
              <w:bottom w:val="single" w:sz="4" w:space="0" w:color="auto"/>
              <w:right w:val="single" w:sz="4" w:space="0" w:color="auto"/>
            </w:tcBorders>
            <w:shd w:val="clear" w:color="auto" w:fill="DAEEF3"/>
          </w:tcPr>
          <w:p w:rsidR="002B1EF2" w:rsidRDefault="002B1EF2" w:rsidP="00A0308F">
            <w:pPr>
              <w:pStyle w:val="Tableheading"/>
              <w:spacing w:before="96"/>
              <w:rPr>
                <w:ins w:id="1589" w:author="Batra, Mayank" w:date="2016-05-27T12:04:00Z"/>
                <w:rFonts w:cs="Arial"/>
                <w:sz w:val="24"/>
                <w:szCs w:val="24"/>
              </w:rPr>
            </w:pPr>
            <w:ins w:id="1590" w:author="Batra, Mayank" w:date="2016-05-27T12:04:00Z">
              <w:r>
                <w:rPr>
                  <w:rFonts w:cs="Arial"/>
                  <w:sz w:val="24"/>
                  <w:szCs w:val="24"/>
                </w:rPr>
                <w:t>Summary description</w:t>
              </w:r>
            </w:ins>
          </w:p>
        </w:tc>
        <w:tc>
          <w:tcPr>
            <w:tcW w:w="1559" w:type="dxa"/>
            <w:tcBorders>
              <w:top w:val="single" w:sz="4" w:space="0" w:color="auto"/>
              <w:left w:val="single" w:sz="4" w:space="0" w:color="auto"/>
              <w:bottom w:val="single" w:sz="4" w:space="0" w:color="auto"/>
              <w:right w:val="single" w:sz="4" w:space="0" w:color="auto"/>
            </w:tcBorders>
            <w:shd w:val="clear" w:color="auto" w:fill="DAEEF3"/>
            <w:hideMark/>
          </w:tcPr>
          <w:p w:rsidR="002B1EF2" w:rsidRPr="00E76CAF" w:rsidRDefault="002B1EF2" w:rsidP="00A0308F">
            <w:pPr>
              <w:pStyle w:val="Tableheading"/>
              <w:spacing w:before="96"/>
              <w:rPr>
                <w:ins w:id="1591" w:author="Batra, Mayank" w:date="2016-05-27T12:04:00Z"/>
                <w:rFonts w:cs="Arial"/>
                <w:sz w:val="24"/>
                <w:szCs w:val="24"/>
              </w:rPr>
            </w:pPr>
            <w:ins w:id="1592" w:author="Batra, Mayank" w:date="2016-05-27T12:04:00Z">
              <w:r>
                <w:rPr>
                  <w:rFonts w:cs="Arial"/>
                  <w:sz w:val="24"/>
                  <w:szCs w:val="24"/>
                </w:rPr>
                <w:t>Supported Controllers</w:t>
              </w:r>
            </w:ins>
          </w:p>
        </w:tc>
      </w:tr>
      <w:tr w:rsidR="002B1EF2" w:rsidRPr="006A27F0" w:rsidTr="00A0308F">
        <w:trPr>
          <w:cantSplit/>
          <w:trHeight w:val="184"/>
          <w:ins w:id="1593" w:author="Batra, Mayank" w:date="2016-05-27T12:04: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2B1EF2" w:rsidRPr="006A27F0" w:rsidRDefault="002B1EF2" w:rsidP="00A0308F">
            <w:pPr>
              <w:pStyle w:val="CellBody"/>
              <w:spacing w:before="96"/>
              <w:rPr>
                <w:ins w:id="1594" w:author="Batra, Mayank" w:date="2016-05-27T12:04:00Z"/>
                <w:rFonts w:ascii="Arial" w:hAnsi="Arial" w:cs="Arial"/>
                <w:color w:val="FF0000"/>
                <w:sz w:val="24"/>
                <w:szCs w:val="24"/>
              </w:rPr>
            </w:pPr>
            <w:commentRangeStart w:id="1595"/>
            <w:ins w:id="1596" w:author="Batra, Mayank" w:date="2016-05-27T12:04:00Z">
              <w:r>
                <w:rPr>
                  <w:rFonts w:ascii="Arial" w:hAnsi="Arial" w:cs="Arial"/>
                  <w:color w:val="FF0000"/>
                  <w:sz w:val="24"/>
                  <w:szCs w:val="24"/>
                </w:rPr>
                <w:lastRenderedPageBreak/>
                <w:t>LE Connectionless I&amp;Q Report Event</w:t>
              </w:r>
              <w:commentRangeEnd w:id="1595"/>
              <w:r>
                <w:rPr>
                  <w:rStyle w:val="aff1"/>
                  <w:rFonts w:ascii="Arial" w:hAnsi="Arial"/>
                  <w:color w:val="auto"/>
                </w:rPr>
                <w:commentReference w:id="1595"/>
              </w:r>
            </w:ins>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2B1EF2" w:rsidRPr="006A27F0" w:rsidRDefault="00D43AF5" w:rsidP="00A0308F">
            <w:pPr>
              <w:pStyle w:val="CellBody"/>
              <w:spacing w:before="96"/>
              <w:rPr>
                <w:ins w:id="1597" w:author="Batra, Mayank" w:date="2016-05-27T12:04:00Z"/>
                <w:rFonts w:ascii="Arial" w:hAnsi="Arial" w:cs="Arial"/>
                <w:color w:val="FF0000"/>
                <w:sz w:val="24"/>
                <w:szCs w:val="24"/>
              </w:rPr>
            </w:pPr>
            <w:ins w:id="1598" w:author="Batra, Mayank" w:date="2016-06-28T15:18:00Z">
              <w:r>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2B1EF2" w:rsidRPr="006A27F0" w:rsidRDefault="002B1EF2" w:rsidP="00A0308F">
            <w:pPr>
              <w:pStyle w:val="CellBody"/>
              <w:spacing w:before="96"/>
              <w:rPr>
                <w:ins w:id="1599" w:author="Batra, Mayank" w:date="2016-05-27T12:04:00Z"/>
                <w:rFonts w:ascii="Arial" w:hAnsi="Arial" w:cs="Arial"/>
                <w:color w:val="FF0000"/>
                <w:sz w:val="24"/>
                <w:szCs w:val="24"/>
              </w:rPr>
            </w:pPr>
            <w:ins w:id="1600" w:author="Batra, Mayank" w:date="2016-05-27T12:04:00Z">
              <w:r>
                <w:rPr>
                  <w:rFonts w:ascii="Arial" w:hAnsi="Arial" w:cs="Arial"/>
                  <w:color w:val="FF0000"/>
                  <w:sz w:val="24"/>
                  <w:szCs w:val="24"/>
                </w:rPr>
                <w:t>The LE Connectionless I&amp;Q Report Event reports I&amp;Q information from the Supplemental of a received advertising packet.</w:t>
              </w:r>
            </w:ins>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2B1EF2" w:rsidRPr="006A27F0" w:rsidRDefault="002B1EF2" w:rsidP="00A0308F">
            <w:pPr>
              <w:pStyle w:val="CellBody"/>
              <w:spacing w:before="96"/>
              <w:rPr>
                <w:ins w:id="1601" w:author="Batra, Mayank" w:date="2016-05-27T12:04:00Z"/>
                <w:rFonts w:ascii="Arial" w:hAnsi="Arial" w:cs="Arial"/>
                <w:color w:val="FF0000"/>
                <w:sz w:val="24"/>
                <w:szCs w:val="24"/>
              </w:rPr>
            </w:pPr>
            <w:ins w:id="1602" w:author="Batra, Mayank" w:date="2016-05-27T12:04:00Z">
              <w:r>
                <w:rPr>
                  <w:rFonts w:ascii="Arial" w:hAnsi="Arial" w:cs="Arial"/>
                  <w:color w:val="FF0000"/>
                  <w:sz w:val="24"/>
                  <w:szCs w:val="24"/>
                </w:rPr>
                <w:t>LE</w:t>
              </w:r>
            </w:ins>
          </w:p>
        </w:tc>
      </w:tr>
    </w:tbl>
    <w:p w:rsidR="002B1EF2" w:rsidRPr="00921B82" w:rsidRDefault="002B1EF2" w:rsidP="002B1EF2">
      <w:pPr>
        <w:rPr>
          <w:ins w:id="1603" w:author="Batra, Mayank" w:date="2016-05-27T12:04:00Z"/>
        </w:rPr>
      </w:pPr>
      <w:ins w:id="1604" w:author="Batra, Mayank" w:date="2016-05-27T12:04:00Z">
        <w:r>
          <w:rPr>
            <w:rFonts w:ascii="Arial,Italic" w:hAnsi="Arial,Italic" w:cs="Arial,Italic"/>
            <w:i/>
            <w:iCs/>
            <w:sz w:val="20"/>
            <w:szCs w:val="20"/>
            <w:lang w:val="en-GB"/>
          </w:rPr>
          <w:t>Table 3.9: Remote information</w:t>
        </w:r>
      </w:ins>
    </w:p>
    <w:p w:rsidR="00921B82" w:rsidRDefault="00921B82" w:rsidP="00E44F48">
      <w:pPr>
        <w:pStyle w:val="31"/>
      </w:pPr>
      <w:bookmarkStart w:id="1605" w:name="_Toc449707691"/>
      <w:bookmarkStart w:id="1606" w:name="_Toc454286137"/>
      <w:moveToRangeStart w:id="1607" w:author="Batra, Mayank" w:date="2016-06-21T12:07:00Z" w:name="move454274166"/>
      <w:moveTo w:id="1608" w:author="Batra, Mayank" w:date="2016-06-21T12:07:00Z">
        <w:r w:rsidRPr="00921B82">
          <w:rPr>
            <w:color w:val="FF0000"/>
          </w:rPr>
          <w:t xml:space="preserve">[UPDATED SECTION] </w:t>
        </w:r>
        <w:r>
          <w:t>3.10 CONNECTION STATE</w:t>
        </w:r>
      </w:moveTo>
      <w:bookmarkEnd w:id="1605"/>
      <w:bookmarkEnd w:id="1606"/>
    </w:p>
    <w:tbl>
      <w:tblPr>
        <w:tblStyle w:val="Bluetoothgrid"/>
        <w:tblW w:w="8581" w:type="dxa"/>
        <w:tblInd w:w="0" w:type="dxa"/>
        <w:tblLayout w:type="fixed"/>
        <w:tblCellMar>
          <w:left w:w="115" w:type="dxa"/>
          <w:right w:w="115" w:type="dxa"/>
        </w:tblCellMar>
        <w:tblLook w:val="04A0"/>
      </w:tblPr>
      <w:tblGrid>
        <w:gridCol w:w="2100"/>
        <w:gridCol w:w="1378"/>
        <w:gridCol w:w="3544"/>
        <w:gridCol w:w="1559"/>
      </w:tblGrid>
      <w:tr w:rsidR="0083745C" w:rsidRPr="00E76CAF" w:rsidTr="00191B63">
        <w:trPr>
          <w:cnfStyle w:val="100000000000"/>
          <w:cantSplit/>
          <w:trHeight w:val="579"/>
          <w:tblHeader/>
        </w:trPr>
        <w:tc>
          <w:tcPr>
            <w:tcW w:w="2100" w:type="dxa"/>
            <w:tcBorders>
              <w:top w:val="single" w:sz="4" w:space="0" w:color="auto"/>
              <w:left w:val="single" w:sz="4" w:space="0" w:color="auto"/>
              <w:bottom w:val="single" w:sz="4" w:space="0" w:color="auto"/>
              <w:right w:val="single" w:sz="4" w:space="0" w:color="auto"/>
            </w:tcBorders>
            <w:shd w:val="clear" w:color="auto" w:fill="DAEEF3"/>
          </w:tcPr>
          <w:p w:rsidR="00921B82" w:rsidRPr="00E76CAF" w:rsidRDefault="00921B82" w:rsidP="00C449E2">
            <w:pPr>
              <w:pStyle w:val="Tableheading"/>
              <w:spacing w:before="96"/>
              <w:rPr>
                <w:rFonts w:cs="Arial"/>
                <w:sz w:val="24"/>
                <w:szCs w:val="24"/>
              </w:rPr>
            </w:pPr>
            <w:moveTo w:id="1609" w:author="Batra, Mayank" w:date="2016-06-21T12:07:00Z">
              <w:r>
                <w:rPr>
                  <w:rFonts w:cs="Arial"/>
                  <w:sz w:val="24"/>
                  <w:szCs w:val="24"/>
                </w:rPr>
                <w:t>Name</w:t>
              </w:r>
            </w:moveTo>
          </w:p>
        </w:tc>
        <w:tc>
          <w:tcPr>
            <w:tcW w:w="1378" w:type="dxa"/>
            <w:tcBorders>
              <w:top w:val="single" w:sz="4" w:space="0" w:color="auto"/>
              <w:left w:val="single" w:sz="4" w:space="0" w:color="auto"/>
              <w:bottom w:val="single" w:sz="4" w:space="0" w:color="auto"/>
              <w:right w:val="single" w:sz="4" w:space="0" w:color="auto"/>
            </w:tcBorders>
            <w:shd w:val="clear" w:color="auto" w:fill="DAEEF3"/>
          </w:tcPr>
          <w:p w:rsidR="00921B82" w:rsidRDefault="00921B82" w:rsidP="00C449E2">
            <w:pPr>
              <w:pStyle w:val="Tableheading"/>
              <w:spacing w:before="96"/>
              <w:rPr>
                <w:rFonts w:cs="Arial"/>
                <w:sz w:val="24"/>
                <w:szCs w:val="24"/>
              </w:rPr>
            </w:pPr>
            <w:moveTo w:id="1610" w:author="Batra, Mayank" w:date="2016-06-21T12:07:00Z">
              <w:r>
                <w:rPr>
                  <w:rFonts w:cs="Arial"/>
                  <w:sz w:val="24"/>
                  <w:szCs w:val="24"/>
                </w:rPr>
                <w:t>Vers.</w:t>
              </w:r>
            </w:moveTo>
          </w:p>
        </w:tc>
        <w:tc>
          <w:tcPr>
            <w:tcW w:w="3544" w:type="dxa"/>
            <w:tcBorders>
              <w:top w:val="single" w:sz="4" w:space="0" w:color="auto"/>
              <w:left w:val="single" w:sz="4" w:space="0" w:color="auto"/>
              <w:bottom w:val="single" w:sz="4" w:space="0" w:color="auto"/>
              <w:right w:val="single" w:sz="4" w:space="0" w:color="auto"/>
            </w:tcBorders>
            <w:shd w:val="clear" w:color="auto" w:fill="DAEEF3"/>
          </w:tcPr>
          <w:p w:rsidR="00921B82" w:rsidRDefault="00921B82" w:rsidP="00C449E2">
            <w:pPr>
              <w:pStyle w:val="Tableheading"/>
              <w:spacing w:before="96"/>
              <w:rPr>
                <w:rFonts w:cs="Arial"/>
                <w:sz w:val="24"/>
                <w:szCs w:val="24"/>
              </w:rPr>
            </w:pPr>
            <w:moveTo w:id="1611" w:author="Batra, Mayank" w:date="2016-06-21T12:07:00Z">
              <w:r>
                <w:rPr>
                  <w:rFonts w:cs="Arial"/>
                  <w:sz w:val="24"/>
                  <w:szCs w:val="24"/>
                </w:rPr>
                <w:t>Summary description</w:t>
              </w:r>
            </w:moveTo>
          </w:p>
        </w:tc>
        <w:tc>
          <w:tcPr>
            <w:tcW w:w="1559" w:type="dxa"/>
            <w:tcBorders>
              <w:top w:val="single" w:sz="4" w:space="0" w:color="auto"/>
              <w:left w:val="single" w:sz="4" w:space="0" w:color="auto"/>
              <w:bottom w:val="single" w:sz="4" w:space="0" w:color="auto"/>
              <w:right w:val="single" w:sz="4" w:space="0" w:color="auto"/>
            </w:tcBorders>
            <w:shd w:val="clear" w:color="auto" w:fill="DAEEF3"/>
            <w:hideMark/>
          </w:tcPr>
          <w:p w:rsidR="00921B82" w:rsidRPr="00E76CAF" w:rsidRDefault="00921B82" w:rsidP="00C449E2">
            <w:pPr>
              <w:pStyle w:val="Tableheading"/>
              <w:spacing w:before="96"/>
              <w:rPr>
                <w:rFonts w:cs="Arial"/>
                <w:sz w:val="24"/>
                <w:szCs w:val="24"/>
              </w:rPr>
            </w:pPr>
            <w:moveTo w:id="1612" w:author="Batra, Mayank" w:date="2016-06-21T12:07:00Z">
              <w:r>
                <w:rPr>
                  <w:rFonts w:cs="Arial"/>
                  <w:sz w:val="24"/>
                  <w:szCs w:val="24"/>
                </w:rPr>
                <w:t>Supported Controllers</w:t>
              </w:r>
            </w:moveTo>
          </w:p>
        </w:tc>
      </w:tr>
      <w:moveToRangeEnd w:id="1607"/>
      <w:tr w:rsidR="00DB4045" w:rsidRPr="006A27F0" w:rsidTr="00191B63">
        <w:trPr>
          <w:cantSplit/>
          <w:trHeight w:val="184"/>
          <w:ins w:id="1613" w:author="Batra, Mayank" w:date="2016-06-21T12:07: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RDefault="00921B82">
            <w:pPr>
              <w:pStyle w:val="CellBody"/>
              <w:spacing w:before="96"/>
              <w:rPr>
                <w:ins w:id="1614" w:author="Batra, Mayank" w:date="2016-06-21T12:07:00Z"/>
                <w:rFonts w:ascii="Arial" w:hAnsi="Arial" w:cs="Arial"/>
                <w:color w:val="FF0000"/>
                <w:sz w:val="24"/>
                <w:szCs w:val="24"/>
              </w:rPr>
            </w:pPr>
            <w:ins w:id="1615" w:author="Batra, Mayank" w:date="2016-06-21T12:07:00Z">
              <w:r>
                <w:rPr>
                  <w:rFonts w:ascii="Arial" w:hAnsi="Arial" w:cs="Arial"/>
                  <w:color w:val="FF0000"/>
                  <w:sz w:val="24"/>
                  <w:szCs w:val="24"/>
                </w:rPr>
                <w:t xml:space="preserve">LE Set </w:t>
              </w:r>
              <w:r w:rsidR="00AB685C">
                <w:rPr>
                  <w:rFonts w:ascii="Arial" w:hAnsi="Arial" w:cs="Arial"/>
                  <w:color w:val="FF0000"/>
                  <w:sz w:val="24"/>
                  <w:szCs w:val="24"/>
                </w:rPr>
                <w:t>Connection Supplemental</w:t>
              </w:r>
              <w:r w:rsidR="00B41739">
                <w:rPr>
                  <w:rFonts w:ascii="Arial" w:hAnsi="Arial" w:cs="Arial"/>
                  <w:color w:val="FF0000"/>
                  <w:sz w:val="24"/>
                  <w:szCs w:val="24"/>
                </w:rPr>
                <w:t xml:space="preserve"> </w:t>
              </w:r>
              <w:r w:rsidR="00FF5E77">
                <w:rPr>
                  <w:rFonts w:ascii="Arial" w:hAnsi="Arial" w:cs="Arial"/>
                  <w:color w:val="FF0000"/>
                  <w:sz w:val="24"/>
                  <w:szCs w:val="24"/>
                </w:rPr>
                <w:t xml:space="preserve">Receive </w:t>
              </w:r>
              <w:r>
                <w:rPr>
                  <w:rFonts w:ascii="Arial" w:hAnsi="Arial" w:cs="Arial"/>
                  <w:color w:val="FF0000"/>
                  <w:sz w:val="24"/>
                  <w:szCs w:val="24"/>
                </w:rPr>
                <w:t xml:space="preserve">Parameters </w:t>
              </w:r>
              <w:r w:rsidRPr="00F42FBF">
                <w:rPr>
                  <w:rFonts w:ascii="Arial" w:hAnsi="Arial" w:cs="Arial"/>
                  <w:color w:val="FF0000"/>
                  <w:sz w:val="24"/>
                  <w:szCs w:val="24"/>
                </w:rPr>
                <w:t>Command</w:t>
              </w:r>
            </w:ins>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D43AF5" w:rsidP="00C449E2">
            <w:pPr>
              <w:pStyle w:val="CellBody"/>
              <w:spacing w:before="96"/>
              <w:rPr>
                <w:ins w:id="1616" w:author="Batra, Mayank" w:date="2016-06-21T12:07:00Z"/>
                <w:rFonts w:ascii="Arial" w:hAnsi="Arial" w:cs="Arial"/>
                <w:color w:val="FF0000"/>
                <w:sz w:val="24"/>
                <w:szCs w:val="24"/>
              </w:rPr>
            </w:pPr>
            <w:bookmarkStart w:id="1617" w:name="_GoBack"/>
            <w:ins w:id="1618" w:author="Batra, Mayank" w:date="2016-06-28T15:18:00Z">
              <w:r>
                <w:rPr>
                  <w:rFonts w:ascii="Arial" w:hAnsi="Arial" w:cs="Arial"/>
                  <w:color w:val="FF0000"/>
                  <w:sz w:val="24"/>
                  <w:szCs w:val="24"/>
                </w:rPr>
                <w:t>Madrid</w:t>
              </w:r>
            </w:ins>
            <w:bookmarkEnd w:id="1617"/>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AF78FC" w:rsidP="00FF5E77">
            <w:pPr>
              <w:pStyle w:val="CellBody"/>
              <w:spacing w:before="96"/>
              <w:rPr>
                <w:ins w:id="1619" w:author="Batra, Mayank" w:date="2016-06-21T12:07:00Z"/>
                <w:rFonts w:ascii="Arial" w:hAnsi="Arial" w:cs="Arial"/>
                <w:color w:val="FF0000"/>
                <w:sz w:val="24"/>
                <w:szCs w:val="24"/>
              </w:rPr>
            </w:pPr>
            <w:ins w:id="1620" w:author="Batra, Mayank" w:date="2016-06-21T12:07:00Z">
              <w:r>
                <w:rPr>
                  <w:rFonts w:ascii="Arial" w:hAnsi="Arial" w:cs="Arial"/>
                  <w:color w:val="FF0000"/>
                  <w:sz w:val="24"/>
                  <w:szCs w:val="24"/>
                </w:rPr>
                <w:t xml:space="preserve">The LE Set </w:t>
              </w:r>
              <w:r w:rsidR="00AB685C">
                <w:rPr>
                  <w:rFonts w:ascii="Arial" w:hAnsi="Arial" w:cs="Arial"/>
                  <w:color w:val="FF0000"/>
                  <w:sz w:val="24"/>
                  <w:szCs w:val="24"/>
                </w:rPr>
                <w:t>Connection Supplemental</w:t>
              </w:r>
              <w:r w:rsidR="00B41739">
                <w:rPr>
                  <w:rFonts w:ascii="Arial" w:hAnsi="Arial" w:cs="Arial"/>
                  <w:color w:val="FF0000"/>
                  <w:sz w:val="24"/>
                  <w:szCs w:val="24"/>
                </w:rPr>
                <w:t xml:space="preserve"> </w:t>
              </w:r>
              <w:r w:rsidR="00FF5E77">
                <w:rPr>
                  <w:rFonts w:ascii="Arial" w:hAnsi="Arial" w:cs="Arial"/>
                  <w:color w:val="FF0000"/>
                  <w:sz w:val="24"/>
                  <w:szCs w:val="24"/>
                </w:rPr>
                <w:t xml:space="preserve">Receive </w:t>
              </w:r>
              <w:r>
                <w:rPr>
                  <w:rFonts w:ascii="Arial" w:hAnsi="Arial" w:cs="Arial"/>
                  <w:color w:val="FF0000"/>
                  <w:sz w:val="24"/>
                  <w:szCs w:val="24"/>
                </w:rPr>
                <w:t>Parameters Command will set the antenna</w:t>
              </w:r>
            </w:ins>
            <w:commentRangeStart w:id="1621"/>
            <w:ins w:id="1622" w:author="Catherine Brooks" w:date="2016-05-05T12:36:00Z">
              <w:r w:rsidR="00F86E4B">
                <w:rPr>
                  <w:rFonts w:ascii="Arial" w:hAnsi="Arial" w:cs="Arial"/>
                  <w:color w:val="FF0000"/>
                  <w:sz w:val="24"/>
                  <w:szCs w:val="24"/>
                </w:rPr>
                <w:t>-</w:t>
              </w:r>
              <w:commentRangeEnd w:id="1621"/>
              <w:r w:rsidR="00F86E4B">
                <w:rPr>
                  <w:rStyle w:val="aff1"/>
                  <w:rFonts w:ascii="Arial" w:hAnsi="Arial"/>
                  <w:color w:val="auto"/>
                </w:rPr>
                <w:commentReference w:id="1621"/>
              </w:r>
            </w:ins>
            <w:del w:id="1623" w:author="Catherine Brooks" w:date="2016-05-05T12:35:00Z">
              <w:r w:rsidDel="00F86E4B">
                <w:rPr>
                  <w:rFonts w:ascii="Arial" w:hAnsi="Arial" w:cs="Arial"/>
                  <w:color w:val="FF0000"/>
                  <w:sz w:val="24"/>
                  <w:szCs w:val="24"/>
                </w:rPr>
                <w:delText xml:space="preserve"> </w:delText>
              </w:r>
            </w:del>
            <w:ins w:id="1624" w:author="Batra, Mayank" w:date="2016-06-21T12:07:00Z">
              <w:r>
                <w:rPr>
                  <w:rFonts w:ascii="Arial" w:hAnsi="Arial" w:cs="Arial"/>
                  <w:color w:val="FF0000"/>
                  <w:sz w:val="24"/>
                  <w:szCs w:val="24"/>
                </w:rPr>
                <w:t>switching pattern, switching and sampling slot durations for receiving Supplementals</w:t>
              </w:r>
              <w:r w:rsidR="00AB685C">
                <w:rPr>
                  <w:rFonts w:ascii="Arial" w:hAnsi="Arial" w:cs="Arial"/>
                  <w:color w:val="FF0000"/>
                  <w:sz w:val="24"/>
                  <w:szCs w:val="24"/>
                </w:rPr>
                <w:t xml:space="preserve"> on a connection</w:t>
              </w:r>
              <w:r>
                <w:rPr>
                  <w:rFonts w:ascii="Arial" w:hAnsi="Arial" w:cs="Arial"/>
                  <w:color w:val="FF0000"/>
                  <w:sz w:val="24"/>
                  <w:szCs w:val="24"/>
                </w:rPr>
                <w:t>.</w:t>
              </w:r>
            </w:ins>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RDefault="00921B82" w:rsidP="00C449E2">
            <w:pPr>
              <w:pStyle w:val="CellBody"/>
              <w:spacing w:before="96"/>
              <w:rPr>
                <w:ins w:id="1625" w:author="Batra, Mayank" w:date="2016-06-21T12:07:00Z"/>
                <w:rFonts w:ascii="Arial" w:hAnsi="Arial" w:cs="Arial"/>
                <w:color w:val="FF0000"/>
                <w:sz w:val="24"/>
                <w:szCs w:val="24"/>
              </w:rPr>
            </w:pPr>
            <w:ins w:id="1626" w:author="Batra, Mayank" w:date="2016-06-21T12:07:00Z">
              <w:r>
                <w:rPr>
                  <w:rFonts w:ascii="Arial" w:hAnsi="Arial" w:cs="Arial"/>
                  <w:color w:val="FF0000"/>
                  <w:sz w:val="24"/>
                  <w:szCs w:val="24"/>
                </w:rPr>
                <w:t>LE</w:t>
              </w:r>
            </w:ins>
          </w:p>
        </w:tc>
      </w:tr>
      <w:tr w:rsidR="00DB4045" w:rsidRPr="006A27F0" w:rsidTr="00191B63">
        <w:trPr>
          <w:cantSplit/>
          <w:trHeight w:val="184"/>
          <w:ins w:id="1627" w:author="Batra, Mayank" w:date="2016-06-21T12:07: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FF5E77" w:rsidRPr="006A27F0" w:rsidRDefault="00FF5E77" w:rsidP="001B0955">
            <w:pPr>
              <w:pStyle w:val="CellBody"/>
              <w:spacing w:before="96"/>
              <w:rPr>
                <w:ins w:id="1628" w:author="Batra, Mayank" w:date="2016-06-21T12:07:00Z"/>
                <w:rFonts w:ascii="Arial" w:hAnsi="Arial" w:cs="Arial"/>
                <w:color w:val="FF0000"/>
                <w:sz w:val="24"/>
                <w:szCs w:val="24"/>
              </w:rPr>
            </w:pPr>
            <w:ins w:id="1629" w:author="Batra, Mayank" w:date="2016-06-21T12:07:00Z">
              <w:r>
                <w:rPr>
                  <w:rFonts w:ascii="Arial" w:hAnsi="Arial" w:cs="Arial"/>
                  <w:color w:val="FF0000"/>
                  <w:sz w:val="24"/>
                  <w:szCs w:val="24"/>
                </w:rPr>
                <w:t xml:space="preserve">LE Set Connection Supplemental Transmit Parameters </w:t>
              </w:r>
              <w:r w:rsidRPr="00F42FBF">
                <w:rPr>
                  <w:rFonts w:ascii="Arial" w:hAnsi="Arial" w:cs="Arial"/>
                  <w:color w:val="FF0000"/>
                  <w:sz w:val="24"/>
                  <w:szCs w:val="24"/>
                </w:rPr>
                <w:t>Command</w:t>
              </w:r>
            </w:ins>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FF5E77" w:rsidRPr="006A27F0" w:rsidRDefault="00D43AF5" w:rsidP="001B0955">
            <w:pPr>
              <w:pStyle w:val="CellBody"/>
              <w:spacing w:before="96"/>
              <w:rPr>
                <w:ins w:id="1630" w:author="Batra, Mayank" w:date="2016-06-21T12:07:00Z"/>
                <w:rFonts w:ascii="Arial" w:hAnsi="Arial" w:cs="Arial"/>
                <w:color w:val="FF0000"/>
                <w:sz w:val="24"/>
                <w:szCs w:val="24"/>
              </w:rPr>
            </w:pPr>
            <w:ins w:id="1631" w:author="Batra, Mayank" w:date="2016-06-28T15:18:00Z">
              <w:r>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FF5E77" w:rsidRPr="006A27F0" w:rsidRDefault="00FF5E77" w:rsidP="00FF5E77">
            <w:pPr>
              <w:pStyle w:val="CellBody"/>
              <w:spacing w:before="96"/>
              <w:rPr>
                <w:ins w:id="1632" w:author="Batra, Mayank" w:date="2016-06-21T12:07:00Z"/>
                <w:rFonts w:ascii="Arial" w:hAnsi="Arial" w:cs="Arial"/>
                <w:color w:val="FF0000"/>
                <w:sz w:val="24"/>
                <w:szCs w:val="24"/>
              </w:rPr>
            </w:pPr>
            <w:ins w:id="1633" w:author="Batra, Mayank" w:date="2016-06-21T12:07:00Z">
              <w:r>
                <w:rPr>
                  <w:rFonts w:ascii="Arial" w:hAnsi="Arial" w:cs="Arial"/>
                  <w:color w:val="FF0000"/>
                  <w:sz w:val="24"/>
                  <w:szCs w:val="24"/>
                </w:rPr>
                <w:t>The LE Set Connection Supplemental Transmit Parameters Command will set the antenna</w:t>
              </w:r>
            </w:ins>
            <w:commentRangeStart w:id="1634"/>
            <w:ins w:id="1635" w:author="Catherine Brooks" w:date="2016-05-05T12:36:00Z">
              <w:r w:rsidR="00F86E4B">
                <w:rPr>
                  <w:rFonts w:ascii="Arial" w:hAnsi="Arial" w:cs="Arial"/>
                  <w:color w:val="FF0000"/>
                  <w:sz w:val="24"/>
                  <w:szCs w:val="24"/>
                </w:rPr>
                <w:t>-</w:t>
              </w:r>
              <w:commentRangeEnd w:id="1634"/>
              <w:r w:rsidR="00F86E4B">
                <w:rPr>
                  <w:rStyle w:val="aff1"/>
                  <w:rFonts w:ascii="Arial" w:hAnsi="Arial"/>
                  <w:color w:val="auto"/>
                </w:rPr>
                <w:commentReference w:id="1634"/>
              </w:r>
            </w:ins>
            <w:del w:id="1636" w:author="Catherine Brooks" w:date="2016-05-05T12:36:00Z">
              <w:r w:rsidDel="00F86E4B">
                <w:rPr>
                  <w:rFonts w:ascii="Arial" w:hAnsi="Arial" w:cs="Arial"/>
                  <w:color w:val="FF0000"/>
                  <w:sz w:val="24"/>
                  <w:szCs w:val="24"/>
                </w:rPr>
                <w:delText xml:space="preserve"> </w:delText>
              </w:r>
            </w:del>
            <w:ins w:id="1637" w:author="Batra, Mayank" w:date="2016-06-21T12:07:00Z">
              <w:r>
                <w:rPr>
                  <w:rFonts w:ascii="Arial" w:hAnsi="Arial" w:cs="Arial"/>
                  <w:color w:val="FF0000"/>
                  <w:sz w:val="24"/>
                  <w:szCs w:val="24"/>
                </w:rPr>
                <w:t>switching pattern, switching and sampling slot durations for transmitting Supplementals on a connection.</w:t>
              </w:r>
            </w:ins>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FF5E77" w:rsidRPr="006A27F0" w:rsidRDefault="00FF5E77" w:rsidP="001B0955">
            <w:pPr>
              <w:pStyle w:val="CellBody"/>
              <w:spacing w:before="96"/>
              <w:rPr>
                <w:ins w:id="1638" w:author="Batra, Mayank" w:date="2016-06-21T12:07:00Z"/>
                <w:rFonts w:ascii="Arial" w:hAnsi="Arial" w:cs="Arial"/>
                <w:color w:val="FF0000"/>
                <w:sz w:val="24"/>
                <w:szCs w:val="24"/>
              </w:rPr>
            </w:pPr>
            <w:ins w:id="1639" w:author="Batra, Mayank" w:date="2016-06-21T12:07:00Z">
              <w:r>
                <w:rPr>
                  <w:rFonts w:ascii="Arial" w:hAnsi="Arial" w:cs="Arial"/>
                  <w:color w:val="FF0000"/>
                  <w:sz w:val="24"/>
                  <w:szCs w:val="24"/>
                </w:rPr>
                <w:t>LE</w:t>
              </w:r>
            </w:ins>
          </w:p>
        </w:tc>
      </w:tr>
      <w:tr w:rsidR="0083745C" w:rsidRPr="006A27F0" w:rsidTr="00191B63">
        <w:trPr>
          <w:cantSplit/>
          <w:trHeight w:val="184"/>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213E20" w:rsidRDefault="00184984" w:rsidP="00C413F4">
            <w:pPr>
              <w:pStyle w:val="CellBody"/>
              <w:spacing w:beforeLines="0" w:line="276" w:lineRule="auto"/>
              <w:rPr>
                <w:rFonts w:ascii="Arial" w:hAnsi="Arial"/>
                <w:color w:val="FF0000"/>
                <w:sz w:val="24"/>
                <w:lang w:val="fr-FR"/>
                <w:rPrChange w:id="1640" w:author="Lefeuvre, Florian" w:date="2016-06-21T12:07:00Z">
                  <w:rPr>
                    <w:rFonts w:ascii="Arial" w:hAnsi="Arial"/>
                    <w:color w:val="FF0000"/>
                    <w:sz w:val="24"/>
                  </w:rPr>
                </w:rPrChange>
              </w:rPr>
            </w:pPr>
            <w:moveToRangeStart w:id="1641" w:author="Batra, Mayank" w:date="2016-06-21T12:07:00Z" w:name="move454274167"/>
            <w:moveTo w:id="1642" w:author="Batra, Mayank" w:date="2016-06-21T12:07:00Z">
              <w:r w:rsidRPr="00184984">
                <w:rPr>
                  <w:rFonts w:ascii="Arial" w:hAnsi="Arial"/>
                  <w:color w:val="FF0000"/>
                  <w:sz w:val="24"/>
                  <w:lang w:val="fr-FR"/>
                  <w:rPrChange w:id="1643" w:author="Lefeuvre, Florian" w:date="2016-06-21T12:07:00Z">
                    <w:rPr>
                      <w:rFonts w:ascii="Arial" w:hAnsi="Arial"/>
                      <w:color w:val="FF0000"/>
                      <w:sz w:val="24"/>
                      <w:szCs w:val="16"/>
                    </w:rPr>
                  </w:rPrChange>
                </w:rPr>
                <w:t>LE Connection Supplemental Request Enable Command</w:t>
              </w:r>
            </w:moveTo>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Default="00921B82" w:rsidP="00C449E2">
            <w:pPr>
              <w:pStyle w:val="CellBody"/>
              <w:spacing w:before="96"/>
              <w:rPr>
                <w:rFonts w:ascii="Arial" w:hAnsi="Arial" w:cs="Arial"/>
                <w:color w:val="FF0000"/>
                <w:sz w:val="24"/>
                <w:szCs w:val="24"/>
              </w:rPr>
            </w:pPr>
            <w:moveTo w:id="1644" w:author="Batra, Mayank" w:date="2016-06-21T12:07:00Z">
              <w:del w:id="1645" w:author="Batra, Mayank" w:date="2016-06-28T15:18:00Z">
                <w:r w:rsidDel="00D43AF5">
                  <w:rPr>
                    <w:rFonts w:ascii="Arial" w:hAnsi="Arial" w:cs="Arial"/>
                    <w:color w:val="FF0000"/>
                    <w:sz w:val="24"/>
                    <w:szCs w:val="24"/>
                  </w:rPr>
                  <w:delText>Shanghai</w:delText>
                </w:r>
              </w:del>
            </w:moveTo>
            <w:ins w:id="1646" w:author="Batra, Mayank" w:date="2016-06-28T15:18:00Z">
              <w:r w:rsidR="00D43AF5">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AF78FC" w:rsidP="00C413F4">
            <w:pPr>
              <w:pStyle w:val="CellBody"/>
              <w:spacing w:before="96"/>
              <w:rPr>
                <w:rFonts w:ascii="Arial" w:hAnsi="Arial" w:cs="Arial"/>
                <w:color w:val="FF0000"/>
                <w:sz w:val="24"/>
                <w:szCs w:val="24"/>
              </w:rPr>
            </w:pPr>
            <w:moveTo w:id="1647" w:author="Batra, Mayank" w:date="2016-06-21T12:07:00Z">
              <w:r>
                <w:rPr>
                  <w:rFonts w:ascii="Arial" w:hAnsi="Arial" w:cs="Arial"/>
                  <w:color w:val="FF0000"/>
                  <w:sz w:val="24"/>
                  <w:szCs w:val="24"/>
                </w:rPr>
                <w:t xml:space="preserve">The LE </w:t>
              </w:r>
              <w:r w:rsidR="00AB685C">
                <w:rPr>
                  <w:rFonts w:ascii="Arial" w:hAnsi="Arial" w:cs="Arial"/>
                  <w:color w:val="FF0000"/>
                  <w:sz w:val="24"/>
                  <w:szCs w:val="24"/>
                </w:rPr>
                <w:t xml:space="preserve">Connection Supplemental </w:t>
              </w:r>
              <w:r>
                <w:rPr>
                  <w:rFonts w:ascii="Arial" w:hAnsi="Arial" w:cs="Arial"/>
                  <w:color w:val="FF0000"/>
                  <w:sz w:val="24"/>
                  <w:szCs w:val="24"/>
                </w:rPr>
                <w:t>Request Enable Command will request the Controller to start or stop sending of LL_SUPPLEMENTAL_REQ PDUs on a connection.</w:t>
              </w:r>
            </w:moveTo>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Default="00921B82" w:rsidP="00C449E2">
            <w:pPr>
              <w:pStyle w:val="CellBody"/>
              <w:spacing w:before="96"/>
              <w:rPr>
                <w:rFonts w:ascii="Arial" w:hAnsi="Arial" w:cs="Arial"/>
                <w:color w:val="FF0000"/>
                <w:sz w:val="24"/>
                <w:szCs w:val="24"/>
              </w:rPr>
            </w:pPr>
            <w:moveTo w:id="1648" w:author="Batra, Mayank" w:date="2016-06-21T12:07:00Z">
              <w:r>
                <w:rPr>
                  <w:rFonts w:ascii="Arial" w:hAnsi="Arial" w:cs="Arial"/>
                  <w:color w:val="FF0000"/>
                  <w:sz w:val="24"/>
                  <w:szCs w:val="24"/>
                </w:rPr>
                <w:t>LE</w:t>
              </w:r>
            </w:moveTo>
          </w:p>
        </w:tc>
      </w:tr>
      <w:tr w:rsidR="0083745C" w:rsidRPr="006A27F0" w:rsidTr="00191B63">
        <w:trPr>
          <w:cantSplit/>
          <w:trHeight w:val="184"/>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213E20" w:rsidRDefault="00184984" w:rsidP="00C413F4">
            <w:pPr>
              <w:pStyle w:val="CellBody"/>
              <w:spacing w:beforeLines="0" w:line="276" w:lineRule="auto"/>
              <w:rPr>
                <w:rFonts w:ascii="Arial" w:hAnsi="Arial"/>
                <w:color w:val="FF0000"/>
                <w:sz w:val="24"/>
                <w:lang w:val="fr-FR"/>
                <w:rPrChange w:id="1649" w:author="Lefeuvre, Florian" w:date="2016-06-21T12:07:00Z">
                  <w:rPr>
                    <w:rFonts w:ascii="Arial" w:hAnsi="Arial"/>
                    <w:color w:val="FF0000"/>
                    <w:sz w:val="24"/>
                  </w:rPr>
                </w:rPrChange>
              </w:rPr>
            </w:pPr>
            <w:moveTo w:id="1650" w:author="Batra, Mayank" w:date="2016-06-21T12:07:00Z">
              <w:r w:rsidRPr="00184984">
                <w:rPr>
                  <w:rFonts w:ascii="Arial" w:hAnsi="Arial"/>
                  <w:color w:val="FF0000"/>
                  <w:sz w:val="24"/>
                  <w:lang w:val="fr-FR"/>
                  <w:rPrChange w:id="1651" w:author="Lefeuvre, Florian" w:date="2016-06-21T12:07:00Z">
                    <w:rPr>
                      <w:rFonts w:ascii="Arial" w:hAnsi="Arial"/>
                      <w:color w:val="FF0000"/>
                      <w:sz w:val="24"/>
                      <w:szCs w:val="16"/>
                    </w:rPr>
                  </w:rPrChange>
                </w:rPr>
                <w:lastRenderedPageBreak/>
                <w:t>LE Connection Supplemental Response Enable Command</w:t>
              </w:r>
            </w:moveTo>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Default="00921B82" w:rsidP="00C449E2">
            <w:pPr>
              <w:pStyle w:val="CellBody"/>
              <w:spacing w:before="96"/>
              <w:rPr>
                <w:rFonts w:ascii="Arial" w:hAnsi="Arial" w:cs="Arial"/>
                <w:color w:val="FF0000"/>
                <w:sz w:val="24"/>
                <w:szCs w:val="24"/>
              </w:rPr>
            </w:pPr>
            <w:moveTo w:id="1652" w:author="Batra, Mayank" w:date="2016-06-21T12:07:00Z">
              <w:del w:id="1653" w:author="Batra, Mayank" w:date="2016-06-28T15:18:00Z">
                <w:r w:rsidDel="00D43AF5">
                  <w:rPr>
                    <w:rFonts w:ascii="Arial" w:hAnsi="Arial" w:cs="Arial"/>
                    <w:color w:val="FF0000"/>
                    <w:sz w:val="24"/>
                    <w:szCs w:val="24"/>
                  </w:rPr>
                  <w:delText>Shanghai</w:delText>
                </w:r>
              </w:del>
            </w:moveTo>
            <w:ins w:id="1654" w:author="Batra, Mayank" w:date="2016-06-28T15:18:00Z">
              <w:r w:rsidR="00D43AF5">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AF78FC" w:rsidP="003D73AF">
            <w:pPr>
              <w:pStyle w:val="CellBody"/>
              <w:spacing w:before="96"/>
              <w:rPr>
                <w:rFonts w:ascii="Arial" w:hAnsi="Arial" w:cs="Arial"/>
                <w:color w:val="FF0000"/>
                <w:sz w:val="24"/>
                <w:szCs w:val="24"/>
              </w:rPr>
            </w:pPr>
            <w:moveTo w:id="1655" w:author="Batra, Mayank" w:date="2016-06-21T12:07:00Z">
              <w:r>
                <w:rPr>
                  <w:rFonts w:ascii="Arial" w:hAnsi="Arial" w:cs="Arial"/>
                  <w:color w:val="FF0000"/>
                  <w:sz w:val="24"/>
                  <w:szCs w:val="24"/>
                </w:rPr>
                <w:t xml:space="preserve">The LE </w:t>
              </w:r>
              <w:r w:rsidR="00AB685C">
                <w:rPr>
                  <w:rFonts w:ascii="Arial" w:hAnsi="Arial" w:cs="Arial"/>
                  <w:color w:val="FF0000"/>
                  <w:sz w:val="24"/>
                  <w:szCs w:val="24"/>
                </w:rPr>
                <w:t xml:space="preserve">Connection Supplemental </w:t>
              </w:r>
              <w:r>
                <w:rPr>
                  <w:rFonts w:ascii="Arial" w:hAnsi="Arial" w:cs="Arial"/>
                  <w:color w:val="FF0000"/>
                  <w:sz w:val="24"/>
                  <w:szCs w:val="24"/>
                </w:rPr>
                <w:t xml:space="preserve">Response Enable Command will command the Controller to respond </w:t>
              </w:r>
              <w:r w:rsidR="003D73AF">
                <w:rPr>
                  <w:rFonts w:ascii="Arial" w:hAnsi="Arial" w:cs="Arial"/>
                  <w:color w:val="FF0000"/>
                  <w:sz w:val="24"/>
                  <w:szCs w:val="24"/>
                </w:rPr>
                <w:t>to</w:t>
              </w:r>
              <w:r>
                <w:rPr>
                  <w:rFonts w:ascii="Arial" w:hAnsi="Arial" w:cs="Arial"/>
                  <w:color w:val="FF0000"/>
                  <w:sz w:val="24"/>
                  <w:szCs w:val="24"/>
                </w:rPr>
                <w:t xml:space="preserve"> LL_SUPPLEMENTAL_REQ PDUs with LL_SUPPLEMENTAL_RSP PDUs.</w:t>
              </w:r>
            </w:moveTo>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Default="00921B82" w:rsidP="00C449E2">
            <w:pPr>
              <w:pStyle w:val="CellBody"/>
              <w:spacing w:before="96"/>
              <w:rPr>
                <w:rFonts w:ascii="Arial" w:hAnsi="Arial" w:cs="Arial"/>
                <w:color w:val="FF0000"/>
                <w:sz w:val="24"/>
                <w:szCs w:val="24"/>
              </w:rPr>
            </w:pPr>
            <w:moveTo w:id="1656" w:author="Batra, Mayank" w:date="2016-06-21T12:07:00Z">
              <w:r>
                <w:rPr>
                  <w:rFonts w:ascii="Arial" w:hAnsi="Arial" w:cs="Arial"/>
                  <w:color w:val="FF0000"/>
                  <w:sz w:val="24"/>
                  <w:szCs w:val="24"/>
                </w:rPr>
                <w:t>LE</w:t>
              </w:r>
            </w:moveTo>
          </w:p>
        </w:tc>
      </w:tr>
      <w:tr w:rsidR="0083745C" w:rsidRPr="006A27F0" w:rsidTr="00191B63">
        <w:trPr>
          <w:cantSplit/>
          <w:trHeight w:val="184"/>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Default="00921B82" w:rsidP="00CE330B">
            <w:pPr>
              <w:pStyle w:val="CellBody"/>
              <w:spacing w:before="96"/>
              <w:rPr>
                <w:rFonts w:ascii="Arial" w:hAnsi="Arial" w:cs="Arial"/>
                <w:color w:val="FF0000"/>
                <w:sz w:val="24"/>
                <w:szCs w:val="24"/>
              </w:rPr>
            </w:pPr>
            <w:moveTo w:id="1657" w:author="Batra, Mayank" w:date="2016-06-21T12:07:00Z">
              <w:r>
                <w:rPr>
                  <w:rFonts w:ascii="Arial" w:hAnsi="Arial" w:cs="Arial"/>
                  <w:color w:val="FF0000"/>
                  <w:sz w:val="24"/>
                  <w:szCs w:val="24"/>
                </w:rPr>
                <w:t xml:space="preserve">LE </w:t>
              </w:r>
              <w:r w:rsidR="009B2645">
                <w:rPr>
                  <w:rFonts w:ascii="Arial" w:hAnsi="Arial" w:cs="Arial"/>
                  <w:color w:val="FF0000"/>
                  <w:sz w:val="24"/>
                  <w:szCs w:val="24"/>
                </w:rPr>
                <w:t>Connection</w:t>
              </w:r>
              <w:r w:rsidR="0097374B">
                <w:rPr>
                  <w:rFonts w:ascii="Arial" w:hAnsi="Arial" w:cs="Arial"/>
                  <w:color w:val="FF0000"/>
                  <w:sz w:val="24"/>
                  <w:szCs w:val="24"/>
                </w:rPr>
                <w:t xml:space="preserve"> I&amp;Q </w:t>
              </w:r>
              <w:r>
                <w:rPr>
                  <w:rFonts w:ascii="Arial" w:hAnsi="Arial" w:cs="Arial"/>
                  <w:color w:val="FF0000"/>
                  <w:sz w:val="24"/>
                  <w:szCs w:val="24"/>
                </w:rPr>
                <w:t>Report Event</w:t>
              </w:r>
            </w:moveTo>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Default="00921B82" w:rsidP="00C449E2">
            <w:pPr>
              <w:pStyle w:val="CellBody"/>
              <w:spacing w:before="96"/>
              <w:rPr>
                <w:rFonts w:ascii="Arial" w:hAnsi="Arial" w:cs="Arial"/>
                <w:color w:val="FF0000"/>
                <w:sz w:val="24"/>
                <w:szCs w:val="24"/>
              </w:rPr>
            </w:pPr>
            <w:moveTo w:id="1658" w:author="Batra, Mayank" w:date="2016-06-21T12:07:00Z">
              <w:del w:id="1659" w:author="Batra, Mayank" w:date="2016-06-28T15:19:00Z">
                <w:r w:rsidDel="00D43AF5">
                  <w:rPr>
                    <w:rFonts w:ascii="Arial" w:hAnsi="Arial" w:cs="Arial"/>
                    <w:color w:val="FF0000"/>
                    <w:sz w:val="24"/>
                    <w:szCs w:val="24"/>
                  </w:rPr>
                  <w:delText>Shanghai</w:delText>
                </w:r>
              </w:del>
            </w:moveTo>
            <w:ins w:id="1660" w:author="Batra, Mayank" w:date="2016-06-28T15:19:00Z">
              <w:r w:rsidR="00D43AF5">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RDefault="0069708D" w:rsidP="00DC22DC">
            <w:pPr>
              <w:pStyle w:val="CellBody"/>
              <w:spacing w:before="96"/>
              <w:rPr>
                <w:rFonts w:ascii="Arial" w:hAnsi="Arial" w:cs="Arial"/>
                <w:color w:val="FF0000"/>
                <w:sz w:val="24"/>
                <w:szCs w:val="24"/>
              </w:rPr>
            </w:pPr>
            <w:moveTo w:id="1661" w:author="Batra, Mayank" w:date="2016-06-21T12:07:00Z">
              <w:r>
                <w:rPr>
                  <w:rFonts w:ascii="Arial" w:hAnsi="Arial" w:cs="Arial"/>
                  <w:color w:val="FF0000"/>
                  <w:sz w:val="24"/>
                  <w:szCs w:val="24"/>
                </w:rPr>
                <w:t xml:space="preserve">The LE </w:t>
              </w:r>
              <w:r w:rsidR="009B2645">
                <w:rPr>
                  <w:rFonts w:ascii="Arial" w:hAnsi="Arial" w:cs="Arial"/>
                  <w:color w:val="FF0000"/>
                  <w:sz w:val="24"/>
                  <w:szCs w:val="24"/>
                </w:rPr>
                <w:t>Connection</w:t>
              </w:r>
              <w:r w:rsidR="0097374B">
                <w:rPr>
                  <w:rFonts w:ascii="Arial" w:hAnsi="Arial" w:cs="Arial"/>
                  <w:color w:val="FF0000"/>
                  <w:sz w:val="24"/>
                  <w:szCs w:val="24"/>
                </w:rPr>
                <w:t xml:space="preserve"> I&amp;Q </w:t>
              </w:r>
              <w:r>
                <w:rPr>
                  <w:rFonts w:ascii="Arial" w:hAnsi="Arial" w:cs="Arial"/>
                  <w:color w:val="FF0000"/>
                  <w:sz w:val="24"/>
                  <w:szCs w:val="24"/>
                </w:rPr>
                <w:t xml:space="preserve">Report Event is used to report </w:t>
              </w:r>
              <w:del w:id="1662" w:author="Clive D.W. Feather" w:date="2016-05-05T13:09:00Z">
                <w:r w:rsidDel="00DC22DC">
                  <w:rPr>
                    <w:rFonts w:ascii="Arial" w:hAnsi="Arial" w:cs="Arial"/>
                    <w:color w:val="FF0000"/>
                    <w:sz w:val="24"/>
                    <w:szCs w:val="24"/>
                  </w:rPr>
                  <w:delText xml:space="preserve">eh </w:delText>
                </w:r>
              </w:del>
              <w:r>
                <w:rPr>
                  <w:rFonts w:ascii="Arial" w:hAnsi="Arial" w:cs="Arial"/>
                  <w:color w:val="FF0000"/>
                  <w:sz w:val="24"/>
                  <w:szCs w:val="24"/>
                </w:rPr>
                <w:t>I&amp;Q samples from the Supplemental of a received LL_SUPPLEMENTAL_RSP PDU.</w:t>
              </w:r>
            </w:moveTo>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Default="00921B82" w:rsidP="00C449E2">
            <w:pPr>
              <w:pStyle w:val="CellBody"/>
              <w:spacing w:before="96"/>
              <w:rPr>
                <w:rFonts w:ascii="Arial" w:hAnsi="Arial" w:cs="Arial"/>
                <w:color w:val="FF0000"/>
                <w:sz w:val="24"/>
                <w:szCs w:val="24"/>
              </w:rPr>
            </w:pPr>
            <w:moveTo w:id="1663" w:author="Batra, Mayank" w:date="2016-06-21T12:07:00Z">
              <w:r>
                <w:rPr>
                  <w:rFonts w:ascii="Arial" w:hAnsi="Arial" w:cs="Arial"/>
                  <w:color w:val="FF0000"/>
                  <w:sz w:val="24"/>
                  <w:szCs w:val="24"/>
                </w:rPr>
                <w:t>LE</w:t>
              </w:r>
            </w:moveTo>
          </w:p>
        </w:tc>
      </w:tr>
    </w:tbl>
    <w:p w:rsidR="00921B82" w:rsidRPr="00921B82" w:rsidRDefault="00921B82" w:rsidP="00921B82">
      <w:pPr>
        <w:rPr>
          <w:del w:id="1664" w:author="Batra, Mayank" w:date="2016-06-10T17:07:00Z"/>
        </w:rPr>
      </w:pPr>
    </w:p>
    <w:moveToRangeEnd w:id="1641"/>
    <w:p w:rsidR="00921B82" w:rsidRPr="00921B82" w:rsidRDefault="00083DA1" w:rsidP="00921B82">
      <w:pPr>
        <w:rPr>
          <w:ins w:id="1665" w:author="Batra, Mayank" w:date="2016-06-10T17:07:00Z"/>
        </w:rPr>
      </w:pPr>
      <w:ins w:id="1666" w:author="Batra, Mayank" w:date="2016-05-27T11:57:00Z">
        <w:r>
          <w:rPr>
            <w:rFonts w:ascii="Arial,Italic" w:hAnsi="Arial,Italic" w:cs="Arial,Italic"/>
            <w:i/>
            <w:iCs/>
            <w:sz w:val="20"/>
            <w:szCs w:val="20"/>
            <w:lang w:val="en-GB"/>
          </w:rPr>
          <w:t>Table 3.11: Connection state</w:t>
        </w:r>
      </w:ins>
    </w:p>
    <w:p w:rsidR="00921B82" w:rsidDel="002B1EF2" w:rsidRDefault="00921B82" w:rsidP="007B7F90">
      <w:pPr>
        <w:pStyle w:val="31"/>
        <w:rPr>
          <w:del w:id="1667" w:author="Batra, Mayank" w:date="2016-05-27T12:06:00Z"/>
        </w:rPr>
      </w:pPr>
      <w:bookmarkStart w:id="1668" w:name="_Toc449707692"/>
      <w:bookmarkStart w:id="1669" w:name="_Toc452126702"/>
      <w:bookmarkStart w:id="1670" w:name="_Toc452128824"/>
      <w:bookmarkStart w:id="1671" w:name="_Toc452128960"/>
      <w:bookmarkStart w:id="1672" w:name="_Toc453341787"/>
      <w:bookmarkStart w:id="1673" w:name="_Toc454274096"/>
      <w:bookmarkStart w:id="1674" w:name="_Toc454274188"/>
      <w:del w:id="1675" w:author="Batra, Mayank" w:date="2016-05-27T12:06:00Z">
        <w:r w:rsidRPr="00921B82" w:rsidDel="002B1EF2">
          <w:rPr>
            <w:color w:val="FF0000"/>
          </w:rPr>
          <w:delText xml:space="preserve">[UPDATED SECTION] </w:delText>
        </w:r>
        <w:r w:rsidDel="002B1EF2">
          <w:delText xml:space="preserve">3.14 </w:delText>
        </w:r>
        <w:commentRangeStart w:id="1676"/>
        <w:r w:rsidDel="002B1EF2">
          <w:delText>HOST FLOW CONTROL</w:delText>
        </w:r>
        <w:bookmarkEnd w:id="1668"/>
        <w:commentRangeEnd w:id="1676"/>
        <w:r w:rsidR="00DC22DC" w:rsidDel="002B1EF2">
          <w:rPr>
            <w:rStyle w:val="aff1"/>
            <w:rFonts w:eastAsiaTheme="minorEastAsia" w:cstheme="minorBidi"/>
            <w:b w:val="0"/>
            <w:bCs w:val="0"/>
            <w:color w:val="auto"/>
          </w:rPr>
          <w:commentReference w:id="1676"/>
        </w:r>
        <w:bookmarkStart w:id="1677" w:name="_Toc454285386"/>
        <w:bookmarkStart w:id="1678" w:name="_Toc454285762"/>
        <w:bookmarkStart w:id="1679" w:name="_Toc454286138"/>
        <w:bookmarkEnd w:id="1669"/>
        <w:bookmarkEnd w:id="1670"/>
        <w:bookmarkEnd w:id="1671"/>
        <w:bookmarkEnd w:id="1672"/>
        <w:bookmarkEnd w:id="1673"/>
        <w:bookmarkEnd w:id="1674"/>
        <w:bookmarkEnd w:id="1677"/>
        <w:bookmarkEnd w:id="1678"/>
        <w:bookmarkEnd w:id="1679"/>
      </w:del>
    </w:p>
    <w:tbl>
      <w:tblPr>
        <w:tblStyle w:val="Bluetoothgrid"/>
        <w:tblW w:w="8581" w:type="dxa"/>
        <w:tblInd w:w="0" w:type="dxa"/>
        <w:tblLayout w:type="fixed"/>
        <w:tblCellMar>
          <w:left w:w="115" w:type="dxa"/>
          <w:right w:w="115" w:type="dxa"/>
        </w:tblCellMar>
        <w:tblLook w:val="04A0"/>
      </w:tblPr>
      <w:tblGrid>
        <w:gridCol w:w="2100"/>
        <w:gridCol w:w="1378"/>
        <w:gridCol w:w="3544"/>
        <w:gridCol w:w="1559"/>
      </w:tblGrid>
      <w:tr w:rsidR="00DB4045" w:rsidRPr="00E76CAF" w:rsidDel="002B1EF2" w:rsidTr="00191B63">
        <w:trPr>
          <w:cnfStyle w:val="100000000000"/>
          <w:cantSplit/>
          <w:trHeight w:val="579"/>
          <w:tblHeader/>
          <w:del w:id="1680" w:author="Batra, Mayank" w:date="2016-05-27T12:05:00Z"/>
        </w:trPr>
        <w:tc>
          <w:tcPr>
            <w:tcW w:w="2100" w:type="dxa"/>
            <w:tcBorders>
              <w:top w:val="single" w:sz="4" w:space="0" w:color="auto"/>
              <w:left w:val="single" w:sz="4" w:space="0" w:color="auto"/>
              <w:bottom w:val="single" w:sz="4" w:space="0" w:color="auto"/>
              <w:right w:val="single" w:sz="4" w:space="0" w:color="auto"/>
            </w:tcBorders>
            <w:shd w:val="clear" w:color="auto" w:fill="DAEEF3"/>
          </w:tcPr>
          <w:p w:rsidR="00921B82" w:rsidRPr="00E76CAF" w:rsidDel="002B1EF2" w:rsidRDefault="00921B82" w:rsidP="00C449E2">
            <w:pPr>
              <w:pStyle w:val="Tableheading"/>
              <w:spacing w:before="96"/>
              <w:rPr>
                <w:del w:id="1681" w:author="Batra, Mayank" w:date="2016-05-27T12:05:00Z"/>
                <w:rFonts w:cs="Arial"/>
                <w:sz w:val="24"/>
                <w:szCs w:val="24"/>
              </w:rPr>
            </w:pPr>
            <w:del w:id="1682" w:author="Batra, Mayank" w:date="2016-05-27T12:05:00Z">
              <w:r w:rsidDel="002B1EF2">
                <w:rPr>
                  <w:rFonts w:cs="Arial"/>
                  <w:sz w:val="24"/>
                  <w:szCs w:val="24"/>
                </w:rPr>
                <w:delText>Name</w:delText>
              </w:r>
              <w:bookmarkStart w:id="1683" w:name="_Toc454285387"/>
              <w:bookmarkStart w:id="1684" w:name="_Toc454285763"/>
              <w:bookmarkStart w:id="1685" w:name="_Toc454286139"/>
              <w:bookmarkEnd w:id="1683"/>
              <w:bookmarkEnd w:id="1684"/>
              <w:bookmarkEnd w:id="1685"/>
            </w:del>
          </w:p>
        </w:tc>
        <w:tc>
          <w:tcPr>
            <w:tcW w:w="1378" w:type="dxa"/>
            <w:tcBorders>
              <w:top w:val="single" w:sz="4" w:space="0" w:color="auto"/>
              <w:left w:val="single" w:sz="4" w:space="0" w:color="auto"/>
              <w:bottom w:val="single" w:sz="4" w:space="0" w:color="auto"/>
              <w:right w:val="single" w:sz="4" w:space="0" w:color="auto"/>
            </w:tcBorders>
            <w:shd w:val="clear" w:color="auto" w:fill="DAEEF3"/>
          </w:tcPr>
          <w:p w:rsidR="00921B82" w:rsidDel="002B1EF2" w:rsidRDefault="00921B82" w:rsidP="00C449E2">
            <w:pPr>
              <w:pStyle w:val="Tableheading"/>
              <w:spacing w:before="96"/>
              <w:rPr>
                <w:del w:id="1686" w:author="Batra, Mayank" w:date="2016-05-27T12:05:00Z"/>
                <w:rFonts w:cs="Arial"/>
                <w:sz w:val="24"/>
                <w:szCs w:val="24"/>
              </w:rPr>
            </w:pPr>
            <w:del w:id="1687" w:author="Batra, Mayank" w:date="2016-05-27T12:05:00Z">
              <w:r w:rsidDel="002B1EF2">
                <w:rPr>
                  <w:rFonts w:cs="Arial"/>
                  <w:sz w:val="24"/>
                  <w:szCs w:val="24"/>
                </w:rPr>
                <w:delText>Vers.</w:delText>
              </w:r>
              <w:bookmarkStart w:id="1688" w:name="_Toc454285388"/>
              <w:bookmarkStart w:id="1689" w:name="_Toc454285764"/>
              <w:bookmarkStart w:id="1690" w:name="_Toc454286140"/>
              <w:bookmarkEnd w:id="1688"/>
              <w:bookmarkEnd w:id="1689"/>
              <w:bookmarkEnd w:id="1690"/>
            </w:del>
          </w:p>
        </w:tc>
        <w:tc>
          <w:tcPr>
            <w:tcW w:w="3544" w:type="dxa"/>
            <w:tcBorders>
              <w:top w:val="single" w:sz="4" w:space="0" w:color="auto"/>
              <w:left w:val="single" w:sz="4" w:space="0" w:color="auto"/>
              <w:bottom w:val="single" w:sz="4" w:space="0" w:color="auto"/>
              <w:right w:val="single" w:sz="4" w:space="0" w:color="auto"/>
            </w:tcBorders>
            <w:shd w:val="clear" w:color="auto" w:fill="DAEEF3"/>
          </w:tcPr>
          <w:p w:rsidR="00921B82" w:rsidDel="002B1EF2" w:rsidRDefault="00921B82" w:rsidP="00C449E2">
            <w:pPr>
              <w:pStyle w:val="Tableheading"/>
              <w:spacing w:before="96"/>
              <w:rPr>
                <w:del w:id="1691" w:author="Batra, Mayank" w:date="2016-05-27T12:05:00Z"/>
                <w:rFonts w:cs="Arial"/>
                <w:sz w:val="24"/>
                <w:szCs w:val="24"/>
              </w:rPr>
            </w:pPr>
            <w:del w:id="1692" w:author="Batra, Mayank" w:date="2016-05-27T12:05:00Z">
              <w:r w:rsidDel="002B1EF2">
                <w:rPr>
                  <w:rFonts w:cs="Arial"/>
                  <w:sz w:val="24"/>
                  <w:szCs w:val="24"/>
                </w:rPr>
                <w:delText>Summary description</w:delText>
              </w:r>
              <w:bookmarkStart w:id="1693" w:name="_Toc454285389"/>
              <w:bookmarkStart w:id="1694" w:name="_Toc454285765"/>
              <w:bookmarkStart w:id="1695" w:name="_Toc454286141"/>
              <w:bookmarkEnd w:id="1693"/>
              <w:bookmarkEnd w:id="1694"/>
              <w:bookmarkEnd w:id="1695"/>
            </w:del>
          </w:p>
        </w:tc>
        <w:tc>
          <w:tcPr>
            <w:tcW w:w="1559" w:type="dxa"/>
            <w:tcBorders>
              <w:top w:val="single" w:sz="4" w:space="0" w:color="auto"/>
              <w:left w:val="single" w:sz="4" w:space="0" w:color="auto"/>
              <w:bottom w:val="single" w:sz="4" w:space="0" w:color="auto"/>
              <w:right w:val="single" w:sz="4" w:space="0" w:color="auto"/>
            </w:tcBorders>
            <w:shd w:val="clear" w:color="auto" w:fill="DAEEF3"/>
            <w:hideMark/>
          </w:tcPr>
          <w:p w:rsidR="00921B82" w:rsidRPr="00E76CAF" w:rsidDel="002B1EF2" w:rsidRDefault="00921B82" w:rsidP="00C449E2">
            <w:pPr>
              <w:pStyle w:val="Tableheading"/>
              <w:spacing w:before="96"/>
              <w:rPr>
                <w:del w:id="1696" w:author="Batra, Mayank" w:date="2016-05-27T12:05:00Z"/>
                <w:rFonts w:cs="Arial"/>
                <w:sz w:val="24"/>
                <w:szCs w:val="24"/>
              </w:rPr>
            </w:pPr>
            <w:del w:id="1697" w:author="Batra, Mayank" w:date="2016-05-27T12:05:00Z">
              <w:r w:rsidDel="002B1EF2">
                <w:rPr>
                  <w:rFonts w:cs="Arial"/>
                  <w:sz w:val="24"/>
                  <w:szCs w:val="24"/>
                </w:rPr>
                <w:delText>Supported Controllers</w:delText>
              </w:r>
              <w:bookmarkStart w:id="1698" w:name="_Toc454285390"/>
              <w:bookmarkStart w:id="1699" w:name="_Toc454285766"/>
              <w:bookmarkStart w:id="1700" w:name="_Toc454286142"/>
              <w:bookmarkEnd w:id="1698"/>
              <w:bookmarkEnd w:id="1699"/>
              <w:bookmarkEnd w:id="1700"/>
            </w:del>
          </w:p>
        </w:tc>
        <w:bookmarkStart w:id="1701" w:name="_Toc454285391"/>
        <w:bookmarkStart w:id="1702" w:name="_Toc454285767"/>
        <w:bookmarkStart w:id="1703" w:name="_Toc454286143"/>
        <w:bookmarkEnd w:id="1701"/>
        <w:bookmarkEnd w:id="1702"/>
        <w:bookmarkEnd w:id="1703"/>
      </w:tr>
      <w:tr w:rsidR="00DB4045" w:rsidRPr="006A27F0" w:rsidDel="002B1EF2" w:rsidTr="00191B63">
        <w:trPr>
          <w:cantSplit/>
          <w:trHeight w:val="184"/>
          <w:del w:id="1704" w:author="Batra, Mayank" w:date="2016-05-27T12:05: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Del="002B1EF2" w:rsidRDefault="00921B82" w:rsidP="00921B82">
            <w:pPr>
              <w:pStyle w:val="CellBody"/>
              <w:spacing w:before="96"/>
              <w:rPr>
                <w:del w:id="1705" w:author="Batra, Mayank" w:date="2016-05-27T12:05:00Z"/>
                <w:rFonts w:ascii="Arial" w:hAnsi="Arial" w:cs="Arial"/>
                <w:color w:val="FF0000"/>
                <w:sz w:val="24"/>
                <w:szCs w:val="24"/>
              </w:rPr>
            </w:pPr>
            <w:commentRangeStart w:id="1706"/>
            <w:del w:id="1707" w:author="Batra, Mayank" w:date="2016-05-27T12:05:00Z">
              <w:r w:rsidDel="002B1EF2">
                <w:rPr>
                  <w:rFonts w:ascii="Arial" w:hAnsi="Arial" w:cs="Arial"/>
                  <w:color w:val="FF0000"/>
                  <w:sz w:val="24"/>
                  <w:szCs w:val="24"/>
                </w:rPr>
                <w:delText xml:space="preserve">LE Read Connectionless I&amp;Q Sampling List Size </w:delText>
              </w:r>
              <w:r w:rsidRPr="00F42FBF" w:rsidDel="002B1EF2">
                <w:rPr>
                  <w:rFonts w:ascii="Arial" w:hAnsi="Arial" w:cs="Arial"/>
                  <w:color w:val="FF0000"/>
                  <w:sz w:val="24"/>
                  <w:szCs w:val="24"/>
                </w:rPr>
                <w:delText>Command</w:delText>
              </w:r>
              <w:bookmarkStart w:id="1708" w:name="_Toc454285392"/>
              <w:bookmarkStart w:id="1709" w:name="_Toc454285768"/>
              <w:bookmarkStart w:id="1710" w:name="_Toc454286144"/>
              <w:bookmarkEnd w:id="1708"/>
              <w:bookmarkEnd w:id="1709"/>
              <w:bookmarkEnd w:id="1710"/>
            </w:del>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Del="002B1EF2" w:rsidRDefault="00921B82" w:rsidP="00C449E2">
            <w:pPr>
              <w:pStyle w:val="CellBody"/>
              <w:spacing w:before="96"/>
              <w:rPr>
                <w:del w:id="1711" w:author="Batra, Mayank" w:date="2016-05-27T12:05:00Z"/>
                <w:rFonts w:ascii="Arial" w:hAnsi="Arial" w:cs="Arial"/>
                <w:color w:val="FF0000"/>
                <w:sz w:val="24"/>
                <w:szCs w:val="24"/>
              </w:rPr>
            </w:pPr>
            <w:del w:id="1712" w:author="Batra, Mayank" w:date="2016-05-27T12:05:00Z">
              <w:r w:rsidDel="002B1EF2">
                <w:rPr>
                  <w:rFonts w:ascii="Arial" w:hAnsi="Arial" w:cs="Arial"/>
                  <w:color w:val="FF0000"/>
                  <w:sz w:val="24"/>
                  <w:szCs w:val="24"/>
                </w:rPr>
                <w:delText>Shanghai</w:delText>
              </w:r>
              <w:bookmarkStart w:id="1713" w:name="_Toc454285393"/>
              <w:bookmarkStart w:id="1714" w:name="_Toc454285769"/>
              <w:bookmarkStart w:id="1715" w:name="_Toc454286145"/>
              <w:bookmarkEnd w:id="1713"/>
              <w:bookmarkEnd w:id="1714"/>
              <w:bookmarkEnd w:id="1715"/>
            </w:del>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Del="002B1EF2" w:rsidRDefault="0069708D" w:rsidP="00C449E2">
            <w:pPr>
              <w:pStyle w:val="CellBody"/>
              <w:spacing w:before="96"/>
              <w:rPr>
                <w:del w:id="1716" w:author="Batra, Mayank" w:date="2016-05-27T12:05:00Z"/>
                <w:rFonts w:ascii="Arial" w:hAnsi="Arial" w:cs="Arial"/>
                <w:color w:val="FF0000"/>
                <w:sz w:val="24"/>
                <w:szCs w:val="24"/>
              </w:rPr>
            </w:pPr>
            <w:del w:id="1717" w:author="Batra, Mayank" w:date="2016-05-27T12:05:00Z">
              <w:r w:rsidDel="002B1EF2">
                <w:rPr>
                  <w:rFonts w:ascii="Arial" w:hAnsi="Arial" w:cs="Arial"/>
                  <w:color w:val="FF0000"/>
                  <w:sz w:val="24"/>
                  <w:szCs w:val="24"/>
                </w:rPr>
                <w:delText>The LE Read Connectionless I&amp;Q Sampling List Size Command will read the maximum number of I&amp;Q sampling list entries that the Controller supports.</w:delText>
              </w:r>
              <w:commentRangeEnd w:id="1706"/>
              <w:r w:rsidR="00C54095" w:rsidDel="002B1EF2">
                <w:rPr>
                  <w:rStyle w:val="aff1"/>
                  <w:rFonts w:ascii="Arial" w:hAnsi="Arial"/>
                  <w:color w:val="auto"/>
                </w:rPr>
                <w:commentReference w:id="1706"/>
              </w:r>
              <w:bookmarkStart w:id="1718" w:name="_Toc454285394"/>
              <w:bookmarkStart w:id="1719" w:name="_Toc454285770"/>
              <w:bookmarkStart w:id="1720" w:name="_Toc454286146"/>
              <w:bookmarkEnd w:id="1718"/>
              <w:bookmarkEnd w:id="1719"/>
              <w:bookmarkEnd w:id="1720"/>
            </w:del>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RPr="006A27F0" w:rsidDel="002B1EF2" w:rsidRDefault="00921B82" w:rsidP="00C449E2">
            <w:pPr>
              <w:pStyle w:val="CellBody"/>
              <w:spacing w:before="96"/>
              <w:rPr>
                <w:del w:id="1721" w:author="Batra, Mayank" w:date="2016-05-27T12:05:00Z"/>
                <w:rFonts w:ascii="Arial" w:hAnsi="Arial" w:cs="Arial"/>
                <w:color w:val="FF0000"/>
                <w:sz w:val="24"/>
                <w:szCs w:val="24"/>
              </w:rPr>
            </w:pPr>
            <w:del w:id="1722" w:author="Batra, Mayank" w:date="2016-05-27T12:05:00Z">
              <w:r w:rsidDel="002B1EF2">
                <w:rPr>
                  <w:rFonts w:ascii="Arial" w:hAnsi="Arial" w:cs="Arial"/>
                  <w:color w:val="FF0000"/>
                  <w:sz w:val="24"/>
                  <w:szCs w:val="24"/>
                </w:rPr>
                <w:delText>LE</w:delText>
              </w:r>
              <w:bookmarkStart w:id="1723" w:name="_Toc454285395"/>
              <w:bookmarkStart w:id="1724" w:name="_Toc454285771"/>
              <w:bookmarkStart w:id="1725" w:name="_Toc454286147"/>
              <w:bookmarkEnd w:id="1723"/>
              <w:bookmarkEnd w:id="1724"/>
              <w:bookmarkEnd w:id="1725"/>
            </w:del>
          </w:p>
        </w:tc>
        <w:bookmarkStart w:id="1726" w:name="_Toc454285396"/>
        <w:bookmarkStart w:id="1727" w:name="_Toc454285772"/>
        <w:bookmarkStart w:id="1728" w:name="_Toc454286148"/>
        <w:bookmarkEnd w:id="1726"/>
        <w:bookmarkEnd w:id="1727"/>
        <w:bookmarkEnd w:id="1728"/>
      </w:tr>
      <w:tr w:rsidR="00DB4045" w:rsidRPr="006A27F0" w:rsidDel="002B1EF2" w:rsidTr="00191B63">
        <w:trPr>
          <w:cantSplit/>
          <w:trHeight w:val="184"/>
          <w:del w:id="1729" w:author="Batra, Mayank" w:date="2016-05-27T12:05: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Del="002B1EF2" w:rsidRDefault="00921B82" w:rsidP="00921B82">
            <w:pPr>
              <w:pStyle w:val="CellBody"/>
              <w:spacing w:before="96"/>
              <w:rPr>
                <w:del w:id="1730" w:author="Batra, Mayank" w:date="2016-05-27T12:05:00Z"/>
                <w:rFonts w:ascii="Arial" w:hAnsi="Arial" w:cs="Arial"/>
                <w:color w:val="FF0000"/>
                <w:sz w:val="24"/>
                <w:szCs w:val="24"/>
              </w:rPr>
            </w:pPr>
            <w:del w:id="1731" w:author="Batra, Mayank" w:date="2016-05-27T12:05:00Z">
              <w:r w:rsidDel="002B1EF2">
                <w:rPr>
                  <w:rFonts w:ascii="Arial" w:hAnsi="Arial" w:cs="Arial"/>
                  <w:color w:val="FF0000"/>
                  <w:sz w:val="24"/>
                  <w:szCs w:val="24"/>
                </w:rPr>
                <w:delText>LE Add Device To Connectionless I&amp;Q Sampling List Command</w:delText>
              </w:r>
              <w:bookmarkStart w:id="1732" w:name="_Toc454285397"/>
              <w:bookmarkStart w:id="1733" w:name="_Toc454285773"/>
              <w:bookmarkStart w:id="1734" w:name="_Toc454286149"/>
              <w:bookmarkEnd w:id="1732"/>
              <w:bookmarkEnd w:id="1733"/>
              <w:bookmarkEnd w:id="1734"/>
            </w:del>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Del="002B1EF2" w:rsidRDefault="00921B82" w:rsidP="00C449E2">
            <w:pPr>
              <w:pStyle w:val="CellBody"/>
              <w:spacing w:before="96"/>
              <w:rPr>
                <w:del w:id="1735" w:author="Batra, Mayank" w:date="2016-05-27T12:05:00Z"/>
                <w:rFonts w:ascii="Arial" w:hAnsi="Arial" w:cs="Arial"/>
                <w:color w:val="FF0000"/>
                <w:sz w:val="24"/>
                <w:szCs w:val="24"/>
              </w:rPr>
            </w:pPr>
            <w:del w:id="1736" w:author="Batra, Mayank" w:date="2016-05-27T12:05:00Z">
              <w:r w:rsidDel="002B1EF2">
                <w:rPr>
                  <w:rFonts w:ascii="Arial" w:hAnsi="Arial" w:cs="Arial"/>
                  <w:color w:val="FF0000"/>
                  <w:sz w:val="24"/>
                  <w:szCs w:val="24"/>
                </w:rPr>
                <w:delText>Shanghai</w:delText>
              </w:r>
              <w:bookmarkStart w:id="1737" w:name="_Toc454285398"/>
              <w:bookmarkStart w:id="1738" w:name="_Toc454285774"/>
              <w:bookmarkStart w:id="1739" w:name="_Toc454286150"/>
              <w:bookmarkEnd w:id="1737"/>
              <w:bookmarkEnd w:id="1738"/>
              <w:bookmarkEnd w:id="1739"/>
            </w:del>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Del="002B1EF2" w:rsidRDefault="00C449E2" w:rsidP="00C449E2">
            <w:pPr>
              <w:pStyle w:val="CellBody"/>
              <w:spacing w:before="96"/>
              <w:rPr>
                <w:del w:id="1740" w:author="Batra, Mayank" w:date="2016-05-27T12:05:00Z"/>
                <w:rFonts w:ascii="Arial" w:hAnsi="Arial" w:cs="Arial"/>
                <w:color w:val="FF0000"/>
                <w:sz w:val="24"/>
                <w:szCs w:val="24"/>
              </w:rPr>
            </w:pPr>
            <w:del w:id="1741" w:author="Batra, Mayank" w:date="2016-05-27T12:05:00Z">
              <w:r w:rsidDel="002B1EF2">
                <w:rPr>
                  <w:rFonts w:ascii="Arial" w:hAnsi="Arial" w:cs="Arial"/>
                  <w:color w:val="FF0000"/>
                  <w:sz w:val="24"/>
                  <w:szCs w:val="24"/>
                </w:rPr>
                <w:delText>The LE Add Device To Connectionless I&amp;Q Sampling List Command will add a device to the list of advertisers from which the Controller is requested to take I&amp;Q samples.</w:delText>
              </w:r>
              <w:bookmarkStart w:id="1742" w:name="_Toc454285399"/>
              <w:bookmarkStart w:id="1743" w:name="_Toc454285775"/>
              <w:bookmarkStart w:id="1744" w:name="_Toc454286151"/>
              <w:bookmarkEnd w:id="1742"/>
              <w:bookmarkEnd w:id="1743"/>
              <w:bookmarkEnd w:id="1744"/>
            </w:del>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Del="002B1EF2" w:rsidRDefault="00921B82" w:rsidP="00C449E2">
            <w:pPr>
              <w:pStyle w:val="CellBody"/>
              <w:spacing w:before="96"/>
              <w:rPr>
                <w:del w:id="1745" w:author="Batra, Mayank" w:date="2016-05-27T12:05:00Z"/>
                <w:rFonts w:ascii="Arial" w:hAnsi="Arial" w:cs="Arial"/>
                <w:color w:val="FF0000"/>
                <w:sz w:val="24"/>
                <w:szCs w:val="24"/>
              </w:rPr>
            </w:pPr>
            <w:del w:id="1746" w:author="Batra, Mayank" w:date="2016-05-27T12:05:00Z">
              <w:r w:rsidDel="002B1EF2">
                <w:rPr>
                  <w:rFonts w:ascii="Arial" w:hAnsi="Arial" w:cs="Arial"/>
                  <w:color w:val="FF0000"/>
                  <w:sz w:val="24"/>
                  <w:szCs w:val="24"/>
                </w:rPr>
                <w:delText>LE</w:delText>
              </w:r>
              <w:bookmarkStart w:id="1747" w:name="_Toc454285400"/>
              <w:bookmarkStart w:id="1748" w:name="_Toc454285776"/>
              <w:bookmarkStart w:id="1749" w:name="_Toc454286152"/>
              <w:bookmarkEnd w:id="1747"/>
              <w:bookmarkEnd w:id="1748"/>
              <w:bookmarkEnd w:id="1749"/>
            </w:del>
          </w:p>
        </w:tc>
        <w:bookmarkStart w:id="1750" w:name="_Toc454285401"/>
        <w:bookmarkStart w:id="1751" w:name="_Toc454285777"/>
        <w:bookmarkStart w:id="1752" w:name="_Toc454286153"/>
        <w:bookmarkEnd w:id="1750"/>
        <w:bookmarkEnd w:id="1751"/>
        <w:bookmarkEnd w:id="1752"/>
      </w:tr>
      <w:tr w:rsidR="00DB4045" w:rsidRPr="006A27F0" w:rsidDel="002B1EF2" w:rsidTr="00191B63">
        <w:trPr>
          <w:cantSplit/>
          <w:trHeight w:val="184"/>
          <w:del w:id="1753" w:author="Batra, Mayank" w:date="2016-05-27T12:05: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Del="002B1EF2" w:rsidRDefault="00921B82" w:rsidP="00921B82">
            <w:pPr>
              <w:pStyle w:val="CellBody"/>
              <w:spacing w:before="96"/>
              <w:rPr>
                <w:del w:id="1754" w:author="Batra, Mayank" w:date="2016-05-27T12:05:00Z"/>
                <w:rFonts w:ascii="Arial" w:hAnsi="Arial" w:cs="Arial"/>
                <w:color w:val="FF0000"/>
                <w:sz w:val="24"/>
                <w:szCs w:val="24"/>
              </w:rPr>
            </w:pPr>
            <w:del w:id="1755" w:author="Batra, Mayank" w:date="2016-05-27T12:05:00Z">
              <w:r w:rsidDel="002B1EF2">
                <w:rPr>
                  <w:rFonts w:ascii="Arial" w:hAnsi="Arial" w:cs="Arial"/>
                  <w:color w:val="FF0000"/>
                  <w:sz w:val="24"/>
                  <w:szCs w:val="24"/>
                </w:rPr>
                <w:delText>LE Remove Device From Connectionless I&amp;Q Sampling List Command</w:delText>
              </w:r>
              <w:bookmarkStart w:id="1756" w:name="_Toc454285402"/>
              <w:bookmarkStart w:id="1757" w:name="_Toc454285778"/>
              <w:bookmarkStart w:id="1758" w:name="_Toc454286154"/>
              <w:bookmarkEnd w:id="1756"/>
              <w:bookmarkEnd w:id="1757"/>
              <w:bookmarkEnd w:id="1758"/>
            </w:del>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Del="002B1EF2" w:rsidRDefault="00921B82" w:rsidP="00C449E2">
            <w:pPr>
              <w:pStyle w:val="CellBody"/>
              <w:spacing w:before="96"/>
              <w:rPr>
                <w:del w:id="1759" w:author="Batra, Mayank" w:date="2016-05-27T12:05:00Z"/>
                <w:rFonts w:ascii="Arial" w:hAnsi="Arial" w:cs="Arial"/>
                <w:color w:val="FF0000"/>
                <w:sz w:val="24"/>
                <w:szCs w:val="24"/>
              </w:rPr>
            </w:pPr>
            <w:del w:id="1760" w:author="Batra, Mayank" w:date="2016-05-27T12:05:00Z">
              <w:r w:rsidDel="002B1EF2">
                <w:rPr>
                  <w:rFonts w:ascii="Arial" w:hAnsi="Arial" w:cs="Arial"/>
                  <w:color w:val="FF0000"/>
                  <w:sz w:val="24"/>
                  <w:szCs w:val="24"/>
                </w:rPr>
                <w:delText>Shanghai</w:delText>
              </w:r>
              <w:bookmarkStart w:id="1761" w:name="_Toc454285403"/>
              <w:bookmarkStart w:id="1762" w:name="_Toc454285779"/>
              <w:bookmarkStart w:id="1763" w:name="_Toc454286155"/>
              <w:bookmarkEnd w:id="1761"/>
              <w:bookmarkEnd w:id="1762"/>
              <w:bookmarkEnd w:id="1763"/>
            </w:del>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Del="002B1EF2" w:rsidRDefault="00C449E2" w:rsidP="00C449E2">
            <w:pPr>
              <w:pStyle w:val="CellBody"/>
              <w:spacing w:before="96"/>
              <w:rPr>
                <w:del w:id="1764" w:author="Batra, Mayank" w:date="2016-05-27T12:05:00Z"/>
                <w:rFonts w:ascii="Arial" w:hAnsi="Arial" w:cs="Arial"/>
                <w:color w:val="FF0000"/>
                <w:sz w:val="24"/>
                <w:szCs w:val="24"/>
              </w:rPr>
            </w:pPr>
            <w:del w:id="1765" w:author="Batra, Mayank" w:date="2016-05-27T12:05:00Z">
              <w:r w:rsidDel="002B1EF2">
                <w:rPr>
                  <w:rFonts w:ascii="Arial" w:hAnsi="Arial" w:cs="Arial"/>
                  <w:color w:val="FF0000"/>
                  <w:sz w:val="24"/>
                  <w:szCs w:val="24"/>
                </w:rPr>
                <w:delText>The LE Remove Device From Connectionless I&amp;Q Sampling List Command will remove a single device from the list of advertisers from which the Controller is requested to take I&amp;Q samples.</w:delText>
              </w:r>
              <w:bookmarkStart w:id="1766" w:name="_Toc454285404"/>
              <w:bookmarkStart w:id="1767" w:name="_Toc454285780"/>
              <w:bookmarkStart w:id="1768" w:name="_Toc454286156"/>
              <w:bookmarkEnd w:id="1766"/>
              <w:bookmarkEnd w:id="1767"/>
              <w:bookmarkEnd w:id="1768"/>
            </w:del>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Del="002B1EF2" w:rsidRDefault="00921B82" w:rsidP="00C449E2">
            <w:pPr>
              <w:pStyle w:val="CellBody"/>
              <w:spacing w:before="96"/>
              <w:rPr>
                <w:del w:id="1769" w:author="Batra, Mayank" w:date="2016-05-27T12:05:00Z"/>
                <w:rFonts w:ascii="Arial" w:hAnsi="Arial" w:cs="Arial"/>
                <w:color w:val="FF0000"/>
                <w:sz w:val="24"/>
                <w:szCs w:val="24"/>
              </w:rPr>
            </w:pPr>
            <w:del w:id="1770" w:author="Batra, Mayank" w:date="2016-05-27T12:05:00Z">
              <w:r w:rsidDel="002B1EF2">
                <w:rPr>
                  <w:rFonts w:ascii="Arial" w:hAnsi="Arial" w:cs="Arial"/>
                  <w:color w:val="FF0000"/>
                  <w:sz w:val="24"/>
                  <w:szCs w:val="24"/>
                </w:rPr>
                <w:delText>LE</w:delText>
              </w:r>
              <w:bookmarkStart w:id="1771" w:name="_Toc454285405"/>
              <w:bookmarkStart w:id="1772" w:name="_Toc454285781"/>
              <w:bookmarkStart w:id="1773" w:name="_Toc454286157"/>
              <w:bookmarkEnd w:id="1771"/>
              <w:bookmarkEnd w:id="1772"/>
              <w:bookmarkEnd w:id="1773"/>
            </w:del>
          </w:p>
        </w:tc>
        <w:bookmarkStart w:id="1774" w:name="_Toc454285406"/>
        <w:bookmarkStart w:id="1775" w:name="_Toc454285782"/>
        <w:bookmarkStart w:id="1776" w:name="_Toc454286158"/>
        <w:bookmarkEnd w:id="1774"/>
        <w:bookmarkEnd w:id="1775"/>
        <w:bookmarkEnd w:id="1776"/>
      </w:tr>
      <w:tr w:rsidR="00DB4045" w:rsidRPr="006A27F0" w:rsidDel="002B1EF2" w:rsidTr="00191B63">
        <w:trPr>
          <w:cantSplit/>
          <w:trHeight w:val="184"/>
          <w:del w:id="1777" w:author="Batra, Mayank" w:date="2016-05-27T12:05: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Del="002B1EF2" w:rsidRDefault="00921B82" w:rsidP="00921B82">
            <w:pPr>
              <w:pStyle w:val="CellBody"/>
              <w:spacing w:before="96"/>
              <w:rPr>
                <w:del w:id="1778" w:author="Batra, Mayank" w:date="2016-05-27T12:05:00Z"/>
                <w:rFonts w:ascii="Arial" w:hAnsi="Arial" w:cs="Arial"/>
                <w:color w:val="FF0000"/>
                <w:sz w:val="24"/>
                <w:szCs w:val="24"/>
              </w:rPr>
            </w:pPr>
            <w:del w:id="1779" w:author="Batra, Mayank" w:date="2016-05-27T12:05:00Z">
              <w:r w:rsidDel="002B1EF2">
                <w:rPr>
                  <w:rFonts w:ascii="Arial" w:hAnsi="Arial" w:cs="Arial"/>
                  <w:color w:val="FF0000"/>
                  <w:sz w:val="24"/>
                  <w:szCs w:val="24"/>
                </w:rPr>
                <w:delText>LE Clear Connectionless I&amp;Q Sampling List Command</w:delText>
              </w:r>
              <w:bookmarkStart w:id="1780" w:name="_Toc454285407"/>
              <w:bookmarkStart w:id="1781" w:name="_Toc454285783"/>
              <w:bookmarkStart w:id="1782" w:name="_Toc454286159"/>
              <w:bookmarkEnd w:id="1780"/>
              <w:bookmarkEnd w:id="1781"/>
              <w:bookmarkEnd w:id="1782"/>
            </w:del>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Del="002B1EF2" w:rsidRDefault="00921B82" w:rsidP="00C449E2">
            <w:pPr>
              <w:pStyle w:val="CellBody"/>
              <w:spacing w:before="96"/>
              <w:rPr>
                <w:del w:id="1783" w:author="Batra, Mayank" w:date="2016-05-27T12:05:00Z"/>
                <w:rFonts w:ascii="Arial" w:hAnsi="Arial" w:cs="Arial"/>
                <w:color w:val="FF0000"/>
                <w:sz w:val="24"/>
                <w:szCs w:val="24"/>
              </w:rPr>
            </w:pPr>
            <w:del w:id="1784" w:author="Batra, Mayank" w:date="2016-05-27T12:05:00Z">
              <w:r w:rsidDel="002B1EF2">
                <w:rPr>
                  <w:rFonts w:ascii="Arial" w:hAnsi="Arial" w:cs="Arial"/>
                  <w:color w:val="FF0000"/>
                  <w:sz w:val="24"/>
                  <w:szCs w:val="24"/>
                </w:rPr>
                <w:delText>Shanghai</w:delText>
              </w:r>
              <w:bookmarkStart w:id="1785" w:name="_Toc454285408"/>
              <w:bookmarkStart w:id="1786" w:name="_Toc454285784"/>
              <w:bookmarkStart w:id="1787" w:name="_Toc454286160"/>
              <w:bookmarkEnd w:id="1785"/>
              <w:bookmarkEnd w:id="1786"/>
              <w:bookmarkEnd w:id="1787"/>
            </w:del>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Del="002B1EF2" w:rsidRDefault="00C449E2" w:rsidP="00C449E2">
            <w:pPr>
              <w:pStyle w:val="CellBody"/>
              <w:spacing w:before="96"/>
              <w:rPr>
                <w:del w:id="1788" w:author="Batra, Mayank" w:date="2016-05-27T12:05:00Z"/>
                <w:rFonts w:ascii="Arial" w:hAnsi="Arial" w:cs="Arial"/>
                <w:color w:val="FF0000"/>
                <w:sz w:val="24"/>
                <w:szCs w:val="24"/>
              </w:rPr>
            </w:pPr>
            <w:del w:id="1789" w:author="Batra, Mayank" w:date="2016-05-27T12:05:00Z">
              <w:r w:rsidDel="002B1EF2">
                <w:rPr>
                  <w:rFonts w:ascii="Arial" w:hAnsi="Arial" w:cs="Arial"/>
                  <w:color w:val="FF0000"/>
                  <w:sz w:val="24"/>
                  <w:szCs w:val="24"/>
                </w:rPr>
                <w:delText>The LE Clear Connectionless I&amp;Q Sampling List Command will clear the list of advertiser addresses stored for I&amp;Q sampling in the Controller.</w:delText>
              </w:r>
              <w:bookmarkStart w:id="1790" w:name="_Toc454285409"/>
              <w:bookmarkStart w:id="1791" w:name="_Toc454285785"/>
              <w:bookmarkStart w:id="1792" w:name="_Toc454286161"/>
              <w:bookmarkEnd w:id="1790"/>
              <w:bookmarkEnd w:id="1791"/>
              <w:bookmarkEnd w:id="1792"/>
            </w:del>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Del="002B1EF2" w:rsidRDefault="00921B82" w:rsidP="00C449E2">
            <w:pPr>
              <w:pStyle w:val="CellBody"/>
              <w:spacing w:before="96"/>
              <w:rPr>
                <w:del w:id="1793" w:author="Batra, Mayank" w:date="2016-05-27T12:05:00Z"/>
                <w:rFonts w:ascii="Arial" w:hAnsi="Arial" w:cs="Arial"/>
                <w:color w:val="FF0000"/>
                <w:sz w:val="24"/>
                <w:szCs w:val="24"/>
              </w:rPr>
            </w:pPr>
            <w:del w:id="1794" w:author="Batra, Mayank" w:date="2016-05-27T12:05:00Z">
              <w:r w:rsidDel="002B1EF2">
                <w:rPr>
                  <w:rFonts w:ascii="Arial" w:hAnsi="Arial" w:cs="Arial"/>
                  <w:color w:val="FF0000"/>
                  <w:sz w:val="24"/>
                  <w:szCs w:val="24"/>
                </w:rPr>
                <w:delText>LE</w:delText>
              </w:r>
              <w:bookmarkStart w:id="1795" w:name="_Toc454285410"/>
              <w:bookmarkStart w:id="1796" w:name="_Toc454285786"/>
              <w:bookmarkStart w:id="1797" w:name="_Toc454286162"/>
              <w:bookmarkEnd w:id="1795"/>
              <w:bookmarkEnd w:id="1796"/>
              <w:bookmarkEnd w:id="1797"/>
            </w:del>
          </w:p>
        </w:tc>
        <w:bookmarkStart w:id="1798" w:name="_Toc454285411"/>
        <w:bookmarkStart w:id="1799" w:name="_Toc454285787"/>
        <w:bookmarkStart w:id="1800" w:name="_Toc454286163"/>
        <w:bookmarkEnd w:id="1798"/>
        <w:bookmarkEnd w:id="1799"/>
        <w:bookmarkEnd w:id="1800"/>
      </w:tr>
      <w:tr w:rsidR="00DB4045" w:rsidRPr="006A27F0" w:rsidDel="002B1EF2" w:rsidTr="00191B63">
        <w:trPr>
          <w:cantSplit/>
          <w:trHeight w:val="184"/>
          <w:del w:id="1801" w:author="Batra, Mayank" w:date="2016-05-27T12:05: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Del="002B1EF2" w:rsidRDefault="00921B82" w:rsidP="00921B82">
            <w:pPr>
              <w:pStyle w:val="CellBody"/>
              <w:spacing w:before="96"/>
              <w:rPr>
                <w:del w:id="1802" w:author="Batra, Mayank" w:date="2016-05-27T12:02:00Z"/>
                <w:rFonts w:ascii="Arial" w:hAnsi="Arial" w:cs="Arial"/>
                <w:color w:val="FF0000"/>
                <w:sz w:val="24"/>
                <w:szCs w:val="24"/>
              </w:rPr>
            </w:pPr>
            <w:del w:id="1803" w:author="Batra, Mayank" w:date="2016-05-27T12:02:00Z">
              <w:r w:rsidDel="002B1EF2">
                <w:rPr>
                  <w:rFonts w:ascii="Arial" w:hAnsi="Arial" w:cs="Arial"/>
                  <w:color w:val="FF0000"/>
                  <w:sz w:val="24"/>
                  <w:szCs w:val="24"/>
                </w:rPr>
                <w:delText>LE Set Connectionless I&amp;Q Sampling Enable</w:delText>
              </w:r>
              <w:bookmarkStart w:id="1804" w:name="_Toc454285412"/>
              <w:bookmarkStart w:id="1805" w:name="_Toc454285788"/>
              <w:bookmarkStart w:id="1806" w:name="_Toc454286164"/>
              <w:bookmarkEnd w:id="1804"/>
              <w:bookmarkEnd w:id="1805"/>
              <w:bookmarkEnd w:id="1806"/>
            </w:del>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Del="002B1EF2" w:rsidRDefault="00921B82" w:rsidP="00C449E2">
            <w:pPr>
              <w:pStyle w:val="CellBody"/>
              <w:spacing w:before="96"/>
              <w:rPr>
                <w:del w:id="1807" w:author="Batra, Mayank" w:date="2016-05-27T12:02:00Z"/>
                <w:rFonts w:ascii="Arial" w:hAnsi="Arial" w:cs="Arial"/>
                <w:color w:val="FF0000"/>
                <w:sz w:val="24"/>
                <w:szCs w:val="24"/>
              </w:rPr>
            </w:pPr>
            <w:del w:id="1808" w:author="Batra, Mayank" w:date="2016-05-27T12:02:00Z">
              <w:r w:rsidDel="002B1EF2">
                <w:rPr>
                  <w:rFonts w:ascii="Arial" w:hAnsi="Arial" w:cs="Arial"/>
                  <w:color w:val="FF0000"/>
                  <w:sz w:val="24"/>
                  <w:szCs w:val="24"/>
                </w:rPr>
                <w:delText>Shanghai</w:delText>
              </w:r>
              <w:bookmarkStart w:id="1809" w:name="_Toc454285413"/>
              <w:bookmarkStart w:id="1810" w:name="_Toc454285789"/>
              <w:bookmarkStart w:id="1811" w:name="_Toc454286165"/>
              <w:bookmarkEnd w:id="1809"/>
              <w:bookmarkEnd w:id="1810"/>
              <w:bookmarkEnd w:id="1811"/>
            </w:del>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921B82" w:rsidRPr="006A27F0" w:rsidDel="002B1EF2" w:rsidRDefault="00C449E2" w:rsidP="00C449E2">
            <w:pPr>
              <w:pStyle w:val="CellBody"/>
              <w:spacing w:before="96"/>
              <w:rPr>
                <w:del w:id="1812" w:author="Batra, Mayank" w:date="2016-05-27T12:02:00Z"/>
                <w:rFonts w:ascii="Arial" w:hAnsi="Arial" w:cs="Arial"/>
                <w:color w:val="FF0000"/>
                <w:sz w:val="24"/>
                <w:szCs w:val="24"/>
              </w:rPr>
            </w:pPr>
            <w:del w:id="1813" w:author="Batra, Mayank" w:date="2016-05-27T12:02:00Z">
              <w:r w:rsidDel="002B1EF2">
                <w:rPr>
                  <w:rFonts w:ascii="Arial" w:hAnsi="Arial" w:cs="Arial"/>
                  <w:color w:val="FF0000"/>
                  <w:sz w:val="24"/>
                  <w:szCs w:val="24"/>
                </w:rPr>
                <w:delText>The LE Set Connectionless I&amp;Q Sampling Enable Command will request the Controller to enable or disable taking I&amp;Q samples from the Supplementals of advertising packets.</w:delText>
              </w:r>
              <w:bookmarkStart w:id="1814" w:name="_Toc454285414"/>
              <w:bookmarkStart w:id="1815" w:name="_Toc454285790"/>
              <w:bookmarkStart w:id="1816" w:name="_Toc454286166"/>
              <w:bookmarkEnd w:id="1814"/>
              <w:bookmarkEnd w:id="1815"/>
              <w:bookmarkEnd w:id="1816"/>
            </w:del>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21B82" w:rsidDel="002B1EF2" w:rsidRDefault="00921B82" w:rsidP="00C449E2">
            <w:pPr>
              <w:pStyle w:val="CellBody"/>
              <w:spacing w:before="96"/>
              <w:rPr>
                <w:del w:id="1817" w:author="Batra, Mayank" w:date="2016-05-27T12:02:00Z"/>
                <w:rFonts w:ascii="Arial" w:hAnsi="Arial" w:cs="Arial"/>
                <w:color w:val="FF0000"/>
                <w:sz w:val="24"/>
                <w:szCs w:val="24"/>
              </w:rPr>
            </w:pPr>
            <w:del w:id="1818" w:author="Batra, Mayank" w:date="2016-05-27T12:02:00Z">
              <w:r w:rsidDel="002B1EF2">
                <w:rPr>
                  <w:rFonts w:ascii="Arial" w:hAnsi="Arial" w:cs="Arial"/>
                  <w:color w:val="FF0000"/>
                  <w:sz w:val="24"/>
                  <w:szCs w:val="24"/>
                </w:rPr>
                <w:delText>LE</w:delText>
              </w:r>
              <w:bookmarkStart w:id="1819" w:name="_Toc454285415"/>
              <w:bookmarkStart w:id="1820" w:name="_Toc454285791"/>
              <w:bookmarkStart w:id="1821" w:name="_Toc454286167"/>
              <w:bookmarkEnd w:id="1819"/>
              <w:bookmarkEnd w:id="1820"/>
              <w:bookmarkEnd w:id="1821"/>
            </w:del>
          </w:p>
        </w:tc>
        <w:bookmarkStart w:id="1822" w:name="_Toc454285416"/>
        <w:bookmarkStart w:id="1823" w:name="_Toc454285792"/>
        <w:bookmarkStart w:id="1824" w:name="_Toc454286168"/>
        <w:bookmarkEnd w:id="1822"/>
        <w:bookmarkEnd w:id="1823"/>
        <w:bookmarkEnd w:id="1824"/>
      </w:tr>
    </w:tbl>
    <w:p w:rsidR="00D142EB" w:rsidRDefault="00D142EB" w:rsidP="00D142EB">
      <w:pPr>
        <w:pStyle w:val="31"/>
        <w:rPr>
          <w:ins w:id="1825" w:author="Batra, Mayank" w:date="2016-06-21T15:07:00Z"/>
        </w:rPr>
      </w:pPr>
      <w:bookmarkStart w:id="1826" w:name="_Toc454286169"/>
      <w:ins w:id="1827" w:author="Batra, Mayank" w:date="2016-06-21T15:06:00Z">
        <w:r w:rsidRPr="00921B82">
          <w:rPr>
            <w:color w:val="FF0000"/>
          </w:rPr>
          <w:t xml:space="preserve">[UPDATED SECTION] </w:t>
        </w:r>
        <w:r>
          <w:t xml:space="preserve">3.17 </w:t>
        </w:r>
      </w:ins>
      <w:ins w:id="1828" w:author="Batra, Mayank" w:date="2016-06-21T15:07:00Z">
        <w:r>
          <w:t>TESTING</w:t>
        </w:r>
        <w:bookmarkEnd w:id="1826"/>
      </w:ins>
    </w:p>
    <w:tbl>
      <w:tblPr>
        <w:tblStyle w:val="Bluetoothgrid"/>
        <w:tblW w:w="8581" w:type="dxa"/>
        <w:tblInd w:w="0" w:type="dxa"/>
        <w:tblLayout w:type="fixed"/>
        <w:tblCellMar>
          <w:left w:w="115" w:type="dxa"/>
          <w:right w:w="115" w:type="dxa"/>
        </w:tblCellMar>
        <w:tblLook w:val="04A0"/>
      </w:tblPr>
      <w:tblGrid>
        <w:gridCol w:w="2100"/>
        <w:gridCol w:w="1378"/>
        <w:gridCol w:w="3544"/>
        <w:gridCol w:w="1559"/>
      </w:tblGrid>
      <w:tr w:rsidR="00D142EB" w:rsidRPr="00E76CAF" w:rsidTr="00BA5B6B">
        <w:trPr>
          <w:cnfStyle w:val="100000000000"/>
          <w:cantSplit/>
          <w:trHeight w:val="579"/>
          <w:tblHeader/>
          <w:ins w:id="1829" w:author="Batra, Mayank" w:date="2016-06-21T15:07:00Z"/>
        </w:trPr>
        <w:tc>
          <w:tcPr>
            <w:tcW w:w="2100" w:type="dxa"/>
            <w:tcBorders>
              <w:top w:val="single" w:sz="4" w:space="0" w:color="auto"/>
              <w:left w:val="single" w:sz="4" w:space="0" w:color="auto"/>
              <w:bottom w:val="single" w:sz="4" w:space="0" w:color="auto"/>
              <w:right w:val="single" w:sz="4" w:space="0" w:color="auto"/>
            </w:tcBorders>
            <w:shd w:val="clear" w:color="auto" w:fill="DAEEF3"/>
          </w:tcPr>
          <w:p w:rsidR="00D142EB" w:rsidRPr="00E76CAF" w:rsidRDefault="00D142EB" w:rsidP="00BA5B6B">
            <w:pPr>
              <w:pStyle w:val="Tableheading"/>
              <w:spacing w:before="96"/>
              <w:rPr>
                <w:ins w:id="1830" w:author="Batra, Mayank" w:date="2016-06-21T15:07:00Z"/>
                <w:rFonts w:cs="Arial"/>
                <w:sz w:val="24"/>
                <w:szCs w:val="24"/>
              </w:rPr>
            </w:pPr>
            <w:ins w:id="1831" w:author="Batra, Mayank" w:date="2016-06-21T15:07:00Z">
              <w:r>
                <w:rPr>
                  <w:rFonts w:cs="Arial"/>
                  <w:sz w:val="24"/>
                  <w:szCs w:val="24"/>
                </w:rPr>
                <w:t>Name</w:t>
              </w:r>
            </w:ins>
          </w:p>
        </w:tc>
        <w:tc>
          <w:tcPr>
            <w:tcW w:w="1378" w:type="dxa"/>
            <w:tcBorders>
              <w:top w:val="single" w:sz="4" w:space="0" w:color="auto"/>
              <w:left w:val="single" w:sz="4" w:space="0" w:color="auto"/>
              <w:bottom w:val="single" w:sz="4" w:space="0" w:color="auto"/>
              <w:right w:val="single" w:sz="4" w:space="0" w:color="auto"/>
            </w:tcBorders>
            <w:shd w:val="clear" w:color="auto" w:fill="DAEEF3"/>
          </w:tcPr>
          <w:p w:rsidR="00D142EB" w:rsidRDefault="00D142EB" w:rsidP="00BA5B6B">
            <w:pPr>
              <w:pStyle w:val="Tableheading"/>
              <w:spacing w:before="96"/>
              <w:rPr>
                <w:ins w:id="1832" w:author="Batra, Mayank" w:date="2016-06-21T15:07:00Z"/>
                <w:rFonts w:cs="Arial"/>
                <w:sz w:val="24"/>
                <w:szCs w:val="24"/>
              </w:rPr>
            </w:pPr>
            <w:ins w:id="1833" w:author="Batra, Mayank" w:date="2016-06-21T15:07:00Z">
              <w:r>
                <w:rPr>
                  <w:rFonts w:cs="Arial"/>
                  <w:sz w:val="24"/>
                  <w:szCs w:val="24"/>
                </w:rPr>
                <w:t>Vers.</w:t>
              </w:r>
            </w:ins>
          </w:p>
        </w:tc>
        <w:tc>
          <w:tcPr>
            <w:tcW w:w="3544" w:type="dxa"/>
            <w:tcBorders>
              <w:top w:val="single" w:sz="4" w:space="0" w:color="auto"/>
              <w:left w:val="single" w:sz="4" w:space="0" w:color="auto"/>
              <w:bottom w:val="single" w:sz="4" w:space="0" w:color="auto"/>
              <w:right w:val="single" w:sz="4" w:space="0" w:color="auto"/>
            </w:tcBorders>
            <w:shd w:val="clear" w:color="auto" w:fill="DAEEF3"/>
          </w:tcPr>
          <w:p w:rsidR="00D142EB" w:rsidRDefault="00D142EB" w:rsidP="00BA5B6B">
            <w:pPr>
              <w:pStyle w:val="Tableheading"/>
              <w:spacing w:before="96"/>
              <w:rPr>
                <w:ins w:id="1834" w:author="Batra, Mayank" w:date="2016-06-21T15:07:00Z"/>
                <w:rFonts w:cs="Arial"/>
                <w:sz w:val="24"/>
                <w:szCs w:val="24"/>
              </w:rPr>
            </w:pPr>
            <w:ins w:id="1835" w:author="Batra, Mayank" w:date="2016-06-21T15:07:00Z">
              <w:r>
                <w:rPr>
                  <w:rFonts w:cs="Arial"/>
                  <w:sz w:val="24"/>
                  <w:szCs w:val="24"/>
                </w:rPr>
                <w:t>Summary description</w:t>
              </w:r>
            </w:ins>
          </w:p>
        </w:tc>
        <w:tc>
          <w:tcPr>
            <w:tcW w:w="1559" w:type="dxa"/>
            <w:tcBorders>
              <w:top w:val="single" w:sz="4" w:space="0" w:color="auto"/>
              <w:left w:val="single" w:sz="4" w:space="0" w:color="auto"/>
              <w:bottom w:val="single" w:sz="4" w:space="0" w:color="auto"/>
              <w:right w:val="single" w:sz="4" w:space="0" w:color="auto"/>
            </w:tcBorders>
            <w:shd w:val="clear" w:color="auto" w:fill="DAEEF3"/>
            <w:hideMark/>
          </w:tcPr>
          <w:p w:rsidR="00D142EB" w:rsidRPr="00E76CAF" w:rsidRDefault="00D142EB" w:rsidP="00BA5B6B">
            <w:pPr>
              <w:pStyle w:val="Tableheading"/>
              <w:spacing w:before="96"/>
              <w:rPr>
                <w:ins w:id="1836" w:author="Batra, Mayank" w:date="2016-06-21T15:07:00Z"/>
                <w:rFonts w:cs="Arial"/>
                <w:sz w:val="24"/>
                <w:szCs w:val="24"/>
              </w:rPr>
            </w:pPr>
            <w:ins w:id="1837" w:author="Batra, Mayank" w:date="2016-06-21T15:07:00Z">
              <w:r>
                <w:rPr>
                  <w:rFonts w:cs="Arial"/>
                  <w:sz w:val="24"/>
                  <w:szCs w:val="24"/>
                </w:rPr>
                <w:t>Supported Controllers</w:t>
              </w:r>
            </w:ins>
          </w:p>
        </w:tc>
      </w:tr>
      <w:tr w:rsidR="00D142EB" w:rsidRPr="006A27F0" w:rsidTr="00BA5B6B">
        <w:trPr>
          <w:cantSplit/>
          <w:trHeight w:val="184"/>
          <w:ins w:id="1838" w:author="Batra, Mayank" w:date="2016-06-21T15:07: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D142EB" w:rsidRPr="006A27F0" w:rsidRDefault="00D142EB">
            <w:pPr>
              <w:pStyle w:val="CellBody"/>
              <w:spacing w:before="96"/>
              <w:rPr>
                <w:ins w:id="1839" w:author="Batra, Mayank" w:date="2016-06-21T15:07:00Z"/>
                <w:rFonts w:ascii="Arial" w:hAnsi="Arial" w:cs="Arial"/>
                <w:color w:val="FF0000"/>
                <w:sz w:val="24"/>
                <w:szCs w:val="24"/>
              </w:rPr>
            </w:pPr>
            <w:ins w:id="1840" w:author="Batra, Mayank" w:date="2016-06-21T15:07:00Z">
              <w:r>
                <w:rPr>
                  <w:rFonts w:ascii="Arial" w:hAnsi="Arial" w:cs="Arial"/>
                  <w:color w:val="FF0000"/>
                  <w:sz w:val="24"/>
                  <w:szCs w:val="24"/>
                </w:rPr>
                <w:t xml:space="preserve">LE Set Supplemental </w:t>
              </w:r>
            </w:ins>
            <w:ins w:id="1841" w:author="Batra, Mayank" w:date="2016-06-21T15:08:00Z">
              <w:r>
                <w:rPr>
                  <w:rFonts w:ascii="Arial" w:hAnsi="Arial" w:cs="Arial"/>
                  <w:color w:val="FF0000"/>
                  <w:sz w:val="24"/>
                  <w:szCs w:val="24"/>
                </w:rPr>
                <w:t>Receive</w:t>
              </w:r>
            </w:ins>
            <w:ins w:id="1842" w:author="Batra, Mayank" w:date="2016-06-21T15:07:00Z">
              <w:r>
                <w:rPr>
                  <w:rFonts w:ascii="Arial" w:hAnsi="Arial" w:cs="Arial"/>
                  <w:color w:val="FF0000"/>
                  <w:sz w:val="24"/>
                  <w:szCs w:val="24"/>
                </w:rPr>
                <w:t xml:space="preserve"> Test Parameters Command</w:t>
              </w:r>
            </w:ins>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D142EB" w:rsidRPr="006A27F0" w:rsidRDefault="00D43AF5" w:rsidP="00BA5B6B">
            <w:pPr>
              <w:pStyle w:val="CellBody"/>
              <w:spacing w:before="96"/>
              <w:rPr>
                <w:ins w:id="1843" w:author="Batra, Mayank" w:date="2016-06-21T15:07:00Z"/>
                <w:rFonts w:ascii="Arial" w:hAnsi="Arial" w:cs="Arial"/>
                <w:color w:val="FF0000"/>
                <w:sz w:val="24"/>
                <w:szCs w:val="24"/>
              </w:rPr>
            </w:pPr>
            <w:ins w:id="1844" w:author="Batra, Mayank" w:date="2016-06-28T15:19:00Z">
              <w:r>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D142EB" w:rsidRPr="006A27F0" w:rsidRDefault="00D142EB">
            <w:pPr>
              <w:pStyle w:val="CellBody"/>
              <w:spacing w:before="96"/>
              <w:rPr>
                <w:ins w:id="1845" w:author="Batra, Mayank" w:date="2016-06-21T15:07:00Z"/>
                <w:rFonts w:ascii="Arial" w:hAnsi="Arial" w:cs="Arial"/>
                <w:color w:val="FF0000"/>
                <w:sz w:val="24"/>
                <w:szCs w:val="24"/>
              </w:rPr>
            </w:pPr>
            <w:ins w:id="1846" w:author="Batra, Mayank" w:date="2016-06-21T15:09:00Z">
              <w:r w:rsidRPr="00D142EB">
                <w:rPr>
                  <w:rFonts w:ascii="Arial" w:hAnsi="Arial" w:cs="Arial"/>
                  <w:color w:val="FF0000"/>
                  <w:sz w:val="24"/>
                  <w:szCs w:val="24"/>
                </w:rPr>
                <w:t>The L</w:t>
              </w:r>
              <w:r>
                <w:rPr>
                  <w:rFonts w:ascii="Arial" w:hAnsi="Arial" w:cs="Arial"/>
                  <w:color w:val="FF0000"/>
                  <w:sz w:val="24"/>
                  <w:szCs w:val="24"/>
                </w:rPr>
                <w:t xml:space="preserve">E </w:t>
              </w:r>
              <w:r w:rsidRPr="00D142EB">
                <w:rPr>
                  <w:rFonts w:ascii="Arial" w:hAnsi="Arial" w:cs="Arial"/>
                  <w:color w:val="FF0000"/>
                  <w:sz w:val="24"/>
                  <w:szCs w:val="24"/>
                </w:rPr>
                <w:t>Set</w:t>
              </w:r>
              <w:r>
                <w:rPr>
                  <w:rFonts w:ascii="Arial" w:hAnsi="Arial" w:cs="Arial"/>
                  <w:color w:val="FF0000"/>
                  <w:sz w:val="24"/>
                  <w:szCs w:val="24"/>
                </w:rPr>
                <w:t xml:space="preserve"> </w:t>
              </w:r>
              <w:r w:rsidRPr="00D142EB">
                <w:rPr>
                  <w:rFonts w:ascii="Arial" w:hAnsi="Arial" w:cs="Arial"/>
                  <w:color w:val="FF0000"/>
                  <w:sz w:val="24"/>
                  <w:szCs w:val="24"/>
                </w:rPr>
                <w:t>Supplemental</w:t>
              </w:r>
              <w:r>
                <w:rPr>
                  <w:rFonts w:ascii="Arial" w:hAnsi="Arial" w:cs="Arial"/>
                  <w:color w:val="FF0000"/>
                  <w:sz w:val="24"/>
                  <w:szCs w:val="24"/>
                </w:rPr>
                <w:t xml:space="preserve"> </w:t>
              </w:r>
              <w:r w:rsidRPr="00D142EB">
                <w:rPr>
                  <w:rFonts w:ascii="Arial" w:hAnsi="Arial" w:cs="Arial"/>
                  <w:color w:val="FF0000"/>
                  <w:sz w:val="24"/>
                  <w:szCs w:val="24"/>
                </w:rPr>
                <w:t>Receive</w:t>
              </w:r>
              <w:r>
                <w:rPr>
                  <w:rFonts w:ascii="Arial" w:hAnsi="Arial" w:cs="Arial"/>
                  <w:color w:val="FF0000"/>
                  <w:sz w:val="24"/>
                  <w:szCs w:val="24"/>
                </w:rPr>
                <w:t xml:space="preserve"> </w:t>
              </w:r>
              <w:r w:rsidRPr="00D142EB">
                <w:rPr>
                  <w:rFonts w:ascii="Arial" w:hAnsi="Arial" w:cs="Arial"/>
                  <w:color w:val="FF0000"/>
                  <w:sz w:val="24"/>
                  <w:szCs w:val="24"/>
                </w:rPr>
                <w:t>Test</w:t>
              </w:r>
              <w:r>
                <w:rPr>
                  <w:rFonts w:ascii="Arial" w:hAnsi="Arial" w:cs="Arial"/>
                  <w:color w:val="FF0000"/>
                  <w:sz w:val="24"/>
                  <w:szCs w:val="24"/>
                </w:rPr>
                <w:t xml:space="preserve"> </w:t>
              </w:r>
              <w:r w:rsidRPr="00D142EB">
                <w:rPr>
                  <w:rFonts w:ascii="Arial" w:hAnsi="Arial" w:cs="Arial"/>
                  <w:color w:val="FF0000"/>
                  <w:sz w:val="24"/>
                  <w:szCs w:val="24"/>
                </w:rPr>
                <w:t xml:space="preserve">Parameters command </w:t>
              </w:r>
              <w:r>
                <w:rPr>
                  <w:rFonts w:ascii="Arial" w:hAnsi="Arial" w:cs="Arial"/>
                  <w:color w:val="FF0000"/>
                  <w:sz w:val="24"/>
                  <w:szCs w:val="24"/>
                </w:rPr>
                <w:t xml:space="preserve">will </w:t>
              </w:r>
              <w:r w:rsidRPr="00D142EB">
                <w:rPr>
                  <w:rFonts w:ascii="Arial" w:hAnsi="Arial" w:cs="Arial"/>
                  <w:color w:val="FF0000"/>
                  <w:sz w:val="24"/>
                  <w:szCs w:val="24"/>
                </w:rPr>
                <w:t>set the antenna switching pattern and the switching and sampling slot durations for receiving Supplementals during test mode.</w:t>
              </w:r>
            </w:ins>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D142EB" w:rsidRPr="006A27F0" w:rsidRDefault="00D142EB" w:rsidP="00BA5B6B">
            <w:pPr>
              <w:pStyle w:val="CellBody"/>
              <w:spacing w:before="96"/>
              <w:rPr>
                <w:ins w:id="1847" w:author="Batra, Mayank" w:date="2016-06-21T15:07:00Z"/>
                <w:rFonts w:ascii="Arial" w:hAnsi="Arial" w:cs="Arial"/>
                <w:color w:val="FF0000"/>
                <w:sz w:val="24"/>
                <w:szCs w:val="24"/>
              </w:rPr>
            </w:pPr>
            <w:ins w:id="1848" w:author="Batra, Mayank" w:date="2016-06-21T15:07:00Z">
              <w:r>
                <w:rPr>
                  <w:rFonts w:ascii="Arial" w:hAnsi="Arial" w:cs="Arial"/>
                  <w:color w:val="FF0000"/>
                  <w:sz w:val="24"/>
                  <w:szCs w:val="24"/>
                </w:rPr>
                <w:t>LE</w:t>
              </w:r>
            </w:ins>
          </w:p>
        </w:tc>
      </w:tr>
      <w:tr w:rsidR="00D142EB" w:rsidRPr="006A27F0" w:rsidTr="00BA5B6B">
        <w:trPr>
          <w:cantSplit/>
          <w:trHeight w:val="184"/>
          <w:ins w:id="1849" w:author="Batra, Mayank" w:date="2016-06-21T15:09:00Z"/>
        </w:trPr>
        <w:tc>
          <w:tcPr>
            <w:tcW w:w="21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D142EB" w:rsidRDefault="00D142EB" w:rsidP="00D142EB">
            <w:pPr>
              <w:pStyle w:val="CellBody"/>
              <w:spacing w:before="96"/>
              <w:rPr>
                <w:ins w:id="1850" w:author="Batra, Mayank" w:date="2016-06-21T15:09:00Z"/>
                <w:rFonts w:ascii="Arial" w:hAnsi="Arial" w:cs="Arial"/>
                <w:color w:val="FF0000"/>
                <w:sz w:val="24"/>
                <w:szCs w:val="24"/>
              </w:rPr>
            </w:pPr>
            <w:ins w:id="1851" w:author="Batra, Mayank" w:date="2016-06-21T15:10:00Z">
              <w:r>
                <w:rPr>
                  <w:rFonts w:ascii="Arial" w:hAnsi="Arial" w:cs="Arial"/>
                  <w:color w:val="FF0000"/>
                  <w:sz w:val="24"/>
                  <w:szCs w:val="24"/>
                </w:rPr>
                <w:t>LE Set Supplemental Transmit Test Parameters Command</w:t>
              </w:r>
            </w:ins>
          </w:p>
        </w:tc>
        <w:tc>
          <w:tcPr>
            <w:tcW w:w="1378" w:type="dxa"/>
            <w:tcBorders>
              <w:top w:val="single" w:sz="4" w:space="0" w:color="auto"/>
              <w:left w:val="single" w:sz="4" w:space="0" w:color="auto"/>
              <w:bottom w:val="single" w:sz="4" w:space="0" w:color="auto"/>
              <w:right w:val="single" w:sz="4" w:space="0" w:color="auto"/>
            </w:tcBorders>
            <w:shd w:val="clear" w:color="auto" w:fill="FFFFFF" w:themeFill="background1"/>
          </w:tcPr>
          <w:p w:rsidR="00D142EB" w:rsidRDefault="00D43AF5" w:rsidP="00BA5B6B">
            <w:pPr>
              <w:pStyle w:val="CellBody"/>
              <w:spacing w:before="96"/>
              <w:rPr>
                <w:ins w:id="1852" w:author="Batra, Mayank" w:date="2016-06-21T15:09:00Z"/>
                <w:rFonts w:ascii="Arial" w:hAnsi="Arial" w:cs="Arial"/>
                <w:color w:val="FF0000"/>
                <w:sz w:val="24"/>
                <w:szCs w:val="24"/>
              </w:rPr>
            </w:pPr>
            <w:ins w:id="1853" w:author="Batra, Mayank" w:date="2016-06-28T15:19:00Z">
              <w:r>
                <w:rPr>
                  <w:rFonts w:ascii="Arial" w:hAnsi="Arial" w:cs="Arial"/>
                  <w:color w:val="FF0000"/>
                  <w:sz w:val="24"/>
                  <w:szCs w:val="24"/>
                </w:rPr>
                <w:t>Madrid</w:t>
              </w:r>
            </w:ins>
          </w:p>
        </w:tc>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tcPr>
          <w:p w:rsidR="00D142EB" w:rsidRPr="00D142EB" w:rsidRDefault="00D142EB">
            <w:pPr>
              <w:pStyle w:val="CellBody"/>
              <w:spacing w:before="96"/>
              <w:rPr>
                <w:ins w:id="1854" w:author="Batra, Mayank" w:date="2016-06-21T15:09:00Z"/>
                <w:rFonts w:ascii="Arial" w:hAnsi="Arial" w:cs="Arial"/>
                <w:color w:val="FF0000"/>
                <w:sz w:val="24"/>
                <w:szCs w:val="24"/>
              </w:rPr>
            </w:pPr>
            <w:ins w:id="1855" w:author="Batra, Mayank" w:date="2016-06-21T15:10:00Z">
              <w:r w:rsidRPr="00D142EB">
                <w:rPr>
                  <w:rFonts w:ascii="Arial" w:hAnsi="Arial" w:cs="Arial"/>
                  <w:color w:val="FF0000"/>
                  <w:sz w:val="24"/>
                  <w:szCs w:val="24"/>
                </w:rPr>
                <w:t>The LE</w:t>
              </w:r>
              <w:r>
                <w:rPr>
                  <w:rFonts w:ascii="Arial" w:hAnsi="Arial" w:cs="Arial"/>
                  <w:color w:val="FF0000"/>
                  <w:sz w:val="24"/>
                  <w:szCs w:val="24"/>
                </w:rPr>
                <w:t xml:space="preserve"> </w:t>
              </w:r>
              <w:r w:rsidRPr="00D142EB">
                <w:rPr>
                  <w:rFonts w:ascii="Arial" w:hAnsi="Arial" w:cs="Arial"/>
                  <w:color w:val="FF0000"/>
                  <w:sz w:val="24"/>
                  <w:szCs w:val="24"/>
                </w:rPr>
                <w:t>Set</w:t>
              </w:r>
              <w:r>
                <w:rPr>
                  <w:rFonts w:ascii="Arial" w:hAnsi="Arial" w:cs="Arial"/>
                  <w:color w:val="FF0000"/>
                  <w:sz w:val="24"/>
                  <w:szCs w:val="24"/>
                </w:rPr>
                <w:t xml:space="preserve"> </w:t>
              </w:r>
              <w:r w:rsidRPr="00D142EB">
                <w:rPr>
                  <w:rFonts w:ascii="Arial" w:hAnsi="Arial" w:cs="Arial"/>
                  <w:color w:val="FF0000"/>
                  <w:sz w:val="24"/>
                  <w:szCs w:val="24"/>
                </w:rPr>
                <w:t>Supplemental</w:t>
              </w:r>
              <w:r>
                <w:rPr>
                  <w:rFonts w:ascii="Arial" w:hAnsi="Arial" w:cs="Arial"/>
                  <w:color w:val="FF0000"/>
                  <w:sz w:val="24"/>
                  <w:szCs w:val="24"/>
                </w:rPr>
                <w:t xml:space="preserve"> </w:t>
              </w:r>
              <w:r w:rsidRPr="00D142EB">
                <w:rPr>
                  <w:rFonts w:ascii="Arial" w:hAnsi="Arial" w:cs="Arial"/>
                  <w:color w:val="FF0000"/>
                  <w:sz w:val="24"/>
                  <w:szCs w:val="24"/>
                </w:rPr>
                <w:t>Transmit</w:t>
              </w:r>
              <w:r>
                <w:rPr>
                  <w:rFonts w:ascii="Arial" w:hAnsi="Arial" w:cs="Arial"/>
                  <w:color w:val="FF0000"/>
                  <w:sz w:val="24"/>
                  <w:szCs w:val="24"/>
                </w:rPr>
                <w:t xml:space="preserve"> </w:t>
              </w:r>
              <w:r w:rsidRPr="00D142EB">
                <w:rPr>
                  <w:rFonts w:ascii="Arial" w:hAnsi="Arial" w:cs="Arial"/>
                  <w:color w:val="FF0000"/>
                  <w:sz w:val="24"/>
                  <w:szCs w:val="24"/>
                </w:rPr>
                <w:t>Test</w:t>
              </w:r>
              <w:r>
                <w:rPr>
                  <w:rFonts w:ascii="Arial" w:hAnsi="Arial" w:cs="Arial"/>
                  <w:color w:val="FF0000"/>
                  <w:sz w:val="24"/>
                  <w:szCs w:val="24"/>
                </w:rPr>
                <w:t xml:space="preserve"> </w:t>
              </w:r>
              <w:r w:rsidRPr="00D142EB">
                <w:rPr>
                  <w:rFonts w:ascii="Arial" w:hAnsi="Arial" w:cs="Arial"/>
                  <w:color w:val="FF0000"/>
                  <w:sz w:val="24"/>
                  <w:szCs w:val="24"/>
                </w:rPr>
                <w:t>Parameters command is used to set the antenna switching pattern and the switching slot durations for transmitting Supplementals during test mode.</w:t>
              </w:r>
            </w:ins>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D142EB" w:rsidRDefault="00D142EB" w:rsidP="00BA5B6B">
            <w:pPr>
              <w:pStyle w:val="CellBody"/>
              <w:spacing w:before="96"/>
              <w:rPr>
                <w:ins w:id="1856" w:author="Batra, Mayank" w:date="2016-06-21T15:09:00Z"/>
                <w:rFonts w:ascii="Arial" w:hAnsi="Arial" w:cs="Arial"/>
                <w:color w:val="FF0000"/>
                <w:sz w:val="24"/>
                <w:szCs w:val="24"/>
              </w:rPr>
            </w:pPr>
            <w:ins w:id="1857" w:author="Batra, Mayank" w:date="2016-06-21T15:10:00Z">
              <w:r>
                <w:rPr>
                  <w:rFonts w:ascii="Arial" w:hAnsi="Arial" w:cs="Arial"/>
                  <w:color w:val="FF0000"/>
                  <w:sz w:val="24"/>
                  <w:szCs w:val="24"/>
                </w:rPr>
                <w:t>LE</w:t>
              </w:r>
            </w:ins>
          </w:p>
        </w:tc>
      </w:tr>
    </w:tbl>
    <w:p w:rsidR="00E44F48" w:rsidRDefault="00D142EB">
      <w:pPr>
        <w:rPr>
          <w:ins w:id="1858" w:author="Batra, Mayank" w:date="2016-06-21T15:06:00Z"/>
        </w:rPr>
        <w:pPrChange w:id="1859" w:author="Batra, Mayank" w:date="2016-06-21T15:07:00Z">
          <w:pPr>
            <w:pStyle w:val="31"/>
          </w:pPr>
        </w:pPrChange>
      </w:pPr>
      <w:ins w:id="1860" w:author="Batra, Mayank" w:date="2016-06-21T15:10:00Z">
        <w:r>
          <w:rPr>
            <w:rFonts w:ascii="Helvetica-Oblique" w:hAnsi="Helvetica-Oblique" w:cs="Helvetica-Oblique"/>
            <w:i/>
            <w:iCs/>
            <w:sz w:val="20"/>
            <w:szCs w:val="20"/>
            <w:lang w:val="en-GB"/>
          </w:rPr>
          <w:t>Table 3.18: Testing (Sheet 2 of 2)</w:t>
        </w:r>
      </w:ins>
    </w:p>
    <w:p w:rsidR="00D142EB" w:rsidRDefault="00D142EB" w:rsidP="00E44F48">
      <w:pPr>
        <w:pStyle w:val="31"/>
        <w:rPr>
          <w:ins w:id="1861" w:author="Batra, Mayank" w:date="2016-06-21T15:11:00Z"/>
        </w:rPr>
      </w:pPr>
      <w:bookmarkStart w:id="1862" w:name="_Toc454286170"/>
      <w:ins w:id="1863" w:author="Batra, Mayank" w:date="2016-06-21T15:06:00Z">
        <w:r w:rsidRPr="00921B82">
          <w:rPr>
            <w:color w:val="FF0000"/>
          </w:rPr>
          <w:t xml:space="preserve">[UPDATED SECTION] </w:t>
        </w:r>
        <w:r>
          <w:t>3.1</w:t>
        </w:r>
      </w:ins>
      <w:ins w:id="1864" w:author="Batra, Mayank" w:date="2016-06-21T15:07:00Z">
        <w:r>
          <w:t>8</w:t>
        </w:r>
      </w:ins>
      <w:ins w:id="1865" w:author="Batra, Mayank" w:date="2016-06-21T15:06:00Z">
        <w:r>
          <w:t xml:space="preserve"> </w:t>
        </w:r>
      </w:ins>
      <w:ins w:id="1866" w:author="Batra, Mayank" w:date="2016-06-21T15:07:00Z">
        <w:r w:rsidRPr="00D142EB">
          <w:t>ALPHABETICAL LIST OF COMMANDS AND EVENTS</w:t>
        </w:r>
      </w:ins>
      <w:bookmarkEnd w:id="1862"/>
    </w:p>
    <w:p w:rsidR="00E44F48" w:rsidRDefault="00184984">
      <w:pPr>
        <w:rPr>
          <w:ins w:id="1867" w:author="Batra, Mayank" w:date="2016-06-21T15:06:00Z"/>
          <w:color w:val="00B050"/>
          <w:rPrChange w:id="1868" w:author="Batra, Mayank" w:date="2016-06-21T15:11:00Z">
            <w:rPr>
              <w:ins w:id="1869" w:author="Batra, Mayank" w:date="2016-06-21T15:06:00Z"/>
            </w:rPr>
          </w:rPrChange>
        </w:rPr>
        <w:pPrChange w:id="1870" w:author="Batra, Mayank" w:date="2016-06-21T15:11:00Z">
          <w:pPr>
            <w:pStyle w:val="31"/>
          </w:pPr>
        </w:pPrChange>
      </w:pPr>
      <w:ins w:id="1871" w:author="Batra, Mayank" w:date="2016-06-21T15:11:00Z">
        <w:r w:rsidRPr="00184984">
          <w:rPr>
            <w:rFonts w:eastAsiaTheme="majorEastAsia" w:cstheme="majorBidi"/>
            <w:bCs/>
            <w:color w:val="00B050"/>
            <w:sz w:val="24"/>
            <w:szCs w:val="26"/>
            <w:rPrChange w:id="1872" w:author="Batra, Mayank" w:date="2016-06-21T15:11:00Z">
              <w:rPr>
                <w:color w:val="FF0000"/>
                <w:sz w:val="16"/>
                <w:szCs w:val="16"/>
              </w:rPr>
            </w:rPrChange>
          </w:rPr>
          <w:t>[Note to the editor: add all new commands and events to Table 3.19]</w:t>
        </w:r>
      </w:ins>
    </w:p>
    <w:p w:rsidR="00921B82" w:rsidDel="00D142EB" w:rsidRDefault="00921B82" w:rsidP="00E44F48">
      <w:pPr>
        <w:pStyle w:val="31"/>
        <w:rPr>
          <w:del w:id="1873" w:author="Batra, Mayank" w:date="2016-05-27T12:02:00Z"/>
        </w:rPr>
      </w:pPr>
      <w:bookmarkStart w:id="1874" w:name="_Toc454285419"/>
      <w:bookmarkStart w:id="1875" w:name="_Toc454285795"/>
      <w:bookmarkStart w:id="1876" w:name="_Toc454286171"/>
      <w:bookmarkEnd w:id="1874"/>
      <w:bookmarkEnd w:id="1875"/>
      <w:bookmarkEnd w:id="1876"/>
    </w:p>
    <w:p w:rsidR="00921B82" w:rsidRDefault="00921B82" w:rsidP="00E44F48">
      <w:pPr>
        <w:pStyle w:val="31"/>
      </w:pPr>
      <w:bookmarkStart w:id="1877" w:name="_Toc449707693"/>
      <w:bookmarkStart w:id="1878" w:name="_Toc454286172"/>
      <w:r w:rsidRPr="00921B82">
        <w:rPr>
          <w:color w:val="FF0000"/>
        </w:rPr>
        <w:t xml:space="preserve">[UPDATED SECTION] </w:t>
      </w:r>
      <w:r>
        <w:t>3.19 LE CONTROLLER REQUIREMENTS</w:t>
      </w:r>
      <w:bookmarkEnd w:id="1877"/>
      <w:bookmarkEnd w:id="1878"/>
    </w:p>
    <w:tbl>
      <w:tblPr>
        <w:tblStyle w:val="Bluetoothgrid"/>
        <w:tblW w:w="8815" w:type="dxa"/>
        <w:tblInd w:w="0" w:type="dxa"/>
        <w:tblLayout w:type="fixed"/>
        <w:tblCellMar>
          <w:left w:w="115" w:type="dxa"/>
          <w:right w:w="115" w:type="dxa"/>
        </w:tblCellMar>
        <w:tblLook w:val="04A0"/>
      </w:tblPr>
      <w:tblGrid>
        <w:gridCol w:w="5639"/>
        <w:gridCol w:w="3169"/>
        <w:gridCol w:w="7"/>
        <w:tblGridChange w:id="1879">
          <w:tblGrid>
            <w:gridCol w:w="7"/>
            <w:gridCol w:w="5632"/>
            <w:gridCol w:w="12"/>
            <w:gridCol w:w="3157"/>
            <w:gridCol w:w="7"/>
            <w:gridCol w:w="7"/>
          </w:tblGrid>
        </w:tblGridChange>
      </w:tblGrid>
      <w:tr w:rsidR="0083745C" w:rsidRPr="00E76CAF" w:rsidTr="00191B63">
        <w:trPr>
          <w:cnfStyle w:val="100000000000"/>
          <w:cantSplit/>
          <w:trHeight w:val="579"/>
          <w:tblHeader/>
        </w:trPr>
        <w:tc>
          <w:tcPr>
            <w:tcW w:w="5644" w:type="dxa"/>
            <w:tcBorders>
              <w:top w:val="single" w:sz="4" w:space="0" w:color="auto"/>
              <w:left w:val="single" w:sz="4" w:space="0" w:color="auto"/>
              <w:bottom w:val="single" w:sz="4" w:space="0" w:color="auto"/>
              <w:right w:val="single" w:sz="4" w:space="0" w:color="auto"/>
            </w:tcBorders>
            <w:shd w:val="clear" w:color="auto" w:fill="DAEEF3"/>
          </w:tcPr>
          <w:p w:rsidR="00921B82" w:rsidRPr="00E76CAF" w:rsidRDefault="00921B82" w:rsidP="00C449E2">
            <w:pPr>
              <w:pStyle w:val="Tableheading"/>
              <w:spacing w:before="96"/>
              <w:rPr>
                <w:rFonts w:cs="Arial"/>
                <w:sz w:val="24"/>
                <w:szCs w:val="24"/>
              </w:rPr>
            </w:pPr>
            <w:r>
              <w:rPr>
                <w:rFonts w:cs="Arial"/>
                <w:sz w:val="24"/>
                <w:szCs w:val="24"/>
              </w:rPr>
              <w:t>Name</w:t>
            </w:r>
          </w:p>
        </w:tc>
        <w:tc>
          <w:tcPr>
            <w:tcW w:w="3171" w:type="dxa"/>
            <w:gridSpan w:val="2"/>
            <w:tcBorders>
              <w:top w:val="single" w:sz="4" w:space="0" w:color="auto"/>
              <w:left w:val="single" w:sz="4" w:space="0" w:color="auto"/>
              <w:bottom w:val="single" w:sz="4" w:space="0" w:color="auto"/>
              <w:right w:val="single" w:sz="4" w:space="0" w:color="auto"/>
            </w:tcBorders>
            <w:shd w:val="clear" w:color="auto" w:fill="DAEEF3"/>
            <w:hideMark/>
          </w:tcPr>
          <w:p w:rsidR="00921B82" w:rsidRPr="00E76CAF" w:rsidRDefault="00921B82" w:rsidP="00C449E2">
            <w:pPr>
              <w:pStyle w:val="Tableheading"/>
              <w:spacing w:before="96"/>
              <w:rPr>
                <w:rFonts w:cs="Arial"/>
                <w:sz w:val="24"/>
                <w:szCs w:val="24"/>
              </w:rPr>
            </w:pPr>
            <w:r>
              <w:rPr>
                <w:rFonts w:cs="Arial"/>
                <w:sz w:val="24"/>
                <w:szCs w:val="24"/>
              </w:rPr>
              <w:t>LE Feature Requirements</w:t>
            </w:r>
          </w:p>
        </w:tc>
      </w:tr>
      <w:tr w:rsidR="00921B82" w:rsidRPr="006A27F0" w:rsidTr="00191B63">
        <w:tblPrEx>
          <w:tblW w:w="8815" w:type="dxa"/>
          <w:tblInd w:w="0" w:type="dxa"/>
          <w:tblLayout w:type="fixed"/>
          <w:tblCellMar>
            <w:left w:w="115" w:type="dxa"/>
            <w:right w:w="115" w:type="dxa"/>
          </w:tblCellMar>
          <w:tblPrExChange w:id="1880" w:author="Batra, Mayank" w:date="2016-06-21T12:07:00Z">
            <w:tblPrEx>
              <w:tblW w:w="8815" w:type="dxa"/>
              <w:tblInd w:w="0" w:type="dxa"/>
              <w:tblLayout w:type="fixed"/>
              <w:tblCellMar>
                <w:left w:w="115" w:type="dxa"/>
                <w:right w:w="115" w:type="dxa"/>
              </w:tblCellMar>
            </w:tblPrEx>
          </w:tblPrExChange>
        </w:tblPrEx>
        <w:trPr>
          <w:cantSplit/>
          <w:trHeight w:val="184"/>
          <w:trPrChange w:id="1881" w:author="Batra, Mayank" w:date="2016-06-21T12:07:00Z">
            <w:trPr>
              <w:gridBefore w:val="1"/>
              <w:trHeight w:val="184"/>
            </w:trPr>
          </w:trPrChange>
        </w:trPr>
        <w:tc>
          <w:tcPr>
            <w:tcW w:w="5644" w:type="dxa"/>
            <w:vAlign w:val="top"/>
            <w:tcPrChange w:id="1882" w:author="Batra, Mayank" w:date="2016-06-21T12:07:00Z">
              <w:tcPr>
                <w:tcW w:w="5644" w:type="dxa"/>
                <w:gridSpan w:val="2"/>
                <w:vAlign w:val="top"/>
              </w:tcPr>
            </w:tcPrChange>
          </w:tcPr>
          <w:p w:rsidR="00921B82" w:rsidRDefault="00921B82">
            <w:pPr>
              <w:pStyle w:val="CellBody"/>
              <w:spacing w:before="96"/>
              <w:rPr>
                <w:rFonts w:ascii="Arial" w:hAnsi="Arial" w:cs="Arial"/>
                <w:color w:val="FF0000"/>
                <w:sz w:val="24"/>
                <w:szCs w:val="24"/>
              </w:rPr>
            </w:pPr>
            <w:r>
              <w:rPr>
                <w:rFonts w:ascii="Arial" w:hAnsi="Arial" w:cs="Arial"/>
                <w:color w:val="FF0000"/>
                <w:sz w:val="24"/>
                <w:szCs w:val="24"/>
              </w:rPr>
              <w:t xml:space="preserve">LE Set </w:t>
            </w:r>
            <w:r w:rsidR="00AB685C">
              <w:rPr>
                <w:rFonts w:ascii="Arial" w:hAnsi="Arial" w:cs="Arial"/>
                <w:color w:val="FF0000"/>
                <w:sz w:val="24"/>
                <w:szCs w:val="24"/>
              </w:rPr>
              <w:t xml:space="preserve">Connection Supplemental </w:t>
            </w:r>
            <w:r w:rsidR="00FF5E77">
              <w:rPr>
                <w:rFonts w:ascii="Arial" w:hAnsi="Arial" w:cs="Arial"/>
                <w:color w:val="FF0000"/>
                <w:sz w:val="24"/>
                <w:szCs w:val="24"/>
              </w:rPr>
              <w:t xml:space="preserve">Receive </w:t>
            </w:r>
            <w:r>
              <w:rPr>
                <w:rFonts w:ascii="Arial" w:hAnsi="Arial" w:cs="Arial"/>
                <w:color w:val="FF0000"/>
                <w:sz w:val="24"/>
                <w:szCs w:val="24"/>
              </w:rPr>
              <w:t xml:space="preserve">Parameters </w:t>
            </w:r>
            <w:r w:rsidRPr="00F42FBF">
              <w:rPr>
                <w:rFonts w:ascii="Arial" w:hAnsi="Arial" w:cs="Arial"/>
                <w:color w:val="FF0000"/>
                <w:sz w:val="24"/>
                <w:szCs w:val="24"/>
              </w:rPr>
              <w:t>Command</w:t>
            </w:r>
          </w:p>
        </w:tc>
        <w:tc>
          <w:tcPr>
            <w:tcW w:w="3171" w:type="dxa"/>
            <w:gridSpan w:val="2"/>
            <w:tcPrChange w:id="1883" w:author="Batra, Mayank" w:date="2016-06-21T12:07:00Z">
              <w:tcPr>
                <w:tcW w:w="3171" w:type="dxa"/>
                <w:gridSpan w:val="3"/>
              </w:tcPr>
            </w:tcPrChange>
          </w:tcPr>
          <w:p w:rsidR="00921B82" w:rsidRDefault="0071491A" w:rsidP="00921B82">
            <w:pPr>
              <w:pStyle w:val="CellBody"/>
              <w:spacing w:before="96"/>
              <w:rPr>
                <w:rFonts w:ascii="Arial" w:hAnsi="Arial" w:cs="Arial"/>
                <w:color w:val="FF0000"/>
                <w:sz w:val="24"/>
                <w:szCs w:val="24"/>
              </w:rPr>
            </w:pPr>
            <w:r>
              <w:rPr>
                <w:rFonts w:ascii="Arial" w:hAnsi="Arial" w:cs="Arial"/>
                <w:color w:val="FF0000"/>
                <w:sz w:val="24"/>
                <w:szCs w:val="24"/>
              </w:rPr>
              <w:t>CTBD1</w:t>
            </w:r>
          </w:p>
        </w:tc>
      </w:tr>
      <w:tr w:rsidR="00921B82" w:rsidRPr="006A27F0" w:rsidTr="00191B63">
        <w:tblPrEx>
          <w:tblW w:w="8815" w:type="dxa"/>
          <w:tblInd w:w="0" w:type="dxa"/>
          <w:tblLayout w:type="fixed"/>
          <w:tblCellMar>
            <w:left w:w="115" w:type="dxa"/>
            <w:right w:w="115" w:type="dxa"/>
          </w:tblCellMar>
          <w:tblPrExChange w:id="1884" w:author="Batra, Mayank" w:date="2016-06-21T12:07:00Z">
            <w:tblPrEx>
              <w:tblW w:w="8815" w:type="dxa"/>
              <w:tblInd w:w="0" w:type="dxa"/>
              <w:tblLayout w:type="fixed"/>
              <w:tblCellMar>
                <w:left w:w="115" w:type="dxa"/>
                <w:right w:w="115" w:type="dxa"/>
              </w:tblCellMar>
            </w:tblPrEx>
          </w:tblPrExChange>
        </w:tblPrEx>
        <w:trPr>
          <w:cantSplit/>
          <w:trHeight w:val="184"/>
          <w:trPrChange w:id="1885" w:author="Batra, Mayank" w:date="2016-06-21T12:07:00Z">
            <w:trPr>
              <w:gridBefore w:val="1"/>
              <w:trHeight w:val="184"/>
            </w:trPr>
          </w:trPrChange>
        </w:trPr>
        <w:tc>
          <w:tcPr>
            <w:tcW w:w="5644" w:type="dxa"/>
            <w:vAlign w:val="top"/>
            <w:tcPrChange w:id="1886" w:author="Batra, Mayank" w:date="2016-06-21T12:07:00Z">
              <w:tcPr>
                <w:tcW w:w="5644" w:type="dxa"/>
                <w:gridSpan w:val="2"/>
                <w:vAlign w:val="top"/>
              </w:tcPr>
            </w:tcPrChange>
          </w:tcPr>
          <w:p w:rsidR="00921B82" w:rsidRPr="00213E20" w:rsidRDefault="00184984" w:rsidP="00C413F4">
            <w:pPr>
              <w:pStyle w:val="CellBody"/>
              <w:spacing w:beforeLines="0" w:line="276" w:lineRule="auto"/>
              <w:rPr>
                <w:rFonts w:ascii="Arial" w:hAnsi="Arial"/>
                <w:color w:val="FF0000"/>
                <w:sz w:val="24"/>
                <w:lang w:val="fr-FR"/>
                <w:rPrChange w:id="1887" w:author="Lefeuvre, Florian" w:date="2016-06-21T12:07:00Z">
                  <w:rPr>
                    <w:rFonts w:ascii="Arial" w:hAnsi="Arial"/>
                    <w:color w:val="FF0000"/>
                    <w:sz w:val="24"/>
                  </w:rPr>
                </w:rPrChange>
              </w:rPr>
            </w:pPr>
            <w:r w:rsidRPr="00184984">
              <w:rPr>
                <w:rFonts w:ascii="Arial" w:hAnsi="Arial"/>
                <w:color w:val="FF0000"/>
                <w:sz w:val="24"/>
                <w:lang w:val="fr-FR"/>
                <w:rPrChange w:id="1888" w:author="Lefeuvre, Florian" w:date="2016-06-21T12:07:00Z">
                  <w:rPr>
                    <w:rFonts w:ascii="Arial" w:hAnsi="Arial"/>
                    <w:color w:val="FF0000"/>
                    <w:sz w:val="24"/>
                    <w:szCs w:val="16"/>
                  </w:rPr>
                </w:rPrChange>
              </w:rPr>
              <w:t>LE Connection Supplemental Request Enable Command</w:t>
            </w:r>
          </w:p>
        </w:tc>
        <w:tc>
          <w:tcPr>
            <w:tcW w:w="3171" w:type="dxa"/>
            <w:gridSpan w:val="2"/>
            <w:tcPrChange w:id="1889" w:author="Batra, Mayank" w:date="2016-06-21T12:07:00Z">
              <w:tcPr>
                <w:tcW w:w="3171" w:type="dxa"/>
                <w:gridSpan w:val="3"/>
              </w:tcPr>
            </w:tcPrChange>
          </w:tcPr>
          <w:p w:rsidR="00921B82" w:rsidRDefault="0071491A" w:rsidP="00921B82">
            <w:pPr>
              <w:pStyle w:val="CellBody"/>
              <w:spacing w:before="96"/>
              <w:rPr>
                <w:rFonts w:ascii="Arial" w:hAnsi="Arial" w:cs="Arial"/>
                <w:color w:val="FF0000"/>
                <w:sz w:val="24"/>
                <w:szCs w:val="24"/>
              </w:rPr>
            </w:pPr>
            <w:r>
              <w:rPr>
                <w:rFonts w:ascii="Arial" w:hAnsi="Arial" w:cs="Arial"/>
                <w:color w:val="FF0000"/>
                <w:sz w:val="24"/>
                <w:szCs w:val="24"/>
              </w:rPr>
              <w:t>CTBD1</w:t>
            </w:r>
          </w:p>
        </w:tc>
      </w:tr>
      <w:tr w:rsidR="0071491A" w:rsidRPr="006A27F0" w:rsidTr="00191B63">
        <w:tblPrEx>
          <w:tblW w:w="8815" w:type="dxa"/>
          <w:tblInd w:w="0" w:type="dxa"/>
          <w:tblLayout w:type="fixed"/>
          <w:tblCellMar>
            <w:left w:w="115" w:type="dxa"/>
            <w:right w:w="115" w:type="dxa"/>
          </w:tblCellMar>
          <w:tblPrExChange w:id="1890" w:author="Batra, Mayank" w:date="2016-06-21T12:07:00Z">
            <w:tblPrEx>
              <w:tblW w:w="8815" w:type="dxa"/>
              <w:tblInd w:w="0" w:type="dxa"/>
              <w:tblLayout w:type="fixed"/>
              <w:tblCellMar>
                <w:left w:w="115" w:type="dxa"/>
                <w:right w:w="115" w:type="dxa"/>
              </w:tblCellMar>
            </w:tblPrEx>
          </w:tblPrExChange>
        </w:tblPrEx>
        <w:trPr>
          <w:cantSplit/>
          <w:trHeight w:val="184"/>
          <w:trPrChange w:id="1891" w:author="Batra, Mayank" w:date="2016-06-21T12:07:00Z">
            <w:trPr>
              <w:gridBefore w:val="1"/>
              <w:trHeight w:val="184"/>
            </w:trPr>
          </w:trPrChange>
        </w:trPr>
        <w:tc>
          <w:tcPr>
            <w:tcW w:w="5644" w:type="dxa"/>
            <w:vAlign w:val="top"/>
            <w:tcPrChange w:id="1892" w:author="Batra, Mayank" w:date="2016-06-21T12:07:00Z">
              <w:tcPr>
                <w:tcW w:w="5644" w:type="dxa"/>
                <w:gridSpan w:val="2"/>
                <w:vAlign w:val="top"/>
              </w:tcPr>
            </w:tcPrChange>
          </w:tcPr>
          <w:p w:rsidR="0071491A" w:rsidRDefault="0071491A" w:rsidP="008721A2">
            <w:pPr>
              <w:pStyle w:val="CellBody"/>
              <w:spacing w:before="96"/>
              <w:rPr>
                <w:rFonts w:ascii="Arial" w:hAnsi="Arial" w:cs="Arial"/>
                <w:color w:val="FF0000"/>
                <w:sz w:val="24"/>
                <w:szCs w:val="24"/>
              </w:rPr>
            </w:pPr>
            <w:r>
              <w:rPr>
                <w:rFonts w:ascii="Arial" w:hAnsi="Arial" w:cs="Arial"/>
                <w:color w:val="FF0000"/>
                <w:sz w:val="24"/>
                <w:szCs w:val="24"/>
              </w:rPr>
              <w:t>LE Connection I&amp;Q Report Event</w:t>
            </w:r>
          </w:p>
        </w:tc>
        <w:tc>
          <w:tcPr>
            <w:tcW w:w="3171" w:type="dxa"/>
            <w:gridSpan w:val="2"/>
            <w:tcPrChange w:id="1893" w:author="Batra, Mayank" w:date="2016-06-21T12:07:00Z">
              <w:tcPr>
                <w:tcW w:w="3171" w:type="dxa"/>
                <w:gridSpan w:val="3"/>
              </w:tcPr>
            </w:tcPrChange>
          </w:tcPr>
          <w:p w:rsidR="0071491A" w:rsidRDefault="0071491A" w:rsidP="008721A2">
            <w:pPr>
              <w:pStyle w:val="CellBody"/>
              <w:spacing w:before="96"/>
              <w:rPr>
                <w:rFonts w:ascii="Arial" w:hAnsi="Arial" w:cs="Arial"/>
                <w:color w:val="FF0000"/>
                <w:sz w:val="24"/>
                <w:szCs w:val="24"/>
              </w:rPr>
            </w:pPr>
            <w:r>
              <w:rPr>
                <w:rFonts w:ascii="Arial" w:hAnsi="Arial" w:cs="Arial"/>
                <w:color w:val="FF0000"/>
                <w:sz w:val="24"/>
                <w:szCs w:val="24"/>
              </w:rPr>
              <w:t>CTBD1</w:t>
            </w:r>
          </w:p>
        </w:tc>
      </w:tr>
      <w:tr w:rsidR="00FF5E77" w:rsidRPr="006A27F0" w:rsidTr="00191B63">
        <w:tblPrEx>
          <w:tblW w:w="8815" w:type="dxa"/>
          <w:tblInd w:w="0" w:type="dxa"/>
          <w:tblLayout w:type="fixed"/>
          <w:tblCellMar>
            <w:left w:w="115" w:type="dxa"/>
            <w:right w:w="115" w:type="dxa"/>
          </w:tblCellMar>
          <w:tblPrExChange w:id="1894" w:author="Batra, Mayank" w:date="2016-06-21T12:07:00Z">
            <w:tblPrEx>
              <w:tblW w:w="8815" w:type="dxa"/>
              <w:tblInd w:w="0" w:type="dxa"/>
              <w:tblLayout w:type="fixed"/>
              <w:tblCellMar>
                <w:left w:w="115" w:type="dxa"/>
                <w:right w:w="115" w:type="dxa"/>
              </w:tblCellMar>
            </w:tblPrEx>
          </w:tblPrExChange>
        </w:tblPrEx>
        <w:trPr>
          <w:cantSplit/>
          <w:trHeight w:val="184"/>
          <w:trPrChange w:id="1895" w:author="Batra, Mayank" w:date="2016-06-21T12:07:00Z">
            <w:trPr>
              <w:gridBefore w:val="1"/>
              <w:trHeight w:val="184"/>
            </w:trPr>
          </w:trPrChange>
        </w:trPr>
        <w:tc>
          <w:tcPr>
            <w:tcW w:w="5644" w:type="dxa"/>
            <w:vAlign w:val="top"/>
            <w:tcPrChange w:id="1896" w:author="Batra, Mayank" w:date="2016-06-21T12:07:00Z">
              <w:tcPr>
                <w:tcW w:w="5644" w:type="dxa"/>
                <w:gridSpan w:val="2"/>
                <w:vAlign w:val="top"/>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 xml:space="preserve">LE Set Connection Supplemental Transmit Parameters </w:t>
            </w:r>
            <w:r w:rsidRPr="00F42FBF">
              <w:rPr>
                <w:rFonts w:ascii="Arial" w:hAnsi="Arial" w:cs="Arial"/>
                <w:color w:val="FF0000"/>
                <w:sz w:val="24"/>
                <w:szCs w:val="24"/>
              </w:rPr>
              <w:t>Command</w:t>
            </w:r>
          </w:p>
        </w:tc>
        <w:tc>
          <w:tcPr>
            <w:tcW w:w="3171" w:type="dxa"/>
            <w:gridSpan w:val="2"/>
            <w:tcPrChange w:id="1897"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CTBD2</w:t>
            </w:r>
          </w:p>
        </w:tc>
      </w:tr>
      <w:tr w:rsidR="00FF5E77" w:rsidRPr="006A27F0" w:rsidTr="00191B63">
        <w:tblPrEx>
          <w:tblW w:w="8815" w:type="dxa"/>
          <w:tblInd w:w="0" w:type="dxa"/>
          <w:tblLayout w:type="fixed"/>
          <w:tblCellMar>
            <w:left w:w="115" w:type="dxa"/>
            <w:right w:w="115" w:type="dxa"/>
          </w:tblCellMar>
          <w:tblPrExChange w:id="1898" w:author="Batra, Mayank" w:date="2016-06-21T12:07:00Z">
            <w:tblPrEx>
              <w:tblW w:w="8815" w:type="dxa"/>
              <w:tblInd w:w="0" w:type="dxa"/>
              <w:tblLayout w:type="fixed"/>
              <w:tblCellMar>
                <w:left w:w="115" w:type="dxa"/>
                <w:right w:w="115" w:type="dxa"/>
              </w:tblCellMar>
            </w:tblPrEx>
          </w:tblPrExChange>
        </w:tblPrEx>
        <w:trPr>
          <w:cantSplit/>
          <w:trHeight w:val="184"/>
          <w:trPrChange w:id="1899" w:author="Batra, Mayank" w:date="2016-06-21T12:07:00Z">
            <w:trPr>
              <w:gridBefore w:val="1"/>
              <w:trHeight w:val="184"/>
            </w:trPr>
          </w:trPrChange>
        </w:trPr>
        <w:tc>
          <w:tcPr>
            <w:tcW w:w="5644" w:type="dxa"/>
            <w:vAlign w:val="top"/>
            <w:tcPrChange w:id="1900" w:author="Batra, Mayank" w:date="2016-06-21T12:07:00Z">
              <w:tcPr>
                <w:tcW w:w="5644" w:type="dxa"/>
                <w:gridSpan w:val="2"/>
                <w:vAlign w:val="top"/>
              </w:tcPr>
            </w:tcPrChange>
          </w:tcPr>
          <w:p w:rsidR="00FF5E77" w:rsidRPr="00213E20" w:rsidRDefault="00184984" w:rsidP="00FF5E77">
            <w:pPr>
              <w:pStyle w:val="CellBody"/>
              <w:spacing w:beforeLines="0" w:line="276" w:lineRule="auto"/>
              <w:rPr>
                <w:rFonts w:ascii="Arial" w:hAnsi="Arial"/>
                <w:color w:val="FF0000"/>
                <w:sz w:val="24"/>
                <w:lang w:val="fr-FR"/>
                <w:rPrChange w:id="1901" w:author="Lefeuvre, Florian" w:date="2016-06-21T12:07:00Z">
                  <w:rPr>
                    <w:rFonts w:ascii="Arial" w:hAnsi="Arial"/>
                    <w:color w:val="FF0000"/>
                    <w:sz w:val="24"/>
                  </w:rPr>
                </w:rPrChange>
              </w:rPr>
            </w:pPr>
            <w:r w:rsidRPr="00184984">
              <w:rPr>
                <w:rFonts w:ascii="Arial" w:hAnsi="Arial"/>
                <w:color w:val="FF0000"/>
                <w:sz w:val="24"/>
                <w:lang w:val="fr-FR"/>
                <w:rPrChange w:id="1902" w:author="Lefeuvre, Florian" w:date="2016-06-21T12:07:00Z">
                  <w:rPr>
                    <w:rFonts w:ascii="Arial" w:hAnsi="Arial"/>
                    <w:color w:val="FF0000"/>
                    <w:sz w:val="24"/>
                    <w:szCs w:val="16"/>
                  </w:rPr>
                </w:rPrChange>
              </w:rPr>
              <w:t>LE Connection Supplemental Response Enable Command</w:t>
            </w:r>
          </w:p>
        </w:tc>
        <w:tc>
          <w:tcPr>
            <w:tcW w:w="3171" w:type="dxa"/>
            <w:gridSpan w:val="2"/>
            <w:tcPrChange w:id="1903"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CTBD2</w:t>
            </w:r>
          </w:p>
        </w:tc>
      </w:tr>
      <w:tr w:rsidR="00FF5E77" w:rsidRPr="006A27F0" w:rsidTr="00191B63">
        <w:tblPrEx>
          <w:tblW w:w="8815" w:type="dxa"/>
          <w:tblInd w:w="0" w:type="dxa"/>
          <w:tblLayout w:type="fixed"/>
          <w:tblCellMar>
            <w:left w:w="115" w:type="dxa"/>
            <w:right w:w="115" w:type="dxa"/>
          </w:tblCellMar>
          <w:tblPrExChange w:id="1904" w:author="Batra, Mayank" w:date="2016-06-21T12:07:00Z">
            <w:tblPrEx>
              <w:tblW w:w="8815" w:type="dxa"/>
              <w:tblInd w:w="0" w:type="dxa"/>
              <w:tblLayout w:type="fixed"/>
              <w:tblCellMar>
                <w:left w:w="115" w:type="dxa"/>
                <w:right w:w="115" w:type="dxa"/>
              </w:tblCellMar>
            </w:tblPrEx>
          </w:tblPrExChange>
        </w:tblPrEx>
        <w:trPr>
          <w:cantSplit/>
          <w:trHeight w:val="184"/>
          <w:trPrChange w:id="1905" w:author="Batra, Mayank" w:date="2016-06-21T12:07:00Z">
            <w:trPr>
              <w:gridBefore w:val="1"/>
              <w:trHeight w:val="184"/>
            </w:trPr>
          </w:trPrChange>
        </w:trPr>
        <w:tc>
          <w:tcPr>
            <w:tcW w:w="5644" w:type="dxa"/>
            <w:vAlign w:val="top"/>
            <w:tcPrChange w:id="1906" w:author="Batra, Mayank" w:date="2016-06-21T12:07:00Z">
              <w:tcPr>
                <w:tcW w:w="5644" w:type="dxa"/>
                <w:gridSpan w:val="2"/>
                <w:vAlign w:val="top"/>
              </w:tcPr>
            </w:tcPrChange>
          </w:tcPr>
          <w:p w:rsidR="00FF5E77" w:rsidRPr="006A27F0" w:rsidRDefault="00FF5E77" w:rsidP="00FF5E77">
            <w:pPr>
              <w:pStyle w:val="CellBody"/>
              <w:spacing w:before="96"/>
              <w:rPr>
                <w:rFonts w:ascii="Arial" w:hAnsi="Arial" w:cs="Arial"/>
                <w:color w:val="FF0000"/>
                <w:sz w:val="24"/>
                <w:szCs w:val="24"/>
              </w:rPr>
            </w:pPr>
            <w:r>
              <w:rPr>
                <w:rFonts w:ascii="Arial" w:hAnsi="Arial" w:cs="Arial"/>
                <w:color w:val="FF0000"/>
                <w:sz w:val="24"/>
                <w:szCs w:val="24"/>
              </w:rPr>
              <w:t>LE Set Connectionless Supplemental</w:t>
            </w:r>
            <w:ins w:id="1907" w:author="Batra, Mayank" w:date="2016-06-21T12:49:00Z">
              <w:r w:rsidR="00FD2022">
                <w:rPr>
                  <w:rFonts w:ascii="Arial" w:hAnsi="Arial" w:cs="Arial"/>
                  <w:color w:val="FF0000"/>
                  <w:sz w:val="24"/>
                  <w:szCs w:val="24"/>
                </w:rPr>
                <w:t xml:space="preserve"> Transmit</w:t>
              </w:r>
            </w:ins>
            <w:r>
              <w:rPr>
                <w:rFonts w:ascii="Arial" w:hAnsi="Arial" w:cs="Arial"/>
                <w:color w:val="FF0000"/>
                <w:sz w:val="24"/>
                <w:szCs w:val="24"/>
              </w:rPr>
              <w:t xml:space="preserve"> Parameters </w:t>
            </w:r>
            <w:r w:rsidRPr="00F42FBF">
              <w:rPr>
                <w:rFonts w:ascii="Arial" w:hAnsi="Arial" w:cs="Arial"/>
                <w:color w:val="FF0000"/>
                <w:sz w:val="24"/>
                <w:szCs w:val="24"/>
              </w:rPr>
              <w:t>Command</w:t>
            </w:r>
          </w:p>
        </w:tc>
        <w:tc>
          <w:tcPr>
            <w:tcW w:w="3171" w:type="dxa"/>
            <w:gridSpan w:val="2"/>
            <w:tcPrChange w:id="1908" w:author="Batra, Mayank" w:date="2016-06-21T12:07:00Z">
              <w:tcPr>
                <w:tcW w:w="3171" w:type="dxa"/>
                <w:gridSpan w:val="3"/>
              </w:tcPr>
            </w:tcPrChange>
          </w:tcPr>
          <w:p w:rsidR="00FF5E77" w:rsidRPr="006A27F0"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CTBD3</w:t>
            </w:r>
          </w:p>
        </w:tc>
      </w:tr>
      <w:tr w:rsidR="00FF5E77" w:rsidRPr="006A27F0" w:rsidTr="00191B63">
        <w:tblPrEx>
          <w:tblW w:w="8815" w:type="dxa"/>
          <w:tblInd w:w="0" w:type="dxa"/>
          <w:tblLayout w:type="fixed"/>
          <w:tblCellMar>
            <w:left w:w="115" w:type="dxa"/>
            <w:right w:w="115" w:type="dxa"/>
          </w:tblCellMar>
          <w:tblPrExChange w:id="1909" w:author="Batra, Mayank" w:date="2016-06-21T12:07:00Z">
            <w:tblPrEx>
              <w:tblW w:w="8815" w:type="dxa"/>
              <w:tblInd w:w="0" w:type="dxa"/>
              <w:tblLayout w:type="fixed"/>
              <w:tblCellMar>
                <w:left w:w="115" w:type="dxa"/>
                <w:right w:w="115" w:type="dxa"/>
              </w:tblCellMar>
            </w:tblPrEx>
          </w:tblPrExChange>
        </w:tblPrEx>
        <w:trPr>
          <w:cantSplit/>
          <w:trHeight w:val="184"/>
          <w:trPrChange w:id="1910" w:author="Batra, Mayank" w:date="2016-06-21T12:07:00Z">
            <w:trPr>
              <w:gridBefore w:val="1"/>
              <w:trHeight w:val="184"/>
            </w:trPr>
          </w:trPrChange>
        </w:trPr>
        <w:tc>
          <w:tcPr>
            <w:tcW w:w="5644" w:type="dxa"/>
            <w:vAlign w:val="top"/>
            <w:tcPrChange w:id="1911" w:author="Batra, Mayank" w:date="2016-06-21T12:07:00Z">
              <w:tcPr>
                <w:tcW w:w="5644" w:type="dxa"/>
                <w:gridSpan w:val="2"/>
                <w:vAlign w:val="top"/>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 xml:space="preserve">LE Set Connectionless Supplemental </w:t>
            </w:r>
            <w:ins w:id="1912" w:author="Batra, Mayank" w:date="2016-06-21T12:51:00Z">
              <w:r w:rsidR="00E83E95">
                <w:rPr>
                  <w:rFonts w:ascii="Arial" w:hAnsi="Arial" w:cs="Arial"/>
                  <w:color w:val="FF0000"/>
                  <w:sz w:val="24"/>
                  <w:szCs w:val="24"/>
                </w:rPr>
                <w:t xml:space="preserve">Transmit </w:t>
              </w:r>
            </w:ins>
            <w:r>
              <w:rPr>
                <w:rFonts w:ascii="Arial" w:hAnsi="Arial" w:cs="Arial"/>
                <w:color w:val="FF0000"/>
                <w:sz w:val="24"/>
                <w:szCs w:val="24"/>
              </w:rPr>
              <w:t>Enable Command</w:t>
            </w:r>
          </w:p>
        </w:tc>
        <w:tc>
          <w:tcPr>
            <w:tcW w:w="3171" w:type="dxa"/>
            <w:gridSpan w:val="2"/>
            <w:tcPrChange w:id="1913"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CTBD3</w:t>
            </w:r>
          </w:p>
        </w:tc>
      </w:tr>
      <w:tr w:rsidR="00FF5E77" w:rsidRPr="006A27F0" w:rsidTr="00191B63">
        <w:tblPrEx>
          <w:tblW w:w="8815" w:type="dxa"/>
          <w:tblInd w:w="0" w:type="dxa"/>
          <w:tblLayout w:type="fixed"/>
          <w:tblCellMar>
            <w:left w:w="115" w:type="dxa"/>
            <w:right w:w="115" w:type="dxa"/>
          </w:tblCellMar>
          <w:tblPrExChange w:id="1914" w:author="Batra, Mayank" w:date="2016-06-21T12:07:00Z">
            <w:tblPrEx>
              <w:tblW w:w="8815" w:type="dxa"/>
              <w:tblInd w:w="0" w:type="dxa"/>
              <w:tblLayout w:type="fixed"/>
              <w:tblCellMar>
                <w:left w:w="115" w:type="dxa"/>
                <w:right w:w="115" w:type="dxa"/>
              </w:tblCellMar>
            </w:tblPrEx>
          </w:tblPrExChange>
        </w:tblPrEx>
        <w:trPr>
          <w:cantSplit/>
          <w:trHeight w:val="184"/>
          <w:trPrChange w:id="1915" w:author="Batra, Mayank" w:date="2016-06-21T12:07:00Z">
            <w:trPr>
              <w:gridBefore w:val="1"/>
              <w:trHeight w:val="184"/>
            </w:trPr>
          </w:trPrChange>
        </w:trPr>
        <w:tc>
          <w:tcPr>
            <w:tcW w:w="5644" w:type="dxa"/>
            <w:vAlign w:val="top"/>
            <w:tcPrChange w:id="1916" w:author="Batra, Mayank" w:date="2016-06-21T12:07:00Z">
              <w:tcPr>
                <w:tcW w:w="5644" w:type="dxa"/>
                <w:gridSpan w:val="2"/>
                <w:vAlign w:val="top"/>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 xml:space="preserve">LE Read Connectionless I&amp;Q Sampling List Size </w:t>
            </w:r>
            <w:r w:rsidRPr="00F42FBF">
              <w:rPr>
                <w:rFonts w:ascii="Arial" w:hAnsi="Arial" w:cs="Arial"/>
                <w:color w:val="FF0000"/>
                <w:sz w:val="24"/>
                <w:szCs w:val="24"/>
              </w:rPr>
              <w:t>Command</w:t>
            </w:r>
          </w:p>
        </w:tc>
        <w:tc>
          <w:tcPr>
            <w:tcW w:w="3171" w:type="dxa"/>
            <w:gridSpan w:val="2"/>
            <w:tcPrChange w:id="1917"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CTBD4</w:t>
            </w:r>
          </w:p>
        </w:tc>
      </w:tr>
      <w:tr w:rsidR="00FF5E77" w:rsidRPr="006A27F0" w:rsidTr="00191B63">
        <w:tblPrEx>
          <w:tblW w:w="8815" w:type="dxa"/>
          <w:tblInd w:w="0" w:type="dxa"/>
          <w:tblLayout w:type="fixed"/>
          <w:tblCellMar>
            <w:left w:w="115" w:type="dxa"/>
            <w:right w:w="115" w:type="dxa"/>
          </w:tblCellMar>
          <w:tblPrExChange w:id="1918" w:author="Batra, Mayank" w:date="2016-06-21T12:07:00Z">
            <w:tblPrEx>
              <w:tblW w:w="8815" w:type="dxa"/>
              <w:tblInd w:w="0" w:type="dxa"/>
              <w:tblLayout w:type="fixed"/>
              <w:tblCellMar>
                <w:left w:w="115" w:type="dxa"/>
                <w:right w:w="115" w:type="dxa"/>
              </w:tblCellMar>
            </w:tblPrEx>
          </w:tblPrExChange>
        </w:tblPrEx>
        <w:trPr>
          <w:cantSplit/>
          <w:trHeight w:val="184"/>
          <w:trPrChange w:id="1919" w:author="Batra, Mayank" w:date="2016-06-21T12:07:00Z">
            <w:trPr>
              <w:gridBefore w:val="1"/>
              <w:trHeight w:val="184"/>
            </w:trPr>
          </w:trPrChange>
        </w:trPr>
        <w:tc>
          <w:tcPr>
            <w:tcW w:w="5644" w:type="dxa"/>
            <w:vAlign w:val="top"/>
            <w:tcPrChange w:id="1920" w:author="Batra, Mayank" w:date="2016-06-21T12:07:00Z">
              <w:tcPr>
                <w:tcW w:w="5644" w:type="dxa"/>
                <w:gridSpan w:val="2"/>
                <w:vAlign w:val="top"/>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LE Add Device To Connectionless I&amp;Q Sampling List Command</w:t>
            </w:r>
          </w:p>
        </w:tc>
        <w:tc>
          <w:tcPr>
            <w:tcW w:w="3171" w:type="dxa"/>
            <w:gridSpan w:val="2"/>
            <w:tcPrChange w:id="1921"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CTBD4</w:t>
            </w:r>
          </w:p>
        </w:tc>
      </w:tr>
      <w:tr w:rsidR="00FF5E77" w:rsidRPr="006A27F0" w:rsidTr="00191B63">
        <w:tblPrEx>
          <w:tblW w:w="8815" w:type="dxa"/>
          <w:tblInd w:w="0" w:type="dxa"/>
          <w:tblLayout w:type="fixed"/>
          <w:tblCellMar>
            <w:left w:w="115" w:type="dxa"/>
            <w:right w:w="115" w:type="dxa"/>
          </w:tblCellMar>
          <w:tblPrExChange w:id="1922" w:author="Batra, Mayank" w:date="2016-06-21T12:07:00Z">
            <w:tblPrEx>
              <w:tblW w:w="8815" w:type="dxa"/>
              <w:tblInd w:w="0" w:type="dxa"/>
              <w:tblLayout w:type="fixed"/>
              <w:tblCellMar>
                <w:left w:w="115" w:type="dxa"/>
                <w:right w:w="115" w:type="dxa"/>
              </w:tblCellMar>
            </w:tblPrEx>
          </w:tblPrExChange>
        </w:tblPrEx>
        <w:trPr>
          <w:cantSplit/>
          <w:trHeight w:val="184"/>
          <w:trPrChange w:id="1923" w:author="Batra, Mayank" w:date="2016-06-21T12:07:00Z">
            <w:trPr>
              <w:gridBefore w:val="1"/>
              <w:trHeight w:val="184"/>
            </w:trPr>
          </w:trPrChange>
        </w:trPr>
        <w:tc>
          <w:tcPr>
            <w:tcW w:w="5644" w:type="dxa"/>
            <w:vAlign w:val="top"/>
            <w:tcPrChange w:id="1924" w:author="Batra, Mayank" w:date="2016-06-21T12:07:00Z">
              <w:tcPr>
                <w:tcW w:w="5644" w:type="dxa"/>
                <w:gridSpan w:val="2"/>
                <w:vAlign w:val="top"/>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LE Remove Device From Connectionless I&amp;Q Sampling List Command</w:t>
            </w:r>
          </w:p>
        </w:tc>
        <w:tc>
          <w:tcPr>
            <w:tcW w:w="3171" w:type="dxa"/>
            <w:gridSpan w:val="2"/>
            <w:tcPrChange w:id="1925"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CTBD4</w:t>
            </w:r>
          </w:p>
        </w:tc>
      </w:tr>
      <w:tr w:rsidR="00FF5E77" w:rsidRPr="006A27F0" w:rsidTr="00191B63">
        <w:tblPrEx>
          <w:tblW w:w="8815" w:type="dxa"/>
          <w:tblInd w:w="0" w:type="dxa"/>
          <w:tblLayout w:type="fixed"/>
          <w:tblCellMar>
            <w:left w:w="115" w:type="dxa"/>
            <w:right w:w="115" w:type="dxa"/>
          </w:tblCellMar>
          <w:tblPrExChange w:id="1926" w:author="Batra, Mayank" w:date="2016-06-21T12:07:00Z">
            <w:tblPrEx>
              <w:tblW w:w="8815" w:type="dxa"/>
              <w:tblInd w:w="0" w:type="dxa"/>
              <w:tblLayout w:type="fixed"/>
              <w:tblCellMar>
                <w:left w:w="115" w:type="dxa"/>
                <w:right w:w="115" w:type="dxa"/>
              </w:tblCellMar>
            </w:tblPrEx>
          </w:tblPrExChange>
        </w:tblPrEx>
        <w:trPr>
          <w:cantSplit/>
          <w:trHeight w:val="184"/>
          <w:trPrChange w:id="1927" w:author="Batra, Mayank" w:date="2016-06-21T12:07:00Z">
            <w:trPr>
              <w:gridBefore w:val="1"/>
              <w:trHeight w:val="184"/>
            </w:trPr>
          </w:trPrChange>
        </w:trPr>
        <w:tc>
          <w:tcPr>
            <w:tcW w:w="5644" w:type="dxa"/>
            <w:vAlign w:val="top"/>
            <w:tcPrChange w:id="1928" w:author="Batra, Mayank" w:date="2016-06-21T12:07:00Z">
              <w:tcPr>
                <w:tcW w:w="5644" w:type="dxa"/>
                <w:gridSpan w:val="2"/>
                <w:vAlign w:val="top"/>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LE Clear Connectionless I&amp;Q Sampling List Command</w:t>
            </w:r>
          </w:p>
        </w:tc>
        <w:tc>
          <w:tcPr>
            <w:tcW w:w="3171" w:type="dxa"/>
            <w:gridSpan w:val="2"/>
            <w:tcPrChange w:id="1929"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CTBD4</w:t>
            </w:r>
          </w:p>
        </w:tc>
      </w:tr>
      <w:tr w:rsidR="00FF5E77" w:rsidRPr="006A27F0" w:rsidTr="00191B63">
        <w:tblPrEx>
          <w:tblW w:w="8815" w:type="dxa"/>
          <w:tblInd w:w="0" w:type="dxa"/>
          <w:tblLayout w:type="fixed"/>
          <w:tblCellMar>
            <w:left w:w="115" w:type="dxa"/>
            <w:right w:w="115" w:type="dxa"/>
          </w:tblCellMar>
          <w:tblPrExChange w:id="1930" w:author="Batra, Mayank" w:date="2016-06-21T12:07:00Z">
            <w:tblPrEx>
              <w:tblW w:w="8815" w:type="dxa"/>
              <w:tblInd w:w="0" w:type="dxa"/>
              <w:tblLayout w:type="fixed"/>
              <w:tblCellMar>
                <w:left w:w="115" w:type="dxa"/>
                <w:right w:w="115" w:type="dxa"/>
              </w:tblCellMar>
            </w:tblPrEx>
          </w:tblPrExChange>
        </w:tblPrEx>
        <w:trPr>
          <w:cantSplit/>
          <w:trHeight w:val="184"/>
          <w:trPrChange w:id="1931" w:author="Batra, Mayank" w:date="2016-06-21T12:07:00Z">
            <w:trPr>
              <w:gridBefore w:val="1"/>
              <w:trHeight w:val="184"/>
            </w:trPr>
          </w:trPrChange>
        </w:trPr>
        <w:tc>
          <w:tcPr>
            <w:tcW w:w="5644" w:type="dxa"/>
            <w:vAlign w:val="top"/>
            <w:tcPrChange w:id="1932" w:author="Batra, Mayank" w:date="2016-06-21T12:07:00Z">
              <w:tcPr>
                <w:tcW w:w="5644" w:type="dxa"/>
                <w:gridSpan w:val="2"/>
                <w:vAlign w:val="top"/>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LE Set Connectionless I&amp;Q Sampling Enable</w:t>
            </w:r>
            <w:ins w:id="1933" w:author="Batra, Mayank" w:date="2016-06-21T12:52:00Z">
              <w:r w:rsidR="00E83E95">
                <w:rPr>
                  <w:rFonts w:ascii="Arial" w:hAnsi="Arial" w:cs="Arial"/>
                  <w:color w:val="FF0000"/>
                  <w:sz w:val="24"/>
                  <w:szCs w:val="24"/>
                </w:rPr>
                <w:t xml:space="preserve"> Command</w:t>
              </w:r>
            </w:ins>
          </w:p>
        </w:tc>
        <w:tc>
          <w:tcPr>
            <w:tcW w:w="3171" w:type="dxa"/>
            <w:gridSpan w:val="2"/>
            <w:tcPrChange w:id="1934"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CTBD4</w:t>
            </w:r>
          </w:p>
        </w:tc>
      </w:tr>
      <w:tr w:rsidR="00FF5E77" w:rsidRPr="006A27F0" w:rsidTr="00191B63">
        <w:tblPrEx>
          <w:tblW w:w="8815" w:type="dxa"/>
          <w:tblInd w:w="0" w:type="dxa"/>
          <w:tblLayout w:type="fixed"/>
          <w:tblCellMar>
            <w:left w:w="115" w:type="dxa"/>
            <w:right w:w="115" w:type="dxa"/>
          </w:tblCellMar>
          <w:tblPrExChange w:id="1935" w:author="Batra, Mayank" w:date="2016-06-21T12:07:00Z">
            <w:tblPrEx>
              <w:tblW w:w="8815" w:type="dxa"/>
              <w:tblInd w:w="0" w:type="dxa"/>
              <w:tblLayout w:type="fixed"/>
              <w:tblCellMar>
                <w:left w:w="115" w:type="dxa"/>
                <w:right w:w="115" w:type="dxa"/>
              </w:tblCellMar>
            </w:tblPrEx>
          </w:tblPrExChange>
        </w:tblPrEx>
        <w:trPr>
          <w:gridAfter w:val="1"/>
          <w:wAfter w:w="7" w:type="dxa"/>
          <w:cantSplit/>
          <w:trHeight w:val="184"/>
          <w:trPrChange w:id="1936" w:author="Batra, Mayank" w:date="2016-06-21T12:07:00Z">
            <w:trPr>
              <w:gridBefore w:val="1"/>
              <w:trHeight w:val="184"/>
            </w:trPr>
          </w:trPrChange>
        </w:trPr>
        <w:tc>
          <w:tcPr>
            <w:tcW w:w="5644" w:type="dxa"/>
            <w:tcPrChange w:id="1937" w:author="Batra, Mayank" w:date="2016-06-21T12:07:00Z">
              <w:tcPr>
                <w:tcW w:w="5644" w:type="dxa"/>
                <w:gridSpan w:val="2"/>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LE Connectionless I&amp;Q Report Event</w:t>
            </w:r>
          </w:p>
        </w:tc>
        <w:tc>
          <w:tcPr>
            <w:tcW w:w="3171" w:type="dxa"/>
            <w:tcPrChange w:id="1938"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CTBD4</w:t>
            </w:r>
          </w:p>
        </w:tc>
      </w:tr>
      <w:tr w:rsidR="00FF5E77" w:rsidRPr="006A27F0" w:rsidTr="00191B63">
        <w:tblPrEx>
          <w:tblW w:w="8815" w:type="dxa"/>
          <w:tblInd w:w="0" w:type="dxa"/>
          <w:tblLayout w:type="fixed"/>
          <w:tblCellMar>
            <w:left w:w="115" w:type="dxa"/>
            <w:right w:w="115" w:type="dxa"/>
          </w:tblCellMar>
          <w:tblPrExChange w:id="1939" w:author="Batra, Mayank" w:date="2016-06-21T12:07:00Z">
            <w:tblPrEx>
              <w:tblW w:w="8815" w:type="dxa"/>
              <w:tblInd w:w="0" w:type="dxa"/>
              <w:tblLayout w:type="fixed"/>
              <w:tblCellMar>
                <w:left w:w="115" w:type="dxa"/>
                <w:right w:w="115" w:type="dxa"/>
              </w:tblCellMar>
            </w:tblPrEx>
          </w:tblPrExChange>
        </w:tblPrEx>
        <w:trPr>
          <w:gridAfter w:val="1"/>
          <w:wAfter w:w="7" w:type="dxa"/>
          <w:cantSplit/>
          <w:trHeight w:val="184"/>
          <w:trPrChange w:id="1940" w:author="Batra, Mayank" w:date="2016-06-21T12:07:00Z">
            <w:trPr>
              <w:gridBefore w:val="1"/>
              <w:trHeight w:val="184"/>
            </w:trPr>
          </w:trPrChange>
        </w:trPr>
        <w:tc>
          <w:tcPr>
            <w:tcW w:w="5644" w:type="dxa"/>
            <w:tcPrChange w:id="1941" w:author="Batra, Mayank" w:date="2016-06-21T12:07:00Z">
              <w:tcPr>
                <w:tcW w:w="5644" w:type="dxa"/>
                <w:gridSpan w:val="2"/>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LE Read Maximum Supplemental Length</w:t>
            </w:r>
            <w:ins w:id="1942" w:author="Batra, Mayank" w:date="2016-06-21T12:52:00Z">
              <w:r w:rsidR="00E83E95">
                <w:rPr>
                  <w:rFonts w:ascii="Arial" w:hAnsi="Arial" w:cs="Arial"/>
                  <w:color w:val="FF0000"/>
                  <w:sz w:val="24"/>
                  <w:szCs w:val="24"/>
                </w:rPr>
                <w:t xml:space="preserve"> Command</w:t>
              </w:r>
            </w:ins>
          </w:p>
        </w:tc>
        <w:tc>
          <w:tcPr>
            <w:tcW w:w="3171" w:type="dxa"/>
            <w:tcPrChange w:id="1943" w:author="Batra, Mayank" w:date="2016-06-21T12:07:00Z">
              <w:tcPr>
                <w:tcW w:w="3171" w:type="dxa"/>
                <w:gridSpan w:val="3"/>
              </w:tcPr>
            </w:tcPrChange>
          </w:tcPr>
          <w:p w:rsidR="00FF5E77" w:rsidRDefault="00FF5E77" w:rsidP="00FF5E77">
            <w:pPr>
              <w:pStyle w:val="CellBody"/>
              <w:spacing w:before="96"/>
              <w:rPr>
                <w:rFonts w:ascii="Arial" w:hAnsi="Arial" w:cs="Arial"/>
                <w:color w:val="FF0000"/>
                <w:sz w:val="24"/>
                <w:szCs w:val="24"/>
              </w:rPr>
            </w:pPr>
            <w:r>
              <w:rPr>
                <w:rFonts w:ascii="Arial" w:hAnsi="Arial" w:cs="Arial"/>
                <w:color w:val="FF0000"/>
                <w:sz w:val="24"/>
                <w:szCs w:val="24"/>
              </w:rPr>
              <w:t>CTBD5</w:t>
            </w:r>
          </w:p>
        </w:tc>
      </w:tr>
      <w:tr w:rsidR="00D142EB" w:rsidRPr="006A27F0" w:rsidTr="00191B63">
        <w:trPr>
          <w:gridAfter w:val="1"/>
          <w:wAfter w:w="7" w:type="dxa"/>
          <w:cantSplit/>
          <w:trHeight w:val="184"/>
          <w:ins w:id="1944" w:author="Batra, Mayank" w:date="2016-06-21T15:02:00Z"/>
        </w:trPr>
        <w:tc>
          <w:tcPr>
            <w:tcW w:w="5644" w:type="dxa"/>
          </w:tcPr>
          <w:p w:rsidR="00D142EB" w:rsidRDefault="00D142EB" w:rsidP="00FF5E77">
            <w:pPr>
              <w:pStyle w:val="CellBody"/>
              <w:spacing w:before="96"/>
              <w:rPr>
                <w:ins w:id="1945" w:author="Batra, Mayank" w:date="2016-06-21T15:02:00Z"/>
                <w:rFonts w:ascii="Arial" w:hAnsi="Arial" w:cs="Arial"/>
                <w:color w:val="FF0000"/>
                <w:sz w:val="24"/>
                <w:szCs w:val="24"/>
              </w:rPr>
            </w:pPr>
            <w:ins w:id="1946" w:author="Batra, Mayank" w:date="2016-06-21T15:02:00Z">
              <w:r>
                <w:rPr>
                  <w:rFonts w:ascii="Arial" w:hAnsi="Arial" w:cs="Arial"/>
                  <w:color w:val="FF0000"/>
                  <w:sz w:val="24"/>
                  <w:szCs w:val="24"/>
                </w:rPr>
                <w:t>LE Set Supplemental Transmit Test Parameters Command</w:t>
              </w:r>
            </w:ins>
          </w:p>
        </w:tc>
        <w:tc>
          <w:tcPr>
            <w:tcW w:w="3171" w:type="dxa"/>
          </w:tcPr>
          <w:p w:rsidR="00D142EB" w:rsidRDefault="00D142EB" w:rsidP="00FF5E77">
            <w:pPr>
              <w:pStyle w:val="CellBody"/>
              <w:spacing w:before="96"/>
              <w:rPr>
                <w:ins w:id="1947" w:author="Batra, Mayank" w:date="2016-06-21T15:02:00Z"/>
                <w:rFonts w:ascii="Arial" w:hAnsi="Arial" w:cs="Arial"/>
                <w:color w:val="FF0000"/>
                <w:sz w:val="24"/>
                <w:szCs w:val="24"/>
              </w:rPr>
            </w:pPr>
            <w:ins w:id="1948" w:author="Batra, Mayank" w:date="2016-06-21T15:02:00Z">
              <w:r>
                <w:rPr>
                  <w:rFonts w:ascii="Arial" w:hAnsi="Arial" w:cs="Arial"/>
                  <w:color w:val="FF0000"/>
                  <w:sz w:val="24"/>
                  <w:szCs w:val="24"/>
                </w:rPr>
                <w:t>CTBD5</w:t>
              </w:r>
            </w:ins>
          </w:p>
        </w:tc>
      </w:tr>
      <w:tr w:rsidR="00D142EB" w:rsidRPr="006A27F0" w:rsidTr="00191B63">
        <w:trPr>
          <w:gridAfter w:val="1"/>
          <w:wAfter w:w="7" w:type="dxa"/>
          <w:cantSplit/>
          <w:trHeight w:val="184"/>
          <w:ins w:id="1949" w:author="Batra, Mayank" w:date="2016-06-21T15:03:00Z"/>
        </w:trPr>
        <w:tc>
          <w:tcPr>
            <w:tcW w:w="5644" w:type="dxa"/>
          </w:tcPr>
          <w:p w:rsidR="00D142EB" w:rsidRDefault="00D142EB" w:rsidP="00FF5E77">
            <w:pPr>
              <w:pStyle w:val="CellBody"/>
              <w:spacing w:before="96"/>
              <w:rPr>
                <w:ins w:id="1950" w:author="Batra, Mayank" w:date="2016-06-21T15:03:00Z"/>
                <w:rFonts w:ascii="Arial" w:hAnsi="Arial" w:cs="Arial"/>
                <w:color w:val="FF0000"/>
                <w:sz w:val="24"/>
                <w:szCs w:val="24"/>
              </w:rPr>
            </w:pPr>
            <w:ins w:id="1951" w:author="Batra, Mayank" w:date="2016-06-21T15:03:00Z">
              <w:r>
                <w:rPr>
                  <w:rFonts w:ascii="Arial" w:hAnsi="Arial" w:cs="Arial"/>
                  <w:color w:val="FF0000"/>
                  <w:sz w:val="24"/>
                  <w:szCs w:val="24"/>
                </w:rPr>
                <w:t>LE Set Supplemental Receive Test Parameters Command</w:t>
              </w:r>
            </w:ins>
          </w:p>
        </w:tc>
        <w:tc>
          <w:tcPr>
            <w:tcW w:w="3171" w:type="dxa"/>
          </w:tcPr>
          <w:p w:rsidR="00D142EB" w:rsidRDefault="00D142EB" w:rsidP="00FF5E77">
            <w:pPr>
              <w:pStyle w:val="CellBody"/>
              <w:spacing w:before="96"/>
              <w:rPr>
                <w:ins w:id="1952" w:author="Batra, Mayank" w:date="2016-06-21T15:03:00Z"/>
                <w:rFonts w:ascii="Arial" w:hAnsi="Arial" w:cs="Arial"/>
                <w:color w:val="FF0000"/>
                <w:sz w:val="24"/>
                <w:szCs w:val="24"/>
              </w:rPr>
            </w:pPr>
            <w:ins w:id="1953" w:author="Batra, Mayank" w:date="2016-06-21T15:03:00Z">
              <w:r>
                <w:rPr>
                  <w:rFonts w:ascii="Arial" w:hAnsi="Arial" w:cs="Arial"/>
                  <w:color w:val="FF0000"/>
                  <w:sz w:val="24"/>
                  <w:szCs w:val="24"/>
                </w:rPr>
                <w:t>CTBD6</w:t>
              </w:r>
            </w:ins>
          </w:p>
        </w:tc>
      </w:tr>
    </w:tbl>
    <w:p w:rsidR="00921B82" w:rsidRDefault="00921B82" w:rsidP="00921B82">
      <w:pPr>
        <w:rPr>
          <w:del w:id="1954" w:author="Batra, Mayank" w:date="2016-06-10T17:07:00Z"/>
        </w:rPr>
      </w:pPr>
    </w:p>
    <w:p w:rsidR="00921B82" w:rsidRDefault="00083DA1" w:rsidP="00921B82">
      <w:pPr>
        <w:rPr>
          <w:ins w:id="1955" w:author="Batra, Mayank" w:date="2016-06-10T17:07:00Z"/>
        </w:rPr>
      </w:pPr>
      <w:ins w:id="1956" w:author="Batra, Mayank" w:date="2016-05-27T11:58:00Z">
        <w:r>
          <w:rPr>
            <w:rFonts w:ascii="Arial,Italic" w:hAnsi="Arial,Italic" w:cs="Arial,Italic"/>
            <w:i/>
            <w:iCs/>
            <w:sz w:val="20"/>
            <w:szCs w:val="20"/>
            <w:lang w:val="en-GB"/>
          </w:rPr>
          <w:t>Table 3.20: Bluetooth Controller supporting LE requirements</w:t>
        </w:r>
      </w:ins>
    </w:p>
    <w:p w:rsidR="0071491A" w:rsidRPr="007B7F90" w:rsidRDefault="0071491A" w:rsidP="00921B82">
      <w:pPr>
        <w:rPr>
          <w:color w:val="FF0000"/>
        </w:rPr>
      </w:pPr>
      <w:r w:rsidRPr="007B7F90">
        <w:rPr>
          <w:color w:val="FF0000"/>
        </w:rPr>
        <w:t>CTBD1: Mandatory if LE Feature (</w:t>
      </w:r>
      <w:r w:rsidR="00DE59BC">
        <w:rPr>
          <w:color w:val="FF0000"/>
        </w:rPr>
        <w:t xml:space="preserve">Connection </w:t>
      </w:r>
      <w:r w:rsidR="003D107B">
        <w:rPr>
          <w:color w:val="FF0000"/>
        </w:rPr>
        <w:t>Supplemental</w:t>
      </w:r>
      <w:r w:rsidR="003D107B" w:rsidRPr="007B7F90">
        <w:rPr>
          <w:color w:val="FF0000"/>
        </w:rPr>
        <w:t xml:space="preserve"> </w:t>
      </w:r>
      <w:r w:rsidRPr="007B7F90">
        <w:rPr>
          <w:color w:val="FF0000"/>
        </w:rPr>
        <w:t>Request) is supported, otherwise excluded.</w:t>
      </w:r>
    </w:p>
    <w:p w:rsidR="0071491A" w:rsidRPr="007B7F90" w:rsidRDefault="0071491A" w:rsidP="00921B82">
      <w:pPr>
        <w:rPr>
          <w:color w:val="FF0000"/>
        </w:rPr>
      </w:pPr>
      <w:r w:rsidRPr="007B7F90">
        <w:rPr>
          <w:color w:val="FF0000"/>
        </w:rPr>
        <w:lastRenderedPageBreak/>
        <w:t>CTBD2: Mandatory if LE Feature (</w:t>
      </w:r>
      <w:r w:rsidR="00DE59BC">
        <w:rPr>
          <w:color w:val="FF0000"/>
        </w:rPr>
        <w:t xml:space="preserve">Connection </w:t>
      </w:r>
      <w:r w:rsidR="003D107B">
        <w:rPr>
          <w:color w:val="FF0000"/>
        </w:rPr>
        <w:t>Supplemental</w:t>
      </w:r>
      <w:r w:rsidR="003D107B" w:rsidRPr="007B7F90">
        <w:rPr>
          <w:color w:val="FF0000"/>
        </w:rPr>
        <w:t xml:space="preserve"> </w:t>
      </w:r>
      <w:r w:rsidRPr="007B7F90">
        <w:rPr>
          <w:color w:val="FF0000"/>
        </w:rPr>
        <w:t>Response) is supported, otherwise excluded.</w:t>
      </w:r>
    </w:p>
    <w:p w:rsidR="0071491A" w:rsidRPr="007B7F90" w:rsidRDefault="0071491A" w:rsidP="00921B82">
      <w:pPr>
        <w:rPr>
          <w:color w:val="FF0000"/>
        </w:rPr>
      </w:pPr>
      <w:r w:rsidRPr="007B7F90">
        <w:rPr>
          <w:color w:val="FF0000"/>
        </w:rPr>
        <w:t xml:space="preserve">CTBD3: Mandatory if LE Feature (Connectionless </w:t>
      </w:r>
      <w:r w:rsidR="003D107B">
        <w:rPr>
          <w:color w:val="FF0000"/>
        </w:rPr>
        <w:t>Supplemental</w:t>
      </w:r>
      <w:r w:rsidR="003D107B" w:rsidRPr="007B7F90">
        <w:rPr>
          <w:color w:val="FF0000"/>
        </w:rPr>
        <w:t xml:space="preserve"> </w:t>
      </w:r>
      <w:commentRangeStart w:id="1957"/>
      <w:del w:id="1958" w:author="Batra, Mayank" w:date="2016-05-27T11:05:00Z">
        <w:r w:rsidRPr="007B7F90" w:rsidDel="007D46BC">
          <w:rPr>
            <w:color w:val="FF0000"/>
          </w:rPr>
          <w:delText>transmitter</w:delText>
        </w:r>
      </w:del>
      <w:commentRangeEnd w:id="1957"/>
      <w:ins w:id="1959" w:author="Batra, Mayank" w:date="2016-05-27T11:05:00Z">
        <w:r w:rsidR="007D46BC">
          <w:rPr>
            <w:color w:val="FF0000"/>
          </w:rPr>
          <w:t>T</w:t>
        </w:r>
        <w:r w:rsidR="007D46BC" w:rsidRPr="007B7F90">
          <w:rPr>
            <w:color w:val="FF0000"/>
          </w:rPr>
          <w:t>ransmitter</w:t>
        </w:r>
      </w:ins>
      <w:r w:rsidR="007D425B">
        <w:rPr>
          <w:rStyle w:val="aff1"/>
        </w:rPr>
        <w:commentReference w:id="1957"/>
      </w:r>
      <w:r w:rsidRPr="007B7F90">
        <w:rPr>
          <w:color w:val="FF0000"/>
        </w:rPr>
        <w:t>) is supported, otherwise excluded.</w:t>
      </w:r>
    </w:p>
    <w:p w:rsidR="0071491A" w:rsidRDefault="0071491A" w:rsidP="00921B82">
      <w:pPr>
        <w:rPr>
          <w:color w:val="FF0000"/>
        </w:rPr>
      </w:pPr>
      <w:r w:rsidRPr="007B7F90">
        <w:rPr>
          <w:color w:val="FF0000"/>
        </w:rPr>
        <w:t xml:space="preserve">CTBD4: Mandatory if LE Feature (Connectionless </w:t>
      </w:r>
      <w:r w:rsidR="003D107B">
        <w:rPr>
          <w:color w:val="FF0000"/>
        </w:rPr>
        <w:t>Supplemental</w:t>
      </w:r>
      <w:r w:rsidR="003D107B" w:rsidRPr="007B7F90">
        <w:rPr>
          <w:color w:val="FF0000"/>
        </w:rPr>
        <w:t xml:space="preserve"> </w:t>
      </w:r>
      <w:commentRangeStart w:id="1960"/>
      <w:del w:id="1961" w:author="Batra, Mayank" w:date="2016-05-27T11:05:00Z">
        <w:r w:rsidRPr="007B7F90" w:rsidDel="007D46BC">
          <w:rPr>
            <w:color w:val="FF0000"/>
          </w:rPr>
          <w:delText>receiver</w:delText>
        </w:r>
      </w:del>
      <w:commentRangeEnd w:id="1960"/>
      <w:ins w:id="1962" w:author="Batra, Mayank" w:date="2016-05-27T11:05:00Z">
        <w:r w:rsidR="007D46BC">
          <w:rPr>
            <w:color w:val="FF0000"/>
          </w:rPr>
          <w:t>R</w:t>
        </w:r>
        <w:r w:rsidR="007D46BC" w:rsidRPr="007B7F90">
          <w:rPr>
            <w:color w:val="FF0000"/>
          </w:rPr>
          <w:t>eceiver</w:t>
        </w:r>
      </w:ins>
      <w:r w:rsidR="007D425B">
        <w:rPr>
          <w:rStyle w:val="aff1"/>
        </w:rPr>
        <w:commentReference w:id="1960"/>
      </w:r>
      <w:r w:rsidRPr="007B7F90">
        <w:rPr>
          <w:color w:val="FF0000"/>
        </w:rPr>
        <w:t>) is supported, otherwise excluded.</w:t>
      </w:r>
    </w:p>
    <w:p w:rsidR="00DE59BC" w:rsidRDefault="00DE59BC" w:rsidP="00921B82">
      <w:pPr>
        <w:rPr>
          <w:ins w:id="1963" w:author="Batra, Mayank" w:date="2016-06-21T15:03:00Z"/>
          <w:color w:val="FF0000"/>
        </w:rPr>
      </w:pPr>
      <w:r>
        <w:rPr>
          <w:color w:val="FF0000"/>
        </w:rPr>
        <w:t xml:space="preserve">CTBD5: Mandatory if LE Feature (Connection Supplemental Response) or LE Feature (Connectionless Supplemental </w:t>
      </w:r>
      <w:commentRangeStart w:id="1964"/>
      <w:del w:id="1965" w:author="Batra, Mayank" w:date="2016-05-27T11:05:00Z">
        <w:r w:rsidDel="007D46BC">
          <w:rPr>
            <w:color w:val="FF0000"/>
          </w:rPr>
          <w:delText>transmitter</w:delText>
        </w:r>
      </w:del>
      <w:commentRangeEnd w:id="1964"/>
      <w:ins w:id="1966" w:author="Batra, Mayank" w:date="2016-05-27T11:05:00Z">
        <w:r w:rsidR="007D46BC">
          <w:rPr>
            <w:color w:val="FF0000"/>
          </w:rPr>
          <w:t>Transmitter</w:t>
        </w:r>
      </w:ins>
      <w:r w:rsidR="007D425B">
        <w:rPr>
          <w:rStyle w:val="aff1"/>
        </w:rPr>
        <w:commentReference w:id="1964"/>
      </w:r>
      <w:r>
        <w:rPr>
          <w:color w:val="FF0000"/>
        </w:rPr>
        <w:t>) is supported, otherwise excluded.</w:t>
      </w:r>
    </w:p>
    <w:p w:rsidR="00D142EB" w:rsidRPr="007B7F90" w:rsidRDefault="00D142EB" w:rsidP="00921B82">
      <w:pPr>
        <w:rPr>
          <w:color w:val="FF0000"/>
        </w:rPr>
      </w:pPr>
      <w:ins w:id="1967" w:author="Batra, Mayank" w:date="2016-06-21T15:03:00Z">
        <w:r>
          <w:rPr>
            <w:color w:val="FF0000"/>
          </w:rPr>
          <w:t xml:space="preserve">CTBD6: Mandatory if LE Feature (Connection Supplemental Request) or LE Feature (Connectionless Supplemental </w:t>
        </w:r>
        <w:r>
          <w:rPr>
            <w:rStyle w:val="aff1"/>
          </w:rPr>
          <w:commentReference w:id="1968"/>
        </w:r>
        <w:r>
          <w:rPr>
            <w:color w:val="FF0000"/>
          </w:rPr>
          <w:t>Receiver) is supported, otherwise excluded.</w:t>
        </w:r>
      </w:ins>
    </w:p>
    <w:p w:rsidR="0071491A" w:rsidRPr="00921B82" w:rsidRDefault="0071491A" w:rsidP="00921B82"/>
    <w:p w:rsidR="006336FD" w:rsidRPr="00450AA1" w:rsidRDefault="006336FD" w:rsidP="00E44F48">
      <w:pPr>
        <w:pStyle w:val="31"/>
      </w:pPr>
      <w:bookmarkStart w:id="1969" w:name="_Toc333662122"/>
      <w:bookmarkStart w:id="1970" w:name="_Toc335917927"/>
      <w:bookmarkStart w:id="1971" w:name="_Toc338335963"/>
      <w:bookmarkStart w:id="1972" w:name="_Toc338338710"/>
      <w:bookmarkStart w:id="1973" w:name="_Toc449707694"/>
      <w:bookmarkStart w:id="1974" w:name="_Toc454286173"/>
      <w:bookmarkStart w:id="1975" w:name="_Toc333662121"/>
      <w:bookmarkStart w:id="1976" w:name="_Toc335917926"/>
      <w:bookmarkStart w:id="1977" w:name="_Toc347711419"/>
      <w:bookmarkStart w:id="1978" w:name="_Toc357610143"/>
      <w:bookmarkStart w:id="1979" w:name="_Toc396412673"/>
      <w:bookmarkStart w:id="1980" w:name="_Toc422814271"/>
      <w:bookmarkStart w:id="1981" w:name="_Toc435092229"/>
      <w:bookmarkEnd w:id="1969"/>
      <w:bookmarkEnd w:id="1970"/>
      <w:bookmarkEnd w:id="1971"/>
      <w:bookmarkEnd w:id="1972"/>
      <w:r w:rsidRPr="00E0442F">
        <w:rPr>
          <w:color w:val="FF0000"/>
        </w:rPr>
        <w:t>[</w:t>
      </w:r>
      <w:r w:rsidRPr="00BB45A5">
        <w:rPr>
          <w:color w:val="FF0000"/>
        </w:rPr>
        <w:t>UPDATED SECTION]</w:t>
      </w:r>
      <w:r w:rsidRPr="00450AA1">
        <w:t xml:space="preserve"> </w:t>
      </w:r>
      <w:r>
        <w:t>6.27 Supported Commands</w:t>
      </w:r>
      <w:bookmarkEnd w:id="1973"/>
      <w:bookmarkEnd w:id="1974"/>
    </w:p>
    <w:tbl>
      <w:tblPr>
        <w:tblStyle w:val="Bluetoothgrid"/>
        <w:tblW w:w="8815" w:type="dxa"/>
        <w:tblInd w:w="0" w:type="dxa"/>
        <w:tblLayout w:type="fixed"/>
        <w:tblCellMar>
          <w:left w:w="115" w:type="dxa"/>
          <w:right w:w="115" w:type="dxa"/>
        </w:tblCellMar>
        <w:tblLook w:val="04A0"/>
        <w:tblPrChange w:id="1982" w:author="Batra, Mayank" w:date="2016-06-21T15:22:00Z">
          <w:tblPr>
            <w:tblStyle w:val="Bluetoothgrid"/>
            <w:tblW w:w="8815" w:type="dxa"/>
            <w:tblInd w:w="0" w:type="dxa"/>
            <w:tblLayout w:type="fixed"/>
            <w:tblCellMar>
              <w:left w:w="115" w:type="dxa"/>
              <w:right w:w="115" w:type="dxa"/>
            </w:tblCellMar>
            <w:tblLook w:val="04A0"/>
          </w:tblPr>
        </w:tblPrChange>
      </w:tblPr>
      <w:tblGrid>
        <w:gridCol w:w="988"/>
        <w:gridCol w:w="850"/>
        <w:gridCol w:w="6977"/>
        <w:tblGridChange w:id="1983">
          <w:tblGrid>
            <w:gridCol w:w="988"/>
            <w:gridCol w:w="708"/>
            <w:gridCol w:w="7119"/>
          </w:tblGrid>
        </w:tblGridChange>
      </w:tblGrid>
      <w:tr w:rsidR="0083745C" w:rsidRPr="00E76CAF" w:rsidTr="007B0AF8">
        <w:trPr>
          <w:cnfStyle w:val="100000000000"/>
          <w:cantSplit/>
          <w:trHeight w:val="579"/>
          <w:tblHeader/>
          <w:trPrChange w:id="1984" w:author="Batra, Mayank" w:date="2016-06-21T15:22:00Z">
            <w:trPr>
              <w:cantSplit/>
              <w:trHeight w:val="579"/>
              <w:tblHeader/>
            </w:trPr>
          </w:trPrChange>
        </w:trPr>
        <w:tc>
          <w:tcPr>
            <w:tcW w:w="988" w:type="dxa"/>
            <w:tcBorders>
              <w:top w:val="single" w:sz="4" w:space="0" w:color="auto"/>
              <w:left w:val="single" w:sz="4" w:space="0" w:color="auto"/>
              <w:bottom w:val="single" w:sz="4" w:space="0" w:color="auto"/>
              <w:right w:val="single" w:sz="4" w:space="0" w:color="auto"/>
            </w:tcBorders>
            <w:shd w:val="clear" w:color="auto" w:fill="DAEEF3"/>
            <w:tcPrChange w:id="1985" w:author="Batra, Mayank" w:date="2016-06-21T15:22:00Z">
              <w:tcPr>
                <w:tcW w:w="988" w:type="dxa"/>
                <w:tcBorders>
                  <w:top w:val="single" w:sz="4" w:space="0" w:color="auto"/>
                  <w:left w:val="single" w:sz="4" w:space="0" w:color="auto"/>
                  <w:bottom w:val="single" w:sz="4" w:space="0" w:color="auto"/>
                  <w:right w:val="single" w:sz="4" w:space="0" w:color="auto"/>
                </w:tcBorders>
                <w:shd w:val="clear" w:color="auto" w:fill="DAEEF3"/>
              </w:tcPr>
            </w:tcPrChange>
          </w:tcPr>
          <w:p w:rsidR="006336FD" w:rsidRPr="00E76CAF" w:rsidRDefault="006336FD" w:rsidP="006067CE">
            <w:pPr>
              <w:pStyle w:val="Tableheading"/>
              <w:spacing w:before="96"/>
              <w:cnfStyle w:val="100000000000"/>
              <w:rPr>
                <w:rFonts w:cs="Arial"/>
                <w:sz w:val="24"/>
                <w:szCs w:val="24"/>
              </w:rPr>
            </w:pPr>
            <w:r>
              <w:rPr>
                <w:rFonts w:cs="Arial"/>
                <w:sz w:val="24"/>
                <w:szCs w:val="24"/>
              </w:rPr>
              <w:t>Octet</w:t>
            </w:r>
          </w:p>
        </w:tc>
        <w:tc>
          <w:tcPr>
            <w:tcW w:w="850" w:type="dxa"/>
            <w:tcBorders>
              <w:top w:val="single" w:sz="4" w:space="0" w:color="auto"/>
              <w:left w:val="single" w:sz="4" w:space="0" w:color="auto"/>
              <w:bottom w:val="single" w:sz="4" w:space="0" w:color="auto"/>
              <w:right w:val="single" w:sz="4" w:space="0" w:color="auto"/>
            </w:tcBorders>
            <w:shd w:val="clear" w:color="auto" w:fill="DAEEF3"/>
            <w:tcPrChange w:id="1986" w:author="Batra, Mayank" w:date="2016-06-21T15:22:00Z">
              <w:tcPr>
                <w:tcW w:w="708" w:type="dxa"/>
                <w:tcBorders>
                  <w:top w:val="single" w:sz="4" w:space="0" w:color="auto"/>
                  <w:left w:val="single" w:sz="4" w:space="0" w:color="auto"/>
                  <w:bottom w:val="single" w:sz="4" w:space="0" w:color="auto"/>
                  <w:right w:val="single" w:sz="4" w:space="0" w:color="auto"/>
                </w:tcBorders>
                <w:shd w:val="clear" w:color="auto" w:fill="DAEEF3"/>
              </w:tcPr>
            </w:tcPrChange>
          </w:tcPr>
          <w:p w:rsidR="006336FD" w:rsidRPr="00E76CAF" w:rsidRDefault="006336FD" w:rsidP="006067CE">
            <w:pPr>
              <w:pStyle w:val="Tableheading"/>
              <w:spacing w:before="96"/>
              <w:cnfStyle w:val="100000000000"/>
              <w:rPr>
                <w:rFonts w:cs="Arial"/>
                <w:sz w:val="24"/>
                <w:szCs w:val="24"/>
              </w:rPr>
            </w:pPr>
            <w:r>
              <w:rPr>
                <w:rFonts w:cs="Arial"/>
                <w:sz w:val="24"/>
                <w:szCs w:val="24"/>
              </w:rPr>
              <w:t>Bit</w:t>
            </w:r>
          </w:p>
        </w:tc>
        <w:tc>
          <w:tcPr>
            <w:tcW w:w="6977" w:type="dxa"/>
            <w:tcBorders>
              <w:top w:val="single" w:sz="4" w:space="0" w:color="auto"/>
              <w:left w:val="single" w:sz="4" w:space="0" w:color="auto"/>
              <w:bottom w:val="single" w:sz="4" w:space="0" w:color="auto"/>
              <w:right w:val="single" w:sz="4" w:space="0" w:color="auto"/>
            </w:tcBorders>
            <w:shd w:val="clear" w:color="auto" w:fill="DAEEF3"/>
            <w:hideMark/>
            <w:tcPrChange w:id="1987" w:author="Batra, Mayank" w:date="2016-06-21T15:22:00Z">
              <w:tcPr>
                <w:tcW w:w="7119" w:type="dxa"/>
                <w:tcBorders>
                  <w:top w:val="single" w:sz="4" w:space="0" w:color="auto"/>
                  <w:left w:val="single" w:sz="4" w:space="0" w:color="auto"/>
                  <w:bottom w:val="single" w:sz="4" w:space="0" w:color="auto"/>
                  <w:right w:val="single" w:sz="4" w:space="0" w:color="auto"/>
                </w:tcBorders>
                <w:shd w:val="clear" w:color="auto" w:fill="DAEEF3"/>
                <w:hideMark/>
              </w:tcPr>
            </w:tcPrChange>
          </w:tcPr>
          <w:p w:rsidR="006336FD" w:rsidRPr="00E76CAF" w:rsidRDefault="006336FD" w:rsidP="006067CE">
            <w:pPr>
              <w:pStyle w:val="Tableheading"/>
              <w:spacing w:before="96"/>
              <w:cnfStyle w:val="100000000000"/>
              <w:rPr>
                <w:rFonts w:cs="Arial"/>
                <w:sz w:val="24"/>
                <w:szCs w:val="24"/>
              </w:rPr>
            </w:pPr>
            <w:r>
              <w:rPr>
                <w:rFonts w:cs="Arial"/>
                <w:sz w:val="24"/>
                <w:szCs w:val="24"/>
              </w:rPr>
              <w:t>Command Supported</w:t>
            </w:r>
          </w:p>
        </w:tc>
      </w:tr>
      <w:tr w:rsidR="00D142EB" w:rsidRPr="006A27F0" w:rsidTr="007B0AF8">
        <w:trPr>
          <w:cantSplit/>
          <w:trHeight w:val="184"/>
          <w:ins w:id="1988" w:author="Batra, Mayank" w:date="2016-06-21T15:04:00Z"/>
          <w:trPrChange w:id="1989" w:author="Batra, Mayank" w:date="2016-06-21T15:22:00Z">
            <w:trPr>
              <w:cantSplit/>
              <w:trHeight w:val="184"/>
            </w:trPr>
          </w:trPrChange>
        </w:trPr>
        <w:tc>
          <w:tcPr>
            <w:tcW w:w="988" w:type="dxa"/>
            <w:vAlign w:val="top"/>
            <w:tcPrChange w:id="1990" w:author="Batra, Mayank" w:date="2016-06-21T15:22:00Z">
              <w:tcPr>
                <w:tcW w:w="988" w:type="dxa"/>
                <w:vAlign w:val="top"/>
              </w:tcPr>
            </w:tcPrChange>
          </w:tcPr>
          <w:p w:rsidR="00D142EB" w:rsidRDefault="00D142EB" w:rsidP="006067CE">
            <w:pPr>
              <w:pStyle w:val="CellBody"/>
              <w:spacing w:before="96"/>
              <w:rPr>
                <w:ins w:id="1991" w:author="Batra, Mayank" w:date="2016-06-21T15:04:00Z"/>
                <w:rFonts w:ascii="Arial" w:hAnsi="Arial" w:cs="Arial"/>
                <w:color w:val="FF0000"/>
                <w:sz w:val="24"/>
                <w:szCs w:val="24"/>
              </w:rPr>
            </w:pPr>
            <w:ins w:id="1992" w:author="Batra, Mayank" w:date="2016-06-21T15:04:00Z">
              <w:r>
                <w:rPr>
                  <w:rFonts w:ascii="Arial" w:hAnsi="Arial" w:cs="Arial"/>
                  <w:color w:val="FF0000"/>
                  <w:sz w:val="24"/>
                  <w:szCs w:val="24"/>
                </w:rPr>
                <w:t>TBD</w:t>
              </w:r>
            </w:ins>
          </w:p>
        </w:tc>
        <w:tc>
          <w:tcPr>
            <w:tcW w:w="850" w:type="dxa"/>
            <w:tcPrChange w:id="1993" w:author="Batra, Mayank" w:date="2016-06-21T15:22:00Z">
              <w:tcPr>
                <w:tcW w:w="708" w:type="dxa"/>
              </w:tcPr>
            </w:tcPrChange>
          </w:tcPr>
          <w:p w:rsidR="00D142EB" w:rsidRDefault="00D142EB" w:rsidP="006067CE">
            <w:pPr>
              <w:pStyle w:val="CellBody"/>
              <w:spacing w:before="96"/>
              <w:rPr>
                <w:ins w:id="1994" w:author="Batra, Mayank" w:date="2016-06-21T15:04:00Z"/>
                <w:rFonts w:ascii="Arial" w:hAnsi="Arial" w:cs="Arial"/>
                <w:color w:val="FF0000"/>
                <w:sz w:val="24"/>
                <w:szCs w:val="24"/>
              </w:rPr>
            </w:pPr>
            <w:ins w:id="1995" w:author="Batra, Mayank" w:date="2016-06-21T15:04:00Z">
              <w:r>
                <w:rPr>
                  <w:rFonts w:ascii="Arial" w:hAnsi="Arial" w:cs="Arial"/>
                  <w:color w:val="FF0000"/>
                  <w:sz w:val="24"/>
                  <w:szCs w:val="24"/>
                </w:rPr>
                <w:t>TBD</w:t>
              </w:r>
            </w:ins>
          </w:p>
        </w:tc>
        <w:tc>
          <w:tcPr>
            <w:tcW w:w="6977" w:type="dxa"/>
            <w:tcPrChange w:id="1996" w:author="Batra, Mayank" w:date="2016-06-21T15:22:00Z">
              <w:tcPr>
                <w:tcW w:w="7119" w:type="dxa"/>
              </w:tcPr>
            </w:tcPrChange>
          </w:tcPr>
          <w:p w:rsidR="00D142EB" w:rsidRDefault="00D142EB">
            <w:pPr>
              <w:pStyle w:val="CellBody"/>
              <w:spacing w:before="96"/>
              <w:rPr>
                <w:ins w:id="1997" w:author="Batra, Mayank" w:date="2016-06-21T15:04:00Z"/>
                <w:rFonts w:ascii="Arial" w:hAnsi="Arial" w:cs="Arial"/>
                <w:color w:val="FF0000"/>
                <w:sz w:val="24"/>
                <w:szCs w:val="24"/>
              </w:rPr>
            </w:pPr>
            <w:ins w:id="1998" w:author="Batra, Mayank" w:date="2016-06-21T15:04:00Z">
              <w:r>
                <w:rPr>
                  <w:rFonts w:ascii="Arial" w:hAnsi="Arial" w:cs="Arial"/>
                  <w:color w:val="FF0000"/>
                  <w:sz w:val="24"/>
                  <w:szCs w:val="24"/>
                </w:rPr>
                <w:t>LE Set Supplemental Receive Test Parameters</w:t>
              </w:r>
            </w:ins>
          </w:p>
        </w:tc>
      </w:tr>
      <w:tr w:rsidR="00D142EB" w:rsidRPr="006A27F0" w:rsidTr="007B0AF8">
        <w:trPr>
          <w:cantSplit/>
          <w:trHeight w:val="184"/>
          <w:ins w:id="1999" w:author="Batra, Mayank" w:date="2016-06-21T15:04:00Z"/>
          <w:trPrChange w:id="2000" w:author="Batra, Mayank" w:date="2016-06-21T15:22:00Z">
            <w:trPr>
              <w:cantSplit/>
              <w:trHeight w:val="184"/>
            </w:trPr>
          </w:trPrChange>
        </w:trPr>
        <w:tc>
          <w:tcPr>
            <w:tcW w:w="988" w:type="dxa"/>
            <w:vAlign w:val="top"/>
            <w:tcPrChange w:id="2001" w:author="Batra, Mayank" w:date="2016-06-21T15:22:00Z">
              <w:tcPr>
                <w:tcW w:w="988" w:type="dxa"/>
                <w:vAlign w:val="top"/>
              </w:tcPr>
            </w:tcPrChange>
          </w:tcPr>
          <w:p w:rsidR="00D142EB" w:rsidRDefault="00D142EB" w:rsidP="006067CE">
            <w:pPr>
              <w:pStyle w:val="CellBody"/>
              <w:spacing w:before="96"/>
              <w:rPr>
                <w:ins w:id="2002" w:author="Batra, Mayank" w:date="2016-06-21T15:04:00Z"/>
                <w:rFonts w:ascii="Arial" w:hAnsi="Arial" w:cs="Arial"/>
                <w:color w:val="FF0000"/>
                <w:sz w:val="24"/>
                <w:szCs w:val="24"/>
              </w:rPr>
            </w:pPr>
            <w:ins w:id="2003" w:author="Batra, Mayank" w:date="2016-06-21T15:04:00Z">
              <w:r>
                <w:rPr>
                  <w:rFonts w:ascii="Arial" w:hAnsi="Arial" w:cs="Arial"/>
                  <w:color w:val="FF0000"/>
                  <w:sz w:val="24"/>
                  <w:szCs w:val="24"/>
                </w:rPr>
                <w:t>TBD</w:t>
              </w:r>
            </w:ins>
          </w:p>
        </w:tc>
        <w:tc>
          <w:tcPr>
            <w:tcW w:w="850" w:type="dxa"/>
            <w:tcPrChange w:id="2004" w:author="Batra, Mayank" w:date="2016-06-21T15:22:00Z">
              <w:tcPr>
                <w:tcW w:w="708" w:type="dxa"/>
              </w:tcPr>
            </w:tcPrChange>
          </w:tcPr>
          <w:p w:rsidR="00D142EB" w:rsidRDefault="00D142EB" w:rsidP="006067CE">
            <w:pPr>
              <w:pStyle w:val="CellBody"/>
              <w:spacing w:before="96"/>
              <w:rPr>
                <w:ins w:id="2005" w:author="Batra, Mayank" w:date="2016-06-21T15:04:00Z"/>
                <w:rFonts w:ascii="Arial" w:hAnsi="Arial" w:cs="Arial"/>
                <w:color w:val="FF0000"/>
                <w:sz w:val="24"/>
                <w:szCs w:val="24"/>
              </w:rPr>
            </w:pPr>
            <w:ins w:id="2006" w:author="Batra, Mayank" w:date="2016-06-21T15:04:00Z">
              <w:r>
                <w:rPr>
                  <w:rFonts w:ascii="Arial" w:hAnsi="Arial" w:cs="Arial"/>
                  <w:color w:val="FF0000"/>
                  <w:sz w:val="24"/>
                  <w:szCs w:val="24"/>
                </w:rPr>
                <w:t>TBD</w:t>
              </w:r>
            </w:ins>
          </w:p>
        </w:tc>
        <w:tc>
          <w:tcPr>
            <w:tcW w:w="6977" w:type="dxa"/>
            <w:tcPrChange w:id="2007" w:author="Batra, Mayank" w:date="2016-06-21T15:22:00Z">
              <w:tcPr>
                <w:tcW w:w="7119" w:type="dxa"/>
              </w:tcPr>
            </w:tcPrChange>
          </w:tcPr>
          <w:p w:rsidR="00D142EB" w:rsidRDefault="00D142EB" w:rsidP="00E0442F">
            <w:pPr>
              <w:pStyle w:val="CellBody"/>
              <w:spacing w:before="96"/>
              <w:rPr>
                <w:ins w:id="2008" w:author="Batra, Mayank" w:date="2016-06-21T15:04:00Z"/>
                <w:rFonts w:ascii="Arial" w:hAnsi="Arial" w:cs="Arial"/>
                <w:color w:val="FF0000"/>
                <w:sz w:val="24"/>
                <w:szCs w:val="24"/>
              </w:rPr>
            </w:pPr>
            <w:ins w:id="2009" w:author="Batra, Mayank" w:date="2016-06-21T15:04:00Z">
              <w:r>
                <w:rPr>
                  <w:rFonts w:ascii="Arial" w:hAnsi="Arial" w:cs="Arial"/>
                  <w:color w:val="FF0000"/>
                  <w:sz w:val="24"/>
                  <w:szCs w:val="24"/>
                </w:rPr>
                <w:t>LE Set Supplemental Transmit Test Parameters</w:t>
              </w:r>
            </w:ins>
          </w:p>
        </w:tc>
      </w:tr>
      <w:tr w:rsidR="006336FD" w:rsidRPr="006A27F0" w:rsidTr="007B0AF8">
        <w:trPr>
          <w:cantSplit/>
          <w:trHeight w:val="184"/>
          <w:trPrChange w:id="2010" w:author="Batra, Mayank" w:date="2016-06-21T15:22:00Z">
            <w:trPr>
              <w:trHeight w:val="184"/>
            </w:trPr>
          </w:trPrChange>
        </w:trPr>
        <w:tc>
          <w:tcPr>
            <w:tcW w:w="988" w:type="dxa"/>
            <w:vAlign w:val="top"/>
            <w:tcPrChange w:id="2011"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12"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13" w:author="Batra, Mayank" w:date="2016-06-21T15:22:00Z">
              <w:tcPr>
                <w:tcW w:w="7119" w:type="dxa"/>
              </w:tcPr>
            </w:tcPrChange>
          </w:tcPr>
          <w:p w:rsidR="006336FD" w:rsidRDefault="006336FD" w:rsidP="00E0442F">
            <w:pPr>
              <w:pStyle w:val="CellBody"/>
              <w:spacing w:before="96"/>
              <w:rPr>
                <w:rFonts w:ascii="Arial" w:hAnsi="Arial" w:cs="Arial" w:hint="eastAsia"/>
                <w:color w:val="FF0000"/>
                <w:sz w:val="24"/>
                <w:szCs w:val="24"/>
                <w:lang w:eastAsia="zh-CN"/>
              </w:rPr>
            </w:pPr>
            <w:r>
              <w:rPr>
                <w:rFonts w:ascii="Arial" w:hAnsi="Arial" w:cs="Arial"/>
                <w:color w:val="FF0000"/>
                <w:sz w:val="24"/>
                <w:szCs w:val="24"/>
              </w:rPr>
              <w:t xml:space="preserve">LE Set Connectionless Supplemental </w:t>
            </w:r>
            <w:ins w:id="2014" w:author="Batra, Mayank" w:date="2016-06-21T12:51:00Z">
              <w:r w:rsidR="00E83E95">
                <w:rPr>
                  <w:rFonts w:ascii="Arial" w:hAnsi="Arial" w:cs="Arial"/>
                  <w:color w:val="FF0000"/>
                  <w:sz w:val="24"/>
                  <w:szCs w:val="24"/>
                </w:rPr>
                <w:t xml:space="preserve">Transmit </w:t>
              </w:r>
            </w:ins>
            <w:r>
              <w:rPr>
                <w:rFonts w:ascii="Arial" w:hAnsi="Arial" w:cs="Arial"/>
                <w:color w:val="FF0000"/>
                <w:sz w:val="24"/>
                <w:szCs w:val="24"/>
              </w:rPr>
              <w:t>Parameters</w:t>
            </w:r>
          </w:p>
        </w:tc>
      </w:tr>
      <w:tr w:rsidR="006336FD" w:rsidRPr="006A27F0" w:rsidTr="007B0AF8">
        <w:trPr>
          <w:cantSplit/>
          <w:trHeight w:val="184"/>
          <w:trPrChange w:id="2015" w:author="Batra, Mayank" w:date="2016-06-21T15:22:00Z">
            <w:trPr>
              <w:trHeight w:val="184"/>
            </w:trPr>
          </w:trPrChange>
        </w:trPr>
        <w:tc>
          <w:tcPr>
            <w:tcW w:w="988" w:type="dxa"/>
            <w:vAlign w:val="top"/>
            <w:tcPrChange w:id="2016"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17"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18" w:author="Batra, Mayank" w:date="2016-06-21T15:22:00Z">
              <w:tcPr>
                <w:tcW w:w="7119" w:type="dxa"/>
              </w:tcPr>
            </w:tcPrChange>
          </w:tcPr>
          <w:p w:rsidR="006336FD" w:rsidRDefault="006336FD" w:rsidP="00E0442F">
            <w:pPr>
              <w:pStyle w:val="CellBody"/>
              <w:spacing w:before="96"/>
              <w:rPr>
                <w:rFonts w:ascii="Arial" w:hAnsi="Arial" w:cs="Arial"/>
                <w:color w:val="FF0000"/>
                <w:sz w:val="24"/>
                <w:szCs w:val="24"/>
              </w:rPr>
            </w:pPr>
            <w:r>
              <w:rPr>
                <w:rFonts w:ascii="Arial" w:hAnsi="Arial" w:cs="Arial"/>
                <w:color w:val="FF0000"/>
                <w:sz w:val="24"/>
                <w:szCs w:val="24"/>
              </w:rPr>
              <w:t xml:space="preserve">LE Set Connectionless Supplemental </w:t>
            </w:r>
            <w:ins w:id="2019" w:author="Batra, Mayank" w:date="2016-06-21T12:52:00Z">
              <w:r w:rsidR="00E83E95">
                <w:rPr>
                  <w:rFonts w:ascii="Arial" w:hAnsi="Arial" w:cs="Arial"/>
                  <w:color w:val="FF0000"/>
                  <w:sz w:val="24"/>
                  <w:szCs w:val="24"/>
                </w:rPr>
                <w:t xml:space="preserve">Transmit </w:t>
              </w:r>
            </w:ins>
            <w:r>
              <w:rPr>
                <w:rFonts w:ascii="Arial" w:hAnsi="Arial" w:cs="Arial"/>
                <w:color w:val="FF0000"/>
                <w:sz w:val="24"/>
                <w:szCs w:val="24"/>
              </w:rPr>
              <w:t>Enable</w:t>
            </w:r>
          </w:p>
        </w:tc>
      </w:tr>
      <w:tr w:rsidR="006336FD" w:rsidRPr="006A27F0" w:rsidTr="007B0AF8">
        <w:trPr>
          <w:cantSplit/>
          <w:trHeight w:val="184"/>
          <w:trPrChange w:id="2020" w:author="Batra, Mayank" w:date="2016-06-21T15:22:00Z">
            <w:trPr>
              <w:trHeight w:val="184"/>
            </w:trPr>
          </w:trPrChange>
        </w:trPr>
        <w:tc>
          <w:tcPr>
            <w:tcW w:w="988" w:type="dxa"/>
            <w:vAlign w:val="top"/>
            <w:tcPrChange w:id="2021"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22"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23" w:author="Batra, Mayank" w:date="2016-06-21T15:22:00Z">
              <w:tcPr>
                <w:tcW w:w="7119" w:type="dxa"/>
              </w:tcPr>
            </w:tcPrChange>
          </w:tcPr>
          <w:p w:rsidR="006336FD" w:rsidRDefault="006336FD" w:rsidP="006336FD">
            <w:pPr>
              <w:pStyle w:val="CellBody"/>
              <w:spacing w:before="96"/>
              <w:rPr>
                <w:rFonts w:ascii="Arial" w:hAnsi="Arial" w:cs="Arial"/>
                <w:color w:val="FF0000"/>
                <w:sz w:val="24"/>
                <w:szCs w:val="24"/>
              </w:rPr>
            </w:pPr>
            <w:r>
              <w:rPr>
                <w:rFonts w:ascii="Arial" w:hAnsi="Arial" w:cs="Arial"/>
                <w:color w:val="FF0000"/>
                <w:sz w:val="24"/>
                <w:szCs w:val="24"/>
              </w:rPr>
              <w:t>LE Read Connectionless I&amp;Q Sampling List Size</w:t>
            </w:r>
          </w:p>
        </w:tc>
      </w:tr>
      <w:tr w:rsidR="006336FD" w:rsidRPr="006A27F0" w:rsidTr="007B0AF8">
        <w:trPr>
          <w:cantSplit/>
          <w:trHeight w:val="184"/>
          <w:trPrChange w:id="2024" w:author="Batra, Mayank" w:date="2016-06-21T15:22:00Z">
            <w:trPr>
              <w:trHeight w:val="184"/>
            </w:trPr>
          </w:trPrChange>
        </w:trPr>
        <w:tc>
          <w:tcPr>
            <w:tcW w:w="988" w:type="dxa"/>
            <w:vAlign w:val="top"/>
            <w:tcPrChange w:id="2025"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26"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27" w:author="Batra, Mayank" w:date="2016-06-21T15:22:00Z">
              <w:tcPr>
                <w:tcW w:w="7119" w:type="dxa"/>
              </w:tcPr>
            </w:tcPrChange>
          </w:tcPr>
          <w:p w:rsidR="006336FD" w:rsidRDefault="006336FD" w:rsidP="006336FD">
            <w:pPr>
              <w:pStyle w:val="CellBody"/>
              <w:spacing w:before="96"/>
              <w:rPr>
                <w:rFonts w:ascii="Arial" w:hAnsi="Arial" w:cs="Arial"/>
                <w:color w:val="FF0000"/>
                <w:sz w:val="24"/>
                <w:szCs w:val="24"/>
              </w:rPr>
            </w:pPr>
            <w:r>
              <w:rPr>
                <w:rFonts w:ascii="Arial" w:hAnsi="Arial" w:cs="Arial"/>
                <w:color w:val="FF0000"/>
                <w:sz w:val="24"/>
                <w:szCs w:val="24"/>
              </w:rPr>
              <w:t>LE Add Device To Connectionless I&amp;Q Sampling List</w:t>
            </w:r>
          </w:p>
        </w:tc>
      </w:tr>
      <w:tr w:rsidR="006336FD" w:rsidRPr="006A27F0" w:rsidTr="007B0AF8">
        <w:trPr>
          <w:cantSplit/>
          <w:trHeight w:val="184"/>
          <w:trPrChange w:id="2028" w:author="Batra, Mayank" w:date="2016-06-21T15:22:00Z">
            <w:trPr>
              <w:trHeight w:val="184"/>
            </w:trPr>
          </w:trPrChange>
        </w:trPr>
        <w:tc>
          <w:tcPr>
            <w:tcW w:w="988" w:type="dxa"/>
            <w:vAlign w:val="top"/>
            <w:tcPrChange w:id="2029"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30"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31" w:author="Batra, Mayank" w:date="2016-06-21T15:22:00Z">
              <w:tcPr>
                <w:tcW w:w="7119" w:type="dxa"/>
              </w:tcPr>
            </w:tcPrChange>
          </w:tcPr>
          <w:p w:rsidR="006336FD" w:rsidRDefault="006336FD" w:rsidP="00E0442F">
            <w:pPr>
              <w:pStyle w:val="CellBody"/>
              <w:spacing w:before="96"/>
              <w:rPr>
                <w:rFonts w:ascii="Arial" w:hAnsi="Arial" w:cs="Arial"/>
                <w:color w:val="FF0000"/>
                <w:sz w:val="24"/>
                <w:szCs w:val="24"/>
              </w:rPr>
            </w:pPr>
            <w:r>
              <w:rPr>
                <w:rFonts w:ascii="Arial" w:hAnsi="Arial" w:cs="Arial"/>
                <w:color w:val="FF0000"/>
                <w:sz w:val="24"/>
                <w:szCs w:val="24"/>
              </w:rPr>
              <w:t>LE Remove Device From Connectionless I&amp;Q Sampling List</w:t>
            </w:r>
          </w:p>
        </w:tc>
      </w:tr>
      <w:tr w:rsidR="006336FD" w:rsidRPr="006A27F0" w:rsidTr="007B0AF8">
        <w:trPr>
          <w:cantSplit/>
          <w:trHeight w:val="184"/>
          <w:trPrChange w:id="2032" w:author="Batra, Mayank" w:date="2016-06-21T15:22:00Z">
            <w:trPr>
              <w:trHeight w:val="184"/>
            </w:trPr>
          </w:trPrChange>
        </w:trPr>
        <w:tc>
          <w:tcPr>
            <w:tcW w:w="988" w:type="dxa"/>
            <w:vAlign w:val="top"/>
            <w:tcPrChange w:id="2033"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34"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35" w:author="Batra, Mayank" w:date="2016-06-21T15:22:00Z">
              <w:tcPr>
                <w:tcW w:w="7119" w:type="dxa"/>
              </w:tcPr>
            </w:tcPrChange>
          </w:tcPr>
          <w:p w:rsidR="006336FD" w:rsidRDefault="006336FD" w:rsidP="006336FD">
            <w:pPr>
              <w:pStyle w:val="CellBody"/>
              <w:spacing w:before="96"/>
              <w:rPr>
                <w:rFonts w:ascii="Arial" w:hAnsi="Arial" w:cs="Arial"/>
                <w:color w:val="FF0000"/>
                <w:sz w:val="24"/>
                <w:szCs w:val="24"/>
              </w:rPr>
            </w:pPr>
            <w:r>
              <w:rPr>
                <w:rFonts w:ascii="Arial" w:hAnsi="Arial" w:cs="Arial"/>
                <w:color w:val="FF0000"/>
                <w:sz w:val="24"/>
                <w:szCs w:val="24"/>
              </w:rPr>
              <w:t>LE Clear Connectionless I&amp;Q Sampling List</w:t>
            </w:r>
          </w:p>
        </w:tc>
      </w:tr>
      <w:tr w:rsidR="006336FD" w:rsidRPr="006A27F0" w:rsidTr="007B0AF8">
        <w:trPr>
          <w:cantSplit/>
          <w:trHeight w:val="184"/>
          <w:trPrChange w:id="2036" w:author="Batra, Mayank" w:date="2016-06-21T15:22:00Z">
            <w:trPr>
              <w:trHeight w:val="184"/>
            </w:trPr>
          </w:trPrChange>
        </w:trPr>
        <w:tc>
          <w:tcPr>
            <w:tcW w:w="988" w:type="dxa"/>
            <w:vAlign w:val="top"/>
            <w:tcPrChange w:id="2037"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38"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39" w:author="Batra, Mayank" w:date="2016-06-21T15:22:00Z">
              <w:tcPr>
                <w:tcW w:w="7119" w:type="dxa"/>
              </w:tcPr>
            </w:tcPrChange>
          </w:tcPr>
          <w:p w:rsidR="006336FD" w:rsidRDefault="006336FD" w:rsidP="006336FD">
            <w:pPr>
              <w:pStyle w:val="CellBody"/>
              <w:spacing w:before="96"/>
              <w:rPr>
                <w:rFonts w:ascii="Arial" w:hAnsi="Arial" w:cs="Arial"/>
                <w:color w:val="FF0000"/>
                <w:sz w:val="24"/>
                <w:szCs w:val="24"/>
              </w:rPr>
            </w:pPr>
            <w:r>
              <w:rPr>
                <w:rFonts w:ascii="Arial" w:hAnsi="Arial" w:cs="Arial"/>
                <w:color w:val="FF0000"/>
                <w:sz w:val="24"/>
                <w:szCs w:val="24"/>
              </w:rPr>
              <w:t>LE Set Connectionless I&amp;Q Sampling Enable</w:t>
            </w:r>
          </w:p>
        </w:tc>
      </w:tr>
      <w:tr w:rsidR="006336FD" w:rsidRPr="006A27F0" w:rsidTr="007B0AF8">
        <w:trPr>
          <w:cantSplit/>
          <w:trHeight w:val="184"/>
          <w:trPrChange w:id="2040" w:author="Batra, Mayank" w:date="2016-06-21T15:22:00Z">
            <w:trPr>
              <w:trHeight w:val="184"/>
            </w:trPr>
          </w:trPrChange>
        </w:trPr>
        <w:tc>
          <w:tcPr>
            <w:tcW w:w="988" w:type="dxa"/>
            <w:vAlign w:val="top"/>
            <w:tcPrChange w:id="2041"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42"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43" w:author="Batra, Mayank" w:date="2016-06-21T15:22:00Z">
              <w:tcPr>
                <w:tcW w:w="7119" w:type="dxa"/>
              </w:tcPr>
            </w:tcPrChange>
          </w:tcPr>
          <w:p w:rsidR="006336FD" w:rsidRDefault="006336FD" w:rsidP="006336FD">
            <w:pPr>
              <w:pStyle w:val="CellBody"/>
              <w:spacing w:before="96"/>
              <w:rPr>
                <w:rFonts w:ascii="Arial" w:hAnsi="Arial" w:cs="Arial"/>
                <w:color w:val="FF0000"/>
                <w:sz w:val="24"/>
                <w:szCs w:val="24"/>
              </w:rPr>
            </w:pPr>
            <w:r>
              <w:rPr>
                <w:rFonts w:ascii="Arial" w:hAnsi="Arial" w:cs="Arial"/>
                <w:color w:val="FF0000"/>
                <w:sz w:val="24"/>
                <w:szCs w:val="24"/>
              </w:rPr>
              <w:t>LE Set Connection Supplemental Receive Parameters</w:t>
            </w:r>
          </w:p>
        </w:tc>
      </w:tr>
      <w:tr w:rsidR="006336FD" w:rsidRPr="006A27F0" w:rsidTr="007B0AF8">
        <w:trPr>
          <w:cantSplit/>
          <w:trHeight w:val="184"/>
          <w:trPrChange w:id="2044" w:author="Batra, Mayank" w:date="2016-06-21T15:22:00Z">
            <w:trPr>
              <w:trHeight w:val="184"/>
            </w:trPr>
          </w:trPrChange>
        </w:trPr>
        <w:tc>
          <w:tcPr>
            <w:tcW w:w="988" w:type="dxa"/>
            <w:vAlign w:val="top"/>
            <w:tcPrChange w:id="2045"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46"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47" w:author="Batra, Mayank" w:date="2016-06-21T15:22:00Z">
              <w:tcPr>
                <w:tcW w:w="7119" w:type="dxa"/>
              </w:tcPr>
            </w:tcPrChange>
          </w:tcPr>
          <w:p w:rsidR="006336FD" w:rsidRDefault="006336FD" w:rsidP="006336FD">
            <w:pPr>
              <w:pStyle w:val="CellBody"/>
              <w:spacing w:before="96"/>
              <w:rPr>
                <w:rFonts w:ascii="Arial" w:hAnsi="Arial" w:cs="Arial"/>
                <w:color w:val="FF0000"/>
                <w:sz w:val="24"/>
                <w:szCs w:val="24"/>
              </w:rPr>
            </w:pPr>
            <w:r>
              <w:rPr>
                <w:rFonts w:ascii="Arial" w:hAnsi="Arial" w:cs="Arial"/>
                <w:color w:val="FF0000"/>
                <w:sz w:val="24"/>
                <w:szCs w:val="24"/>
              </w:rPr>
              <w:t>LE Set Connection Supplemental Transmit Parameters</w:t>
            </w:r>
          </w:p>
        </w:tc>
      </w:tr>
      <w:tr w:rsidR="006336FD" w:rsidRPr="006A27F0" w:rsidTr="007B0AF8">
        <w:trPr>
          <w:cantSplit/>
          <w:trHeight w:val="184"/>
          <w:trPrChange w:id="2048" w:author="Batra, Mayank" w:date="2016-06-21T15:22:00Z">
            <w:trPr>
              <w:trHeight w:val="184"/>
            </w:trPr>
          </w:trPrChange>
        </w:trPr>
        <w:tc>
          <w:tcPr>
            <w:tcW w:w="988" w:type="dxa"/>
            <w:vAlign w:val="top"/>
            <w:tcPrChange w:id="2049"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50"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51" w:author="Batra, Mayank" w:date="2016-06-21T15:22:00Z">
              <w:tcPr>
                <w:tcW w:w="7119" w:type="dxa"/>
              </w:tcPr>
            </w:tcPrChange>
          </w:tcPr>
          <w:p w:rsidR="006336FD" w:rsidRPr="00213E20" w:rsidRDefault="00184984" w:rsidP="00E0442F">
            <w:pPr>
              <w:pStyle w:val="CellBody"/>
              <w:spacing w:beforeLines="0" w:line="276" w:lineRule="auto"/>
              <w:rPr>
                <w:rFonts w:ascii="Arial" w:hAnsi="Arial"/>
                <w:color w:val="FF0000"/>
                <w:sz w:val="24"/>
                <w:lang w:val="fr-FR"/>
                <w:rPrChange w:id="2052" w:author="Lefeuvre, Florian" w:date="2016-06-21T12:07:00Z">
                  <w:rPr>
                    <w:rFonts w:ascii="Arial" w:hAnsi="Arial"/>
                    <w:color w:val="FF0000"/>
                    <w:sz w:val="24"/>
                  </w:rPr>
                </w:rPrChange>
              </w:rPr>
            </w:pPr>
            <w:r w:rsidRPr="00184984">
              <w:rPr>
                <w:rFonts w:ascii="Arial" w:hAnsi="Arial"/>
                <w:color w:val="FF0000"/>
                <w:sz w:val="24"/>
                <w:lang w:val="fr-FR"/>
                <w:rPrChange w:id="2053" w:author="Lefeuvre, Florian" w:date="2016-06-21T12:07:00Z">
                  <w:rPr>
                    <w:rFonts w:ascii="Arial" w:hAnsi="Arial"/>
                    <w:color w:val="FF0000"/>
                    <w:sz w:val="24"/>
                    <w:szCs w:val="16"/>
                  </w:rPr>
                </w:rPrChange>
              </w:rPr>
              <w:t>LE Connection Supplemental Request Enable</w:t>
            </w:r>
          </w:p>
        </w:tc>
      </w:tr>
      <w:tr w:rsidR="006336FD" w:rsidRPr="006A27F0" w:rsidTr="007B0AF8">
        <w:trPr>
          <w:cantSplit/>
          <w:trHeight w:val="184"/>
          <w:trPrChange w:id="2054" w:author="Batra, Mayank" w:date="2016-06-21T15:22:00Z">
            <w:trPr>
              <w:trHeight w:val="184"/>
            </w:trPr>
          </w:trPrChange>
        </w:trPr>
        <w:tc>
          <w:tcPr>
            <w:tcW w:w="988" w:type="dxa"/>
            <w:vAlign w:val="top"/>
            <w:tcPrChange w:id="2055"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56"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57" w:author="Batra, Mayank" w:date="2016-06-21T15:22:00Z">
              <w:tcPr>
                <w:tcW w:w="7119" w:type="dxa"/>
              </w:tcPr>
            </w:tcPrChange>
          </w:tcPr>
          <w:p w:rsidR="006336FD" w:rsidRPr="00213E20" w:rsidRDefault="00184984" w:rsidP="006336FD">
            <w:pPr>
              <w:pStyle w:val="CellBody"/>
              <w:spacing w:beforeLines="0" w:line="276" w:lineRule="auto"/>
              <w:rPr>
                <w:rFonts w:ascii="Arial" w:hAnsi="Arial"/>
                <w:color w:val="FF0000"/>
                <w:sz w:val="24"/>
                <w:lang w:val="fr-FR"/>
                <w:rPrChange w:id="2058" w:author="Lefeuvre, Florian" w:date="2016-06-21T12:07:00Z">
                  <w:rPr>
                    <w:rFonts w:ascii="Arial" w:hAnsi="Arial"/>
                    <w:color w:val="FF0000"/>
                    <w:sz w:val="24"/>
                  </w:rPr>
                </w:rPrChange>
              </w:rPr>
            </w:pPr>
            <w:r w:rsidRPr="00184984">
              <w:rPr>
                <w:rFonts w:ascii="Arial" w:hAnsi="Arial"/>
                <w:color w:val="FF0000"/>
                <w:sz w:val="24"/>
                <w:lang w:val="fr-FR"/>
                <w:rPrChange w:id="2059" w:author="Lefeuvre, Florian" w:date="2016-06-21T12:07:00Z">
                  <w:rPr>
                    <w:rFonts w:ascii="Arial" w:hAnsi="Arial"/>
                    <w:color w:val="FF0000"/>
                    <w:sz w:val="24"/>
                    <w:szCs w:val="16"/>
                  </w:rPr>
                </w:rPrChange>
              </w:rPr>
              <w:t>LE Connection Supplemental Response Enable</w:t>
            </w:r>
          </w:p>
        </w:tc>
      </w:tr>
      <w:tr w:rsidR="006336FD" w:rsidRPr="006A27F0" w:rsidTr="007B0AF8">
        <w:trPr>
          <w:cantSplit/>
          <w:trHeight w:val="184"/>
          <w:trPrChange w:id="2060" w:author="Batra, Mayank" w:date="2016-06-21T15:22:00Z">
            <w:trPr>
              <w:trHeight w:val="184"/>
            </w:trPr>
          </w:trPrChange>
        </w:trPr>
        <w:tc>
          <w:tcPr>
            <w:tcW w:w="988" w:type="dxa"/>
            <w:vAlign w:val="top"/>
            <w:tcPrChange w:id="2061" w:author="Batra, Mayank" w:date="2016-06-21T15:22:00Z">
              <w:tcPr>
                <w:tcW w:w="988" w:type="dxa"/>
                <w:vAlign w:val="top"/>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850" w:type="dxa"/>
            <w:tcPrChange w:id="2062" w:author="Batra, Mayank" w:date="2016-06-21T15:22:00Z">
              <w:tcPr>
                <w:tcW w:w="708" w:type="dxa"/>
              </w:tcPr>
            </w:tcPrChange>
          </w:tcPr>
          <w:p w:rsidR="006336FD" w:rsidRDefault="006336FD" w:rsidP="006067CE">
            <w:pPr>
              <w:pStyle w:val="CellBody"/>
              <w:spacing w:before="96"/>
              <w:rPr>
                <w:rFonts w:ascii="Arial" w:hAnsi="Arial" w:cs="Arial"/>
                <w:color w:val="FF0000"/>
                <w:sz w:val="24"/>
                <w:szCs w:val="24"/>
              </w:rPr>
            </w:pPr>
            <w:r>
              <w:rPr>
                <w:rFonts w:ascii="Arial" w:hAnsi="Arial" w:cs="Arial"/>
                <w:color w:val="FF0000"/>
                <w:sz w:val="24"/>
                <w:szCs w:val="24"/>
              </w:rPr>
              <w:t>TBD</w:t>
            </w:r>
          </w:p>
        </w:tc>
        <w:tc>
          <w:tcPr>
            <w:tcW w:w="6977" w:type="dxa"/>
            <w:tcPrChange w:id="2063" w:author="Batra, Mayank" w:date="2016-06-21T15:22:00Z">
              <w:tcPr>
                <w:tcW w:w="7119" w:type="dxa"/>
              </w:tcPr>
            </w:tcPrChange>
          </w:tcPr>
          <w:p w:rsidR="006336FD" w:rsidRDefault="006336FD" w:rsidP="00E0442F">
            <w:pPr>
              <w:pStyle w:val="CellBody"/>
              <w:spacing w:before="96"/>
              <w:rPr>
                <w:rFonts w:ascii="Arial" w:hAnsi="Arial" w:cs="Arial"/>
                <w:color w:val="FF0000"/>
                <w:sz w:val="24"/>
                <w:szCs w:val="24"/>
              </w:rPr>
            </w:pPr>
            <w:r>
              <w:rPr>
                <w:rFonts w:ascii="Arial" w:hAnsi="Arial" w:cs="Arial"/>
                <w:color w:val="FF0000"/>
                <w:sz w:val="24"/>
                <w:szCs w:val="24"/>
              </w:rPr>
              <w:t>LE Read Maximum Supplemental Length Command</w:t>
            </w:r>
          </w:p>
        </w:tc>
      </w:tr>
    </w:tbl>
    <w:p w:rsidR="006336FD" w:rsidRPr="00450AA1" w:rsidRDefault="006336FD" w:rsidP="00450AA1"/>
    <w:p w:rsidR="00D7101C" w:rsidRPr="005A41BB" w:rsidRDefault="00D7101C" w:rsidP="00E44F48">
      <w:pPr>
        <w:pStyle w:val="31"/>
      </w:pPr>
      <w:bookmarkStart w:id="2064" w:name="_Toc449707695"/>
      <w:bookmarkStart w:id="2065" w:name="_Toc454286174"/>
      <w:r w:rsidRPr="004B1513">
        <w:rPr>
          <w:color w:val="FF0000"/>
        </w:rPr>
        <w:t xml:space="preserve">[NEW SECTION] </w:t>
      </w:r>
      <w:r w:rsidRPr="00622F23">
        <w:t xml:space="preserve">7.7.65.XX LE </w:t>
      </w:r>
      <w:r w:rsidR="00B11AB4">
        <w:t>Connectionless</w:t>
      </w:r>
      <w:r w:rsidR="00B11AB4" w:rsidRPr="00622F23">
        <w:t xml:space="preserve"> </w:t>
      </w:r>
      <w:r w:rsidRPr="00622F23">
        <w:t>I&amp;Q Report Event</w:t>
      </w:r>
      <w:bookmarkEnd w:id="1975"/>
      <w:bookmarkEnd w:id="1976"/>
      <w:bookmarkEnd w:id="1977"/>
      <w:bookmarkEnd w:id="1978"/>
      <w:bookmarkEnd w:id="1979"/>
      <w:bookmarkEnd w:id="1980"/>
      <w:bookmarkEnd w:id="1981"/>
      <w:bookmarkEnd w:id="2064"/>
      <w:bookmarkEnd w:id="20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05"/>
        <w:gridCol w:w="1532"/>
        <w:gridCol w:w="3289"/>
        <w:tblGridChange w:id="2066">
          <w:tblGrid>
            <w:gridCol w:w="4105"/>
            <w:gridCol w:w="1532"/>
            <w:gridCol w:w="3289"/>
          </w:tblGrid>
        </w:tblGridChange>
      </w:tblGrid>
      <w:tr w:rsidR="0083745C" w:rsidRPr="005A41BB" w:rsidTr="00191B63">
        <w:trPr>
          <w:cantSplit/>
          <w:tblHeader/>
        </w:trPr>
        <w:tc>
          <w:tcPr>
            <w:tcW w:w="4105" w:type="dxa"/>
            <w:shd w:val="clear" w:color="auto" w:fill="DAEEF3"/>
          </w:tcPr>
          <w:p w:rsidR="00D7101C" w:rsidRPr="00670BFE" w:rsidRDefault="00D7101C" w:rsidP="004B1513">
            <w:pPr>
              <w:rPr>
                <w:b/>
                <w:color w:val="FF0000"/>
              </w:rPr>
            </w:pPr>
            <w:r w:rsidRPr="00670BFE">
              <w:rPr>
                <w:b/>
                <w:color w:val="FF0000"/>
              </w:rPr>
              <w:t>Event</w:t>
            </w:r>
          </w:p>
        </w:tc>
        <w:tc>
          <w:tcPr>
            <w:tcW w:w="1532" w:type="dxa"/>
            <w:shd w:val="clear" w:color="auto" w:fill="DAEEF3"/>
          </w:tcPr>
          <w:p w:rsidR="00D7101C" w:rsidRPr="00670BFE" w:rsidRDefault="00D7101C" w:rsidP="004B1513">
            <w:pPr>
              <w:rPr>
                <w:b/>
                <w:color w:val="FF0000"/>
              </w:rPr>
            </w:pPr>
            <w:r w:rsidRPr="00670BFE">
              <w:rPr>
                <w:b/>
                <w:color w:val="FF0000"/>
              </w:rPr>
              <w:t>Event Code</w:t>
            </w:r>
          </w:p>
        </w:tc>
        <w:tc>
          <w:tcPr>
            <w:tcW w:w="3289" w:type="dxa"/>
            <w:shd w:val="clear" w:color="auto" w:fill="DAEEF3"/>
          </w:tcPr>
          <w:p w:rsidR="00D7101C" w:rsidRPr="00670BFE" w:rsidRDefault="00D7101C" w:rsidP="004B1513">
            <w:pPr>
              <w:rPr>
                <w:b/>
                <w:color w:val="FF0000"/>
              </w:rPr>
            </w:pPr>
            <w:r w:rsidRPr="00670BFE">
              <w:rPr>
                <w:b/>
                <w:color w:val="FF0000"/>
              </w:rPr>
              <w:t>Event Parameters</w:t>
            </w:r>
          </w:p>
        </w:tc>
      </w:tr>
      <w:tr w:rsidR="00D7101C" w:rsidRPr="005A41BB" w:rsidTr="00191B63">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067"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cantSplit/>
        </w:trPr>
        <w:tc>
          <w:tcPr>
            <w:tcW w:w="4105" w:type="dxa"/>
            <w:tcPrChange w:id="2068" w:author="Batra, Mayank" w:date="2016-06-21T12:07:00Z">
              <w:tcPr>
                <w:tcW w:w="4105" w:type="dxa"/>
              </w:tcPr>
            </w:tcPrChange>
          </w:tcPr>
          <w:p w:rsidR="00D7101C" w:rsidRPr="005A41BB" w:rsidRDefault="00D7101C" w:rsidP="00CE330B">
            <w:pPr>
              <w:rPr>
                <w:color w:val="FF0000"/>
              </w:rPr>
            </w:pPr>
            <w:r w:rsidRPr="005A41BB">
              <w:rPr>
                <w:color w:val="FF0000"/>
              </w:rPr>
              <w:lastRenderedPageBreak/>
              <w:t>LE</w:t>
            </w:r>
            <w:r>
              <w:rPr>
                <w:color w:val="FF0000"/>
              </w:rPr>
              <w:t xml:space="preserve"> </w:t>
            </w:r>
            <w:r w:rsidR="00B11AB4">
              <w:rPr>
                <w:color w:val="FF0000"/>
              </w:rPr>
              <w:t xml:space="preserve">Connectionless </w:t>
            </w:r>
            <w:r>
              <w:rPr>
                <w:color w:val="FF0000"/>
              </w:rPr>
              <w:t xml:space="preserve">I&amp;Q </w:t>
            </w:r>
            <w:r w:rsidRPr="005A41BB">
              <w:rPr>
                <w:color w:val="FF0000"/>
              </w:rPr>
              <w:t>Report</w:t>
            </w:r>
          </w:p>
        </w:tc>
        <w:tc>
          <w:tcPr>
            <w:tcW w:w="1532" w:type="dxa"/>
            <w:tcPrChange w:id="2069" w:author="Batra, Mayank" w:date="2016-06-21T12:07:00Z">
              <w:tcPr>
                <w:tcW w:w="1532" w:type="dxa"/>
              </w:tcPr>
            </w:tcPrChange>
          </w:tcPr>
          <w:p w:rsidR="00D7101C" w:rsidRPr="005A41BB" w:rsidRDefault="00D7101C" w:rsidP="004B1513">
            <w:pPr>
              <w:rPr>
                <w:color w:val="FF0000"/>
              </w:rPr>
            </w:pPr>
            <w:r>
              <w:rPr>
                <w:color w:val="FF0000"/>
              </w:rPr>
              <w:t>0x3E</w:t>
            </w:r>
          </w:p>
        </w:tc>
        <w:tc>
          <w:tcPr>
            <w:tcW w:w="3289" w:type="dxa"/>
            <w:tcPrChange w:id="2070" w:author="Batra, Mayank" w:date="2016-06-21T12:07:00Z">
              <w:tcPr>
                <w:tcW w:w="3289" w:type="dxa"/>
              </w:tcPr>
            </w:tcPrChange>
          </w:tcPr>
          <w:p w:rsidR="00D7101C" w:rsidRDefault="00D7101C" w:rsidP="004B1513">
            <w:pPr>
              <w:rPr>
                <w:color w:val="FF0000"/>
              </w:rPr>
            </w:pPr>
            <w:commentRangeStart w:id="2071"/>
            <w:r w:rsidRPr="005A41BB">
              <w:rPr>
                <w:color w:val="FF0000"/>
              </w:rPr>
              <w:t>Subevent_Code,</w:t>
            </w:r>
          </w:p>
          <w:p w:rsidR="003E3C20" w:rsidRDefault="003E3C20" w:rsidP="004B1513">
            <w:pPr>
              <w:rPr>
                <w:color w:val="FF0000"/>
              </w:rPr>
            </w:pPr>
            <w:r>
              <w:rPr>
                <w:color w:val="FF0000"/>
              </w:rPr>
              <w:t>Sync_Handle,</w:t>
            </w:r>
          </w:p>
          <w:p w:rsidR="00D7101C" w:rsidRDefault="00D7101C" w:rsidP="004B1513">
            <w:pPr>
              <w:rPr>
                <w:color w:val="FF0000"/>
              </w:rPr>
            </w:pPr>
            <w:r>
              <w:rPr>
                <w:color w:val="FF0000"/>
              </w:rPr>
              <w:t>Channel_Index,</w:t>
            </w:r>
          </w:p>
          <w:p w:rsidR="00821D66" w:rsidRDefault="00821D66" w:rsidP="004B1513">
            <w:pPr>
              <w:rPr>
                <w:color w:val="FF0000"/>
              </w:rPr>
            </w:pPr>
            <w:r>
              <w:rPr>
                <w:color w:val="FF0000"/>
              </w:rPr>
              <w:t>Supplemental_Type,</w:t>
            </w:r>
          </w:p>
          <w:p w:rsidR="00D7101C" w:rsidRDefault="00F147CF" w:rsidP="004B1513">
            <w:pPr>
              <w:rPr>
                <w:color w:val="FF0000"/>
              </w:rPr>
            </w:pPr>
            <w:r>
              <w:rPr>
                <w:color w:val="FF0000"/>
              </w:rPr>
              <w:t>Slot_Durations</w:t>
            </w:r>
            <w:r w:rsidR="00D7101C">
              <w:rPr>
                <w:color w:val="FF0000"/>
              </w:rPr>
              <w:t>,</w:t>
            </w:r>
          </w:p>
          <w:p w:rsidR="00D7101C" w:rsidRDefault="00D7101C" w:rsidP="004B1513">
            <w:pPr>
              <w:rPr>
                <w:color w:val="FF0000"/>
              </w:rPr>
            </w:pPr>
            <w:r>
              <w:rPr>
                <w:color w:val="FF0000"/>
              </w:rPr>
              <w:t>Sample_Count,</w:t>
            </w:r>
          </w:p>
          <w:p w:rsidR="00D7101C" w:rsidRDefault="00D7101C" w:rsidP="004B1513">
            <w:pPr>
              <w:rPr>
                <w:color w:val="FF0000"/>
              </w:rPr>
            </w:pPr>
            <w:r w:rsidRPr="005A41BB">
              <w:rPr>
                <w:color w:val="FF0000"/>
              </w:rPr>
              <w:t>I</w:t>
            </w:r>
            <w:r>
              <w:rPr>
                <w:color w:val="FF0000"/>
              </w:rPr>
              <w:t>_Sample[i],</w:t>
            </w:r>
          </w:p>
          <w:p w:rsidR="00D7101C" w:rsidRPr="005A41BB" w:rsidRDefault="00D7101C" w:rsidP="004B1513">
            <w:pPr>
              <w:rPr>
                <w:color w:val="FF0000"/>
              </w:rPr>
            </w:pPr>
            <w:r w:rsidRPr="005A41BB">
              <w:rPr>
                <w:color w:val="FF0000"/>
              </w:rPr>
              <w:t>Q_Sample</w:t>
            </w:r>
            <w:r>
              <w:rPr>
                <w:color w:val="FF0000"/>
              </w:rPr>
              <w:t>[i]</w:t>
            </w:r>
            <w:commentRangeEnd w:id="2071"/>
            <w:r w:rsidR="00942AD1">
              <w:rPr>
                <w:rStyle w:val="aff1"/>
              </w:rPr>
              <w:commentReference w:id="2071"/>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Description:</w:t>
      </w:r>
    </w:p>
    <w:p w:rsidR="00D7101C" w:rsidRDefault="00D7101C" w:rsidP="00D7101C">
      <w:pPr>
        <w:rPr>
          <w:color w:val="FF0000"/>
        </w:rPr>
      </w:pPr>
      <w:r w:rsidRPr="005A41BB">
        <w:rPr>
          <w:color w:val="FF0000"/>
        </w:rPr>
        <w:t xml:space="preserve">This event is used by the Controller to report </w:t>
      </w:r>
      <w:r>
        <w:rPr>
          <w:color w:val="FF0000"/>
        </w:rPr>
        <w:t>I&amp;Q information from the Supplemental of a received advertising packet containing the AUX_SYNC_IND PDU (see [</w:t>
      </w:r>
      <w:commentRangeStart w:id="2072"/>
      <w:r>
        <w:rPr>
          <w:color w:val="FF0000"/>
        </w:rPr>
        <w:t>Vol</w:t>
      </w:r>
      <w:del w:id="2073" w:author="Chris Reisinger" w:date="2016-05-18T14:26:00Z">
        <w:r w:rsidDel="002E6F24">
          <w:rPr>
            <w:color w:val="FF0000"/>
          </w:rPr>
          <w:delText>.</w:delText>
        </w:r>
      </w:del>
      <w:r>
        <w:rPr>
          <w:color w:val="FF0000"/>
        </w:rPr>
        <w:t xml:space="preserve"> 6</w:t>
      </w:r>
      <w:commentRangeEnd w:id="2072"/>
      <w:r w:rsidR="002E6F24">
        <w:rPr>
          <w:rStyle w:val="aff1"/>
        </w:rPr>
        <w:commentReference w:id="2072"/>
      </w:r>
      <w:r>
        <w:rPr>
          <w:color w:val="FF0000"/>
        </w:rPr>
        <w:t>]</w:t>
      </w:r>
      <w:del w:id="2074" w:author="Chris Reisinger" w:date="2016-05-18T14:33:00Z">
        <w:r w:rsidDel="006B3AAE">
          <w:rPr>
            <w:color w:val="FF0000"/>
          </w:rPr>
          <w:delText>,</w:delText>
        </w:r>
      </w:del>
      <w:r>
        <w:rPr>
          <w:color w:val="FF0000"/>
        </w:rPr>
        <w:t xml:space="preserve"> Part B </w:t>
      </w:r>
      <w:commentRangeStart w:id="2075"/>
      <w:r>
        <w:rPr>
          <w:color w:val="FF0000"/>
        </w:rPr>
        <w:t xml:space="preserve">Section </w:t>
      </w:r>
      <w:del w:id="2076" w:author="Batra, Mayank" w:date="2016-05-27T12:09:00Z">
        <w:r w:rsidDel="0036172E">
          <w:rPr>
            <w:color w:val="FF0000"/>
          </w:rPr>
          <w:delText>XX</w:delText>
        </w:r>
        <w:commentRangeEnd w:id="2075"/>
        <w:r w:rsidR="00F76562" w:rsidDel="0036172E">
          <w:rPr>
            <w:rStyle w:val="aff1"/>
          </w:rPr>
          <w:commentReference w:id="2075"/>
        </w:r>
      </w:del>
      <w:ins w:id="2077" w:author="Batra, Mayank" w:date="2016-05-27T12:09:00Z">
        <w:r w:rsidR="0036172E">
          <w:rPr>
            <w:color w:val="FF0000"/>
          </w:rPr>
          <w:t>2.3.1.X</w:t>
        </w:r>
      </w:ins>
      <w:r>
        <w:rPr>
          <w:color w:val="FF0000"/>
        </w:rPr>
        <w:t>)</w:t>
      </w:r>
      <w:r w:rsidR="003E3C20">
        <w:rPr>
          <w:color w:val="FF0000"/>
        </w:rPr>
        <w:t xml:space="preserve"> from an advertiser identified by Sync_Handle</w:t>
      </w:r>
      <w:r>
        <w:rPr>
          <w:color w:val="FF0000"/>
        </w:rPr>
        <w:t xml:space="preserve">. </w:t>
      </w:r>
    </w:p>
    <w:p w:rsidR="00D7101C" w:rsidRDefault="00D7101C" w:rsidP="00D7101C">
      <w:pPr>
        <w:rPr>
          <w:color w:val="FF0000"/>
        </w:rPr>
      </w:pPr>
      <w:r>
        <w:rPr>
          <w:color w:val="FF0000"/>
        </w:rPr>
        <w:t>The index of the channel on which the AUX_SYNC_IND advertising PDU was received,</w:t>
      </w:r>
      <w:r w:rsidR="00612351">
        <w:rPr>
          <w:color w:val="FF0000"/>
        </w:rPr>
        <w:t xml:space="preserve"> </w:t>
      </w:r>
      <w:r w:rsidR="00821D66">
        <w:rPr>
          <w:color w:val="FF0000"/>
        </w:rPr>
        <w:t xml:space="preserve">the type of Supplemental, </w:t>
      </w:r>
      <w:del w:id="2078" w:author="Batra, Mayank" w:date="2016-06-16T11:29:00Z">
        <w:r w:rsidR="00612351">
          <w:rPr>
            <w:color w:val="FF0000"/>
          </w:rPr>
          <w:delText>the length of each sample slot in the Supplemental,</w:delText>
        </w:r>
        <w:r>
          <w:rPr>
            <w:color w:val="FF0000"/>
          </w:rPr>
          <w:delText xml:space="preserve"> </w:delText>
        </w:r>
      </w:del>
      <w:r>
        <w:rPr>
          <w:color w:val="FF0000"/>
        </w:rPr>
        <w:t>and the I&amp;Q samples of the Supplemental of the advertisement are reported in the corresponding parameters.</w:t>
      </w:r>
      <w:ins w:id="2079" w:author="Batra, Mayank" w:date="2016-06-16T11:30:00Z">
        <w:r w:rsidR="005F4934">
          <w:rPr>
            <w:color w:val="FF0000"/>
          </w:rPr>
          <w:t xml:space="preserve"> The </w:t>
        </w:r>
      </w:ins>
      <w:moveFromRangeStart w:id="2080" w:author="Batra, Mayank" w:date="2016-06-21T12:05:00Z" w:name="move454274065"/>
      <w:ins w:id="2081" w:author="Batra, Mayank" w:date="2016-05-27T15:29:00Z">
        <w:del w:id="2082" w:author="Batra, Mayank" w:date="2016-06-21T12:05:00Z">
          <w:r w:rsidR="00C17F46">
            <w:rPr>
              <w:color w:val="FF0000"/>
            </w:rPr>
            <w:delText>Slot_Durations</w:delText>
          </w:r>
        </w:del>
      </w:ins>
      <w:moveFromRangeEnd w:id="2080"/>
      <w:ins w:id="2083" w:author="Batra, Mayank" w:date="2016-06-16T11:30:00Z">
        <w:r w:rsidR="005F4934">
          <w:rPr>
            <w:color w:val="FF0000"/>
          </w:rPr>
          <w:t xml:space="preserve"> parameter specifies the sampling rate used by the Controller.</w:t>
        </w:r>
      </w:ins>
    </w:p>
    <w:p w:rsidR="00681ABA" w:rsidRDefault="00292886" w:rsidP="00D7101C">
      <w:pPr>
        <w:rPr>
          <w:color w:val="FF0000"/>
        </w:rPr>
      </w:pPr>
      <w:r>
        <w:rPr>
          <w:color w:val="FF0000"/>
        </w:rPr>
        <w:t xml:space="preserve">The Supplemental format is defined in </w:t>
      </w:r>
      <w:r w:rsidR="00F11B28">
        <w:rPr>
          <w:color w:val="FF0000"/>
        </w:rPr>
        <w:t xml:space="preserve">[Vol 6] Part B, </w:t>
      </w:r>
      <w:commentRangeStart w:id="2084"/>
      <w:r w:rsidR="00F11B28">
        <w:rPr>
          <w:color w:val="FF0000"/>
        </w:rPr>
        <w:t>Section 2.X.1</w:t>
      </w:r>
      <w:commentRangeEnd w:id="2084"/>
      <w:r w:rsidR="00D37D8E">
        <w:rPr>
          <w:rStyle w:val="aff1"/>
        </w:rPr>
        <w:commentReference w:id="2084"/>
      </w:r>
      <w:r w:rsidR="00F11B28">
        <w:rPr>
          <w:color w:val="FF0000"/>
        </w:rPr>
        <w:t>.</w:t>
      </w:r>
    </w:p>
    <w:p w:rsidR="009178A1" w:rsidRDefault="009178A1" w:rsidP="00D7101C">
      <w:pPr>
        <w:rPr>
          <w:color w:val="FF0000"/>
        </w:rPr>
      </w:pPr>
      <w:r>
        <w:rPr>
          <w:color w:val="FF0000"/>
        </w:rPr>
        <w:t>If the AUX_SYNC_IND PDU contains AdvData</w:t>
      </w:r>
      <w:commentRangeStart w:id="2085"/>
      <w:ins w:id="2086" w:author="Chris Reisinger" w:date="2016-05-12T13:19:00Z">
        <w:r w:rsidR="00D37D8E">
          <w:rPr>
            <w:color w:val="FF0000"/>
          </w:rPr>
          <w:t>,</w:t>
        </w:r>
        <w:commentRangeEnd w:id="2085"/>
        <w:r w:rsidR="00D37D8E">
          <w:rPr>
            <w:rStyle w:val="aff1"/>
          </w:rPr>
          <w:commentReference w:id="2085"/>
        </w:r>
      </w:ins>
      <w:r>
        <w:rPr>
          <w:color w:val="FF0000"/>
        </w:rPr>
        <w:t xml:space="preserve"> then the LE Extended Advertising Report event shall be generated before this event.</w:t>
      </w:r>
    </w:p>
    <w:p w:rsidR="004851CE" w:rsidRPr="005A41BB" w:rsidRDefault="004851CE" w:rsidP="00D7101C">
      <w:pPr>
        <w:rPr>
          <w:rStyle w:val="af"/>
          <w:color w:val="FF0000"/>
        </w:rPr>
      </w:pPr>
      <w:r>
        <w:rPr>
          <w:color w:val="FF0000"/>
        </w:rPr>
        <w:t xml:space="preserve">This event is also used by the Controller to report I&amp;Q information from the Supplemental of a received </w:t>
      </w:r>
      <w:commentRangeStart w:id="2087"/>
      <w:del w:id="2088" w:author="Batra, Mayank" w:date="2016-05-27T11:11:00Z">
        <w:r w:rsidDel="00700D57">
          <w:rPr>
            <w:color w:val="FF0000"/>
          </w:rPr>
          <w:delText xml:space="preserve">test </w:delText>
        </w:r>
      </w:del>
      <w:ins w:id="2089" w:author="Batra, Mayank" w:date="2016-05-27T11:11:00Z">
        <w:r w:rsidR="00700D57">
          <w:rPr>
            <w:color w:val="FF0000"/>
          </w:rPr>
          <w:t xml:space="preserve">Test </w:t>
        </w:r>
      </w:ins>
      <w:del w:id="2090" w:author="Batra, Mayank" w:date="2016-05-27T11:11:00Z">
        <w:r w:rsidDel="00700D57">
          <w:rPr>
            <w:color w:val="FF0000"/>
          </w:rPr>
          <w:delText xml:space="preserve">mode </w:delText>
        </w:r>
      </w:del>
      <w:commentRangeEnd w:id="2087"/>
      <w:ins w:id="2091" w:author="Batra, Mayank" w:date="2016-05-27T11:11:00Z">
        <w:r w:rsidR="00700D57">
          <w:rPr>
            <w:color w:val="FF0000"/>
          </w:rPr>
          <w:t xml:space="preserve">Mode </w:t>
        </w:r>
      </w:ins>
      <w:r w:rsidR="00D37D8E">
        <w:rPr>
          <w:rStyle w:val="aff1"/>
        </w:rPr>
        <w:commentReference w:id="2087"/>
      </w:r>
      <w:r>
        <w:rPr>
          <w:color w:val="FF0000"/>
        </w:rPr>
        <w:t xml:space="preserve">packet (see Section 7.8.50). </w:t>
      </w:r>
    </w:p>
    <w:p w:rsidR="00D7101C" w:rsidRPr="005A41BB" w:rsidRDefault="00D7101C" w:rsidP="00E44F48">
      <w:pPr>
        <w:outlineLvl w:val="0"/>
        <w:rPr>
          <w:color w:val="FF0000"/>
        </w:rPr>
      </w:pPr>
      <w:r w:rsidRPr="005A41BB">
        <w:rPr>
          <w:rStyle w:val="af"/>
          <w:color w:val="FF0000"/>
        </w:rPr>
        <w:t>Event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092"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093">
          <w:tblGrid>
            <w:gridCol w:w="1526"/>
            <w:gridCol w:w="854"/>
            <w:gridCol w:w="7226"/>
          </w:tblGrid>
        </w:tblGridChange>
      </w:tblGrid>
      <w:tr w:rsidR="00D7101C" w:rsidRPr="005A41BB" w:rsidTr="00191B63">
        <w:trPr>
          <w:cantSplit/>
        </w:trPr>
        <w:tc>
          <w:tcPr>
            <w:tcW w:w="2380" w:type="dxa"/>
            <w:gridSpan w:val="2"/>
            <w:tcBorders>
              <w:top w:val="nil"/>
              <w:left w:val="nil"/>
              <w:bottom w:val="single" w:sz="4" w:space="0" w:color="auto"/>
              <w:right w:val="nil"/>
            </w:tcBorders>
            <w:tcPrChange w:id="2094" w:author="Batra, Mayank" w:date="2016-06-21T12:07:00Z">
              <w:tcPr>
                <w:tcW w:w="2380"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Subevent_Code:</w:t>
            </w:r>
          </w:p>
        </w:tc>
        <w:tc>
          <w:tcPr>
            <w:tcW w:w="7226" w:type="dxa"/>
            <w:tcBorders>
              <w:top w:val="nil"/>
              <w:left w:val="nil"/>
              <w:bottom w:val="single" w:sz="4" w:space="0" w:color="auto"/>
              <w:right w:val="nil"/>
            </w:tcBorders>
            <w:tcPrChange w:id="2095"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1526" w:type="dxa"/>
            <w:tcBorders>
              <w:top w:val="single" w:sz="4" w:space="0" w:color="auto"/>
            </w:tcBorders>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191B63">
        <w:trPr>
          <w:cantSplit/>
        </w:trPr>
        <w:tc>
          <w:tcPr>
            <w:tcW w:w="1526" w:type="dxa"/>
            <w:tcPrChange w:id="2096" w:author="Batra, Mayank" w:date="2016-06-21T12:07:00Z">
              <w:tcPr>
                <w:tcW w:w="1526" w:type="dxa"/>
              </w:tcPr>
            </w:tcPrChange>
          </w:tcPr>
          <w:p w:rsidR="00D7101C" w:rsidRPr="005A41BB" w:rsidRDefault="00D7101C" w:rsidP="004B1513">
            <w:pPr>
              <w:rPr>
                <w:color w:val="FF0000"/>
              </w:rPr>
            </w:pPr>
            <w:r>
              <w:rPr>
                <w:color w:val="FF0000"/>
              </w:rPr>
              <w:t>TBD</w:t>
            </w:r>
          </w:p>
        </w:tc>
        <w:tc>
          <w:tcPr>
            <w:tcW w:w="8080" w:type="dxa"/>
            <w:gridSpan w:val="2"/>
            <w:tcPrChange w:id="2097" w:author="Batra, Mayank" w:date="2016-06-21T12:07:00Z">
              <w:tcPr>
                <w:tcW w:w="8080" w:type="dxa"/>
                <w:gridSpan w:val="2"/>
              </w:tcPr>
            </w:tcPrChange>
          </w:tcPr>
          <w:p w:rsidR="00D7101C" w:rsidRPr="005A41BB" w:rsidRDefault="00D7101C" w:rsidP="00CE330B">
            <w:pPr>
              <w:rPr>
                <w:color w:val="FF0000"/>
              </w:rPr>
            </w:pPr>
            <w:r w:rsidRPr="005A41BB">
              <w:rPr>
                <w:color w:val="FF0000"/>
              </w:rPr>
              <w:t xml:space="preserve">Subevent code for LE </w:t>
            </w:r>
            <w:r w:rsidR="00B11AB4">
              <w:rPr>
                <w:color w:val="FF0000"/>
              </w:rPr>
              <w:t xml:space="preserve">Connectionless </w:t>
            </w:r>
            <w:r>
              <w:rPr>
                <w:color w:val="FF0000"/>
              </w:rPr>
              <w:t>I&amp;Q</w:t>
            </w:r>
            <w:r w:rsidRPr="005A41BB">
              <w:rPr>
                <w:color w:val="FF0000"/>
              </w:rPr>
              <w:t xml:space="preserve"> Report event</w:t>
            </w:r>
          </w:p>
        </w:tc>
      </w:tr>
    </w:tbl>
    <w:p w:rsidR="00D7101C"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098"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099">
          <w:tblGrid>
            <w:gridCol w:w="1526"/>
            <w:gridCol w:w="854"/>
            <w:gridCol w:w="7226"/>
          </w:tblGrid>
        </w:tblGridChange>
      </w:tblGrid>
      <w:tr w:rsidR="00161C51" w:rsidRPr="005A41BB" w:rsidTr="00191B63">
        <w:trPr>
          <w:cantSplit/>
        </w:trPr>
        <w:tc>
          <w:tcPr>
            <w:tcW w:w="2380" w:type="dxa"/>
            <w:gridSpan w:val="2"/>
            <w:tcBorders>
              <w:top w:val="nil"/>
              <w:left w:val="nil"/>
              <w:bottom w:val="single" w:sz="4" w:space="0" w:color="auto"/>
              <w:right w:val="nil"/>
            </w:tcBorders>
            <w:tcPrChange w:id="2100" w:author="Batra, Mayank" w:date="2016-06-21T12:07:00Z">
              <w:tcPr>
                <w:tcW w:w="2380" w:type="dxa"/>
                <w:gridSpan w:val="2"/>
                <w:tcBorders>
                  <w:top w:val="nil"/>
                  <w:left w:val="nil"/>
                  <w:bottom w:val="single" w:sz="4" w:space="0" w:color="auto"/>
                  <w:right w:val="nil"/>
                </w:tcBorders>
              </w:tcPr>
            </w:tcPrChange>
          </w:tcPr>
          <w:p w:rsidR="00161C51" w:rsidRPr="00DC7EB8" w:rsidRDefault="00161C51" w:rsidP="00681ABA">
            <w:pPr>
              <w:rPr>
                <w:i/>
                <w:color w:val="FF0000"/>
              </w:rPr>
            </w:pPr>
            <w:r>
              <w:rPr>
                <w:i/>
                <w:color w:val="FF0000"/>
              </w:rPr>
              <w:t>Sync_Handle:</w:t>
            </w:r>
          </w:p>
        </w:tc>
        <w:tc>
          <w:tcPr>
            <w:tcW w:w="7226" w:type="dxa"/>
            <w:tcBorders>
              <w:top w:val="nil"/>
              <w:left w:val="nil"/>
              <w:bottom w:val="single" w:sz="4" w:space="0" w:color="auto"/>
              <w:right w:val="nil"/>
            </w:tcBorders>
            <w:tcPrChange w:id="2101" w:author="Batra, Mayank" w:date="2016-06-21T12:07:00Z">
              <w:tcPr>
                <w:tcW w:w="7226" w:type="dxa"/>
                <w:tcBorders>
                  <w:top w:val="nil"/>
                  <w:left w:val="nil"/>
                  <w:bottom w:val="single" w:sz="4" w:space="0" w:color="auto"/>
                  <w:right w:val="nil"/>
                </w:tcBorders>
              </w:tcPr>
            </w:tcPrChange>
          </w:tcPr>
          <w:p w:rsidR="00161C51" w:rsidRPr="00791FF6" w:rsidRDefault="00161C51" w:rsidP="00681ABA">
            <w:pPr>
              <w:jc w:val="right"/>
              <w:rPr>
                <w:i/>
                <w:color w:val="FF0000"/>
              </w:rPr>
            </w:pPr>
            <w:r w:rsidRPr="00B1541D">
              <w:rPr>
                <w:rFonts w:cs="Arial"/>
                <w:i/>
                <w:color w:val="FF0000"/>
              </w:rPr>
              <w:t>Size: 2 Octets (12 bits meaningful)</w:t>
            </w:r>
          </w:p>
        </w:tc>
      </w:tr>
      <w:tr w:rsidR="0083745C" w:rsidRPr="005A41BB" w:rsidTr="00191B63">
        <w:trPr>
          <w:cantSplit/>
        </w:trPr>
        <w:tc>
          <w:tcPr>
            <w:tcW w:w="1526" w:type="dxa"/>
            <w:tcBorders>
              <w:top w:val="single" w:sz="4" w:space="0" w:color="auto"/>
            </w:tcBorders>
            <w:shd w:val="clear" w:color="auto" w:fill="DAEEF3"/>
          </w:tcPr>
          <w:p w:rsidR="00161C51" w:rsidRPr="005A41BB" w:rsidRDefault="00161C51" w:rsidP="00681ABA">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161C51" w:rsidRPr="005A41BB" w:rsidRDefault="00161C51" w:rsidP="00681ABA">
            <w:pPr>
              <w:rPr>
                <w:rStyle w:val="af"/>
                <w:color w:val="FF0000"/>
              </w:rPr>
            </w:pPr>
            <w:r w:rsidRPr="005A41BB">
              <w:rPr>
                <w:rStyle w:val="af"/>
                <w:color w:val="FF0000"/>
              </w:rPr>
              <w:t>Parameter Description</w:t>
            </w:r>
          </w:p>
        </w:tc>
      </w:tr>
      <w:tr w:rsidR="00161C51" w:rsidRPr="005A41BB" w:rsidTr="00191B63">
        <w:trPr>
          <w:cantSplit/>
        </w:trPr>
        <w:tc>
          <w:tcPr>
            <w:tcW w:w="1526" w:type="dxa"/>
            <w:tcPrChange w:id="2102" w:author="Batra, Mayank" w:date="2016-06-21T12:07:00Z">
              <w:tcPr>
                <w:tcW w:w="1526" w:type="dxa"/>
              </w:tcPr>
            </w:tcPrChange>
          </w:tcPr>
          <w:p w:rsidR="00161C51" w:rsidRPr="005A41BB" w:rsidRDefault="00161C51" w:rsidP="00161C51">
            <w:pPr>
              <w:rPr>
                <w:color w:val="FF0000"/>
              </w:rPr>
            </w:pPr>
            <w:r w:rsidRPr="00B1541D">
              <w:rPr>
                <w:rFonts w:cs="Arial"/>
                <w:color w:val="FF0000"/>
                <w:lang w:val="en-GB"/>
              </w:rPr>
              <w:t>0xXXXX</w:t>
            </w:r>
          </w:p>
        </w:tc>
        <w:tc>
          <w:tcPr>
            <w:tcW w:w="8080" w:type="dxa"/>
            <w:gridSpan w:val="2"/>
            <w:tcPrChange w:id="2103" w:author="Batra, Mayank" w:date="2016-06-21T12:07:00Z">
              <w:tcPr>
                <w:tcW w:w="8080" w:type="dxa"/>
                <w:gridSpan w:val="2"/>
              </w:tcPr>
            </w:tcPrChange>
          </w:tcPr>
          <w:p w:rsidR="00161C51" w:rsidRPr="00B1541D" w:rsidRDefault="00161C51" w:rsidP="00161C51">
            <w:pPr>
              <w:pStyle w:val="CellBody"/>
              <w:spacing w:before="96"/>
              <w:rPr>
                <w:rFonts w:ascii="Arial" w:hAnsi="Arial" w:cs="Arial"/>
                <w:color w:val="FF0000"/>
                <w:sz w:val="22"/>
                <w:lang w:val="en-GB"/>
              </w:rPr>
            </w:pPr>
            <w:r w:rsidRPr="00B1541D">
              <w:rPr>
                <w:rFonts w:ascii="Arial" w:hAnsi="Arial" w:cs="Arial"/>
                <w:color w:val="FF0000"/>
                <w:sz w:val="22"/>
                <w:lang w:val="en-GB"/>
              </w:rPr>
              <w:t>Sync_Handle to be used to identify the periodic advertiser.</w:t>
            </w:r>
          </w:p>
          <w:p w:rsidR="00161C51" w:rsidRPr="005A41BB" w:rsidRDefault="00161C51" w:rsidP="00D37D8E">
            <w:pPr>
              <w:rPr>
                <w:color w:val="FF0000"/>
              </w:rPr>
            </w:pPr>
            <w:r w:rsidRPr="00B1541D">
              <w:rPr>
                <w:rFonts w:cs="Arial"/>
                <w:color w:val="FF0000"/>
                <w:lang w:val="en-GB"/>
              </w:rPr>
              <w:t>Range: 0x0000</w:t>
            </w:r>
            <w:commentRangeStart w:id="2104"/>
            <w:del w:id="2105" w:author="Chris Reisinger" w:date="2016-05-12T13:23:00Z">
              <w:r w:rsidRPr="00B1541D" w:rsidDel="00D37D8E">
                <w:rPr>
                  <w:rFonts w:cs="Arial"/>
                  <w:color w:val="FF0000"/>
                  <w:lang w:val="en-GB"/>
                </w:rPr>
                <w:delText>-</w:delText>
              </w:r>
            </w:del>
            <w:ins w:id="2106" w:author="Chris Reisinger" w:date="2016-05-12T13:27:00Z">
              <w:r w:rsidR="00A76B59">
                <w:rPr>
                  <w:rFonts w:cs="Arial"/>
                  <w:color w:val="FF0000"/>
                  <w:lang w:val="en-GB"/>
                </w:rPr>
                <w:t xml:space="preserve"> </w:t>
              </w:r>
            </w:ins>
            <w:ins w:id="2107" w:author="Chris Reisinger" w:date="2016-05-12T13:23:00Z">
              <w:r w:rsidR="00D37D8E">
                <w:rPr>
                  <w:rFonts w:cs="Arial"/>
                  <w:color w:val="FF0000"/>
                  <w:lang w:val="en-GB"/>
                </w:rPr>
                <w:t>–</w:t>
              </w:r>
            </w:ins>
            <w:commentRangeEnd w:id="2104"/>
            <w:ins w:id="2108" w:author="Chris Reisinger" w:date="2016-05-12T13:26:00Z">
              <w:r w:rsidR="00A76B59">
                <w:rPr>
                  <w:rStyle w:val="aff1"/>
                </w:rPr>
                <w:commentReference w:id="2104"/>
              </w:r>
            </w:ins>
            <w:ins w:id="2109" w:author="Chris Reisinger" w:date="2016-05-12T13:27:00Z">
              <w:r w:rsidR="00A76B59">
                <w:rPr>
                  <w:rFonts w:cs="Arial"/>
                  <w:color w:val="FF0000"/>
                  <w:lang w:val="en-GB"/>
                </w:rPr>
                <w:t xml:space="preserve"> </w:t>
              </w:r>
            </w:ins>
            <w:r w:rsidRPr="00B1541D">
              <w:rPr>
                <w:rFonts w:cs="Arial"/>
                <w:color w:val="FF0000"/>
                <w:lang w:val="en-GB"/>
              </w:rPr>
              <w:t xml:space="preserve">0x0EFF (0x0F00 </w:t>
            </w:r>
            <w:r w:rsidR="00FF5E77">
              <w:rPr>
                <w:rFonts w:cs="Arial"/>
                <w:color w:val="FF0000"/>
                <w:lang w:val="en-GB"/>
              </w:rPr>
              <w:t>–</w:t>
            </w:r>
            <w:r w:rsidRPr="00B1541D">
              <w:rPr>
                <w:rFonts w:cs="Arial"/>
                <w:color w:val="FF0000"/>
                <w:lang w:val="en-GB"/>
              </w:rPr>
              <w:t xml:space="preserve"> </w:t>
            </w:r>
            <w:r w:rsidR="004851CE" w:rsidRPr="00B1541D">
              <w:rPr>
                <w:rFonts w:cs="Arial"/>
                <w:color w:val="FF0000"/>
                <w:lang w:val="en-GB"/>
              </w:rPr>
              <w:t>0x0FF</w:t>
            </w:r>
            <w:r w:rsidR="004851CE">
              <w:rPr>
                <w:rFonts w:cs="Arial"/>
                <w:color w:val="FF0000"/>
                <w:lang w:val="en-GB"/>
              </w:rPr>
              <w:t>E</w:t>
            </w:r>
            <w:r w:rsidR="004851CE" w:rsidRPr="00B1541D">
              <w:rPr>
                <w:rFonts w:cs="Arial"/>
                <w:color w:val="FF0000"/>
                <w:lang w:val="en-GB"/>
              </w:rPr>
              <w:t xml:space="preserve"> </w:t>
            </w:r>
            <w:commentRangeStart w:id="2110"/>
            <w:r w:rsidRPr="00B1541D">
              <w:rPr>
                <w:rFonts w:cs="Arial"/>
                <w:color w:val="FF0000"/>
                <w:lang w:val="en-GB"/>
              </w:rPr>
              <w:t xml:space="preserve">Reserved </w:t>
            </w:r>
            <w:commentRangeEnd w:id="2110"/>
            <w:r w:rsidR="00D902C1">
              <w:rPr>
                <w:rStyle w:val="aff1"/>
              </w:rPr>
              <w:commentReference w:id="2110"/>
            </w:r>
            <w:r w:rsidRPr="00B1541D">
              <w:rPr>
                <w:rFonts w:cs="Arial"/>
                <w:color w:val="FF0000"/>
                <w:lang w:val="en-GB"/>
              </w:rPr>
              <w:t>for future use)</w:t>
            </w:r>
          </w:p>
        </w:tc>
      </w:tr>
      <w:tr w:rsidR="004851CE" w:rsidRPr="005A41BB" w:rsidTr="00191B63">
        <w:trPr>
          <w:cantSplit/>
        </w:trPr>
        <w:tc>
          <w:tcPr>
            <w:tcW w:w="1526" w:type="dxa"/>
            <w:tcPrChange w:id="2111" w:author="Batra, Mayank" w:date="2016-06-21T12:07:00Z">
              <w:tcPr>
                <w:tcW w:w="1526" w:type="dxa"/>
              </w:tcPr>
            </w:tcPrChange>
          </w:tcPr>
          <w:p w:rsidR="004851CE" w:rsidRPr="00B1541D" w:rsidRDefault="004851CE" w:rsidP="00161C51">
            <w:pPr>
              <w:rPr>
                <w:rFonts w:cs="Arial"/>
                <w:color w:val="FF0000"/>
                <w:lang w:val="en-GB"/>
              </w:rPr>
            </w:pPr>
            <w:r>
              <w:rPr>
                <w:rFonts w:cs="Arial"/>
                <w:color w:val="FF0000"/>
                <w:lang w:val="en-GB"/>
              </w:rPr>
              <w:lastRenderedPageBreak/>
              <w:t>0x0FFF</w:t>
            </w:r>
          </w:p>
        </w:tc>
        <w:tc>
          <w:tcPr>
            <w:tcW w:w="8080" w:type="dxa"/>
            <w:gridSpan w:val="2"/>
            <w:tcPrChange w:id="2112" w:author="Batra, Mayank" w:date="2016-06-21T12:07:00Z">
              <w:tcPr>
                <w:tcW w:w="8080" w:type="dxa"/>
                <w:gridSpan w:val="2"/>
              </w:tcPr>
            </w:tcPrChange>
          </w:tcPr>
          <w:p w:rsidR="004851CE" w:rsidRPr="00B1541D" w:rsidRDefault="004851CE" w:rsidP="00161C51">
            <w:pPr>
              <w:pStyle w:val="CellBody"/>
              <w:spacing w:before="96"/>
              <w:rPr>
                <w:rFonts w:ascii="Arial" w:hAnsi="Arial" w:cs="Arial"/>
                <w:color w:val="FF0000"/>
                <w:sz w:val="22"/>
                <w:lang w:val="en-GB"/>
              </w:rPr>
            </w:pPr>
            <w:r>
              <w:rPr>
                <w:rFonts w:ascii="Arial" w:hAnsi="Arial" w:cs="Arial"/>
                <w:color w:val="FF0000"/>
                <w:sz w:val="22"/>
                <w:lang w:val="en-GB"/>
              </w:rPr>
              <w:t>Receiver Test</w:t>
            </w:r>
          </w:p>
        </w:tc>
      </w:tr>
    </w:tbl>
    <w:p w:rsidR="00161C51" w:rsidRDefault="00161C51"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113"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834"/>
        <w:gridCol w:w="668"/>
        <w:gridCol w:w="6104"/>
        <w:tblGridChange w:id="2114">
          <w:tblGrid>
            <w:gridCol w:w="2834"/>
            <w:gridCol w:w="668"/>
            <w:gridCol w:w="6104"/>
          </w:tblGrid>
        </w:tblGridChange>
      </w:tblGrid>
      <w:tr w:rsidR="00D7101C" w:rsidRPr="005A41BB" w:rsidTr="00191B63">
        <w:trPr>
          <w:cantSplit/>
        </w:trPr>
        <w:tc>
          <w:tcPr>
            <w:tcW w:w="3502" w:type="dxa"/>
            <w:gridSpan w:val="2"/>
            <w:tcBorders>
              <w:top w:val="nil"/>
              <w:left w:val="nil"/>
              <w:bottom w:val="single" w:sz="4" w:space="0" w:color="auto"/>
              <w:right w:val="nil"/>
            </w:tcBorders>
            <w:tcPrChange w:id="2115" w:author="Batra, Mayank" w:date="2016-06-21T12:07:00Z">
              <w:tcPr>
                <w:tcW w:w="3502"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Channel_Index:</w:t>
            </w:r>
          </w:p>
        </w:tc>
        <w:tc>
          <w:tcPr>
            <w:tcW w:w="6104" w:type="dxa"/>
            <w:tcBorders>
              <w:top w:val="nil"/>
              <w:left w:val="nil"/>
              <w:bottom w:val="single" w:sz="4" w:space="0" w:color="auto"/>
              <w:right w:val="nil"/>
            </w:tcBorders>
            <w:tcPrChange w:id="2116" w:author="Batra, Mayank" w:date="2016-06-21T12:07:00Z">
              <w:tcPr>
                <w:tcW w:w="6104"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2834" w:type="dxa"/>
            <w:shd w:val="clear" w:color="auto" w:fill="DAEEF3"/>
          </w:tcPr>
          <w:p w:rsidR="00D7101C" w:rsidRPr="005A41BB" w:rsidRDefault="00D7101C" w:rsidP="004B1513">
            <w:pPr>
              <w:rPr>
                <w:rStyle w:val="af"/>
                <w:color w:val="FF0000"/>
              </w:rPr>
            </w:pPr>
            <w:r w:rsidRPr="005A41BB">
              <w:rPr>
                <w:rStyle w:val="af"/>
                <w:color w:val="FF0000"/>
              </w:rPr>
              <w:t>Value</w:t>
            </w:r>
          </w:p>
        </w:tc>
        <w:tc>
          <w:tcPr>
            <w:tcW w:w="6772"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191B63">
        <w:trPr>
          <w:cantSplit/>
        </w:trPr>
        <w:tc>
          <w:tcPr>
            <w:tcW w:w="2834" w:type="dxa"/>
            <w:tcPrChange w:id="2117" w:author="Batra, Mayank" w:date="2016-06-21T12:07:00Z">
              <w:tcPr>
                <w:tcW w:w="2834" w:type="dxa"/>
              </w:tcPr>
            </w:tcPrChange>
          </w:tcPr>
          <w:p w:rsidR="00D7101C" w:rsidRPr="005A41BB" w:rsidRDefault="00D7101C" w:rsidP="004B1513">
            <w:pPr>
              <w:rPr>
                <w:color w:val="FF0000"/>
              </w:rPr>
            </w:pPr>
            <w:r w:rsidRPr="005A41BB">
              <w:rPr>
                <w:color w:val="FF0000"/>
              </w:rPr>
              <w:t>0x</w:t>
            </w:r>
            <w:r>
              <w:rPr>
                <w:color w:val="FF0000"/>
              </w:rPr>
              <w:t xml:space="preserve">00 </w:t>
            </w:r>
            <w:r w:rsidRPr="005A41BB">
              <w:rPr>
                <w:color w:val="FF0000"/>
              </w:rPr>
              <w:t>– 0x</w:t>
            </w:r>
            <w:r>
              <w:rPr>
                <w:color w:val="FF0000"/>
              </w:rPr>
              <w:t>24</w:t>
            </w:r>
          </w:p>
        </w:tc>
        <w:tc>
          <w:tcPr>
            <w:tcW w:w="6772" w:type="dxa"/>
            <w:gridSpan w:val="2"/>
            <w:tcPrChange w:id="2118" w:author="Batra, Mayank" w:date="2016-06-21T12:07:00Z">
              <w:tcPr>
                <w:tcW w:w="6772" w:type="dxa"/>
                <w:gridSpan w:val="2"/>
              </w:tcPr>
            </w:tcPrChange>
          </w:tcPr>
          <w:p w:rsidR="00D7101C" w:rsidRPr="005A41BB" w:rsidRDefault="00D7101C" w:rsidP="006D036B">
            <w:pPr>
              <w:rPr>
                <w:color w:val="FF0000"/>
              </w:rPr>
            </w:pPr>
            <w:r>
              <w:rPr>
                <w:color w:val="FF0000"/>
              </w:rPr>
              <w:t xml:space="preserve">The index of the channel on which the </w:t>
            </w:r>
            <w:r w:rsidR="006D036B">
              <w:rPr>
                <w:color w:val="FF0000"/>
              </w:rPr>
              <w:t>AUX_SYNC_IND</w:t>
            </w:r>
            <w:r>
              <w:rPr>
                <w:color w:val="FF0000"/>
              </w:rPr>
              <w:t xml:space="preserve"> PDU was received.</w:t>
            </w:r>
            <w:del w:id="2119" w:author="Chris Reisinger" w:date="2016-05-12T13:27:00Z">
              <w:r w:rsidDel="00A76B59">
                <w:rPr>
                  <w:color w:val="FF0000"/>
                </w:rPr>
                <w:delText xml:space="preserve">  </w:delText>
              </w:r>
            </w:del>
          </w:p>
        </w:tc>
      </w:tr>
      <w:tr w:rsidR="00D7101C" w:rsidRPr="005A41BB" w:rsidTr="00191B63">
        <w:trPr>
          <w:cantSplit/>
        </w:trPr>
        <w:tc>
          <w:tcPr>
            <w:tcW w:w="2834" w:type="dxa"/>
            <w:tcBorders>
              <w:top w:val="single" w:sz="4" w:space="0" w:color="auto"/>
              <w:left w:val="single" w:sz="4" w:space="0" w:color="auto"/>
              <w:bottom w:val="single" w:sz="4" w:space="0" w:color="auto"/>
              <w:right w:val="single" w:sz="4" w:space="0" w:color="auto"/>
            </w:tcBorders>
            <w:tcPrChange w:id="2120" w:author="Batra, Mayank" w:date="2016-06-21T12:07:00Z">
              <w:tcPr>
                <w:tcW w:w="2834" w:type="dxa"/>
                <w:tcBorders>
                  <w:top w:val="single" w:sz="4" w:space="0" w:color="auto"/>
                  <w:left w:val="single" w:sz="4" w:space="0" w:color="auto"/>
                  <w:bottom w:val="single" w:sz="4" w:space="0" w:color="auto"/>
                  <w:right w:val="single" w:sz="4" w:space="0" w:color="auto"/>
                </w:tcBorders>
              </w:tcPr>
            </w:tcPrChange>
          </w:tcPr>
          <w:p w:rsidR="00D7101C" w:rsidRPr="005A41BB" w:rsidRDefault="003237AA" w:rsidP="004B1513">
            <w:pPr>
              <w:rPr>
                <w:color w:val="FF0000"/>
              </w:rPr>
            </w:pPr>
            <w:r>
              <w:rPr>
                <w:color w:val="FF0000"/>
              </w:rPr>
              <w:t>All other values</w:t>
            </w:r>
          </w:p>
        </w:tc>
        <w:tc>
          <w:tcPr>
            <w:tcW w:w="6772" w:type="dxa"/>
            <w:gridSpan w:val="2"/>
            <w:tcBorders>
              <w:top w:val="single" w:sz="4" w:space="0" w:color="auto"/>
              <w:left w:val="single" w:sz="4" w:space="0" w:color="auto"/>
              <w:bottom w:val="single" w:sz="4" w:space="0" w:color="auto"/>
              <w:right w:val="single" w:sz="4" w:space="0" w:color="auto"/>
            </w:tcBorders>
            <w:tcPrChange w:id="2121" w:author="Batra, Mayank" w:date="2016-06-21T12:07:00Z">
              <w:tcPr>
                <w:tcW w:w="6772" w:type="dxa"/>
                <w:gridSpan w:val="2"/>
                <w:tcBorders>
                  <w:top w:val="single" w:sz="4" w:space="0" w:color="auto"/>
                  <w:left w:val="single" w:sz="4" w:space="0" w:color="auto"/>
                  <w:bottom w:val="single" w:sz="4" w:space="0" w:color="auto"/>
                  <w:right w:val="single" w:sz="4" w:space="0" w:color="auto"/>
                </w:tcBorders>
              </w:tcPr>
            </w:tcPrChange>
          </w:tcPr>
          <w:p w:rsidR="00D7101C" w:rsidRPr="005A41BB" w:rsidRDefault="00D7101C" w:rsidP="004B1513">
            <w:pPr>
              <w:rPr>
                <w:color w:val="FF0000"/>
              </w:rPr>
            </w:pPr>
            <w:r w:rsidRPr="005A41BB">
              <w:rPr>
                <w:color w:val="FF0000"/>
              </w:rPr>
              <w:t>Reserved for future use</w:t>
            </w:r>
          </w:p>
        </w:tc>
      </w:tr>
    </w:tbl>
    <w:p w:rsidR="00D7101C"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122"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834"/>
        <w:gridCol w:w="668"/>
        <w:gridCol w:w="6104"/>
        <w:tblGridChange w:id="2123">
          <w:tblGrid>
            <w:gridCol w:w="2834"/>
            <w:gridCol w:w="668"/>
            <w:gridCol w:w="6104"/>
          </w:tblGrid>
        </w:tblGridChange>
      </w:tblGrid>
      <w:tr w:rsidR="00821D66" w:rsidRPr="005A41BB" w:rsidTr="00191B63">
        <w:trPr>
          <w:cantSplit/>
        </w:trPr>
        <w:tc>
          <w:tcPr>
            <w:tcW w:w="3502" w:type="dxa"/>
            <w:gridSpan w:val="2"/>
            <w:tcBorders>
              <w:top w:val="nil"/>
              <w:left w:val="nil"/>
              <w:bottom w:val="single" w:sz="4" w:space="0" w:color="auto"/>
              <w:right w:val="nil"/>
            </w:tcBorders>
            <w:tcPrChange w:id="2124" w:author="Batra, Mayank" w:date="2016-06-21T12:07:00Z">
              <w:tcPr>
                <w:tcW w:w="3502" w:type="dxa"/>
                <w:gridSpan w:val="2"/>
                <w:tcBorders>
                  <w:top w:val="nil"/>
                  <w:left w:val="nil"/>
                  <w:bottom w:val="single" w:sz="4" w:space="0" w:color="auto"/>
                  <w:right w:val="nil"/>
                </w:tcBorders>
              </w:tcPr>
            </w:tcPrChange>
          </w:tcPr>
          <w:p w:rsidR="00821D66" w:rsidRPr="00DC7EB8" w:rsidRDefault="00821D66" w:rsidP="00821D66">
            <w:pPr>
              <w:rPr>
                <w:i/>
                <w:color w:val="FF0000"/>
              </w:rPr>
            </w:pPr>
            <w:commentRangeStart w:id="2125"/>
            <w:r>
              <w:rPr>
                <w:i/>
                <w:color w:val="FF0000"/>
              </w:rPr>
              <w:t>Supplemental_Type</w:t>
            </w:r>
            <w:commentRangeEnd w:id="2125"/>
            <w:r w:rsidR="00B03A11">
              <w:rPr>
                <w:rStyle w:val="aff1"/>
              </w:rPr>
              <w:commentReference w:id="2125"/>
            </w:r>
            <w:r>
              <w:rPr>
                <w:i/>
                <w:color w:val="FF0000"/>
              </w:rPr>
              <w:t>:</w:t>
            </w:r>
          </w:p>
        </w:tc>
        <w:tc>
          <w:tcPr>
            <w:tcW w:w="6104" w:type="dxa"/>
            <w:tcBorders>
              <w:top w:val="nil"/>
              <w:left w:val="nil"/>
              <w:bottom w:val="single" w:sz="4" w:space="0" w:color="auto"/>
              <w:right w:val="nil"/>
            </w:tcBorders>
            <w:tcPrChange w:id="2126" w:author="Batra, Mayank" w:date="2016-06-21T12:07:00Z">
              <w:tcPr>
                <w:tcW w:w="6104" w:type="dxa"/>
                <w:tcBorders>
                  <w:top w:val="nil"/>
                  <w:left w:val="nil"/>
                  <w:bottom w:val="single" w:sz="4" w:space="0" w:color="auto"/>
                  <w:right w:val="nil"/>
                </w:tcBorders>
              </w:tcPr>
            </w:tcPrChange>
          </w:tcPr>
          <w:p w:rsidR="00821D66" w:rsidRPr="00791FF6" w:rsidRDefault="00821D66" w:rsidP="00821D66">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2834" w:type="dxa"/>
            <w:shd w:val="clear" w:color="auto" w:fill="DAEEF3"/>
          </w:tcPr>
          <w:p w:rsidR="00821D66" w:rsidRPr="005A41BB" w:rsidRDefault="00821D66" w:rsidP="00821D66">
            <w:pPr>
              <w:rPr>
                <w:rStyle w:val="af"/>
                <w:color w:val="FF0000"/>
              </w:rPr>
            </w:pPr>
            <w:r w:rsidRPr="005A41BB">
              <w:rPr>
                <w:rStyle w:val="af"/>
                <w:color w:val="FF0000"/>
              </w:rPr>
              <w:t>Value</w:t>
            </w:r>
          </w:p>
        </w:tc>
        <w:tc>
          <w:tcPr>
            <w:tcW w:w="6772" w:type="dxa"/>
            <w:gridSpan w:val="2"/>
            <w:shd w:val="clear" w:color="auto" w:fill="DAEEF3"/>
          </w:tcPr>
          <w:p w:rsidR="00821D66" w:rsidRPr="005A41BB" w:rsidRDefault="00821D66" w:rsidP="00821D66">
            <w:pPr>
              <w:rPr>
                <w:rStyle w:val="af"/>
                <w:color w:val="FF0000"/>
              </w:rPr>
            </w:pPr>
            <w:r w:rsidRPr="005A41BB">
              <w:rPr>
                <w:rStyle w:val="af"/>
                <w:color w:val="FF0000"/>
              </w:rPr>
              <w:t>Parameter Description</w:t>
            </w:r>
          </w:p>
        </w:tc>
      </w:tr>
      <w:tr w:rsidR="00821D66" w:rsidRPr="005A41BB" w:rsidTr="00191B63">
        <w:trPr>
          <w:cantSplit/>
        </w:trPr>
        <w:tc>
          <w:tcPr>
            <w:tcW w:w="2834" w:type="dxa"/>
            <w:tcPrChange w:id="2127" w:author="Batra, Mayank" w:date="2016-06-21T12:07:00Z">
              <w:tcPr>
                <w:tcW w:w="2834" w:type="dxa"/>
              </w:tcPr>
            </w:tcPrChange>
          </w:tcPr>
          <w:p w:rsidR="00821D66" w:rsidRPr="005A41BB" w:rsidRDefault="00821D66" w:rsidP="00821D66">
            <w:pPr>
              <w:rPr>
                <w:color w:val="FF0000"/>
              </w:rPr>
            </w:pPr>
            <w:r>
              <w:rPr>
                <w:color w:val="FF0000"/>
              </w:rPr>
              <w:t>0x00</w:t>
            </w:r>
          </w:p>
        </w:tc>
        <w:tc>
          <w:tcPr>
            <w:tcW w:w="6772" w:type="dxa"/>
            <w:gridSpan w:val="2"/>
            <w:tcPrChange w:id="2128" w:author="Batra, Mayank" w:date="2016-06-21T12:07:00Z">
              <w:tcPr>
                <w:tcW w:w="6772" w:type="dxa"/>
                <w:gridSpan w:val="2"/>
              </w:tcPr>
            </w:tcPrChange>
          </w:tcPr>
          <w:p w:rsidR="00821D66" w:rsidRPr="005A41BB" w:rsidRDefault="00821D66" w:rsidP="00821D66">
            <w:pPr>
              <w:rPr>
                <w:color w:val="FF0000"/>
              </w:rPr>
            </w:pPr>
            <w:r>
              <w:rPr>
                <w:color w:val="FF0000"/>
              </w:rPr>
              <w:t>Ao</w:t>
            </w:r>
            <w:r w:rsidR="00907FB8">
              <w:rPr>
                <w:color w:val="FF0000"/>
              </w:rPr>
              <w:t>A</w:t>
            </w:r>
            <w:r>
              <w:rPr>
                <w:color w:val="FF0000"/>
              </w:rPr>
              <w:t xml:space="preserve"> Supplemental</w:t>
            </w:r>
          </w:p>
        </w:tc>
      </w:tr>
      <w:tr w:rsidR="00821D66" w:rsidRPr="005A41BB" w:rsidTr="00191B63">
        <w:trPr>
          <w:cantSplit/>
        </w:trPr>
        <w:tc>
          <w:tcPr>
            <w:tcW w:w="2834" w:type="dxa"/>
            <w:tcBorders>
              <w:top w:val="single" w:sz="4" w:space="0" w:color="auto"/>
              <w:left w:val="single" w:sz="4" w:space="0" w:color="auto"/>
              <w:bottom w:val="single" w:sz="4" w:space="0" w:color="auto"/>
              <w:right w:val="single" w:sz="4" w:space="0" w:color="auto"/>
            </w:tcBorders>
            <w:tcPrChange w:id="2129" w:author="Batra, Mayank" w:date="2016-06-21T12:07:00Z">
              <w:tcPr>
                <w:tcW w:w="2834" w:type="dxa"/>
                <w:tcBorders>
                  <w:top w:val="single" w:sz="4" w:space="0" w:color="auto"/>
                  <w:left w:val="single" w:sz="4" w:space="0" w:color="auto"/>
                  <w:bottom w:val="single" w:sz="4" w:space="0" w:color="auto"/>
                  <w:right w:val="single" w:sz="4" w:space="0" w:color="auto"/>
                </w:tcBorders>
              </w:tcPr>
            </w:tcPrChange>
          </w:tcPr>
          <w:p w:rsidR="00821D66" w:rsidRPr="005A41BB" w:rsidRDefault="00821D66" w:rsidP="00821D66">
            <w:pPr>
              <w:rPr>
                <w:color w:val="FF0000"/>
              </w:rPr>
            </w:pPr>
            <w:r>
              <w:rPr>
                <w:color w:val="FF0000"/>
              </w:rPr>
              <w:t>0x01</w:t>
            </w:r>
          </w:p>
        </w:tc>
        <w:tc>
          <w:tcPr>
            <w:tcW w:w="6772" w:type="dxa"/>
            <w:gridSpan w:val="2"/>
            <w:tcBorders>
              <w:top w:val="single" w:sz="4" w:space="0" w:color="auto"/>
              <w:left w:val="single" w:sz="4" w:space="0" w:color="auto"/>
              <w:bottom w:val="single" w:sz="4" w:space="0" w:color="auto"/>
              <w:right w:val="single" w:sz="4" w:space="0" w:color="auto"/>
            </w:tcBorders>
            <w:tcPrChange w:id="2130" w:author="Batra, Mayank" w:date="2016-06-21T12:07:00Z">
              <w:tcPr>
                <w:tcW w:w="6772" w:type="dxa"/>
                <w:gridSpan w:val="2"/>
                <w:tcBorders>
                  <w:top w:val="single" w:sz="4" w:space="0" w:color="auto"/>
                  <w:left w:val="single" w:sz="4" w:space="0" w:color="auto"/>
                  <w:bottom w:val="single" w:sz="4" w:space="0" w:color="auto"/>
                  <w:right w:val="single" w:sz="4" w:space="0" w:color="auto"/>
                </w:tcBorders>
              </w:tcPr>
            </w:tcPrChange>
          </w:tcPr>
          <w:p w:rsidR="00821D66" w:rsidRPr="005A41BB" w:rsidRDefault="00907FB8" w:rsidP="00907FB8">
            <w:pPr>
              <w:rPr>
                <w:color w:val="FF0000"/>
              </w:rPr>
            </w:pPr>
            <w:r>
              <w:rPr>
                <w:color w:val="FF0000"/>
              </w:rPr>
              <w:t xml:space="preserve">AoD </w:t>
            </w:r>
            <w:r w:rsidR="00821D66">
              <w:rPr>
                <w:color w:val="FF0000"/>
              </w:rPr>
              <w:t>Supplemental</w:t>
            </w:r>
            <w:ins w:id="2131" w:author="Batra, Mayank" w:date="2016-06-16T11:30:00Z">
              <w:r w:rsidR="005F4934">
                <w:rPr>
                  <w:color w:val="FF0000"/>
                </w:rPr>
                <w:t xml:space="preserve"> with 1</w:t>
              </w:r>
            </w:ins>
            <w:ins w:id="2132" w:author="Batra, Mayank" w:date="2016-06-16T11:31:00Z">
              <w:r w:rsidR="00FC06E1">
                <w:rPr>
                  <w:color w:val="FF0000"/>
                </w:rPr>
                <w:t xml:space="preserve"> </w:t>
              </w:r>
            </w:ins>
            <w:ins w:id="2133" w:author="Batra, Mayank" w:date="2016-06-16T11:30:00Z">
              <w:r w:rsidR="005F4934">
                <w:rPr>
                  <w:color w:val="FF0000"/>
                </w:rPr>
                <w:t>µ</w:t>
              </w:r>
            </w:ins>
            <w:ins w:id="2134" w:author="Batra, Mayank" w:date="2016-06-16T11:31:00Z">
              <w:r w:rsidR="00FC06E1">
                <w:rPr>
                  <w:color w:val="FF0000"/>
                </w:rPr>
                <w:t>s</w:t>
              </w:r>
            </w:ins>
            <w:ins w:id="2135" w:author="Batra, Mayank" w:date="2016-06-16T11:30:00Z">
              <w:r w:rsidR="005F4934">
                <w:rPr>
                  <w:color w:val="FF0000"/>
                </w:rPr>
                <w:t xml:space="preserve"> slots</w:t>
              </w:r>
            </w:ins>
          </w:p>
        </w:tc>
      </w:tr>
      <w:tr w:rsidR="005F4934" w:rsidRPr="005A41BB" w:rsidTr="00821D66">
        <w:trPr>
          <w:ins w:id="2136" w:author="Batra, Mayank" w:date="2016-06-16T11:30:00Z"/>
        </w:trPr>
        <w:tc>
          <w:tcPr>
            <w:tcW w:w="2834" w:type="dxa"/>
            <w:tcBorders>
              <w:top w:val="single" w:sz="4" w:space="0" w:color="auto"/>
              <w:left w:val="single" w:sz="4" w:space="0" w:color="auto"/>
              <w:bottom w:val="single" w:sz="4" w:space="0" w:color="auto"/>
              <w:right w:val="single" w:sz="4" w:space="0" w:color="auto"/>
            </w:tcBorders>
          </w:tcPr>
          <w:p w:rsidR="005F4934" w:rsidRDefault="005F4934" w:rsidP="00821D66">
            <w:pPr>
              <w:rPr>
                <w:ins w:id="2137" w:author="Batra, Mayank" w:date="2016-06-16T11:30:00Z"/>
                <w:color w:val="FF0000"/>
              </w:rPr>
            </w:pPr>
            <w:ins w:id="2138" w:author="Batra, Mayank" w:date="2016-06-16T11:30:00Z">
              <w:r>
                <w:rPr>
                  <w:color w:val="FF0000"/>
                </w:rPr>
                <w:t>0x02</w:t>
              </w:r>
            </w:ins>
          </w:p>
        </w:tc>
        <w:tc>
          <w:tcPr>
            <w:tcW w:w="6772" w:type="dxa"/>
            <w:gridSpan w:val="2"/>
            <w:tcBorders>
              <w:top w:val="single" w:sz="4" w:space="0" w:color="auto"/>
              <w:left w:val="single" w:sz="4" w:space="0" w:color="auto"/>
              <w:bottom w:val="single" w:sz="4" w:space="0" w:color="auto"/>
              <w:right w:val="single" w:sz="4" w:space="0" w:color="auto"/>
            </w:tcBorders>
          </w:tcPr>
          <w:p w:rsidR="005F4934" w:rsidRDefault="005F4934" w:rsidP="00907FB8">
            <w:pPr>
              <w:rPr>
                <w:ins w:id="2139" w:author="Batra, Mayank" w:date="2016-06-16T11:30:00Z"/>
                <w:color w:val="FF0000"/>
              </w:rPr>
            </w:pPr>
            <w:ins w:id="2140" w:author="Batra, Mayank" w:date="2016-06-16T11:30:00Z">
              <w:r>
                <w:rPr>
                  <w:color w:val="FF0000"/>
                </w:rPr>
                <w:t>AoD Supplemental with 2</w:t>
              </w:r>
            </w:ins>
            <w:ins w:id="2141" w:author="Batra, Mayank" w:date="2016-06-16T11:31:00Z">
              <w:r w:rsidR="00FC06E1">
                <w:rPr>
                  <w:color w:val="FF0000"/>
                </w:rPr>
                <w:t xml:space="preserve"> </w:t>
              </w:r>
            </w:ins>
            <w:ins w:id="2142" w:author="Batra, Mayank" w:date="2016-06-16T11:30:00Z">
              <w:r>
                <w:rPr>
                  <w:color w:val="FF0000"/>
                </w:rPr>
                <w:t>µs slots</w:t>
              </w:r>
            </w:ins>
          </w:p>
        </w:tc>
      </w:tr>
      <w:tr w:rsidR="00821D66" w:rsidRPr="005A41BB" w:rsidTr="00191B63">
        <w:trPr>
          <w:cantSplit/>
        </w:trPr>
        <w:tc>
          <w:tcPr>
            <w:tcW w:w="2834" w:type="dxa"/>
            <w:tcBorders>
              <w:top w:val="single" w:sz="4" w:space="0" w:color="auto"/>
              <w:left w:val="single" w:sz="4" w:space="0" w:color="auto"/>
              <w:bottom w:val="single" w:sz="4" w:space="0" w:color="auto"/>
              <w:right w:val="single" w:sz="4" w:space="0" w:color="auto"/>
            </w:tcBorders>
            <w:tcPrChange w:id="2143" w:author="Batra, Mayank" w:date="2016-06-21T12:07:00Z">
              <w:tcPr>
                <w:tcW w:w="2834" w:type="dxa"/>
                <w:tcBorders>
                  <w:top w:val="single" w:sz="4" w:space="0" w:color="auto"/>
                  <w:left w:val="single" w:sz="4" w:space="0" w:color="auto"/>
                  <w:bottom w:val="single" w:sz="4" w:space="0" w:color="auto"/>
                  <w:right w:val="single" w:sz="4" w:space="0" w:color="auto"/>
                </w:tcBorders>
              </w:tcPr>
            </w:tcPrChange>
          </w:tcPr>
          <w:p w:rsidR="00821D66" w:rsidRDefault="003237AA" w:rsidP="00821D66">
            <w:pPr>
              <w:rPr>
                <w:color w:val="FF0000"/>
              </w:rPr>
            </w:pPr>
            <w:r>
              <w:rPr>
                <w:color w:val="FF0000"/>
              </w:rPr>
              <w:t>All other values</w:t>
            </w:r>
          </w:p>
        </w:tc>
        <w:tc>
          <w:tcPr>
            <w:tcW w:w="6772" w:type="dxa"/>
            <w:gridSpan w:val="2"/>
            <w:tcBorders>
              <w:top w:val="single" w:sz="4" w:space="0" w:color="auto"/>
              <w:left w:val="single" w:sz="4" w:space="0" w:color="auto"/>
              <w:bottom w:val="single" w:sz="4" w:space="0" w:color="auto"/>
              <w:right w:val="single" w:sz="4" w:space="0" w:color="auto"/>
            </w:tcBorders>
            <w:tcPrChange w:id="2144" w:author="Batra, Mayank" w:date="2016-06-21T12:07:00Z">
              <w:tcPr>
                <w:tcW w:w="6772" w:type="dxa"/>
                <w:gridSpan w:val="2"/>
                <w:tcBorders>
                  <w:top w:val="single" w:sz="4" w:space="0" w:color="auto"/>
                  <w:left w:val="single" w:sz="4" w:space="0" w:color="auto"/>
                  <w:bottom w:val="single" w:sz="4" w:space="0" w:color="auto"/>
                  <w:right w:val="single" w:sz="4" w:space="0" w:color="auto"/>
                </w:tcBorders>
              </w:tcPr>
            </w:tcPrChange>
          </w:tcPr>
          <w:p w:rsidR="00821D66" w:rsidRDefault="00821D66" w:rsidP="00821D66">
            <w:pPr>
              <w:rPr>
                <w:color w:val="FF0000"/>
              </w:rPr>
            </w:pPr>
            <w:r>
              <w:rPr>
                <w:color w:val="FF0000"/>
              </w:rPr>
              <w:t>Reserved for future use</w:t>
            </w:r>
          </w:p>
        </w:tc>
      </w:tr>
    </w:tbl>
    <w:p w:rsidR="00821D66" w:rsidRDefault="00821D66" w:rsidP="00D7101C">
      <w:pPr>
        <w:rPr>
          <w:color w:val="FF0000"/>
        </w:rPr>
      </w:pPr>
    </w:p>
    <w:tbl>
      <w:tblPr>
        <w:tblW w:w="96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145" w:author="Batra, Mayank" w:date="2016-06-21T12:07:00Z">
          <w:tblPr>
            <w:tblW w:w="96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801"/>
        <w:gridCol w:w="876"/>
        <w:gridCol w:w="5929"/>
        <w:tblGridChange w:id="2146">
          <w:tblGrid>
            <w:gridCol w:w="5"/>
            <w:gridCol w:w="2796"/>
            <w:gridCol w:w="5"/>
            <w:gridCol w:w="871"/>
            <w:gridCol w:w="5929"/>
            <w:gridCol w:w="5"/>
          </w:tblGrid>
        </w:tblGridChange>
      </w:tblGrid>
      <w:tr w:rsidR="00D7101C" w:rsidRPr="005A41BB" w:rsidTr="00191B63">
        <w:trPr>
          <w:cantSplit/>
          <w:trPrChange w:id="2147" w:author="Batra, Mayank" w:date="2016-06-21T12:07:00Z">
            <w:trPr>
              <w:gridAfter w:val="0"/>
            </w:trPr>
          </w:trPrChange>
        </w:trPr>
        <w:tc>
          <w:tcPr>
            <w:tcW w:w="3677" w:type="dxa"/>
            <w:gridSpan w:val="2"/>
            <w:tcBorders>
              <w:top w:val="nil"/>
              <w:left w:val="nil"/>
              <w:bottom w:val="single" w:sz="4" w:space="0" w:color="auto"/>
              <w:right w:val="nil"/>
            </w:tcBorders>
            <w:tcPrChange w:id="2148" w:author="Batra, Mayank" w:date="2016-06-21T12:07:00Z">
              <w:tcPr>
                <w:tcW w:w="3677" w:type="dxa"/>
                <w:gridSpan w:val="4"/>
                <w:tcBorders>
                  <w:top w:val="nil"/>
                  <w:left w:val="nil"/>
                  <w:bottom w:val="single" w:sz="4" w:space="0" w:color="auto"/>
                  <w:right w:val="nil"/>
                </w:tcBorders>
              </w:tcPr>
            </w:tcPrChange>
          </w:tcPr>
          <w:p w:rsidR="00D7101C" w:rsidRPr="00DC7EB8" w:rsidRDefault="00F147CF" w:rsidP="004B1513">
            <w:pPr>
              <w:rPr>
                <w:i/>
                <w:color w:val="FF0000"/>
              </w:rPr>
            </w:pPr>
            <w:r>
              <w:rPr>
                <w:i/>
                <w:color w:val="FF0000"/>
              </w:rPr>
              <w:t>Slot_Durations</w:t>
            </w:r>
            <w:r w:rsidR="00D7101C">
              <w:rPr>
                <w:i/>
                <w:color w:val="FF0000"/>
              </w:rPr>
              <w:t>:</w:t>
            </w:r>
          </w:p>
        </w:tc>
        <w:tc>
          <w:tcPr>
            <w:tcW w:w="5929" w:type="dxa"/>
            <w:tcBorders>
              <w:top w:val="nil"/>
              <w:left w:val="nil"/>
              <w:bottom w:val="single" w:sz="4" w:space="0" w:color="auto"/>
              <w:right w:val="nil"/>
            </w:tcBorders>
            <w:tcPrChange w:id="2149" w:author="Batra, Mayank" w:date="2016-06-21T12:07:00Z">
              <w:tcPr>
                <w:tcW w:w="5929"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2801" w:type="dxa"/>
            <w:shd w:val="clear" w:color="auto" w:fill="DAEEF3"/>
          </w:tcPr>
          <w:p w:rsidR="00D7101C" w:rsidRPr="005A41BB" w:rsidRDefault="00D7101C" w:rsidP="004B1513">
            <w:pPr>
              <w:rPr>
                <w:rStyle w:val="af"/>
                <w:color w:val="FF0000"/>
              </w:rPr>
            </w:pPr>
            <w:r w:rsidRPr="005A41BB">
              <w:rPr>
                <w:rStyle w:val="af"/>
                <w:color w:val="FF0000"/>
              </w:rPr>
              <w:t>Value</w:t>
            </w:r>
          </w:p>
        </w:tc>
        <w:tc>
          <w:tcPr>
            <w:tcW w:w="6805"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191B63">
        <w:trPr>
          <w:cantSplit/>
          <w:trPrChange w:id="2150" w:author="Batra, Mayank" w:date="2016-06-21T12:07:00Z">
            <w:trPr>
              <w:gridAfter w:val="0"/>
            </w:trPr>
          </w:trPrChange>
        </w:trPr>
        <w:tc>
          <w:tcPr>
            <w:tcW w:w="2801" w:type="dxa"/>
            <w:tcPrChange w:id="2151" w:author="Batra, Mayank" w:date="2016-06-21T12:07:00Z">
              <w:tcPr>
                <w:tcW w:w="2801" w:type="dxa"/>
                <w:gridSpan w:val="2"/>
              </w:tcPr>
            </w:tcPrChange>
          </w:tcPr>
          <w:p w:rsidR="00D7101C" w:rsidRPr="005A41BB" w:rsidRDefault="00D7101C" w:rsidP="004B1513">
            <w:pPr>
              <w:rPr>
                <w:color w:val="FF0000"/>
              </w:rPr>
            </w:pPr>
            <w:r w:rsidRPr="005A41BB">
              <w:rPr>
                <w:color w:val="FF0000"/>
              </w:rPr>
              <w:t>0x</w:t>
            </w:r>
            <w:r>
              <w:rPr>
                <w:color w:val="FF0000"/>
              </w:rPr>
              <w:t>0</w:t>
            </w:r>
            <w:r w:rsidR="00681ABA">
              <w:rPr>
                <w:color w:val="FF0000"/>
              </w:rPr>
              <w:t>1</w:t>
            </w:r>
          </w:p>
        </w:tc>
        <w:tc>
          <w:tcPr>
            <w:tcW w:w="6805" w:type="dxa"/>
            <w:gridSpan w:val="2"/>
            <w:tcPrChange w:id="2152" w:author="Batra, Mayank" w:date="2016-06-21T12:07:00Z">
              <w:tcPr>
                <w:tcW w:w="6805" w:type="dxa"/>
                <w:gridSpan w:val="3"/>
              </w:tcPr>
            </w:tcPrChange>
          </w:tcPr>
          <w:p w:rsidR="00D7101C" w:rsidRPr="005A41BB" w:rsidRDefault="00D7101C">
            <w:pPr>
              <w:rPr>
                <w:color w:val="FF0000"/>
              </w:rPr>
            </w:pPr>
            <w:r>
              <w:rPr>
                <w:color w:val="FF0000"/>
              </w:rPr>
              <w:t>1 µs sample slots</w:t>
            </w:r>
          </w:p>
        </w:tc>
      </w:tr>
      <w:tr w:rsidR="00D7101C" w:rsidRPr="005A41BB" w:rsidTr="00191B63">
        <w:trPr>
          <w:cantSplit/>
          <w:trPrChange w:id="2153" w:author="Batra, Mayank" w:date="2016-06-21T12:07:00Z">
            <w:trPr>
              <w:gridAfter w:val="0"/>
            </w:trPr>
          </w:trPrChange>
        </w:trPr>
        <w:tc>
          <w:tcPr>
            <w:tcW w:w="2801" w:type="dxa"/>
            <w:tcPrChange w:id="2154" w:author="Batra, Mayank" w:date="2016-06-21T12:07:00Z">
              <w:tcPr>
                <w:tcW w:w="2801" w:type="dxa"/>
                <w:gridSpan w:val="2"/>
              </w:tcPr>
            </w:tcPrChange>
          </w:tcPr>
          <w:p w:rsidR="00D7101C" w:rsidRPr="005A41BB" w:rsidRDefault="00D7101C" w:rsidP="004B1513">
            <w:pPr>
              <w:rPr>
                <w:color w:val="FF0000"/>
              </w:rPr>
            </w:pPr>
            <w:r>
              <w:rPr>
                <w:color w:val="FF0000"/>
              </w:rPr>
              <w:t>0x0</w:t>
            </w:r>
            <w:r w:rsidR="00681ABA">
              <w:rPr>
                <w:color w:val="FF0000"/>
              </w:rPr>
              <w:t>2</w:t>
            </w:r>
          </w:p>
        </w:tc>
        <w:tc>
          <w:tcPr>
            <w:tcW w:w="6805" w:type="dxa"/>
            <w:gridSpan w:val="2"/>
            <w:tcPrChange w:id="2155" w:author="Batra, Mayank" w:date="2016-06-21T12:07:00Z">
              <w:tcPr>
                <w:tcW w:w="6805" w:type="dxa"/>
                <w:gridSpan w:val="3"/>
              </w:tcPr>
            </w:tcPrChange>
          </w:tcPr>
          <w:p w:rsidR="00D7101C" w:rsidRDefault="00D7101C">
            <w:pPr>
              <w:rPr>
                <w:color w:val="FF0000"/>
              </w:rPr>
            </w:pPr>
            <w:r>
              <w:rPr>
                <w:color w:val="FF0000"/>
              </w:rPr>
              <w:t>2 µs sample slots</w:t>
            </w:r>
          </w:p>
        </w:tc>
      </w:tr>
      <w:tr w:rsidR="00D7101C" w:rsidRPr="005A41BB" w:rsidTr="00191B63">
        <w:trPr>
          <w:cantSplit/>
          <w:trPrChange w:id="2156" w:author="Batra, Mayank" w:date="2016-06-21T12:07:00Z">
            <w:trPr>
              <w:gridAfter w:val="0"/>
            </w:trPr>
          </w:trPrChange>
        </w:trPr>
        <w:tc>
          <w:tcPr>
            <w:tcW w:w="2801" w:type="dxa"/>
            <w:tcPrChange w:id="2157" w:author="Batra, Mayank" w:date="2016-06-21T12:07:00Z">
              <w:tcPr>
                <w:tcW w:w="2801" w:type="dxa"/>
                <w:gridSpan w:val="2"/>
              </w:tcPr>
            </w:tcPrChange>
          </w:tcPr>
          <w:p w:rsidR="00D7101C" w:rsidRPr="005A41BB" w:rsidRDefault="003237AA" w:rsidP="004B1513">
            <w:pPr>
              <w:rPr>
                <w:color w:val="FF0000"/>
              </w:rPr>
            </w:pPr>
            <w:r>
              <w:rPr>
                <w:color w:val="FF0000"/>
              </w:rPr>
              <w:t>All other values</w:t>
            </w:r>
          </w:p>
        </w:tc>
        <w:tc>
          <w:tcPr>
            <w:tcW w:w="6805" w:type="dxa"/>
            <w:gridSpan w:val="2"/>
            <w:tcPrChange w:id="2158" w:author="Batra, Mayank" w:date="2016-06-21T12:07:00Z">
              <w:tcPr>
                <w:tcW w:w="6805" w:type="dxa"/>
                <w:gridSpan w:val="3"/>
              </w:tcPr>
            </w:tcPrChange>
          </w:tcPr>
          <w:p w:rsidR="00D7101C" w:rsidRDefault="00D7101C" w:rsidP="004B1513">
            <w:pPr>
              <w:rPr>
                <w:color w:val="FF0000"/>
              </w:rPr>
            </w:pPr>
            <w:r>
              <w:rPr>
                <w:color w:val="FF0000"/>
              </w:rPr>
              <w:t>Reserved for future use</w:t>
            </w:r>
          </w:p>
        </w:tc>
      </w:tr>
    </w:tbl>
    <w:p w:rsidR="00D7101C" w:rsidRPr="005A41BB"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2"/>
        <w:gridCol w:w="807"/>
        <w:gridCol w:w="6857"/>
        <w:tblGridChange w:id="2159">
          <w:tblGrid>
            <w:gridCol w:w="15"/>
            <w:gridCol w:w="1927"/>
            <w:gridCol w:w="15"/>
            <w:gridCol w:w="792"/>
            <w:gridCol w:w="6857"/>
            <w:gridCol w:w="15"/>
          </w:tblGrid>
        </w:tblGridChange>
      </w:tblGrid>
      <w:tr w:rsidR="005F36F0" w:rsidRPr="005A41BB" w:rsidTr="00191B63">
        <w:trPr>
          <w:cantSplit/>
        </w:trPr>
        <w:tc>
          <w:tcPr>
            <w:tcW w:w="2380" w:type="dxa"/>
            <w:gridSpan w:val="2"/>
            <w:tcBorders>
              <w:top w:val="nil"/>
              <w:left w:val="nil"/>
              <w:bottom w:val="single" w:sz="4" w:space="0" w:color="auto"/>
              <w:right w:val="nil"/>
            </w:tcBorders>
          </w:tcPr>
          <w:p w:rsidR="00D7101C" w:rsidRPr="00DC7EB8" w:rsidRDefault="00D7101C" w:rsidP="004B1513">
            <w:pPr>
              <w:rPr>
                <w:i/>
                <w:color w:val="FF0000"/>
              </w:rPr>
            </w:pPr>
            <w:r>
              <w:rPr>
                <w:i/>
                <w:color w:val="FF0000"/>
              </w:rPr>
              <w:t>Sample_Count:</w:t>
            </w:r>
          </w:p>
        </w:tc>
        <w:tc>
          <w:tcPr>
            <w:tcW w:w="7226" w:type="dxa"/>
            <w:tcBorders>
              <w:top w:val="nil"/>
              <w:left w:val="nil"/>
              <w:bottom w:val="single" w:sz="4" w:space="0" w:color="auto"/>
              <w:right w:val="nil"/>
            </w:tcBorders>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191B63">
        <w:tblPrEx>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160" w:author="Batra, Mayank" w:date="2016-06-21T12:07:00Z">
            <w:tblPrEx>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cantSplit/>
          <w:trPrChange w:id="2161" w:author="Batra, Mayank" w:date="2016-06-21T12:07:00Z">
            <w:trPr>
              <w:gridBefore w:val="1"/>
            </w:trPr>
          </w:trPrChange>
        </w:trPr>
        <w:tc>
          <w:tcPr>
            <w:tcW w:w="1526" w:type="dxa"/>
            <w:tcPrChange w:id="2162" w:author="Batra, Mayank" w:date="2016-06-21T12:07:00Z">
              <w:tcPr>
                <w:tcW w:w="1526" w:type="dxa"/>
                <w:gridSpan w:val="2"/>
              </w:tcPr>
            </w:tcPrChange>
          </w:tcPr>
          <w:p w:rsidR="00D7101C" w:rsidRPr="005A41BB" w:rsidRDefault="00D7101C">
            <w:pPr>
              <w:rPr>
                <w:color w:val="FF0000"/>
              </w:rPr>
            </w:pPr>
            <w:commentRangeStart w:id="2163"/>
            <w:del w:id="2164" w:author="Batra, Mayank" w:date="2016-06-16T10:13:00Z">
              <w:r w:rsidRPr="005A41BB" w:rsidDel="00C35EA9">
                <w:rPr>
                  <w:color w:val="FF0000"/>
                </w:rPr>
                <w:delText>0x</w:delText>
              </w:r>
              <w:r w:rsidDel="00C35EA9">
                <w:rPr>
                  <w:color w:val="FF0000"/>
                </w:rPr>
                <w:delText>00</w:delText>
              </w:r>
              <w:commentRangeEnd w:id="2163"/>
              <w:r w:rsidR="00B03A11" w:rsidDel="00C35EA9">
                <w:rPr>
                  <w:rStyle w:val="aff1"/>
                </w:rPr>
                <w:commentReference w:id="2163"/>
              </w:r>
              <w:r w:rsidRPr="005A41BB" w:rsidDel="00C35EA9">
                <w:rPr>
                  <w:color w:val="FF0000"/>
                </w:rPr>
                <w:delText xml:space="preserve"> </w:delText>
              </w:r>
            </w:del>
            <w:ins w:id="2165" w:author="Batra, Mayank" w:date="2016-06-16T10:13:00Z">
              <w:r w:rsidR="00C35EA9" w:rsidRPr="005A41BB">
                <w:rPr>
                  <w:color w:val="FF0000"/>
                </w:rPr>
                <w:t>0x</w:t>
              </w:r>
              <w:r w:rsidR="00C35EA9">
                <w:rPr>
                  <w:color w:val="FF0000"/>
                </w:rPr>
                <w:t>09</w:t>
              </w:r>
              <w:r w:rsidR="00C35EA9" w:rsidRPr="005A41BB">
                <w:rPr>
                  <w:color w:val="FF0000"/>
                </w:rPr>
                <w:t xml:space="preserve"> </w:t>
              </w:r>
            </w:ins>
            <w:r w:rsidRPr="005A41BB">
              <w:rPr>
                <w:color w:val="FF0000"/>
              </w:rPr>
              <w:t xml:space="preserve">– </w:t>
            </w:r>
            <w:commentRangeStart w:id="2166"/>
            <w:del w:id="2167" w:author="Clive D.W. Feather" w:date="2016-05-05T13:25:00Z">
              <w:r w:rsidR="00A4041A" w:rsidDel="00D20CED">
                <w:rPr>
                  <w:color w:val="FF0000"/>
                </w:rPr>
                <w:delText>0x4A</w:delText>
              </w:r>
            </w:del>
            <w:ins w:id="2168" w:author="Clive D.W. Feather" w:date="2016-05-05T13:25:00Z">
              <w:r w:rsidR="00D20CED">
                <w:rPr>
                  <w:color w:val="FF0000"/>
                </w:rPr>
                <w:t>0x52</w:t>
              </w:r>
              <w:commentRangeEnd w:id="2166"/>
              <w:r w:rsidR="00D20CED">
                <w:rPr>
                  <w:rStyle w:val="aff1"/>
                </w:rPr>
                <w:commentReference w:id="2166"/>
              </w:r>
            </w:ins>
          </w:p>
        </w:tc>
        <w:tc>
          <w:tcPr>
            <w:tcW w:w="8080" w:type="dxa"/>
            <w:gridSpan w:val="2"/>
            <w:tcPrChange w:id="2169" w:author="Batra, Mayank" w:date="2016-06-21T12:07:00Z">
              <w:tcPr>
                <w:tcW w:w="8080" w:type="dxa"/>
                <w:gridSpan w:val="3"/>
              </w:tcPr>
            </w:tcPrChange>
          </w:tcPr>
          <w:p w:rsidR="00D7101C" w:rsidRDefault="00D7101C" w:rsidP="004B1513">
            <w:pPr>
              <w:rPr>
                <w:color w:val="FF0000"/>
              </w:rPr>
            </w:pPr>
            <w:r>
              <w:rPr>
                <w:color w:val="FF0000"/>
              </w:rPr>
              <w:t xml:space="preserve">Total number of </w:t>
            </w:r>
            <w:r w:rsidR="00BF4A58">
              <w:rPr>
                <w:color w:val="FF0000"/>
              </w:rPr>
              <w:t xml:space="preserve">sample pairs </w:t>
            </w:r>
            <w:r>
              <w:rPr>
                <w:color w:val="FF0000"/>
              </w:rPr>
              <w:t xml:space="preserve">(there shall be the same number of </w:t>
            </w:r>
            <w:r w:rsidR="00BF4A58">
              <w:rPr>
                <w:color w:val="FF0000"/>
              </w:rPr>
              <w:t xml:space="preserve">I samples and </w:t>
            </w:r>
            <w:r>
              <w:rPr>
                <w:color w:val="FF0000"/>
              </w:rPr>
              <w:t>Q samples).</w:t>
            </w:r>
          </w:p>
          <w:p w:rsidR="00D7101C" w:rsidRPr="005A41BB" w:rsidRDefault="00D7101C">
            <w:pPr>
              <w:rPr>
                <w:color w:val="FF0000"/>
              </w:rPr>
            </w:pPr>
            <w:r>
              <w:rPr>
                <w:color w:val="FF0000"/>
              </w:rPr>
              <w:t>Note: This number is dependent on the switch and sample slot durations used</w:t>
            </w:r>
            <w:commentRangeStart w:id="2170"/>
            <w:ins w:id="2171" w:author="Chris Reisinger" w:date="2016-05-12T14:32:00Z">
              <w:r w:rsidR="00D902C1">
                <w:rPr>
                  <w:color w:val="FF0000"/>
                </w:rPr>
                <w:t>.</w:t>
              </w:r>
            </w:ins>
            <w:del w:id="2172" w:author="Chris Reisinger" w:date="2016-05-12T14:32:00Z">
              <w:r w:rsidDel="00D902C1">
                <w:rPr>
                  <w:color w:val="FF0000"/>
                </w:rPr>
                <w:delText xml:space="preserve"> </w:delText>
              </w:r>
            </w:del>
            <w:commentRangeEnd w:id="2170"/>
            <w:r w:rsidR="00D902C1">
              <w:rPr>
                <w:rStyle w:val="aff1"/>
              </w:rPr>
              <w:commentReference w:id="2170"/>
            </w:r>
          </w:p>
        </w:tc>
      </w:tr>
      <w:tr w:rsidR="00D7101C" w:rsidRPr="005A41BB" w:rsidTr="00191B63">
        <w:tblPrEx>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173" w:author="Batra, Mayank" w:date="2016-06-21T12:07:00Z">
            <w:tblPrEx>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cantSplit/>
          <w:trPrChange w:id="2174" w:author="Batra, Mayank" w:date="2016-06-21T12:07:00Z">
            <w:trPr>
              <w:gridBefore w:val="1"/>
            </w:trPr>
          </w:trPrChange>
        </w:trPr>
        <w:tc>
          <w:tcPr>
            <w:tcW w:w="1526" w:type="dxa"/>
            <w:tcPrChange w:id="2175" w:author="Batra, Mayank" w:date="2016-06-21T12:07:00Z">
              <w:tcPr>
                <w:tcW w:w="1526" w:type="dxa"/>
                <w:gridSpan w:val="2"/>
              </w:tcPr>
            </w:tcPrChange>
          </w:tcPr>
          <w:p w:rsidR="00D7101C" w:rsidRPr="005A41BB" w:rsidRDefault="003237AA" w:rsidP="004B1513">
            <w:pPr>
              <w:rPr>
                <w:color w:val="FF0000"/>
              </w:rPr>
            </w:pPr>
            <w:r>
              <w:rPr>
                <w:color w:val="FF0000"/>
              </w:rPr>
              <w:t>All other values</w:t>
            </w:r>
          </w:p>
        </w:tc>
        <w:tc>
          <w:tcPr>
            <w:tcW w:w="8080" w:type="dxa"/>
            <w:gridSpan w:val="2"/>
            <w:tcPrChange w:id="2176" w:author="Batra, Mayank" w:date="2016-06-21T12:07:00Z">
              <w:tcPr>
                <w:tcW w:w="8080" w:type="dxa"/>
                <w:gridSpan w:val="3"/>
              </w:tcPr>
            </w:tcPrChange>
          </w:tcPr>
          <w:p w:rsidR="00D7101C" w:rsidRDefault="00D7101C" w:rsidP="004B1513">
            <w:pPr>
              <w:rPr>
                <w:color w:val="FF0000"/>
              </w:rPr>
            </w:pPr>
            <w:r>
              <w:rPr>
                <w:color w:val="FF0000"/>
              </w:rPr>
              <w:t>Reserved for future use</w:t>
            </w:r>
          </w:p>
        </w:tc>
      </w:tr>
    </w:tbl>
    <w:p w:rsidR="00D7101C"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177"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178">
          <w:tblGrid>
            <w:gridCol w:w="1526"/>
            <w:gridCol w:w="854"/>
            <w:gridCol w:w="7226"/>
          </w:tblGrid>
        </w:tblGridChange>
      </w:tblGrid>
      <w:tr w:rsidR="00D7101C" w:rsidRPr="005A41BB" w:rsidTr="00191B63">
        <w:trPr>
          <w:cantSplit/>
        </w:trPr>
        <w:tc>
          <w:tcPr>
            <w:tcW w:w="2380" w:type="dxa"/>
            <w:gridSpan w:val="2"/>
            <w:tcBorders>
              <w:top w:val="nil"/>
              <w:left w:val="nil"/>
              <w:bottom w:val="single" w:sz="4" w:space="0" w:color="auto"/>
              <w:right w:val="nil"/>
            </w:tcBorders>
            <w:tcPrChange w:id="2179" w:author="Batra, Mayank" w:date="2016-06-21T12:07:00Z">
              <w:tcPr>
                <w:tcW w:w="2380"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I_Sample [i]:</w:t>
            </w:r>
          </w:p>
        </w:tc>
        <w:tc>
          <w:tcPr>
            <w:tcW w:w="7226" w:type="dxa"/>
            <w:tcBorders>
              <w:top w:val="nil"/>
              <w:left w:val="nil"/>
              <w:bottom w:val="single" w:sz="4" w:space="0" w:color="auto"/>
              <w:right w:val="nil"/>
            </w:tcBorders>
            <w:tcPrChange w:id="2180"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Sample_Count * 1 Octet</w:t>
            </w:r>
          </w:p>
        </w:tc>
      </w:tr>
      <w:tr w:rsidR="0083745C" w:rsidRPr="005A41BB" w:rsidTr="00191B63">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191B63">
        <w:trPr>
          <w:cantSplit/>
        </w:trPr>
        <w:tc>
          <w:tcPr>
            <w:tcW w:w="1526" w:type="dxa"/>
            <w:tcPrChange w:id="2181" w:author="Batra, Mayank" w:date="2016-06-21T12:07:00Z">
              <w:tcPr>
                <w:tcW w:w="1526" w:type="dxa"/>
              </w:tcPr>
            </w:tcPrChange>
          </w:tcPr>
          <w:p w:rsidR="00D7101C" w:rsidRPr="005A41BB" w:rsidRDefault="00D7101C" w:rsidP="004B1513">
            <w:pPr>
              <w:rPr>
                <w:color w:val="FF0000"/>
              </w:rPr>
            </w:pPr>
            <w:r>
              <w:rPr>
                <w:color w:val="FF0000"/>
              </w:rPr>
              <w:lastRenderedPageBreak/>
              <w:t>0xXX</w:t>
            </w:r>
          </w:p>
        </w:tc>
        <w:tc>
          <w:tcPr>
            <w:tcW w:w="8080" w:type="dxa"/>
            <w:gridSpan w:val="2"/>
            <w:tcPrChange w:id="2182" w:author="Batra, Mayank" w:date="2016-06-21T12:07:00Z">
              <w:tcPr>
                <w:tcW w:w="8080" w:type="dxa"/>
                <w:gridSpan w:val="2"/>
              </w:tcPr>
            </w:tcPrChange>
          </w:tcPr>
          <w:p w:rsidR="00D7101C" w:rsidRDefault="00D7101C" w:rsidP="004B1513">
            <w:pPr>
              <w:rPr>
                <w:b/>
                <w:i/>
                <w:color w:val="FF0000"/>
              </w:rPr>
            </w:pPr>
            <w:r>
              <w:rPr>
                <w:color w:val="FF0000"/>
              </w:rPr>
              <w:t xml:space="preserve">The list of I samples for the reported AUX_SYNC_IND PDU. Each sample is </w:t>
            </w:r>
            <w:del w:id="2183" w:author="Batra, Mayank" w:date="2016-06-16T11:40:00Z">
              <w:r>
                <w:rPr>
                  <w:color w:val="FF0000"/>
                </w:rPr>
                <w:delText xml:space="preserve">in </w:delText>
              </w:r>
            </w:del>
            <w:ins w:id="2184" w:author="Batra, Mayank" w:date="2016-06-16T11:40:00Z">
              <w:r w:rsidR="00B06EB2">
                <w:rPr>
                  <w:color w:val="FF0000"/>
                </w:rPr>
                <w:t xml:space="preserve">a </w:t>
              </w:r>
            </w:ins>
            <w:commentRangeStart w:id="2185"/>
            <w:r>
              <w:rPr>
                <w:color w:val="FF0000"/>
              </w:rPr>
              <w:t>signed integer</w:t>
            </w:r>
            <w:del w:id="2186" w:author="Batra, Mayank" w:date="2016-06-21T12:22:00Z">
              <w:r w:rsidDel="00E6460A">
                <w:rPr>
                  <w:color w:val="FF0000"/>
                </w:rPr>
                <w:delText xml:space="preserve"> </w:delText>
              </w:r>
            </w:del>
            <w:commentRangeEnd w:id="2185"/>
            <w:r w:rsidR="00B807DF">
              <w:rPr>
                <w:rStyle w:val="aff1"/>
              </w:rPr>
              <w:commentReference w:id="2185"/>
            </w:r>
            <w:del w:id="2187" w:author="Batra, Mayank" w:date="2016-06-16T11:40:00Z">
              <w:r>
                <w:rPr>
                  <w:color w:val="FF0000"/>
                </w:rPr>
                <w:delText>format</w:delText>
              </w:r>
            </w:del>
            <w:r>
              <w:rPr>
                <w:color w:val="FF0000"/>
              </w:rPr>
              <w:t>.</w:t>
            </w:r>
          </w:p>
          <w:p w:rsidR="00D7101C" w:rsidRPr="005A41BB" w:rsidRDefault="00D7101C">
            <w:pPr>
              <w:rPr>
                <w:color w:val="FF0000"/>
              </w:rPr>
            </w:pPr>
            <w:r>
              <w:rPr>
                <w:color w:val="FF0000"/>
              </w:rPr>
              <w:t>The list is in the order of the sampling points within the AUX_SYNC_IND PDU.</w:t>
            </w:r>
          </w:p>
        </w:tc>
      </w:tr>
    </w:tbl>
    <w:p w:rsidR="00D7101C"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188"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189">
          <w:tblGrid>
            <w:gridCol w:w="1526"/>
            <w:gridCol w:w="854"/>
            <w:gridCol w:w="7226"/>
          </w:tblGrid>
        </w:tblGridChange>
      </w:tblGrid>
      <w:tr w:rsidR="00D7101C" w:rsidRPr="005A41BB" w:rsidTr="00191B63">
        <w:trPr>
          <w:cantSplit/>
        </w:trPr>
        <w:tc>
          <w:tcPr>
            <w:tcW w:w="2380" w:type="dxa"/>
            <w:gridSpan w:val="2"/>
            <w:tcBorders>
              <w:top w:val="nil"/>
              <w:left w:val="nil"/>
              <w:bottom w:val="single" w:sz="4" w:space="0" w:color="auto"/>
              <w:right w:val="nil"/>
            </w:tcBorders>
            <w:tcPrChange w:id="2190" w:author="Batra, Mayank" w:date="2016-06-21T12:07:00Z">
              <w:tcPr>
                <w:tcW w:w="2380"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Q_Sample [i]:</w:t>
            </w:r>
          </w:p>
        </w:tc>
        <w:tc>
          <w:tcPr>
            <w:tcW w:w="7226" w:type="dxa"/>
            <w:tcBorders>
              <w:top w:val="nil"/>
              <w:left w:val="nil"/>
              <w:bottom w:val="single" w:sz="4" w:space="0" w:color="auto"/>
              <w:right w:val="nil"/>
            </w:tcBorders>
            <w:tcPrChange w:id="2191"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Sample Count * 1 Octet</w:t>
            </w:r>
          </w:p>
        </w:tc>
      </w:tr>
      <w:tr w:rsidR="0083745C" w:rsidRPr="005A41BB" w:rsidTr="00191B63">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191B63">
        <w:trPr>
          <w:cantSplit/>
        </w:trPr>
        <w:tc>
          <w:tcPr>
            <w:tcW w:w="1526" w:type="dxa"/>
            <w:tcPrChange w:id="2192" w:author="Batra, Mayank" w:date="2016-06-21T12:07:00Z">
              <w:tcPr>
                <w:tcW w:w="1526" w:type="dxa"/>
              </w:tcPr>
            </w:tcPrChange>
          </w:tcPr>
          <w:p w:rsidR="00D7101C" w:rsidRPr="005A41BB" w:rsidRDefault="00D7101C" w:rsidP="004B1513">
            <w:pPr>
              <w:rPr>
                <w:color w:val="FF0000"/>
              </w:rPr>
            </w:pPr>
            <w:r>
              <w:rPr>
                <w:color w:val="FF0000"/>
              </w:rPr>
              <w:t>0xXX</w:t>
            </w:r>
          </w:p>
        </w:tc>
        <w:tc>
          <w:tcPr>
            <w:tcW w:w="8080" w:type="dxa"/>
            <w:gridSpan w:val="2"/>
            <w:tcPrChange w:id="2193" w:author="Batra, Mayank" w:date="2016-06-21T12:07:00Z">
              <w:tcPr>
                <w:tcW w:w="8080" w:type="dxa"/>
                <w:gridSpan w:val="2"/>
              </w:tcPr>
            </w:tcPrChange>
          </w:tcPr>
          <w:p w:rsidR="00D7101C" w:rsidRDefault="00D7101C" w:rsidP="004B1513">
            <w:pPr>
              <w:rPr>
                <w:color w:val="FF0000"/>
              </w:rPr>
            </w:pPr>
            <w:r>
              <w:rPr>
                <w:color w:val="FF0000"/>
              </w:rPr>
              <w:t xml:space="preserve">The list of Q samples for the reported AUX_SYNC_IND PDU. Each sample is </w:t>
            </w:r>
            <w:ins w:id="2194" w:author="Batra, Mayank" w:date="2016-06-16T11:40:00Z">
              <w:r w:rsidR="00B06EB2">
                <w:rPr>
                  <w:color w:val="FF0000"/>
                </w:rPr>
                <w:t xml:space="preserve">a </w:t>
              </w:r>
            </w:ins>
            <w:del w:id="2195" w:author="Batra, Mayank" w:date="2016-06-16T11:40:00Z">
              <w:r>
                <w:rPr>
                  <w:color w:val="FF0000"/>
                </w:rPr>
                <w:delText xml:space="preserve">in </w:delText>
              </w:r>
            </w:del>
            <w:commentRangeStart w:id="2196"/>
            <w:r>
              <w:rPr>
                <w:color w:val="FF0000"/>
              </w:rPr>
              <w:t>signed integer</w:t>
            </w:r>
            <w:del w:id="2197" w:author="Batra, Mayank" w:date="2016-06-21T12:22:00Z">
              <w:r w:rsidDel="00E6460A">
                <w:rPr>
                  <w:color w:val="FF0000"/>
                </w:rPr>
                <w:delText xml:space="preserve"> </w:delText>
              </w:r>
            </w:del>
            <w:commentRangeEnd w:id="2196"/>
            <w:r w:rsidR="00B807DF">
              <w:rPr>
                <w:rStyle w:val="aff1"/>
              </w:rPr>
              <w:commentReference w:id="2196"/>
            </w:r>
            <w:del w:id="2198" w:author="Batra, Mayank" w:date="2016-06-16T11:40:00Z">
              <w:r>
                <w:rPr>
                  <w:color w:val="FF0000"/>
                </w:rPr>
                <w:delText>format</w:delText>
              </w:r>
            </w:del>
            <w:r>
              <w:rPr>
                <w:color w:val="FF0000"/>
              </w:rPr>
              <w:t>.</w:t>
            </w:r>
          </w:p>
          <w:p w:rsidR="00D7101C" w:rsidRPr="00F253A9" w:rsidRDefault="00D7101C" w:rsidP="003D107B">
            <w:pPr>
              <w:rPr>
                <w:b/>
                <w:i/>
                <w:color w:val="FF0000"/>
              </w:rPr>
            </w:pPr>
            <w:r>
              <w:rPr>
                <w:color w:val="FF0000"/>
              </w:rPr>
              <w:t>The list is in the order of the sampling points within the AUX_SYNC_IND PDU.</w:t>
            </w:r>
          </w:p>
        </w:tc>
      </w:tr>
    </w:tbl>
    <w:p w:rsidR="00D7101C" w:rsidRDefault="00D7101C" w:rsidP="00D7101C">
      <w:pPr>
        <w:rPr>
          <w:color w:val="FF0000"/>
        </w:rPr>
      </w:pPr>
    </w:p>
    <w:p w:rsidR="00EF62B6" w:rsidRPr="005A41BB" w:rsidRDefault="00EF62B6" w:rsidP="00E44F48">
      <w:pPr>
        <w:pStyle w:val="31"/>
      </w:pPr>
      <w:bookmarkStart w:id="2199" w:name="_Toc406154497"/>
      <w:bookmarkStart w:id="2200" w:name="_Toc435078654"/>
      <w:bookmarkStart w:id="2201" w:name="_Toc449707696"/>
      <w:bookmarkStart w:id="2202" w:name="_Toc454286175"/>
      <w:r w:rsidRPr="004B1513">
        <w:rPr>
          <w:color w:val="FF0000"/>
        </w:rPr>
        <w:t xml:space="preserve">[NEW SECTION] </w:t>
      </w:r>
      <w:r>
        <w:t>7.7.65.XX</w:t>
      </w:r>
      <w:r w:rsidR="003F2F63">
        <w:t>+1</w:t>
      </w:r>
      <w:r w:rsidRPr="005A41BB">
        <w:t xml:space="preserve"> LE </w:t>
      </w:r>
      <w:r w:rsidR="009B2645">
        <w:t>Connection</w:t>
      </w:r>
      <w:r w:rsidR="0097374B">
        <w:t xml:space="preserve"> I&amp;Q </w:t>
      </w:r>
      <w:r w:rsidRPr="005A41BB">
        <w:t>Report</w:t>
      </w:r>
      <w:r>
        <w:t xml:space="preserve"> </w:t>
      </w:r>
      <w:r w:rsidRPr="005A41BB">
        <w:t>Event</w:t>
      </w:r>
      <w:bookmarkEnd w:id="2199"/>
      <w:bookmarkEnd w:id="2200"/>
      <w:bookmarkEnd w:id="2201"/>
      <w:bookmarkEnd w:id="2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30"/>
        <w:gridCol w:w="1985"/>
        <w:gridCol w:w="4221"/>
        <w:tblGridChange w:id="2203">
          <w:tblGrid>
            <w:gridCol w:w="2830"/>
            <w:gridCol w:w="1985"/>
            <w:gridCol w:w="4221"/>
          </w:tblGrid>
        </w:tblGridChange>
      </w:tblGrid>
      <w:tr w:rsidR="0083745C" w:rsidRPr="005A41BB" w:rsidTr="00191B63">
        <w:trPr>
          <w:cantSplit/>
          <w:tblHeader/>
        </w:trPr>
        <w:tc>
          <w:tcPr>
            <w:tcW w:w="2830" w:type="dxa"/>
            <w:shd w:val="clear" w:color="auto" w:fill="DAEEF3"/>
          </w:tcPr>
          <w:p w:rsidR="00EF62B6" w:rsidRPr="005A41BB" w:rsidRDefault="00EF62B6" w:rsidP="004B1513">
            <w:pPr>
              <w:rPr>
                <w:color w:val="FF0000"/>
              </w:rPr>
            </w:pPr>
            <w:r w:rsidRPr="005A41BB">
              <w:rPr>
                <w:color w:val="FF0000"/>
              </w:rPr>
              <w:t>Event</w:t>
            </w:r>
          </w:p>
        </w:tc>
        <w:tc>
          <w:tcPr>
            <w:tcW w:w="1985" w:type="dxa"/>
            <w:shd w:val="clear" w:color="auto" w:fill="DAEEF3"/>
          </w:tcPr>
          <w:p w:rsidR="00EF62B6" w:rsidRPr="005A41BB" w:rsidRDefault="00EF62B6" w:rsidP="004B1513">
            <w:pPr>
              <w:rPr>
                <w:color w:val="FF0000"/>
              </w:rPr>
            </w:pPr>
            <w:r w:rsidRPr="005A41BB">
              <w:rPr>
                <w:color w:val="FF0000"/>
              </w:rPr>
              <w:t>Event Code</w:t>
            </w:r>
          </w:p>
        </w:tc>
        <w:tc>
          <w:tcPr>
            <w:tcW w:w="4221" w:type="dxa"/>
            <w:shd w:val="clear" w:color="auto" w:fill="DAEEF3"/>
          </w:tcPr>
          <w:p w:rsidR="00EF62B6" w:rsidRPr="005A41BB" w:rsidRDefault="00EF62B6" w:rsidP="004B1513">
            <w:pPr>
              <w:rPr>
                <w:color w:val="FF0000"/>
              </w:rPr>
            </w:pPr>
            <w:r w:rsidRPr="005A41BB">
              <w:rPr>
                <w:color w:val="FF0000"/>
              </w:rPr>
              <w:t>Event Parameters</w:t>
            </w:r>
          </w:p>
        </w:tc>
      </w:tr>
      <w:tr w:rsidR="00EF62B6" w:rsidRPr="005A41BB" w:rsidTr="00191B63">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Change w:id="2204"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blPrExChange>
        </w:tblPrEx>
        <w:trPr>
          <w:cantSplit/>
        </w:trPr>
        <w:tc>
          <w:tcPr>
            <w:tcW w:w="2830" w:type="dxa"/>
            <w:tcPrChange w:id="2205" w:author="Batra, Mayank" w:date="2016-06-21T12:07:00Z">
              <w:tcPr>
                <w:tcW w:w="2830" w:type="dxa"/>
              </w:tcPr>
            </w:tcPrChange>
          </w:tcPr>
          <w:p w:rsidR="00EF62B6" w:rsidRPr="00E72663" w:rsidRDefault="00EF62B6" w:rsidP="00CE330B">
            <w:pPr>
              <w:rPr>
                <w:color w:val="FF0000"/>
                <w:lang w:val="fr-FR"/>
              </w:rPr>
            </w:pPr>
            <w:r w:rsidRPr="00E72663">
              <w:rPr>
                <w:color w:val="FF0000"/>
                <w:lang w:val="fr-FR"/>
              </w:rPr>
              <w:t>LE</w:t>
            </w:r>
            <w:r>
              <w:rPr>
                <w:color w:val="FF0000"/>
                <w:lang w:val="fr-FR"/>
              </w:rPr>
              <w:t xml:space="preserve"> </w:t>
            </w:r>
            <w:r w:rsidR="009B2645">
              <w:rPr>
                <w:color w:val="FF0000"/>
                <w:lang w:val="fr-FR"/>
              </w:rPr>
              <w:t>Connection</w:t>
            </w:r>
            <w:r w:rsidR="0097374B">
              <w:rPr>
                <w:color w:val="FF0000"/>
                <w:lang w:val="fr-FR"/>
              </w:rPr>
              <w:t xml:space="preserve"> I&amp;Q </w:t>
            </w:r>
            <w:r w:rsidRPr="00E72663">
              <w:rPr>
                <w:color w:val="FF0000"/>
                <w:lang w:val="fr-FR"/>
              </w:rPr>
              <w:t>Report</w:t>
            </w:r>
          </w:p>
        </w:tc>
        <w:tc>
          <w:tcPr>
            <w:tcW w:w="1985" w:type="dxa"/>
            <w:tcPrChange w:id="2206" w:author="Batra, Mayank" w:date="2016-06-21T12:07:00Z">
              <w:tcPr>
                <w:tcW w:w="1985" w:type="dxa"/>
              </w:tcPr>
            </w:tcPrChange>
          </w:tcPr>
          <w:p w:rsidR="00EF62B6" w:rsidRPr="005A41BB" w:rsidRDefault="00EF62B6" w:rsidP="004B1513">
            <w:pPr>
              <w:rPr>
                <w:color w:val="FF0000"/>
              </w:rPr>
            </w:pPr>
            <w:r>
              <w:rPr>
                <w:color w:val="FF0000"/>
              </w:rPr>
              <w:t>0x3E</w:t>
            </w:r>
          </w:p>
        </w:tc>
        <w:tc>
          <w:tcPr>
            <w:tcW w:w="4221" w:type="dxa"/>
            <w:tcPrChange w:id="2207" w:author="Batra, Mayank" w:date="2016-06-21T12:07:00Z">
              <w:tcPr>
                <w:tcW w:w="4221" w:type="dxa"/>
              </w:tcPr>
            </w:tcPrChange>
          </w:tcPr>
          <w:p w:rsidR="00EF62B6" w:rsidRDefault="00EF62B6" w:rsidP="004B1513">
            <w:pPr>
              <w:rPr>
                <w:color w:val="FF0000"/>
              </w:rPr>
            </w:pPr>
            <w:r w:rsidRPr="005A41BB">
              <w:rPr>
                <w:color w:val="FF0000"/>
              </w:rPr>
              <w:t>Subevent_Code,</w:t>
            </w:r>
          </w:p>
          <w:p w:rsidR="00EF62B6" w:rsidRDefault="00EF62B6" w:rsidP="004B1513">
            <w:pPr>
              <w:rPr>
                <w:color w:val="FF0000"/>
              </w:rPr>
            </w:pPr>
            <w:r>
              <w:rPr>
                <w:color w:val="FF0000"/>
              </w:rPr>
              <w:t>Status,</w:t>
            </w:r>
          </w:p>
          <w:p w:rsidR="00EF62B6" w:rsidRDefault="00EF62B6" w:rsidP="004B1513">
            <w:pPr>
              <w:rPr>
                <w:color w:val="FF0000"/>
              </w:rPr>
            </w:pPr>
            <w:r>
              <w:rPr>
                <w:color w:val="FF0000"/>
              </w:rPr>
              <w:t>Connection_Handle,</w:t>
            </w:r>
          </w:p>
          <w:p w:rsidR="00EF62B6" w:rsidRPr="005A41BB" w:rsidRDefault="00EF62B6" w:rsidP="004B1513">
            <w:pPr>
              <w:rPr>
                <w:color w:val="FF0000"/>
              </w:rPr>
            </w:pPr>
            <w:r>
              <w:rPr>
                <w:color w:val="FF0000"/>
              </w:rPr>
              <w:t>RX_PHY,</w:t>
            </w:r>
          </w:p>
          <w:p w:rsidR="00EF62B6" w:rsidRDefault="00EF62B6" w:rsidP="004B1513">
            <w:pPr>
              <w:rPr>
                <w:color w:val="FF0000"/>
              </w:rPr>
            </w:pPr>
            <w:r>
              <w:rPr>
                <w:color w:val="FF0000"/>
              </w:rPr>
              <w:t>Data_Channel_Index,</w:t>
            </w:r>
          </w:p>
          <w:p w:rsidR="00EF62B6" w:rsidRDefault="00EF62B6" w:rsidP="004B1513">
            <w:pPr>
              <w:rPr>
                <w:color w:val="FF0000"/>
              </w:rPr>
            </w:pPr>
            <w:r w:rsidRPr="005A41BB">
              <w:rPr>
                <w:color w:val="FF0000"/>
              </w:rPr>
              <w:t>RSSI</w:t>
            </w:r>
            <w:r>
              <w:rPr>
                <w:color w:val="FF0000"/>
              </w:rPr>
              <w:t>,</w:t>
            </w:r>
          </w:p>
          <w:p w:rsidR="003D73AF" w:rsidRDefault="003D73AF" w:rsidP="004B1513">
            <w:pPr>
              <w:rPr>
                <w:color w:val="FF0000"/>
              </w:rPr>
            </w:pPr>
            <w:r>
              <w:rPr>
                <w:color w:val="FF0000"/>
              </w:rPr>
              <w:t>Supplemental_Type,</w:t>
            </w:r>
          </w:p>
          <w:p w:rsidR="00EF62B6" w:rsidRDefault="00F147CF" w:rsidP="004B1513">
            <w:pPr>
              <w:rPr>
                <w:color w:val="FF0000"/>
              </w:rPr>
            </w:pPr>
            <w:r>
              <w:rPr>
                <w:color w:val="FF0000"/>
              </w:rPr>
              <w:t>Slot_Durations</w:t>
            </w:r>
            <w:r w:rsidR="00EF62B6">
              <w:rPr>
                <w:color w:val="FF0000"/>
              </w:rPr>
              <w:t>,</w:t>
            </w:r>
          </w:p>
          <w:p w:rsidR="00EF62B6" w:rsidRDefault="00EF62B6" w:rsidP="004B1513">
            <w:pPr>
              <w:rPr>
                <w:color w:val="FF0000"/>
              </w:rPr>
            </w:pPr>
            <w:r>
              <w:rPr>
                <w:color w:val="FF0000"/>
              </w:rPr>
              <w:t>Sample_Count,</w:t>
            </w:r>
          </w:p>
          <w:p w:rsidR="00EF62B6" w:rsidRDefault="00EF62B6" w:rsidP="004B1513">
            <w:pPr>
              <w:rPr>
                <w:color w:val="FF0000"/>
              </w:rPr>
            </w:pPr>
            <w:r w:rsidRPr="005A41BB">
              <w:rPr>
                <w:color w:val="FF0000"/>
              </w:rPr>
              <w:t>I</w:t>
            </w:r>
            <w:r>
              <w:rPr>
                <w:color w:val="FF0000"/>
              </w:rPr>
              <w:t>_Sample[i],</w:t>
            </w:r>
          </w:p>
          <w:p w:rsidR="00EF62B6" w:rsidRPr="005A41BB" w:rsidRDefault="00EF62B6" w:rsidP="004B1513">
            <w:pPr>
              <w:rPr>
                <w:color w:val="FF0000"/>
              </w:rPr>
            </w:pPr>
            <w:r w:rsidRPr="005A41BB">
              <w:rPr>
                <w:color w:val="FF0000"/>
              </w:rPr>
              <w:t>Q_Sample</w:t>
            </w:r>
            <w:r>
              <w:rPr>
                <w:color w:val="FF0000"/>
              </w:rPr>
              <w:t>[i]</w:t>
            </w:r>
          </w:p>
        </w:tc>
      </w:tr>
    </w:tbl>
    <w:p w:rsidR="00EF62B6" w:rsidRPr="005A41BB" w:rsidRDefault="00EF62B6" w:rsidP="00EF62B6">
      <w:pPr>
        <w:rPr>
          <w:color w:val="FF0000"/>
        </w:rPr>
      </w:pPr>
    </w:p>
    <w:p w:rsidR="00EF62B6" w:rsidRPr="005A41BB" w:rsidRDefault="00EF62B6" w:rsidP="00E44F48">
      <w:pPr>
        <w:outlineLvl w:val="0"/>
        <w:rPr>
          <w:rStyle w:val="af"/>
          <w:color w:val="FF0000"/>
        </w:rPr>
      </w:pPr>
      <w:r w:rsidRPr="005A41BB">
        <w:rPr>
          <w:rStyle w:val="af"/>
          <w:color w:val="FF0000"/>
        </w:rPr>
        <w:t>Description:</w:t>
      </w:r>
    </w:p>
    <w:p w:rsidR="00EF62B6" w:rsidRDefault="00EF62B6" w:rsidP="00EF62B6">
      <w:pPr>
        <w:rPr>
          <w:color w:val="FF0000"/>
        </w:rPr>
      </w:pPr>
      <w:r w:rsidRPr="005A41BB">
        <w:rPr>
          <w:color w:val="FF0000"/>
        </w:rPr>
        <w:t xml:space="preserve">This event is used by the Controller to report </w:t>
      </w:r>
      <w:r>
        <w:rPr>
          <w:color w:val="FF0000"/>
        </w:rPr>
        <w:t>the I&amp;Q samples from the Supplemental of a received LL_</w:t>
      </w:r>
      <w:r w:rsidR="00784988">
        <w:rPr>
          <w:color w:val="FF0000"/>
        </w:rPr>
        <w:t>SUPPLEMENTAL</w:t>
      </w:r>
      <w:r>
        <w:rPr>
          <w:color w:val="FF0000"/>
        </w:rPr>
        <w:t>_RSP PDU (see [Vol</w:t>
      </w:r>
      <w:del w:id="2208" w:author="Chris Reisinger" w:date="2016-05-18T14:27:00Z">
        <w:r w:rsidDel="00341ECD">
          <w:rPr>
            <w:color w:val="FF0000"/>
          </w:rPr>
          <w:delText>.</w:delText>
        </w:r>
      </w:del>
      <w:r>
        <w:rPr>
          <w:color w:val="FF0000"/>
        </w:rPr>
        <w:t xml:space="preserve"> 6]</w:t>
      </w:r>
      <w:del w:id="2209" w:author="Chris Reisinger" w:date="2016-05-18T14:33:00Z">
        <w:r w:rsidDel="006B3AAE">
          <w:rPr>
            <w:color w:val="FF0000"/>
          </w:rPr>
          <w:delText>,</w:delText>
        </w:r>
      </w:del>
      <w:r>
        <w:rPr>
          <w:color w:val="FF0000"/>
        </w:rPr>
        <w:t xml:space="preserve"> Part B </w:t>
      </w:r>
      <w:commentRangeStart w:id="2210"/>
      <w:r>
        <w:rPr>
          <w:color w:val="FF0000"/>
        </w:rPr>
        <w:t xml:space="preserve">Section </w:t>
      </w:r>
      <w:del w:id="2211" w:author="Batra, Mayank" w:date="2016-05-27T12:11:00Z">
        <w:r w:rsidDel="0036172E">
          <w:rPr>
            <w:color w:val="FF0000"/>
          </w:rPr>
          <w:delText>XX</w:delText>
        </w:r>
        <w:commentRangeEnd w:id="2210"/>
        <w:r w:rsidR="00D902C1" w:rsidDel="0036172E">
          <w:rPr>
            <w:rStyle w:val="aff1"/>
          </w:rPr>
          <w:commentReference w:id="2210"/>
        </w:r>
      </w:del>
      <w:ins w:id="2212" w:author="Batra, Mayank" w:date="2016-05-27T12:11:00Z">
        <w:r w:rsidR="0036172E">
          <w:rPr>
            <w:color w:val="FF0000"/>
          </w:rPr>
          <w:t>2.4.2.X+1</w:t>
        </w:r>
      </w:ins>
      <w:r>
        <w:rPr>
          <w:color w:val="FF0000"/>
        </w:rPr>
        <w:t>).</w:t>
      </w:r>
      <w:del w:id="2213" w:author="Chris Reisinger" w:date="2016-05-12T14:45:00Z">
        <w:r w:rsidDel="00D902C1">
          <w:rPr>
            <w:color w:val="FF0000"/>
          </w:rPr>
          <w:delText xml:space="preserve"> </w:delText>
        </w:r>
      </w:del>
    </w:p>
    <w:p w:rsidR="00EF62B6" w:rsidRDefault="00EF62B6" w:rsidP="00EF62B6">
      <w:pPr>
        <w:rPr>
          <w:color w:val="FF0000"/>
        </w:rPr>
      </w:pPr>
      <w:r w:rsidRPr="00880E42">
        <w:rPr>
          <w:color w:val="FF0000"/>
        </w:rPr>
        <w:t xml:space="preserve">The Connection_Handle parameter identifies the connection that corresponds </w:t>
      </w:r>
      <w:r>
        <w:rPr>
          <w:color w:val="FF0000"/>
        </w:rPr>
        <w:t>to</w:t>
      </w:r>
      <w:r w:rsidRPr="00880E42">
        <w:rPr>
          <w:color w:val="FF0000"/>
        </w:rPr>
        <w:t xml:space="preserve"> the reported information</w:t>
      </w:r>
      <w:r>
        <w:rPr>
          <w:color w:val="FF0000"/>
        </w:rPr>
        <w:t xml:space="preserve">. </w:t>
      </w:r>
    </w:p>
    <w:p w:rsidR="00EF62B6" w:rsidRDefault="00EF62B6" w:rsidP="00EF62B6">
      <w:pPr>
        <w:rPr>
          <w:color w:val="FF0000"/>
        </w:rPr>
      </w:pPr>
      <w:r>
        <w:rPr>
          <w:color w:val="FF0000"/>
        </w:rPr>
        <w:t>The receiver PHY, the index of the data channel, the RSSI value (if available),</w:t>
      </w:r>
      <w:r w:rsidR="00CD617C" w:rsidRPr="00CD617C">
        <w:rPr>
          <w:color w:val="FF0000"/>
        </w:rPr>
        <w:t xml:space="preserve"> </w:t>
      </w:r>
      <w:r w:rsidR="00821D66">
        <w:rPr>
          <w:color w:val="FF0000"/>
        </w:rPr>
        <w:t>the type of Supplemental,</w:t>
      </w:r>
      <w:del w:id="2214" w:author="Batra, Mayank" w:date="2016-06-16T11:28:00Z">
        <w:r w:rsidR="00821D66">
          <w:rPr>
            <w:color w:val="FF0000"/>
          </w:rPr>
          <w:delText xml:space="preserve"> </w:delText>
        </w:r>
        <w:r w:rsidR="00CD617C">
          <w:rPr>
            <w:color w:val="FF0000"/>
          </w:rPr>
          <w:delText>the length of each sample slot in the Supplemental,</w:delText>
        </w:r>
      </w:del>
      <w:r>
        <w:rPr>
          <w:color w:val="FF0000"/>
        </w:rPr>
        <w:t xml:space="preserve"> and the I&amp;Q samples of the Supplemental of the received LL_</w:t>
      </w:r>
      <w:r w:rsidR="00784988">
        <w:rPr>
          <w:color w:val="FF0000"/>
        </w:rPr>
        <w:t>SUPPLEMENTAL</w:t>
      </w:r>
      <w:r>
        <w:rPr>
          <w:color w:val="FF0000"/>
        </w:rPr>
        <w:t>_RSP are reported in the corresponding parameters.</w:t>
      </w:r>
      <w:ins w:id="2215" w:author="Batra, Mayank" w:date="2016-06-16T11:27:00Z">
        <w:r w:rsidR="005F4934">
          <w:rPr>
            <w:color w:val="FF0000"/>
          </w:rPr>
          <w:t xml:space="preserve"> The Slot_Durations parameter specifies the sampling rate used by the </w:t>
        </w:r>
      </w:ins>
      <w:ins w:id="2216" w:author="Batra, Mayank" w:date="2016-06-16T11:28:00Z">
        <w:r w:rsidR="005F4934">
          <w:rPr>
            <w:color w:val="FF0000"/>
          </w:rPr>
          <w:t>C</w:t>
        </w:r>
      </w:ins>
      <w:ins w:id="2217" w:author="Batra, Mayank" w:date="2016-06-16T11:27:00Z">
        <w:r w:rsidR="005F4934">
          <w:rPr>
            <w:color w:val="FF0000"/>
          </w:rPr>
          <w:t xml:space="preserve">ontroller. </w:t>
        </w:r>
      </w:ins>
    </w:p>
    <w:p w:rsidR="00F11B28" w:rsidRDefault="00F11B28" w:rsidP="00F11B28">
      <w:pPr>
        <w:rPr>
          <w:color w:val="FF0000"/>
        </w:rPr>
      </w:pPr>
      <w:r>
        <w:rPr>
          <w:color w:val="FF0000"/>
        </w:rPr>
        <w:lastRenderedPageBreak/>
        <w:t xml:space="preserve">The Supplemental format is defined in [Vol 6] Part B, </w:t>
      </w:r>
      <w:commentRangeStart w:id="2218"/>
      <w:r>
        <w:rPr>
          <w:color w:val="FF0000"/>
        </w:rPr>
        <w:t>Section 2.X.1</w:t>
      </w:r>
      <w:commentRangeEnd w:id="2218"/>
      <w:r w:rsidR="00D902C1">
        <w:rPr>
          <w:rStyle w:val="aff1"/>
        </w:rPr>
        <w:commentReference w:id="2218"/>
      </w:r>
      <w:r>
        <w:rPr>
          <w:color w:val="FF0000"/>
        </w:rPr>
        <w:t>.</w:t>
      </w:r>
    </w:p>
    <w:p w:rsidR="00EF62B6" w:rsidRPr="005A41BB" w:rsidRDefault="00EF62B6" w:rsidP="00E44F48">
      <w:pPr>
        <w:outlineLvl w:val="0"/>
        <w:rPr>
          <w:color w:val="FF0000"/>
        </w:rPr>
      </w:pPr>
      <w:r w:rsidRPr="005A41BB">
        <w:rPr>
          <w:rStyle w:val="af"/>
          <w:color w:val="FF0000"/>
        </w:rPr>
        <w:t>Event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21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220">
          <w:tblGrid>
            <w:gridCol w:w="1526"/>
            <w:gridCol w:w="854"/>
            <w:gridCol w:w="7226"/>
          </w:tblGrid>
        </w:tblGridChange>
      </w:tblGrid>
      <w:tr w:rsidR="00EF62B6" w:rsidRPr="005A41BB" w:rsidTr="00191B63">
        <w:trPr>
          <w:cantSplit/>
        </w:trPr>
        <w:tc>
          <w:tcPr>
            <w:tcW w:w="2380" w:type="dxa"/>
            <w:gridSpan w:val="2"/>
            <w:tcBorders>
              <w:top w:val="nil"/>
              <w:left w:val="nil"/>
              <w:bottom w:val="single" w:sz="4" w:space="0" w:color="auto"/>
              <w:right w:val="nil"/>
            </w:tcBorders>
            <w:tcPrChange w:id="2221" w:author="Batra, Mayank" w:date="2016-06-21T12:07:00Z">
              <w:tcPr>
                <w:tcW w:w="2380" w:type="dxa"/>
                <w:gridSpan w:val="2"/>
                <w:tcBorders>
                  <w:top w:val="nil"/>
                  <w:left w:val="nil"/>
                  <w:bottom w:val="single" w:sz="4" w:space="0" w:color="auto"/>
                  <w:right w:val="nil"/>
                </w:tcBorders>
              </w:tcPr>
            </w:tcPrChange>
          </w:tcPr>
          <w:p w:rsidR="00EF62B6" w:rsidRPr="00DC7EB8" w:rsidRDefault="00EF62B6" w:rsidP="004B1513">
            <w:pPr>
              <w:rPr>
                <w:i/>
                <w:color w:val="FF0000"/>
              </w:rPr>
            </w:pPr>
            <w:r>
              <w:rPr>
                <w:i/>
                <w:color w:val="FF0000"/>
              </w:rPr>
              <w:t>Subevent_Code:</w:t>
            </w:r>
          </w:p>
        </w:tc>
        <w:tc>
          <w:tcPr>
            <w:tcW w:w="7226" w:type="dxa"/>
            <w:tcBorders>
              <w:top w:val="nil"/>
              <w:left w:val="nil"/>
              <w:bottom w:val="single" w:sz="4" w:space="0" w:color="auto"/>
              <w:right w:val="nil"/>
            </w:tcBorders>
            <w:tcPrChange w:id="2222" w:author="Batra, Mayank" w:date="2016-06-21T12:07:00Z">
              <w:tcPr>
                <w:tcW w:w="7226" w:type="dxa"/>
                <w:tcBorders>
                  <w:top w:val="nil"/>
                  <w:left w:val="nil"/>
                  <w:bottom w:val="single" w:sz="4" w:space="0" w:color="auto"/>
                  <w:right w:val="nil"/>
                </w:tcBorders>
              </w:tcPr>
            </w:tcPrChange>
          </w:tcPr>
          <w:p w:rsidR="00EF62B6" w:rsidRPr="00791FF6" w:rsidRDefault="00EF62B6"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1526" w:type="dxa"/>
            <w:tcBorders>
              <w:top w:val="single" w:sz="4" w:space="0" w:color="auto"/>
            </w:tcBorders>
            <w:shd w:val="clear" w:color="auto" w:fill="DAEEF3"/>
          </w:tcPr>
          <w:p w:rsidR="00EF62B6" w:rsidRPr="005A41BB" w:rsidRDefault="00EF62B6" w:rsidP="004B1513">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EF62B6" w:rsidRPr="005A41BB" w:rsidRDefault="00EF62B6" w:rsidP="004B1513">
            <w:pPr>
              <w:rPr>
                <w:rStyle w:val="af"/>
                <w:color w:val="FF0000"/>
              </w:rPr>
            </w:pPr>
            <w:r w:rsidRPr="005A41BB">
              <w:rPr>
                <w:rStyle w:val="af"/>
                <w:color w:val="FF0000"/>
              </w:rPr>
              <w:t>Parameter Description</w:t>
            </w:r>
          </w:p>
        </w:tc>
      </w:tr>
      <w:tr w:rsidR="00EF62B6" w:rsidRPr="005A41BB" w:rsidTr="00191B63">
        <w:trPr>
          <w:cantSplit/>
        </w:trPr>
        <w:tc>
          <w:tcPr>
            <w:tcW w:w="1526" w:type="dxa"/>
            <w:tcPrChange w:id="2223" w:author="Batra, Mayank" w:date="2016-06-21T12:07:00Z">
              <w:tcPr>
                <w:tcW w:w="1526" w:type="dxa"/>
              </w:tcPr>
            </w:tcPrChange>
          </w:tcPr>
          <w:p w:rsidR="00EF62B6" w:rsidRPr="005A41BB" w:rsidRDefault="00EF62B6" w:rsidP="004B1513">
            <w:pPr>
              <w:rPr>
                <w:color w:val="FF0000"/>
              </w:rPr>
            </w:pPr>
            <w:r>
              <w:rPr>
                <w:color w:val="FF0000"/>
              </w:rPr>
              <w:t>TBD</w:t>
            </w:r>
          </w:p>
        </w:tc>
        <w:tc>
          <w:tcPr>
            <w:tcW w:w="8080" w:type="dxa"/>
            <w:gridSpan w:val="2"/>
            <w:tcPrChange w:id="2224" w:author="Batra, Mayank" w:date="2016-06-21T12:07:00Z">
              <w:tcPr>
                <w:tcW w:w="8080" w:type="dxa"/>
                <w:gridSpan w:val="2"/>
              </w:tcPr>
            </w:tcPrChange>
          </w:tcPr>
          <w:p w:rsidR="00EF62B6" w:rsidRPr="005A41BB" w:rsidRDefault="00EF62B6" w:rsidP="00CE330B">
            <w:pPr>
              <w:rPr>
                <w:color w:val="FF0000"/>
              </w:rPr>
            </w:pPr>
            <w:r w:rsidRPr="005A41BB">
              <w:rPr>
                <w:color w:val="FF0000"/>
              </w:rPr>
              <w:t>Subevent code for LE</w:t>
            </w:r>
            <w:r>
              <w:rPr>
                <w:color w:val="FF0000"/>
              </w:rPr>
              <w:t xml:space="preserve"> </w:t>
            </w:r>
            <w:r w:rsidR="009B2645">
              <w:rPr>
                <w:color w:val="FF0000"/>
              </w:rPr>
              <w:t>Connection</w:t>
            </w:r>
            <w:r w:rsidR="0097374B">
              <w:rPr>
                <w:color w:val="FF0000"/>
              </w:rPr>
              <w:t xml:space="preserve"> I&amp;Q Report</w:t>
            </w:r>
            <w:r w:rsidRPr="005A41BB">
              <w:rPr>
                <w:color w:val="FF0000"/>
              </w:rPr>
              <w:t xml:space="preserve"> event</w:t>
            </w:r>
          </w:p>
        </w:tc>
      </w:tr>
    </w:tbl>
    <w:p w:rsidR="00EF62B6" w:rsidRDefault="00EF62B6" w:rsidP="00EF62B6">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22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226">
          <w:tblGrid>
            <w:gridCol w:w="1526"/>
            <w:gridCol w:w="854"/>
            <w:gridCol w:w="7226"/>
          </w:tblGrid>
        </w:tblGridChange>
      </w:tblGrid>
      <w:tr w:rsidR="00EF62B6" w:rsidRPr="005A41BB" w:rsidTr="00191B63">
        <w:trPr>
          <w:cantSplit/>
        </w:trPr>
        <w:tc>
          <w:tcPr>
            <w:tcW w:w="2380" w:type="dxa"/>
            <w:gridSpan w:val="2"/>
            <w:tcBorders>
              <w:top w:val="nil"/>
              <w:left w:val="nil"/>
              <w:bottom w:val="single" w:sz="4" w:space="0" w:color="auto"/>
              <w:right w:val="nil"/>
            </w:tcBorders>
            <w:tcPrChange w:id="2227" w:author="Batra, Mayank" w:date="2016-06-21T12:07:00Z">
              <w:tcPr>
                <w:tcW w:w="2380" w:type="dxa"/>
                <w:gridSpan w:val="2"/>
                <w:tcBorders>
                  <w:top w:val="nil"/>
                  <w:left w:val="nil"/>
                  <w:bottom w:val="single" w:sz="4" w:space="0" w:color="auto"/>
                  <w:right w:val="nil"/>
                </w:tcBorders>
              </w:tcPr>
            </w:tcPrChange>
          </w:tcPr>
          <w:p w:rsidR="00EF62B6" w:rsidRPr="00DC7EB8" w:rsidRDefault="00EF62B6" w:rsidP="004B1513">
            <w:pPr>
              <w:rPr>
                <w:i/>
                <w:color w:val="FF0000"/>
              </w:rPr>
            </w:pPr>
            <w:r>
              <w:rPr>
                <w:i/>
                <w:color w:val="FF0000"/>
              </w:rPr>
              <w:t>Status:</w:t>
            </w:r>
          </w:p>
        </w:tc>
        <w:tc>
          <w:tcPr>
            <w:tcW w:w="7226" w:type="dxa"/>
            <w:tcBorders>
              <w:top w:val="nil"/>
              <w:left w:val="nil"/>
              <w:bottom w:val="single" w:sz="4" w:space="0" w:color="auto"/>
              <w:right w:val="nil"/>
            </w:tcBorders>
            <w:tcPrChange w:id="2228" w:author="Batra, Mayank" w:date="2016-06-21T12:07:00Z">
              <w:tcPr>
                <w:tcW w:w="7226" w:type="dxa"/>
                <w:tcBorders>
                  <w:top w:val="nil"/>
                  <w:left w:val="nil"/>
                  <w:bottom w:val="single" w:sz="4" w:space="0" w:color="auto"/>
                  <w:right w:val="nil"/>
                </w:tcBorders>
              </w:tcPr>
            </w:tcPrChange>
          </w:tcPr>
          <w:p w:rsidR="00EF62B6" w:rsidRPr="00791FF6" w:rsidRDefault="00EF62B6"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1526" w:type="dxa"/>
            <w:tcBorders>
              <w:top w:val="single" w:sz="4" w:space="0" w:color="auto"/>
            </w:tcBorders>
            <w:shd w:val="clear" w:color="auto" w:fill="DAEEF3"/>
          </w:tcPr>
          <w:p w:rsidR="00EF62B6" w:rsidRPr="005A41BB" w:rsidRDefault="00EF62B6" w:rsidP="004B1513">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EF62B6" w:rsidRPr="005A41BB" w:rsidRDefault="00EF62B6" w:rsidP="004B1513">
            <w:pPr>
              <w:rPr>
                <w:rStyle w:val="af"/>
                <w:color w:val="FF0000"/>
              </w:rPr>
            </w:pPr>
            <w:r w:rsidRPr="005A41BB">
              <w:rPr>
                <w:rStyle w:val="af"/>
                <w:color w:val="FF0000"/>
              </w:rPr>
              <w:t>Parameter Description</w:t>
            </w:r>
          </w:p>
        </w:tc>
      </w:tr>
      <w:tr w:rsidR="00EF62B6" w:rsidRPr="005A41BB" w:rsidTr="00191B63">
        <w:trPr>
          <w:cantSplit/>
        </w:trPr>
        <w:tc>
          <w:tcPr>
            <w:tcW w:w="1526" w:type="dxa"/>
            <w:tcPrChange w:id="2229" w:author="Batra, Mayank" w:date="2016-06-21T12:07:00Z">
              <w:tcPr>
                <w:tcW w:w="1526" w:type="dxa"/>
              </w:tcPr>
            </w:tcPrChange>
          </w:tcPr>
          <w:p w:rsidR="00EF62B6" w:rsidRPr="005A41BB" w:rsidRDefault="00EF62B6" w:rsidP="004B1513">
            <w:pPr>
              <w:rPr>
                <w:color w:val="FF0000"/>
              </w:rPr>
            </w:pPr>
            <w:r>
              <w:rPr>
                <w:color w:val="FF0000"/>
              </w:rPr>
              <w:t>0x00</w:t>
            </w:r>
          </w:p>
        </w:tc>
        <w:tc>
          <w:tcPr>
            <w:tcW w:w="8080" w:type="dxa"/>
            <w:gridSpan w:val="2"/>
            <w:tcPrChange w:id="2230" w:author="Batra, Mayank" w:date="2016-06-21T12:07:00Z">
              <w:tcPr>
                <w:tcW w:w="8080" w:type="dxa"/>
                <w:gridSpan w:val="2"/>
              </w:tcPr>
            </w:tcPrChange>
          </w:tcPr>
          <w:p w:rsidR="00EF62B6" w:rsidRPr="005A41BB" w:rsidRDefault="00EF62B6" w:rsidP="004B1513">
            <w:pPr>
              <w:rPr>
                <w:color w:val="FF0000"/>
              </w:rPr>
            </w:pPr>
            <w:r>
              <w:rPr>
                <w:color w:val="FF0000"/>
              </w:rPr>
              <w:t>LL_</w:t>
            </w:r>
            <w:r w:rsidR="00784988">
              <w:rPr>
                <w:color w:val="FF0000"/>
              </w:rPr>
              <w:t>SUPPLEMENTAL</w:t>
            </w:r>
            <w:r>
              <w:rPr>
                <w:color w:val="FF0000"/>
              </w:rPr>
              <w:t>_RSP PDU received successfully.</w:t>
            </w:r>
          </w:p>
        </w:tc>
      </w:tr>
      <w:tr w:rsidR="00EF62B6" w:rsidRPr="005A41BB" w:rsidTr="00191B63">
        <w:trPr>
          <w:cantSplit/>
        </w:trPr>
        <w:tc>
          <w:tcPr>
            <w:tcW w:w="1526" w:type="dxa"/>
            <w:tcPrChange w:id="2231" w:author="Batra, Mayank" w:date="2016-06-21T12:07:00Z">
              <w:tcPr>
                <w:tcW w:w="1526" w:type="dxa"/>
              </w:tcPr>
            </w:tcPrChange>
          </w:tcPr>
          <w:p w:rsidR="00EF62B6" w:rsidRDefault="00EF62B6" w:rsidP="004B1513">
            <w:pPr>
              <w:rPr>
                <w:color w:val="FF0000"/>
              </w:rPr>
            </w:pPr>
            <w:r>
              <w:rPr>
                <w:color w:val="FF0000"/>
              </w:rPr>
              <w:t>0x01 – 0xFF</w:t>
            </w:r>
          </w:p>
        </w:tc>
        <w:tc>
          <w:tcPr>
            <w:tcW w:w="8080" w:type="dxa"/>
            <w:gridSpan w:val="2"/>
            <w:tcPrChange w:id="2232" w:author="Batra, Mayank" w:date="2016-06-21T12:07:00Z">
              <w:tcPr>
                <w:tcW w:w="8080" w:type="dxa"/>
                <w:gridSpan w:val="2"/>
              </w:tcPr>
            </w:tcPrChange>
          </w:tcPr>
          <w:p w:rsidR="00EF62B6" w:rsidRPr="00880E42" w:rsidRDefault="00EF62B6" w:rsidP="00784988">
            <w:pPr>
              <w:rPr>
                <w:color w:val="FF0000"/>
                <w:lang w:val="en-GB"/>
              </w:rPr>
            </w:pPr>
            <w:r>
              <w:rPr>
                <w:color w:val="FF0000"/>
              </w:rPr>
              <w:t>LL_</w:t>
            </w:r>
            <w:r w:rsidR="00784988">
              <w:rPr>
                <w:color w:val="FF0000"/>
              </w:rPr>
              <w:t>SUPPLEMENTAL</w:t>
            </w:r>
            <w:r>
              <w:rPr>
                <w:color w:val="FF0000"/>
              </w:rPr>
              <w:t xml:space="preserve">_RSP PDU not received successfully. </w:t>
            </w:r>
            <w:r>
              <w:rPr>
                <w:color w:val="FF0000"/>
                <w:lang w:val="en-GB"/>
              </w:rPr>
              <w:t xml:space="preserve">See </w:t>
            </w:r>
            <w:r w:rsidRPr="00263E72">
              <w:rPr>
                <w:color w:val="FF0000"/>
                <w:lang w:val="en-GB"/>
              </w:rPr>
              <w:t>[Vol 2] Part D, Error Codes for a list of error codes and descriptions.</w:t>
            </w:r>
          </w:p>
        </w:tc>
      </w:tr>
    </w:tbl>
    <w:p w:rsidR="00EF62B6" w:rsidRDefault="00EF62B6" w:rsidP="00EF62B6">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233"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234">
          <w:tblGrid>
            <w:gridCol w:w="1526"/>
            <w:gridCol w:w="854"/>
            <w:gridCol w:w="7226"/>
          </w:tblGrid>
        </w:tblGridChange>
      </w:tblGrid>
      <w:tr w:rsidR="00EF62B6" w:rsidRPr="005A41BB" w:rsidTr="00191B63">
        <w:trPr>
          <w:cantSplit/>
        </w:trPr>
        <w:tc>
          <w:tcPr>
            <w:tcW w:w="2380" w:type="dxa"/>
            <w:gridSpan w:val="2"/>
            <w:tcBorders>
              <w:top w:val="nil"/>
              <w:left w:val="nil"/>
              <w:bottom w:val="single" w:sz="4" w:space="0" w:color="auto"/>
              <w:right w:val="nil"/>
            </w:tcBorders>
            <w:tcPrChange w:id="2235" w:author="Batra, Mayank" w:date="2016-06-21T12:07:00Z">
              <w:tcPr>
                <w:tcW w:w="2380" w:type="dxa"/>
                <w:gridSpan w:val="2"/>
                <w:tcBorders>
                  <w:top w:val="nil"/>
                  <w:left w:val="nil"/>
                  <w:bottom w:val="single" w:sz="4" w:space="0" w:color="auto"/>
                  <w:right w:val="nil"/>
                </w:tcBorders>
              </w:tcPr>
            </w:tcPrChange>
          </w:tcPr>
          <w:p w:rsidR="00EF62B6" w:rsidRPr="00DC7EB8" w:rsidRDefault="00EF62B6" w:rsidP="004B1513">
            <w:pPr>
              <w:rPr>
                <w:i/>
                <w:color w:val="FF0000"/>
              </w:rPr>
            </w:pPr>
            <w:r>
              <w:rPr>
                <w:i/>
                <w:color w:val="FF0000"/>
              </w:rPr>
              <w:t>Connection_Handle:</w:t>
            </w:r>
          </w:p>
        </w:tc>
        <w:tc>
          <w:tcPr>
            <w:tcW w:w="7226" w:type="dxa"/>
            <w:tcBorders>
              <w:top w:val="nil"/>
              <w:left w:val="nil"/>
              <w:bottom w:val="single" w:sz="4" w:space="0" w:color="auto"/>
              <w:right w:val="nil"/>
            </w:tcBorders>
            <w:tcPrChange w:id="2236" w:author="Batra, Mayank" w:date="2016-06-21T12:07:00Z">
              <w:tcPr>
                <w:tcW w:w="7226" w:type="dxa"/>
                <w:tcBorders>
                  <w:top w:val="nil"/>
                  <w:left w:val="nil"/>
                  <w:bottom w:val="single" w:sz="4" w:space="0" w:color="auto"/>
                  <w:right w:val="nil"/>
                </w:tcBorders>
              </w:tcPr>
            </w:tcPrChange>
          </w:tcPr>
          <w:p w:rsidR="00EF62B6" w:rsidRPr="00791FF6" w:rsidRDefault="00EF62B6" w:rsidP="004B1513">
            <w:pPr>
              <w:jc w:val="right"/>
              <w:rPr>
                <w:i/>
                <w:color w:val="FF0000"/>
              </w:rPr>
            </w:pPr>
            <w:r w:rsidRPr="00791FF6">
              <w:rPr>
                <w:i/>
                <w:color w:val="FF0000"/>
              </w:rPr>
              <w:t xml:space="preserve">Size: </w:t>
            </w:r>
            <w:r>
              <w:rPr>
                <w:i/>
                <w:color w:val="FF0000"/>
              </w:rPr>
              <w:t>2</w:t>
            </w:r>
            <w:r w:rsidRPr="00791FF6">
              <w:rPr>
                <w:i/>
                <w:color w:val="FF0000"/>
              </w:rPr>
              <w:t xml:space="preserve"> Octet</w:t>
            </w:r>
            <w:r>
              <w:rPr>
                <w:i/>
                <w:color w:val="FF0000"/>
              </w:rPr>
              <w:t>s</w:t>
            </w:r>
            <w:r w:rsidR="00D2051D">
              <w:rPr>
                <w:i/>
                <w:color w:val="FF0000"/>
              </w:rPr>
              <w:t xml:space="preserve"> (12 bits meaningful)</w:t>
            </w:r>
          </w:p>
        </w:tc>
      </w:tr>
      <w:tr w:rsidR="0083745C" w:rsidRPr="005A41BB" w:rsidTr="00191B63">
        <w:trPr>
          <w:cantSplit/>
        </w:trPr>
        <w:tc>
          <w:tcPr>
            <w:tcW w:w="1526" w:type="dxa"/>
            <w:tcBorders>
              <w:top w:val="single" w:sz="4" w:space="0" w:color="auto"/>
            </w:tcBorders>
            <w:shd w:val="clear" w:color="auto" w:fill="DAEEF3"/>
          </w:tcPr>
          <w:p w:rsidR="00EF62B6" w:rsidRPr="005A41BB" w:rsidRDefault="00EF62B6" w:rsidP="004B1513">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EF62B6" w:rsidRPr="005A41BB" w:rsidRDefault="00EF62B6" w:rsidP="004B1513">
            <w:pPr>
              <w:rPr>
                <w:rStyle w:val="af"/>
                <w:color w:val="FF0000"/>
              </w:rPr>
            </w:pPr>
            <w:r w:rsidRPr="005A41BB">
              <w:rPr>
                <w:rStyle w:val="af"/>
                <w:color w:val="FF0000"/>
              </w:rPr>
              <w:t>Parameter Description</w:t>
            </w:r>
          </w:p>
        </w:tc>
      </w:tr>
      <w:tr w:rsidR="00EF62B6" w:rsidRPr="005A41BB" w:rsidTr="00191B63">
        <w:trPr>
          <w:cantSplit/>
        </w:trPr>
        <w:tc>
          <w:tcPr>
            <w:tcW w:w="1526" w:type="dxa"/>
            <w:tcPrChange w:id="2237" w:author="Batra, Mayank" w:date="2016-06-21T12:07:00Z">
              <w:tcPr>
                <w:tcW w:w="1526" w:type="dxa"/>
              </w:tcPr>
            </w:tcPrChange>
          </w:tcPr>
          <w:p w:rsidR="00EF62B6" w:rsidRPr="005A41BB" w:rsidRDefault="00EF62B6" w:rsidP="004B1513">
            <w:pPr>
              <w:rPr>
                <w:color w:val="FF0000"/>
              </w:rPr>
            </w:pPr>
            <w:r>
              <w:rPr>
                <w:color w:val="FF0000"/>
              </w:rPr>
              <w:t>0xXXXX</w:t>
            </w:r>
          </w:p>
        </w:tc>
        <w:tc>
          <w:tcPr>
            <w:tcW w:w="8080" w:type="dxa"/>
            <w:gridSpan w:val="2"/>
            <w:tcPrChange w:id="2238" w:author="Batra, Mayank" w:date="2016-06-21T12:07:00Z">
              <w:tcPr>
                <w:tcW w:w="8080" w:type="dxa"/>
                <w:gridSpan w:val="2"/>
              </w:tcPr>
            </w:tcPrChange>
          </w:tcPr>
          <w:p w:rsidR="00EF62B6" w:rsidRPr="007230B9" w:rsidRDefault="00EF62B6" w:rsidP="004B1513">
            <w:pPr>
              <w:rPr>
                <w:color w:val="FF0000"/>
              </w:rPr>
            </w:pPr>
            <w:r w:rsidRPr="007230B9">
              <w:rPr>
                <w:color w:val="FF0000"/>
              </w:rPr>
              <w:t>Connection_Handle</w:t>
            </w:r>
            <w:del w:id="2239" w:author="Chris Reisinger" w:date="2016-05-18T14:36:00Z">
              <w:r w:rsidRPr="007230B9" w:rsidDel="009A6C02">
                <w:rPr>
                  <w:color w:val="FF0000"/>
                </w:rPr>
                <w:delText xml:space="preserve"> </w:delText>
              </w:r>
            </w:del>
          </w:p>
          <w:p w:rsidR="00EF62B6" w:rsidRPr="005A41BB" w:rsidRDefault="00EF62B6" w:rsidP="00A76B59">
            <w:pPr>
              <w:rPr>
                <w:color w:val="FF0000"/>
              </w:rPr>
            </w:pPr>
            <w:r w:rsidRPr="007230B9">
              <w:rPr>
                <w:color w:val="FF0000"/>
              </w:rPr>
              <w:t>Range 0x0000</w:t>
            </w:r>
            <w:commentRangeStart w:id="2240"/>
            <w:del w:id="2241" w:author="Chris Reisinger" w:date="2016-05-12T13:27:00Z">
              <w:r w:rsidRPr="007230B9" w:rsidDel="00A76B59">
                <w:rPr>
                  <w:color w:val="FF0000"/>
                </w:rPr>
                <w:delText>-</w:delText>
              </w:r>
            </w:del>
            <w:ins w:id="2242" w:author="Chris Reisinger" w:date="2016-05-12T13:27:00Z">
              <w:r w:rsidR="00A76B59">
                <w:rPr>
                  <w:color w:val="FF0000"/>
                </w:rPr>
                <w:t xml:space="preserve"> – </w:t>
              </w:r>
              <w:commentRangeEnd w:id="2240"/>
              <w:r w:rsidR="00A76B59">
                <w:rPr>
                  <w:rStyle w:val="aff1"/>
                </w:rPr>
                <w:commentReference w:id="2240"/>
              </w:r>
            </w:ins>
            <w:r w:rsidRPr="007230B9">
              <w:rPr>
                <w:color w:val="FF0000"/>
              </w:rPr>
              <w:t>0x0EFF (0x0F00 – 0x0FFF Reserved for</w:t>
            </w:r>
            <w:r>
              <w:rPr>
                <w:color w:val="FF0000"/>
              </w:rPr>
              <w:t xml:space="preserve"> </w:t>
            </w:r>
            <w:r w:rsidRPr="007230B9">
              <w:rPr>
                <w:color w:val="FF0000"/>
              </w:rPr>
              <w:t>future use)</w:t>
            </w:r>
          </w:p>
        </w:tc>
      </w:tr>
    </w:tbl>
    <w:p w:rsidR="00EF62B6" w:rsidRDefault="00EF62B6" w:rsidP="00EF62B6">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243"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244">
          <w:tblGrid>
            <w:gridCol w:w="1526"/>
            <w:gridCol w:w="854"/>
            <w:gridCol w:w="7226"/>
          </w:tblGrid>
        </w:tblGridChange>
      </w:tblGrid>
      <w:tr w:rsidR="00EF62B6" w:rsidRPr="005A41BB" w:rsidTr="00191B63">
        <w:trPr>
          <w:cantSplit/>
        </w:trPr>
        <w:tc>
          <w:tcPr>
            <w:tcW w:w="2380" w:type="dxa"/>
            <w:gridSpan w:val="2"/>
            <w:tcBorders>
              <w:top w:val="nil"/>
              <w:left w:val="nil"/>
              <w:bottom w:val="single" w:sz="4" w:space="0" w:color="auto"/>
              <w:right w:val="nil"/>
            </w:tcBorders>
            <w:tcPrChange w:id="2245" w:author="Batra, Mayank" w:date="2016-06-21T12:07:00Z">
              <w:tcPr>
                <w:tcW w:w="2380" w:type="dxa"/>
                <w:gridSpan w:val="2"/>
                <w:tcBorders>
                  <w:top w:val="nil"/>
                  <w:left w:val="nil"/>
                  <w:bottom w:val="single" w:sz="4" w:space="0" w:color="auto"/>
                  <w:right w:val="nil"/>
                </w:tcBorders>
              </w:tcPr>
            </w:tcPrChange>
          </w:tcPr>
          <w:p w:rsidR="00EF62B6" w:rsidRPr="00DC7EB8" w:rsidRDefault="00EF62B6" w:rsidP="004B1513">
            <w:pPr>
              <w:rPr>
                <w:i/>
                <w:color w:val="FF0000"/>
              </w:rPr>
            </w:pPr>
            <w:r>
              <w:rPr>
                <w:i/>
                <w:color w:val="FF0000"/>
              </w:rPr>
              <w:t>RX_PHY:</w:t>
            </w:r>
          </w:p>
        </w:tc>
        <w:tc>
          <w:tcPr>
            <w:tcW w:w="7226" w:type="dxa"/>
            <w:tcBorders>
              <w:top w:val="nil"/>
              <w:left w:val="nil"/>
              <w:bottom w:val="single" w:sz="4" w:space="0" w:color="auto"/>
              <w:right w:val="nil"/>
            </w:tcBorders>
            <w:tcPrChange w:id="2246" w:author="Batra, Mayank" w:date="2016-06-21T12:07:00Z">
              <w:tcPr>
                <w:tcW w:w="7226" w:type="dxa"/>
                <w:tcBorders>
                  <w:top w:val="nil"/>
                  <w:left w:val="nil"/>
                  <w:bottom w:val="single" w:sz="4" w:space="0" w:color="auto"/>
                  <w:right w:val="nil"/>
                </w:tcBorders>
              </w:tcPr>
            </w:tcPrChange>
          </w:tcPr>
          <w:p w:rsidR="00EF62B6" w:rsidRPr="00791FF6" w:rsidRDefault="00EF62B6"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1526" w:type="dxa"/>
            <w:tcBorders>
              <w:top w:val="single" w:sz="4" w:space="0" w:color="auto"/>
            </w:tcBorders>
            <w:shd w:val="clear" w:color="auto" w:fill="DAEEF3"/>
          </w:tcPr>
          <w:p w:rsidR="00EF62B6" w:rsidRPr="005A41BB" w:rsidRDefault="00FA6B45" w:rsidP="004B1513">
            <w:pPr>
              <w:rPr>
                <w:rStyle w:val="af"/>
                <w:color w:val="FF0000"/>
              </w:rPr>
            </w:pPr>
            <w:r>
              <w:rPr>
                <w:rStyle w:val="af"/>
                <w:color w:val="FF0000"/>
              </w:rPr>
              <w:t>Bit number</w:t>
            </w:r>
          </w:p>
        </w:tc>
        <w:tc>
          <w:tcPr>
            <w:tcW w:w="8080" w:type="dxa"/>
            <w:gridSpan w:val="2"/>
            <w:tcBorders>
              <w:top w:val="single" w:sz="4" w:space="0" w:color="auto"/>
            </w:tcBorders>
            <w:shd w:val="clear" w:color="auto" w:fill="DAEEF3"/>
          </w:tcPr>
          <w:p w:rsidR="00EF62B6" w:rsidRPr="005A41BB" w:rsidRDefault="00FA6B45" w:rsidP="004B1513">
            <w:pPr>
              <w:rPr>
                <w:rStyle w:val="af"/>
                <w:color w:val="FF0000"/>
              </w:rPr>
            </w:pPr>
            <w:r>
              <w:rPr>
                <w:rStyle w:val="af"/>
                <w:color w:val="FF0000"/>
              </w:rPr>
              <w:t>Meaning</w:t>
            </w:r>
          </w:p>
        </w:tc>
      </w:tr>
      <w:tr w:rsidR="00EF62B6" w:rsidRPr="005A41BB" w:rsidTr="00191B63">
        <w:trPr>
          <w:cantSplit/>
        </w:trPr>
        <w:tc>
          <w:tcPr>
            <w:tcW w:w="1526" w:type="dxa"/>
            <w:tcPrChange w:id="2247" w:author="Batra, Mayank" w:date="2016-06-21T12:07:00Z">
              <w:tcPr>
                <w:tcW w:w="1526" w:type="dxa"/>
              </w:tcPr>
            </w:tcPrChange>
          </w:tcPr>
          <w:p w:rsidR="00EF62B6" w:rsidRPr="005A41BB" w:rsidRDefault="00FA6B45" w:rsidP="004B1513">
            <w:pPr>
              <w:rPr>
                <w:color w:val="FF0000"/>
              </w:rPr>
            </w:pPr>
            <w:r>
              <w:rPr>
                <w:color w:val="FF0000"/>
              </w:rPr>
              <w:t>0</w:t>
            </w:r>
          </w:p>
        </w:tc>
        <w:tc>
          <w:tcPr>
            <w:tcW w:w="8080" w:type="dxa"/>
            <w:gridSpan w:val="2"/>
            <w:tcPrChange w:id="2248" w:author="Batra, Mayank" w:date="2016-06-21T12:07:00Z">
              <w:tcPr>
                <w:tcW w:w="8080" w:type="dxa"/>
                <w:gridSpan w:val="2"/>
              </w:tcPr>
            </w:tcPrChange>
          </w:tcPr>
          <w:p w:rsidR="00FA6B45" w:rsidRPr="005A41BB" w:rsidRDefault="008C5EE2" w:rsidP="008C5EE2">
            <w:pPr>
              <w:rPr>
                <w:color w:val="FF0000"/>
              </w:rPr>
            </w:pPr>
            <w:r>
              <w:rPr>
                <w:rFonts w:cstheme="minorHAnsi"/>
                <w:color w:val="FF0000"/>
              </w:rPr>
              <w:t xml:space="preserve">The </w:t>
            </w:r>
            <w:r w:rsidR="00FA6B45">
              <w:rPr>
                <w:rFonts w:cstheme="minorHAnsi"/>
                <w:color w:val="FF0000"/>
              </w:rPr>
              <w:t>receiver PHY for the connection is LE 1M</w:t>
            </w:r>
          </w:p>
        </w:tc>
      </w:tr>
      <w:tr w:rsidR="00EF62B6" w:rsidRPr="005A41BB" w:rsidTr="00191B63">
        <w:trPr>
          <w:cantSplit/>
        </w:trPr>
        <w:tc>
          <w:tcPr>
            <w:tcW w:w="1526" w:type="dxa"/>
            <w:tcPrChange w:id="2249" w:author="Batra, Mayank" w:date="2016-06-21T12:07:00Z">
              <w:tcPr>
                <w:tcW w:w="1526" w:type="dxa"/>
              </w:tcPr>
            </w:tcPrChange>
          </w:tcPr>
          <w:p w:rsidR="00EF62B6" w:rsidRDefault="00FA6B45" w:rsidP="004B1513">
            <w:pPr>
              <w:rPr>
                <w:color w:val="FF0000"/>
              </w:rPr>
            </w:pPr>
            <w:r>
              <w:rPr>
                <w:color w:val="FF0000"/>
              </w:rPr>
              <w:t>1</w:t>
            </w:r>
          </w:p>
        </w:tc>
        <w:tc>
          <w:tcPr>
            <w:tcW w:w="8080" w:type="dxa"/>
            <w:gridSpan w:val="2"/>
            <w:tcPrChange w:id="2250" w:author="Batra, Mayank" w:date="2016-06-21T12:07:00Z">
              <w:tcPr>
                <w:tcW w:w="8080" w:type="dxa"/>
                <w:gridSpan w:val="2"/>
              </w:tcPr>
            </w:tcPrChange>
          </w:tcPr>
          <w:p w:rsidR="00FA6B45" w:rsidRPr="005A41BB" w:rsidRDefault="008C5EE2" w:rsidP="00FA6B45">
            <w:pPr>
              <w:rPr>
                <w:color w:val="FF0000"/>
              </w:rPr>
            </w:pPr>
            <w:r>
              <w:rPr>
                <w:rFonts w:cstheme="minorHAnsi"/>
                <w:color w:val="FF0000"/>
              </w:rPr>
              <w:t>T</w:t>
            </w:r>
            <w:r w:rsidR="00FA6B45">
              <w:rPr>
                <w:rFonts w:cstheme="minorHAnsi"/>
                <w:color w:val="FF0000"/>
              </w:rPr>
              <w:t>he receiver PHY for the connection is LE 2M</w:t>
            </w:r>
          </w:p>
        </w:tc>
      </w:tr>
      <w:tr w:rsidR="00EF62B6" w:rsidRPr="005A41BB" w:rsidTr="00191B63">
        <w:trPr>
          <w:cantSplit/>
        </w:trPr>
        <w:tc>
          <w:tcPr>
            <w:tcW w:w="1526" w:type="dxa"/>
            <w:tcPrChange w:id="2251" w:author="Batra, Mayank" w:date="2016-06-21T12:07:00Z">
              <w:tcPr>
                <w:tcW w:w="1526" w:type="dxa"/>
              </w:tcPr>
            </w:tcPrChange>
          </w:tcPr>
          <w:p w:rsidR="00EF62B6" w:rsidRDefault="00FA6B45">
            <w:pPr>
              <w:rPr>
                <w:color w:val="FF0000"/>
              </w:rPr>
            </w:pPr>
            <w:r>
              <w:rPr>
                <w:color w:val="FF0000"/>
              </w:rPr>
              <w:t>2</w:t>
            </w:r>
            <w:ins w:id="2252" w:author="Chris Reisinger" w:date="2016-05-18T14:36:00Z">
              <w:r w:rsidR="009A6C02">
                <w:rPr>
                  <w:color w:val="FF0000"/>
                </w:rPr>
                <w:t xml:space="preserve"> </w:t>
              </w:r>
            </w:ins>
            <w:del w:id="2253" w:author="Chris Reisinger" w:date="2016-05-18T14:36:00Z">
              <w:r w:rsidDel="009A6C02">
                <w:rPr>
                  <w:color w:val="FF0000"/>
                </w:rPr>
                <w:delText>-</w:delText>
              </w:r>
            </w:del>
            <w:ins w:id="2254" w:author="Chris Reisinger" w:date="2016-05-18T14:36:00Z">
              <w:r w:rsidR="009A6C02">
                <w:rPr>
                  <w:color w:val="FF0000"/>
                </w:rPr>
                <w:t xml:space="preserve">– </w:t>
              </w:r>
            </w:ins>
            <w:r>
              <w:rPr>
                <w:color w:val="FF0000"/>
              </w:rPr>
              <w:t>7</w:t>
            </w:r>
          </w:p>
        </w:tc>
        <w:tc>
          <w:tcPr>
            <w:tcW w:w="8080" w:type="dxa"/>
            <w:gridSpan w:val="2"/>
            <w:tcPrChange w:id="2255" w:author="Batra, Mayank" w:date="2016-06-21T12:07:00Z">
              <w:tcPr>
                <w:tcW w:w="8080" w:type="dxa"/>
                <w:gridSpan w:val="2"/>
              </w:tcPr>
            </w:tcPrChange>
          </w:tcPr>
          <w:p w:rsidR="00EF62B6" w:rsidRPr="005A41BB" w:rsidRDefault="00EF62B6" w:rsidP="004B1513">
            <w:pPr>
              <w:rPr>
                <w:color w:val="FF0000"/>
              </w:rPr>
            </w:pPr>
            <w:r w:rsidRPr="0058527D">
              <w:rPr>
                <w:rFonts w:cstheme="minorHAnsi"/>
                <w:color w:val="FF0000"/>
              </w:rPr>
              <w:t>Reserved for future use</w:t>
            </w:r>
          </w:p>
        </w:tc>
      </w:tr>
    </w:tbl>
    <w:p w:rsidR="00EF62B6" w:rsidRDefault="00EF62B6" w:rsidP="00EF62B6">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256"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636"/>
        <w:gridCol w:w="6410"/>
        <w:tblGridChange w:id="2257">
          <w:tblGrid>
            <w:gridCol w:w="1560"/>
            <w:gridCol w:w="1636"/>
            <w:gridCol w:w="6410"/>
          </w:tblGrid>
        </w:tblGridChange>
      </w:tblGrid>
      <w:tr w:rsidR="00EF62B6" w:rsidRPr="005A41BB" w:rsidTr="00191B63">
        <w:trPr>
          <w:cantSplit/>
        </w:trPr>
        <w:tc>
          <w:tcPr>
            <w:tcW w:w="3196" w:type="dxa"/>
            <w:gridSpan w:val="2"/>
            <w:tcBorders>
              <w:top w:val="nil"/>
              <w:left w:val="nil"/>
              <w:bottom w:val="single" w:sz="4" w:space="0" w:color="auto"/>
              <w:right w:val="nil"/>
            </w:tcBorders>
            <w:tcPrChange w:id="2258" w:author="Batra, Mayank" w:date="2016-06-21T12:07:00Z">
              <w:tcPr>
                <w:tcW w:w="3196" w:type="dxa"/>
                <w:gridSpan w:val="2"/>
                <w:tcBorders>
                  <w:top w:val="nil"/>
                  <w:left w:val="nil"/>
                  <w:bottom w:val="single" w:sz="4" w:space="0" w:color="auto"/>
                  <w:right w:val="nil"/>
                </w:tcBorders>
              </w:tcPr>
            </w:tcPrChange>
          </w:tcPr>
          <w:p w:rsidR="00EF62B6" w:rsidRPr="00DC7EB8" w:rsidRDefault="00EF62B6" w:rsidP="004B1513">
            <w:pPr>
              <w:rPr>
                <w:i/>
                <w:color w:val="FF0000"/>
              </w:rPr>
            </w:pPr>
            <w:r>
              <w:rPr>
                <w:i/>
                <w:color w:val="FF0000"/>
              </w:rPr>
              <w:t>Data_Channel_Index:</w:t>
            </w:r>
          </w:p>
        </w:tc>
        <w:tc>
          <w:tcPr>
            <w:tcW w:w="6410" w:type="dxa"/>
            <w:tcBorders>
              <w:top w:val="nil"/>
              <w:left w:val="nil"/>
              <w:bottom w:val="single" w:sz="4" w:space="0" w:color="auto"/>
              <w:right w:val="nil"/>
            </w:tcBorders>
            <w:tcPrChange w:id="2259" w:author="Batra, Mayank" w:date="2016-06-21T12:07:00Z">
              <w:tcPr>
                <w:tcW w:w="6410" w:type="dxa"/>
                <w:tcBorders>
                  <w:top w:val="nil"/>
                  <w:left w:val="nil"/>
                  <w:bottom w:val="single" w:sz="4" w:space="0" w:color="auto"/>
                  <w:right w:val="nil"/>
                </w:tcBorders>
              </w:tcPr>
            </w:tcPrChange>
          </w:tcPr>
          <w:p w:rsidR="00EF62B6" w:rsidRPr="00791FF6" w:rsidRDefault="00EF62B6"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1560" w:type="dxa"/>
            <w:shd w:val="clear" w:color="auto" w:fill="DAEEF3"/>
          </w:tcPr>
          <w:p w:rsidR="00EF62B6" w:rsidRPr="005A41BB" w:rsidRDefault="00EF62B6" w:rsidP="004B1513">
            <w:pPr>
              <w:rPr>
                <w:rStyle w:val="af"/>
                <w:color w:val="FF0000"/>
              </w:rPr>
            </w:pPr>
            <w:r w:rsidRPr="005A41BB">
              <w:rPr>
                <w:rStyle w:val="af"/>
                <w:color w:val="FF0000"/>
              </w:rPr>
              <w:t>Value</w:t>
            </w:r>
          </w:p>
        </w:tc>
        <w:tc>
          <w:tcPr>
            <w:tcW w:w="8046" w:type="dxa"/>
            <w:gridSpan w:val="2"/>
            <w:shd w:val="clear" w:color="auto" w:fill="DAEEF3"/>
          </w:tcPr>
          <w:p w:rsidR="00EF62B6" w:rsidRPr="005A41BB" w:rsidRDefault="00EF62B6" w:rsidP="004B1513">
            <w:pPr>
              <w:rPr>
                <w:rStyle w:val="af"/>
                <w:color w:val="FF0000"/>
              </w:rPr>
            </w:pPr>
            <w:r w:rsidRPr="005A41BB">
              <w:rPr>
                <w:rStyle w:val="af"/>
                <w:color w:val="FF0000"/>
              </w:rPr>
              <w:t>Parameter Description</w:t>
            </w:r>
          </w:p>
        </w:tc>
      </w:tr>
      <w:tr w:rsidR="00EF62B6" w:rsidRPr="005A41BB" w:rsidTr="00191B63">
        <w:trPr>
          <w:cantSplit/>
        </w:trPr>
        <w:tc>
          <w:tcPr>
            <w:tcW w:w="1560" w:type="dxa"/>
            <w:tcPrChange w:id="2260" w:author="Batra, Mayank" w:date="2016-06-21T12:07:00Z">
              <w:tcPr>
                <w:tcW w:w="1560" w:type="dxa"/>
              </w:tcPr>
            </w:tcPrChange>
          </w:tcPr>
          <w:p w:rsidR="00EF62B6" w:rsidRPr="005A41BB" w:rsidRDefault="00EF62B6" w:rsidP="004B1513">
            <w:pPr>
              <w:rPr>
                <w:color w:val="FF0000"/>
              </w:rPr>
            </w:pPr>
            <w:r>
              <w:rPr>
                <w:color w:val="FF0000"/>
              </w:rPr>
              <w:t xml:space="preserve">0x00 </w:t>
            </w:r>
            <w:r w:rsidRPr="005A41BB">
              <w:rPr>
                <w:color w:val="FF0000"/>
              </w:rPr>
              <w:t xml:space="preserve">– </w:t>
            </w:r>
            <w:r>
              <w:rPr>
                <w:color w:val="FF0000"/>
              </w:rPr>
              <w:t>0x24</w:t>
            </w:r>
          </w:p>
        </w:tc>
        <w:tc>
          <w:tcPr>
            <w:tcW w:w="8046" w:type="dxa"/>
            <w:gridSpan w:val="2"/>
            <w:tcPrChange w:id="2261" w:author="Batra, Mayank" w:date="2016-06-21T12:07:00Z">
              <w:tcPr>
                <w:tcW w:w="8046" w:type="dxa"/>
                <w:gridSpan w:val="2"/>
              </w:tcPr>
            </w:tcPrChange>
          </w:tcPr>
          <w:p w:rsidR="00EF62B6" w:rsidRPr="005A41BB" w:rsidRDefault="00EF62B6" w:rsidP="004B1513">
            <w:pPr>
              <w:rPr>
                <w:color w:val="FF0000"/>
              </w:rPr>
            </w:pPr>
            <w:r>
              <w:rPr>
                <w:color w:val="FF0000"/>
              </w:rPr>
              <w:t>The index of the data channel on which the data channel PDU was received.</w:t>
            </w:r>
            <w:del w:id="2262" w:author="Chris Reisinger" w:date="2016-05-12T13:28:00Z">
              <w:r w:rsidDel="00A76B59">
                <w:rPr>
                  <w:color w:val="FF0000"/>
                </w:rPr>
                <w:delText xml:space="preserve">  </w:delText>
              </w:r>
            </w:del>
          </w:p>
        </w:tc>
      </w:tr>
      <w:tr w:rsidR="00EF62B6" w:rsidRPr="005A41BB" w:rsidTr="00191B63">
        <w:trPr>
          <w:cantSplit/>
        </w:trPr>
        <w:tc>
          <w:tcPr>
            <w:tcW w:w="1560" w:type="dxa"/>
            <w:tcBorders>
              <w:top w:val="single" w:sz="4" w:space="0" w:color="auto"/>
              <w:left w:val="single" w:sz="4" w:space="0" w:color="auto"/>
              <w:bottom w:val="single" w:sz="4" w:space="0" w:color="auto"/>
              <w:right w:val="single" w:sz="4" w:space="0" w:color="auto"/>
            </w:tcBorders>
            <w:tcPrChange w:id="2263" w:author="Batra, Mayank" w:date="2016-06-21T12:07:00Z">
              <w:tcPr>
                <w:tcW w:w="1560" w:type="dxa"/>
                <w:tcBorders>
                  <w:top w:val="single" w:sz="4" w:space="0" w:color="auto"/>
                  <w:left w:val="single" w:sz="4" w:space="0" w:color="auto"/>
                  <w:bottom w:val="single" w:sz="4" w:space="0" w:color="auto"/>
                  <w:right w:val="single" w:sz="4" w:space="0" w:color="auto"/>
                </w:tcBorders>
              </w:tcPr>
            </w:tcPrChange>
          </w:tcPr>
          <w:p w:rsidR="00EF62B6" w:rsidRPr="005A41BB" w:rsidRDefault="003237AA" w:rsidP="004B1513">
            <w:pPr>
              <w:rPr>
                <w:color w:val="FF0000"/>
              </w:rPr>
            </w:pPr>
            <w:r>
              <w:rPr>
                <w:color w:val="FF0000"/>
              </w:rPr>
              <w:t>All other values</w:t>
            </w:r>
          </w:p>
        </w:tc>
        <w:tc>
          <w:tcPr>
            <w:tcW w:w="8046" w:type="dxa"/>
            <w:gridSpan w:val="2"/>
            <w:tcBorders>
              <w:top w:val="single" w:sz="4" w:space="0" w:color="auto"/>
              <w:left w:val="single" w:sz="4" w:space="0" w:color="auto"/>
              <w:bottom w:val="single" w:sz="4" w:space="0" w:color="auto"/>
              <w:right w:val="single" w:sz="4" w:space="0" w:color="auto"/>
            </w:tcBorders>
            <w:tcPrChange w:id="2264" w:author="Batra, Mayank" w:date="2016-06-21T12:07:00Z">
              <w:tcPr>
                <w:tcW w:w="8046" w:type="dxa"/>
                <w:gridSpan w:val="2"/>
                <w:tcBorders>
                  <w:top w:val="single" w:sz="4" w:space="0" w:color="auto"/>
                  <w:left w:val="single" w:sz="4" w:space="0" w:color="auto"/>
                  <w:bottom w:val="single" w:sz="4" w:space="0" w:color="auto"/>
                  <w:right w:val="single" w:sz="4" w:space="0" w:color="auto"/>
                </w:tcBorders>
              </w:tcPr>
            </w:tcPrChange>
          </w:tcPr>
          <w:p w:rsidR="00EF62B6" w:rsidRPr="005A41BB" w:rsidRDefault="00EF62B6" w:rsidP="004B1513">
            <w:pPr>
              <w:rPr>
                <w:color w:val="FF0000"/>
              </w:rPr>
            </w:pPr>
            <w:r w:rsidRPr="005A41BB">
              <w:rPr>
                <w:color w:val="FF0000"/>
              </w:rPr>
              <w:t>Reserved for future use</w:t>
            </w:r>
          </w:p>
        </w:tc>
      </w:tr>
    </w:tbl>
    <w:p w:rsidR="00EF62B6" w:rsidRDefault="00EF62B6" w:rsidP="00EF62B6">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26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820"/>
        <w:gridCol w:w="7226"/>
        <w:tblGridChange w:id="2266">
          <w:tblGrid>
            <w:gridCol w:w="1560"/>
            <w:gridCol w:w="820"/>
            <w:gridCol w:w="7226"/>
          </w:tblGrid>
        </w:tblGridChange>
      </w:tblGrid>
      <w:tr w:rsidR="00246906" w:rsidRPr="005A41BB" w:rsidTr="00191B63">
        <w:trPr>
          <w:cantSplit/>
        </w:trPr>
        <w:tc>
          <w:tcPr>
            <w:tcW w:w="2380" w:type="dxa"/>
            <w:gridSpan w:val="2"/>
            <w:tcBorders>
              <w:top w:val="nil"/>
              <w:left w:val="nil"/>
              <w:bottom w:val="single" w:sz="4" w:space="0" w:color="auto"/>
              <w:right w:val="nil"/>
            </w:tcBorders>
            <w:tcPrChange w:id="2267" w:author="Batra, Mayank" w:date="2016-06-21T12:07:00Z">
              <w:tcPr>
                <w:tcW w:w="2380" w:type="dxa"/>
                <w:gridSpan w:val="2"/>
                <w:tcBorders>
                  <w:top w:val="nil"/>
                  <w:left w:val="nil"/>
                  <w:bottom w:val="single" w:sz="4" w:space="0" w:color="auto"/>
                  <w:right w:val="nil"/>
                </w:tcBorders>
              </w:tcPr>
            </w:tcPrChange>
          </w:tcPr>
          <w:p w:rsidR="00246906" w:rsidRPr="00DC7EB8" w:rsidRDefault="00246906" w:rsidP="00246906">
            <w:pPr>
              <w:rPr>
                <w:i/>
                <w:color w:val="FF0000"/>
              </w:rPr>
            </w:pPr>
            <w:r>
              <w:rPr>
                <w:i/>
                <w:color w:val="FF0000"/>
              </w:rPr>
              <w:t>RSSI:</w:t>
            </w:r>
          </w:p>
        </w:tc>
        <w:tc>
          <w:tcPr>
            <w:tcW w:w="7226" w:type="dxa"/>
            <w:tcBorders>
              <w:top w:val="nil"/>
              <w:left w:val="nil"/>
              <w:bottom w:val="single" w:sz="4" w:space="0" w:color="auto"/>
              <w:right w:val="nil"/>
            </w:tcBorders>
            <w:tcPrChange w:id="2268" w:author="Batra, Mayank" w:date="2016-06-21T12:07:00Z">
              <w:tcPr>
                <w:tcW w:w="7226" w:type="dxa"/>
                <w:tcBorders>
                  <w:top w:val="nil"/>
                  <w:left w:val="nil"/>
                  <w:bottom w:val="single" w:sz="4" w:space="0" w:color="auto"/>
                  <w:right w:val="nil"/>
                </w:tcBorders>
              </w:tcPr>
            </w:tcPrChange>
          </w:tcPr>
          <w:p w:rsidR="00246906" w:rsidRPr="00791FF6" w:rsidRDefault="00246906" w:rsidP="00246906">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1560" w:type="dxa"/>
            <w:shd w:val="clear" w:color="auto" w:fill="DAEEF3"/>
          </w:tcPr>
          <w:p w:rsidR="00EF62B6" w:rsidRPr="005A41BB" w:rsidRDefault="00EF62B6" w:rsidP="004B1513">
            <w:pPr>
              <w:rPr>
                <w:rStyle w:val="af"/>
                <w:color w:val="FF0000"/>
              </w:rPr>
            </w:pPr>
            <w:r w:rsidRPr="005A41BB">
              <w:rPr>
                <w:rStyle w:val="af"/>
                <w:color w:val="FF0000"/>
              </w:rPr>
              <w:t>Value</w:t>
            </w:r>
          </w:p>
        </w:tc>
        <w:tc>
          <w:tcPr>
            <w:tcW w:w="8046" w:type="dxa"/>
            <w:gridSpan w:val="2"/>
            <w:shd w:val="clear" w:color="auto" w:fill="DAEEF3"/>
          </w:tcPr>
          <w:p w:rsidR="00EF62B6" w:rsidRPr="005A41BB" w:rsidRDefault="00EF62B6" w:rsidP="004B1513">
            <w:pPr>
              <w:rPr>
                <w:rStyle w:val="af"/>
                <w:color w:val="FF0000"/>
              </w:rPr>
            </w:pPr>
            <w:r w:rsidRPr="005A41BB">
              <w:rPr>
                <w:rStyle w:val="af"/>
                <w:color w:val="FF0000"/>
              </w:rPr>
              <w:t>Parameter Description</w:t>
            </w:r>
          </w:p>
        </w:tc>
      </w:tr>
      <w:tr w:rsidR="00EF62B6" w:rsidRPr="005A41BB" w:rsidTr="00191B63">
        <w:trPr>
          <w:cantSplit/>
        </w:trPr>
        <w:tc>
          <w:tcPr>
            <w:tcW w:w="1560" w:type="dxa"/>
            <w:tcPrChange w:id="2269" w:author="Batra, Mayank" w:date="2016-06-21T12:07:00Z">
              <w:tcPr>
                <w:tcW w:w="1560" w:type="dxa"/>
              </w:tcPr>
            </w:tcPrChange>
          </w:tcPr>
          <w:p w:rsidR="00EF62B6" w:rsidRPr="005A41BB" w:rsidRDefault="00EF62B6" w:rsidP="004B1513">
            <w:pPr>
              <w:rPr>
                <w:color w:val="FF0000"/>
              </w:rPr>
            </w:pPr>
            <w:r>
              <w:rPr>
                <w:color w:val="FF0000"/>
              </w:rPr>
              <w:lastRenderedPageBreak/>
              <w:t>N</w:t>
            </w:r>
          </w:p>
        </w:tc>
        <w:tc>
          <w:tcPr>
            <w:tcW w:w="8046" w:type="dxa"/>
            <w:gridSpan w:val="2"/>
            <w:tcPrChange w:id="2270" w:author="Batra, Mayank" w:date="2016-06-21T12:07:00Z">
              <w:tcPr>
                <w:tcW w:w="8046" w:type="dxa"/>
                <w:gridSpan w:val="2"/>
              </w:tcPr>
            </w:tcPrChange>
          </w:tcPr>
          <w:p w:rsidR="00EF62B6" w:rsidRPr="00CB4F7C" w:rsidRDefault="00EF62B6" w:rsidP="004B1513">
            <w:pPr>
              <w:rPr>
                <w:color w:val="FF0000"/>
              </w:rPr>
            </w:pPr>
            <w:r w:rsidRPr="00CB4F7C">
              <w:rPr>
                <w:color w:val="FF0000"/>
              </w:rPr>
              <w:t>Size: 1 Octet (signed integer)</w:t>
            </w:r>
          </w:p>
          <w:p w:rsidR="00EF62B6" w:rsidRPr="00CB4F7C" w:rsidRDefault="00EF62B6" w:rsidP="004B1513">
            <w:pPr>
              <w:rPr>
                <w:color w:val="FF0000"/>
              </w:rPr>
            </w:pPr>
            <w:r w:rsidRPr="00CB4F7C">
              <w:rPr>
                <w:color w:val="FF0000"/>
              </w:rPr>
              <w:t>Range: -127 ≤ N ≤ +20</w:t>
            </w:r>
          </w:p>
          <w:p w:rsidR="00EF62B6" w:rsidRPr="005A41BB" w:rsidRDefault="00EF62B6" w:rsidP="004B1513">
            <w:pPr>
              <w:rPr>
                <w:color w:val="FF0000"/>
              </w:rPr>
            </w:pPr>
            <w:r w:rsidRPr="00CB4F7C">
              <w:rPr>
                <w:color w:val="FF0000"/>
              </w:rPr>
              <w:t>Units: dBm</w:t>
            </w:r>
          </w:p>
        </w:tc>
      </w:tr>
      <w:tr w:rsidR="00EF62B6" w:rsidRPr="00DF4894" w:rsidTr="00191B63">
        <w:trPr>
          <w:cantSplit/>
        </w:trPr>
        <w:tc>
          <w:tcPr>
            <w:tcW w:w="1560" w:type="dxa"/>
            <w:tcPrChange w:id="2271" w:author="Batra, Mayank" w:date="2016-06-21T12:07:00Z">
              <w:tcPr>
                <w:tcW w:w="1560" w:type="dxa"/>
              </w:tcPr>
            </w:tcPrChange>
          </w:tcPr>
          <w:p w:rsidR="00EF62B6" w:rsidRDefault="00EF62B6" w:rsidP="004B1513">
            <w:pPr>
              <w:rPr>
                <w:color w:val="FF0000"/>
              </w:rPr>
            </w:pPr>
            <w:r w:rsidRPr="00CB4F7C">
              <w:rPr>
                <w:color w:val="FF0000"/>
              </w:rPr>
              <w:t xml:space="preserve">21 </w:t>
            </w:r>
            <w:r w:rsidRPr="005A41BB">
              <w:rPr>
                <w:color w:val="FF0000"/>
              </w:rPr>
              <w:t>–</w:t>
            </w:r>
            <w:r w:rsidRPr="00CB4F7C">
              <w:rPr>
                <w:color w:val="FF0000"/>
              </w:rPr>
              <w:t xml:space="preserve"> 126</w:t>
            </w:r>
          </w:p>
        </w:tc>
        <w:tc>
          <w:tcPr>
            <w:tcW w:w="8046" w:type="dxa"/>
            <w:gridSpan w:val="2"/>
            <w:tcPrChange w:id="2272" w:author="Batra, Mayank" w:date="2016-06-21T12:07:00Z">
              <w:tcPr>
                <w:tcW w:w="8046" w:type="dxa"/>
                <w:gridSpan w:val="2"/>
              </w:tcPr>
            </w:tcPrChange>
          </w:tcPr>
          <w:p w:rsidR="00EF62B6" w:rsidRPr="00DF4894" w:rsidRDefault="00EF62B6" w:rsidP="004B1513">
            <w:pPr>
              <w:rPr>
                <w:color w:val="FF0000"/>
              </w:rPr>
            </w:pPr>
            <w:r w:rsidRPr="00CB4F7C">
              <w:rPr>
                <w:color w:val="FF0000"/>
              </w:rPr>
              <w:t>Reserved for future use</w:t>
            </w:r>
          </w:p>
        </w:tc>
      </w:tr>
      <w:tr w:rsidR="00EF62B6" w:rsidRPr="00DF4894" w:rsidTr="00191B63">
        <w:trPr>
          <w:cantSplit/>
        </w:trPr>
        <w:tc>
          <w:tcPr>
            <w:tcW w:w="1560" w:type="dxa"/>
            <w:tcBorders>
              <w:top w:val="single" w:sz="4" w:space="0" w:color="auto"/>
              <w:left w:val="single" w:sz="4" w:space="0" w:color="auto"/>
              <w:bottom w:val="single" w:sz="4" w:space="0" w:color="auto"/>
              <w:right w:val="single" w:sz="4" w:space="0" w:color="auto"/>
            </w:tcBorders>
            <w:tcPrChange w:id="2273" w:author="Batra, Mayank" w:date="2016-06-21T12:07:00Z">
              <w:tcPr>
                <w:tcW w:w="1560" w:type="dxa"/>
                <w:tcBorders>
                  <w:top w:val="single" w:sz="4" w:space="0" w:color="auto"/>
                  <w:left w:val="single" w:sz="4" w:space="0" w:color="auto"/>
                  <w:bottom w:val="single" w:sz="4" w:space="0" w:color="auto"/>
                  <w:right w:val="single" w:sz="4" w:space="0" w:color="auto"/>
                </w:tcBorders>
              </w:tcPr>
            </w:tcPrChange>
          </w:tcPr>
          <w:p w:rsidR="00EF62B6" w:rsidRDefault="00EF62B6" w:rsidP="004B1513">
            <w:pPr>
              <w:rPr>
                <w:color w:val="FF0000"/>
              </w:rPr>
            </w:pPr>
            <w:r>
              <w:rPr>
                <w:color w:val="FF0000"/>
              </w:rPr>
              <w:t>127</w:t>
            </w:r>
          </w:p>
        </w:tc>
        <w:tc>
          <w:tcPr>
            <w:tcW w:w="8046" w:type="dxa"/>
            <w:gridSpan w:val="2"/>
            <w:tcBorders>
              <w:top w:val="single" w:sz="4" w:space="0" w:color="auto"/>
              <w:left w:val="single" w:sz="4" w:space="0" w:color="auto"/>
              <w:bottom w:val="single" w:sz="4" w:space="0" w:color="auto"/>
              <w:right w:val="single" w:sz="4" w:space="0" w:color="auto"/>
            </w:tcBorders>
            <w:tcPrChange w:id="2274" w:author="Batra, Mayank" w:date="2016-06-21T12:07:00Z">
              <w:tcPr>
                <w:tcW w:w="8046" w:type="dxa"/>
                <w:gridSpan w:val="2"/>
                <w:tcBorders>
                  <w:top w:val="single" w:sz="4" w:space="0" w:color="auto"/>
                  <w:left w:val="single" w:sz="4" w:space="0" w:color="auto"/>
                  <w:bottom w:val="single" w:sz="4" w:space="0" w:color="auto"/>
                  <w:right w:val="single" w:sz="4" w:space="0" w:color="auto"/>
                </w:tcBorders>
              </w:tcPr>
            </w:tcPrChange>
          </w:tcPr>
          <w:p w:rsidR="00EF62B6" w:rsidRPr="00DF4894" w:rsidRDefault="00EF62B6" w:rsidP="004B1513">
            <w:pPr>
              <w:rPr>
                <w:color w:val="FF0000"/>
              </w:rPr>
            </w:pPr>
            <w:r w:rsidRPr="00CB4F7C">
              <w:rPr>
                <w:color w:val="FF0000"/>
              </w:rPr>
              <w:t>RSSI is not available</w:t>
            </w:r>
          </w:p>
        </w:tc>
      </w:tr>
    </w:tbl>
    <w:p w:rsidR="00EF62B6" w:rsidRDefault="00EF62B6" w:rsidP="00EF62B6">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27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834"/>
        <w:gridCol w:w="668"/>
        <w:gridCol w:w="6104"/>
        <w:tblGridChange w:id="2276">
          <w:tblGrid>
            <w:gridCol w:w="2834"/>
            <w:gridCol w:w="668"/>
            <w:gridCol w:w="6104"/>
          </w:tblGrid>
        </w:tblGridChange>
      </w:tblGrid>
      <w:tr w:rsidR="00821D66" w:rsidRPr="005A41BB" w:rsidTr="00191B63">
        <w:trPr>
          <w:cantSplit/>
        </w:trPr>
        <w:tc>
          <w:tcPr>
            <w:tcW w:w="3502" w:type="dxa"/>
            <w:gridSpan w:val="2"/>
            <w:tcBorders>
              <w:top w:val="nil"/>
              <w:left w:val="nil"/>
              <w:bottom w:val="single" w:sz="4" w:space="0" w:color="auto"/>
              <w:right w:val="nil"/>
            </w:tcBorders>
            <w:tcPrChange w:id="2277" w:author="Batra, Mayank" w:date="2016-06-21T12:07:00Z">
              <w:tcPr>
                <w:tcW w:w="3502" w:type="dxa"/>
                <w:gridSpan w:val="2"/>
                <w:tcBorders>
                  <w:top w:val="nil"/>
                  <w:left w:val="nil"/>
                  <w:bottom w:val="single" w:sz="4" w:space="0" w:color="auto"/>
                  <w:right w:val="nil"/>
                </w:tcBorders>
              </w:tcPr>
            </w:tcPrChange>
          </w:tcPr>
          <w:p w:rsidR="00821D66" w:rsidRPr="00DC7EB8" w:rsidRDefault="00821D66" w:rsidP="00821D66">
            <w:pPr>
              <w:rPr>
                <w:i/>
                <w:color w:val="FF0000"/>
              </w:rPr>
            </w:pPr>
            <w:r>
              <w:rPr>
                <w:i/>
                <w:color w:val="FF0000"/>
              </w:rPr>
              <w:t>Supplemental_Type:</w:t>
            </w:r>
          </w:p>
        </w:tc>
        <w:tc>
          <w:tcPr>
            <w:tcW w:w="6104" w:type="dxa"/>
            <w:tcBorders>
              <w:top w:val="nil"/>
              <w:left w:val="nil"/>
              <w:bottom w:val="single" w:sz="4" w:space="0" w:color="auto"/>
              <w:right w:val="nil"/>
            </w:tcBorders>
            <w:tcPrChange w:id="2278" w:author="Batra, Mayank" w:date="2016-06-21T12:07:00Z">
              <w:tcPr>
                <w:tcW w:w="6104" w:type="dxa"/>
                <w:tcBorders>
                  <w:top w:val="nil"/>
                  <w:left w:val="nil"/>
                  <w:bottom w:val="single" w:sz="4" w:space="0" w:color="auto"/>
                  <w:right w:val="nil"/>
                </w:tcBorders>
              </w:tcPr>
            </w:tcPrChange>
          </w:tcPr>
          <w:p w:rsidR="00821D66" w:rsidRPr="00791FF6" w:rsidRDefault="00821D66" w:rsidP="00821D66">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2834" w:type="dxa"/>
            <w:shd w:val="clear" w:color="auto" w:fill="DAEEF3"/>
          </w:tcPr>
          <w:p w:rsidR="00821D66" w:rsidRPr="005A41BB" w:rsidRDefault="00821D66" w:rsidP="00821D66">
            <w:pPr>
              <w:rPr>
                <w:rStyle w:val="af"/>
                <w:color w:val="FF0000"/>
              </w:rPr>
            </w:pPr>
            <w:r w:rsidRPr="005A41BB">
              <w:rPr>
                <w:rStyle w:val="af"/>
                <w:color w:val="FF0000"/>
              </w:rPr>
              <w:t>Value</w:t>
            </w:r>
          </w:p>
        </w:tc>
        <w:tc>
          <w:tcPr>
            <w:tcW w:w="6772" w:type="dxa"/>
            <w:gridSpan w:val="2"/>
            <w:shd w:val="clear" w:color="auto" w:fill="DAEEF3"/>
          </w:tcPr>
          <w:p w:rsidR="00821D66" w:rsidRPr="005A41BB" w:rsidRDefault="00821D66" w:rsidP="00821D66">
            <w:pPr>
              <w:rPr>
                <w:rStyle w:val="af"/>
                <w:color w:val="FF0000"/>
              </w:rPr>
            </w:pPr>
            <w:r w:rsidRPr="005A41BB">
              <w:rPr>
                <w:rStyle w:val="af"/>
                <w:color w:val="FF0000"/>
              </w:rPr>
              <w:t>Parameter Description</w:t>
            </w:r>
          </w:p>
        </w:tc>
      </w:tr>
      <w:tr w:rsidR="00821D66" w:rsidRPr="005A41BB" w:rsidTr="00191B63">
        <w:trPr>
          <w:cantSplit/>
        </w:trPr>
        <w:tc>
          <w:tcPr>
            <w:tcW w:w="2834" w:type="dxa"/>
            <w:tcPrChange w:id="2279" w:author="Batra, Mayank" w:date="2016-06-21T12:07:00Z">
              <w:tcPr>
                <w:tcW w:w="2834" w:type="dxa"/>
              </w:tcPr>
            </w:tcPrChange>
          </w:tcPr>
          <w:p w:rsidR="00821D66" w:rsidRPr="005A41BB" w:rsidRDefault="00821D66" w:rsidP="00821D66">
            <w:pPr>
              <w:rPr>
                <w:color w:val="FF0000"/>
              </w:rPr>
            </w:pPr>
            <w:r>
              <w:rPr>
                <w:color w:val="FF0000"/>
              </w:rPr>
              <w:t>0x00</w:t>
            </w:r>
          </w:p>
        </w:tc>
        <w:tc>
          <w:tcPr>
            <w:tcW w:w="6772" w:type="dxa"/>
            <w:gridSpan w:val="2"/>
            <w:tcPrChange w:id="2280" w:author="Batra, Mayank" w:date="2016-06-21T12:07:00Z">
              <w:tcPr>
                <w:tcW w:w="6772" w:type="dxa"/>
                <w:gridSpan w:val="2"/>
              </w:tcPr>
            </w:tcPrChange>
          </w:tcPr>
          <w:p w:rsidR="00821D66" w:rsidRPr="005A41BB" w:rsidRDefault="00821D66" w:rsidP="00821D66">
            <w:pPr>
              <w:rPr>
                <w:color w:val="FF0000"/>
              </w:rPr>
            </w:pPr>
            <w:r>
              <w:rPr>
                <w:color w:val="FF0000"/>
              </w:rPr>
              <w:t>Ao</w:t>
            </w:r>
            <w:r w:rsidR="00907FB8">
              <w:rPr>
                <w:color w:val="FF0000"/>
              </w:rPr>
              <w:t>A</w:t>
            </w:r>
            <w:r>
              <w:rPr>
                <w:color w:val="FF0000"/>
              </w:rPr>
              <w:t xml:space="preserve"> Supplemental</w:t>
            </w:r>
          </w:p>
        </w:tc>
      </w:tr>
      <w:tr w:rsidR="00821D66" w:rsidRPr="005A41BB" w:rsidTr="00191B63">
        <w:trPr>
          <w:cantSplit/>
        </w:trPr>
        <w:tc>
          <w:tcPr>
            <w:tcW w:w="2834" w:type="dxa"/>
            <w:tcBorders>
              <w:top w:val="single" w:sz="4" w:space="0" w:color="auto"/>
              <w:left w:val="single" w:sz="4" w:space="0" w:color="auto"/>
              <w:bottom w:val="single" w:sz="4" w:space="0" w:color="auto"/>
              <w:right w:val="single" w:sz="4" w:space="0" w:color="auto"/>
            </w:tcBorders>
            <w:tcPrChange w:id="2281" w:author="Batra, Mayank" w:date="2016-06-21T12:07:00Z">
              <w:tcPr>
                <w:tcW w:w="2834" w:type="dxa"/>
                <w:tcBorders>
                  <w:top w:val="single" w:sz="4" w:space="0" w:color="auto"/>
                  <w:left w:val="single" w:sz="4" w:space="0" w:color="auto"/>
                  <w:bottom w:val="single" w:sz="4" w:space="0" w:color="auto"/>
                  <w:right w:val="single" w:sz="4" w:space="0" w:color="auto"/>
                </w:tcBorders>
              </w:tcPr>
            </w:tcPrChange>
          </w:tcPr>
          <w:p w:rsidR="00821D66" w:rsidRPr="005A41BB" w:rsidRDefault="00821D66" w:rsidP="00821D66">
            <w:pPr>
              <w:rPr>
                <w:color w:val="FF0000"/>
              </w:rPr>
            </w:pPr>
            <w:r>
              <w:rPr>
                <w:color w:val="FF0000"/>
              </w:rPr>
              <w:t>0x01</w:t>
            </w:r>
          </w:p>
        </w:tc>
        <w:tc>
          <w:tcPr>
            <w:tcW w:w="6772" w:type="dxa"/>
            <w:gridSpan w:val="2"/>
            <w:tcBorders>
              <w:top w:val="single" w:sz="4" w:space="0" w:color="auto"/>
              <w:left w:val="single" w:sz="4" w:space="0" w:color="auto"/>
              <w:bottom w:val="single" w:sz="4" w:space="0" w:color="auto"/>
              <w:right w:val="single" w:sz="4" w:space="0" w:color="auto"/>
            </w:tcBorders>
            <w:tcPrChange w:id="2282" w:author="Batra, Mayank" w:date="2016-06-21T12:07:00Z">
              <w:tcPr>
                <w:tcW w:w="6772" w:type="dxa"/>
                <w:gridSpan w:val="2"/>
                <w:tcBorders>
                  <w:top w:val="single" w:sz="4" w:space="0" w:color="auto"/>
                  <w:left w:val="single" w:sz="4" w:space="0" w:color="auto"/>
                  <w:bottom w:val="single" w:sz="4" w:space="0" w:color="auto"/>
                  <w:right w:val="single" w:sz="4" w:space="0" w:color="auto"/>
                </w:tcBorders>
              </w:tcPr>
            </w:tcPrChange>
          </w:tcPr>
          <w:p w:rsidR="00821D66" w:rsidRPr="005A41BB" w:rsidRDefault="00907FB8" w:rsidP="00907FB8">
            <w:pPr>
              <w:rPr>
                <w:color w:val="FF0000"/>
              </w:rPr>
            </w:pPr>
            <w:r>
              <w:rPr>
                <w:color w:val="FF0000"/>
              </w:rPr>
              <w:t xml:space="preserve">AoD </w:t>
            </w:r>
            <w:r w:rsidR="00821D66">
              <w:rPr>
                <w:color w:val="FF0000"/>
              </w:rPr>
              <w:t>Supplemental</w:t>
            </w:r>
            <w:ins w:id="2283" w:author="Batra, Mayank" w:date="2016-06-16T11:25:00Z">
              <w:r w:rsidR="005F4934">
                <w:rPr>
                  <w:color w:val="FF0000"/>
                </w:rPr>
                <w:t xml:space="preserve"> with 1 </w:t>
              </w:r>
            </w:ins>
            <w:ins w:id="2284" w:author="Batra, Mayank" w:date="2016-06-16T11:26:00Z">
              <w:r w:rsidR="005F4934">
                <w:rPr>
                  <w:color w:val="FF0000"/>
                </w:rPr>
                <w:t>µ</w:t>
              </w:r>
            </w:ins>
            <w:ins w:id="2285" w:author="Batra, Mayank" w:date="2016-06-16T11:25:00Z">
              <w:r w:rsidR="005F4934">
                <w:rPr>
                  <w:color w:val="FF0000"/>
                </w:rPr>
                <w:t>s slots</w:t>
              </w:r>
            </w:ins>
          </w:p>
        </w:tc>
      </w:tr>
      <w:tr w:rsidR="005F4934" w:rsidRPr="005A41BB" w:rsidTr="00821D66">
        <w:trPr>
          <w:ins w:id="2286" w:author="Batra, Mayank" w:date="2016-06-16T11:25:00Z"/>
        </w:trPr>
        <w:tc>
          <w:tcPr>
            <w:tcW w:w="2834" w:type="dxa"/>
            <w:tcBorders>
              <w:top w:val="single" w:sz="4" w:space="0" w:color="auto"/>
              <w:left w:val="single" w:sz="4" w:space="0" w:color="auto"/>
              <w:bottom w:val="single" w:sz="4" w:space="0" w:color="auto"/>
              <w:right w:val="single" w:sz="4" w:space="0" w:color="auto"/>
            </w:tcBorders>
          </w:tcPr>
          <w:p w:rsidR="005F4934" w:rsidRDefault="005F4934" w:rsidP="00821D66">
            <w:pPr>
              <w:rPr>
                <w:ins w:id="2287" w:author="Batra, Mayank" w:date="2016-06-16T11:25:00Z"/>
                <w:color w:val="FF0000"/>
              </w:rPr>
            </w:pPr>
            <w:ins w:id="2288" w:author="Batra, Mayank" w:date="2016-06-16T11:25:00Z">
              <w:r>
                <w:rPr>
                  <w:color w:val="FF0000"/>
                </w:rPr>
                <w:t>0x02</w:t>
              </w:r>
            </w:ins>
          </w:p>
        </w:tc>
        <w:tc>
          <w:tcPr>
            <w:tcW w:w="6772" w:type="dxa"/>
            <w:gridSpan w:val="2"/>
            <w:tcBorders>
              <w:top w:val="single" w:sz="4" w:space="0" w:color="auto"/>
              <w:left w:val="single" w:sz="4" w:space="0" w:color="auto"/>
              <w:bottom w:val="single" w:sz="4" w:space="0" w:color="auto"/>
              <w:right w:val="single" w:sz="4" w:space="0" w:color="auto"/>
            </w:tcBorders>
          </w:tcPr>
          <w:p w:rsidR="005F4934" w:rsidRDefault="005F4934" w:rsidP="00907FB8">
            <w:pPr>
              <w:rPr>
                <w:ins w:id="2289" w:author="Batra, Mayank" w:date="2016-06-16T11:25:00Z"/>
                <w:color w:val="FF0000"/>
              </w:rPr>
            </w:pPr>
            <w:ins w:id="2290" w:author="Batra, Mayank" w:date="2016-06-16T11:26:00Z">
              <w:r>
                <w:rPr>
                  <w:color w:val="FF0000"/>
                </w:rPr>
                <w:t>AoD Supplemental with 2 µs slots</w:t>
              </w:r>
            </w:ins>
          </w:p>
        </w:tc>
      </w:tr>
      <w:tr w:rsidR="00821D66" w:rsidRPr="005A41BB" w:rsidTr="00191B63">
        <w:trPr>
          <w:cantSplit/>
        </w:trPr>
        <w:tc>
          <w:tcPr>
            <w:tcW w:w="2834" w:type="dxa"/>
            <w:tcBorders>
              <w:top w:val="single" w:sz="4" w:space="0" w:color="auto"/>
              <w:left w:val="single" w:sz="4" w:space="0" w:color="auto"/>
              <w:bottom w:val="single" w:sz="4" w:space="0" w:color="auto"/>
              <w:right w:val="single" w:sz="4" w:space="0" w:color="auto"/>
            </w:tcBorders>
            <w:tcPrChange w:id="2291" w:author="Batra, Mayank" w:date="2016-06-21T12:07:00Z">
              <w:tcPr>
                <w:tcW w:w="2834" w:type="dxa"/>
                <w:tcBorders>
                  <w:top w:val="single" w:sz="4" w:space="0" w:color="auto"/>
                  <w:left w:val="single" w:sz="4" w:space="0" w:color="auto"/>
                  <w:bottom w:val="single" w:sz="4" w:space="0" w:color="auto"/>
                  <w:right w:val="single" w:sz="4" w:space="0" w:color="auto"/>
                </w:tcBorders>
              </w:tcPr>
            </w:tcPrChange>
          </w:tcPr>
          <w:p w:rsidR="00821D66" w:rsidRDefault="003237AA" w:rsidP="00821D66">
            <w:pPr>
              <w:rPr>
                <w:color w:val="FF0000"/>
              </w:rPr>
            </w:pPr>
            <w:r>
              <w:rPr>
                <w:color w:val="FF0000"/>
              </w:rPr>
              <w:t>All other values</w:t>
            </w:r>
          </w:p>
        </w:tc>
        <w:tc>
          <w:tcPr>
            <w:tcW w:w="6772" w:type="dxa"/>
            <w:gridSpan w:val="2"/>
            <w:tcBorders>
              <w:top w:val="single" w:sz="4" w:space="0" w:color="auto"/>
              <w:left w:val="single" w:sz="4" w:space="0" w:color="auto"/>
              <w:bottom w:val="single" w:sz="4" w:space="0" w:color="auto"/>
              <w:right w:val="single" w:sz="4" w:space="0" w:color="auto"/>
            </w:tcBorders>
            <w:tcPrChange w:id="2292" w:author="Batra, Mayank" w:date="2016-06-21T12:07:00Z">
              <w:tcPr>
                <w:tcW w:w="6772" w:type="dxa"/>
                <w:gridSpan w:val="2"/>
                <w:tcBorders>
                  <w:top w:val="single" w:sz="4" w:space="0" w:color="auto"/>
                  <w:left w:val="single" w:sz="4" w:space="0" w:color="auto"/>
                  <w:bottom w:val="single" w:sz="4" w:space="0" w:color="auto"/>
                  <w:right w:val="single" w:sz="4" w:space="0" w:color="auto"/>
                </w:tcBorders>
              </w:tcPr>
            </w:tcPrChange>
          </w:tcPr>
          <w:p w:rsidR="00821D66" w:rsidRDefault="00821D66" w:rsidP="00821D66">
            <w:pPr>
              <w:rPr>
                <w:color w:val="FF0000"/>
              </w:rPr>
            </w:pPr>
            <w:r>
              <w:rPr>
                <w:color w:val="FF0000"/>
              </w:rPr>
              <w:t>Reserved for future use</w:t>
            </w:r>
          </w:p>
        </w:tc>
      </w:tr>
    </w:tbl>
    <w:p w:rsidR="00821D66" w:rsidRDefault="00821D66" w:rsidP="00EF62B6">
      <w:pPr>
        <w:rPr>
          <w:color w:val="FF0000"/>
        </w:rPr>
      </w:pPr>
    </w:p>
    <w:tbl>
      <w:tblPr>
        <w:tblW w:w="96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293" w:author="Batra, Mayank" w:date="2016-06-21T12:07:00Z">
          <w:tblPr>
            <w:tblW w:w="96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440"/>
        <w:gridCol w:w="1237"/>
        <w:gridCol w:w="5929"/>
        <w:tblGridChange w:id="2294">
          <w:tblGrid>
            <w:gridCol w:w="5"/>
            <w:gridCol w:w="2435"/>
            <w:gridCol w:w="5"/>
            <w:gridCol w:w="1232"/>
            <w:gridCol w:w="5929"/>
            <w:gridCol w:w="5"/>
          </w:tblGrid>
        </w:tblGridChange>
      </w:tblGrid>
      <w:tr w:rsidR="00EF62B6" w:rsidRPr="005A41BB" w:rsidTr="00191B63">
        <w:trPr>
          <w:cantSplit/>
          <w:trPrChange w:id="2295" w:author="Batra, Mayank" w:date="2016-06-21T12:07:00Z">
            <w:trPr>
              <w:gridAfter w:val="0"/>
            </w:trPr>
          </w:trPrChange>
        </w:trPr>
        <w:tc>
          <w:tcPr>
            <w:tcW w:w="3677" w:type="dxa"/>
            <w:gridSpan w:val="2"/>
            <w:tcBorders>
              <w:top w:val="nil"/>
              <w:left w:val="nil"/>
              <w:bottom w:val="single" w:sz="4" w:space="0" w:color="auto"/>
              <w:right w:val="nil"/>
            </w:tcBorders>
            <w:tcPrChange w:id="2296" w:author="Batra, Mayank" w:date="2016-06-21T12:07:00Z">
              <w:tcPr>
                <w:tcW w:w="3677" w:type="dxa"/>
                <w:gridSpan w:val="4"/>
                <w:tcBorders>
                  <w:top w:val="nil"/>
                  <w:left w:val="nil"/>
                  <w:bottom w:val="single" w:sz="4" w:space="0" w:color="auto"/>
                  <w:right w:val="nil"/>
                </w:tcBorders>
              </w:tcPr>
            </w:tcPrChange>
          </w:tcPr>
          <w:p w:rsidR="00EF62B6" w:rsidRPr="00DC7EB8" w:rsidRDefault="00F147CF" w:rsidP="004B1513">
            <w:pPr>
              <w:rPr>
                <w:i/>
                <w:color w:val="FF0000"/>
              </w:rPr>
            </w:pPr>
            <w:r>
              <w:rPr>
                <w:i/>
                <w:color w:val="FF0000"/>
              </w:rPr>
              <w:t>Slot_Durations</w:t>
            </w:r>
            <w:r w:rsidR="00EF62B6">
              <w:rPr>
                <w:i/>
                <w:color w:val="FF0000"/>
              </w:rPr>
              <w:t>:</w:t>
            </w:r>
          </w:p>
        </w:tc>
        <w:tc>
          <w:tcPr>
            <w:tcW w:w="5929" w:type="dxa"/>
            <w:tcBorders>
              <w:top w:val="nil"/>
              <w:left w:val="nil"/>
              <w:bottom w:val="single" w:sz="4" w:space="0" w:color="auto"/>
              <w:right w:val="nil"/>
            </w:tcBorders>
            <w:tcPrChange w:id="2297" w:author="Batra, Mayank" w:date="2016-06-21T12:07:00Z">
              <w:tcPr>
                <w:tcW w:w="5929" w:type="dxa"/>
                <w:tcBorders>
                  <w:top w:val="nil"/>
                  <w:left w:val="nil"/>
                  <w:bottom w:val="single" w:sz="4" w:space="0" w:color="auto"/>
                  <w:right w:val="nil"/>
                </w:tcBorders>
              </w:tcPr>
            </w:tcPrChange>
          </w:tcPr>
          <w:p w:rsidR="00EF62B6" w:rsidRPr="00791FF6" w:rsidRDefault="00EF62B6"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2440" w:type="dxa"/>
            <w:shd w:val="clear" w:color="auto" w:fill="DAEEF3"/>
          </w:tcPr>
          <w:p w:rsidR="00EF62B6" w:rsidRPr="005A41BB" w:rsidRDefault="00EF62B6" w:rsidP="004B1513">
            <w:pPr>
              <w:rPr>
                <w:rStyle w:val="af"/>
                <w:color w:val="FF0000"/>
              </w:rPr>
            </w:pPr>
            <w:r w:rsidRPr="005A41BB">
              <w:rPr>
                <w:rStyle w:val="af"/>
                <w:color w:val="FF0000"/>
              </w:rPr>
              <w:t>Value</w:t>
            </w:r>
          </w:p>
        </w:tc>
        <w:tc>
          <w:tcPr>
            <w:tcW w:w="7166" w:type="dxa"/>
            <w:gridSpan w:val="2"/>
            <w:shd w:val="clear" w:color="auto" w:fill="DAEEF3"/>
          </w:tcPr>
          <w:p w:rsidR="00EF62B6" w:rsidRPr="005A41BB" w:rsidRDefault="00EF62B6" w:rsidP="004B1513">
            <w:pPr>
              <w:rPr>
                <w:rStyle w:val="af"/>
                <w:color w:val="FF0000"/>
              </w:rPr>
            </w:pPr>
            <w:r w:rsidRPr="005A41BB">
              <w:rPr>
                <w:rStyle w:val="af"/>
                <w:color w:val="FF0000"/>
              </w:rPr>
              <w:t>Parameter Description</w:t>
            </w:r>
          </w:p>
        </w:tc>
      </w:tr>
      <w:tr w:rsidR="00EF62B6" w:rsidRPr="005A41BB" w:rsidTr="00191B63">
        <w:trPr>
          <w:cantSplit/>
          <w:trPrChange w:id="2298" w:author="Batra, Mayank" w:date="2016-06-21T12:07:00Z">
            <w:trPr>
              <w:gridAfter w:val="0"/>
            </w:trPr>
          </w:trPrChange>
        </w:trPr>
        <w:tc>
          <w:tcPr>
            <w:tcW w:w="2440" w:type="dxa"/>
            <w:tcPrChange w:id="2299" w:author="Batra, Mayank" w:date="2016-06-21T12:07:00Z">
              <w:tcPr>
                <w:tcW w:w="2440" w:type="dxa"/>
                <w:gridSpan w:val="2"/>
              </w:tcPr>
            </w:tcPrChange>
          </w:tcPr>
          <w:p w:rsidR="00EF62B6" w:rsidRPr="005A41BB" w:rsidRDefault="00EF62B6" w:rsidP="004B1513">
            <w:pPr>
              <w:rPr>
                <w:color w:val="FF0000"/>
              </w:rPr>
            </w:pPr>
            <w:r w:rsidRPr="005A41BB">
              <w:rPr>
                <w:color w:val="FF0000"/>
              </w:rPr>
              <w:t>0x</w:t>
            </w:r>
            <w:r>
              <w:rPr>
                <w:color w:val="FF0000"/>
              </w:rPr>
              <w:t>0</w:t>
            </w:r>
            <w:r w:rsidR="00F147CF">
              <w:rPr>
                <w:color w:val="FF0000"/>
              </w:rPr>
              <w:t>1</w:t>
            </w:r>
          </w:p>
        </w:tc>
        <w:tc>
          <w:tcPr>
            <w:tcW w:w="7166" w:type="dxa"/>
            <w:gridSpan w:val="2"/>
            <w:tcPrChange w:id="2300" w:author="Batra, Mayank" w:date="2016-06-21T12:07:00Z">
              <w:tcPr>
                <w:tcW w:w="7166" w:type="dxa"/>
                <w:gridSpan w:val="3"/>
              </w:tcPr>
            </w:tcPrChange>
          </w:tcPr>
          <w:p w:rsidR="00EF62B6" w:rsidRPr="005A41BB" w:rsidRDefault="00EF62B6">
            <w:pPr>
              <w:rPr>
                <w:color w:val="FF0000"/>
              </w:rPr>
            </w:pPr>
            <w:r>
              <w:rPr>
                <w:color w:val="FF0000"/>
              </w:rPr>
              <w:t>1 µs sample slots</w:t>
            </w:r>
          </w:p>
        </w:tc>
      </w:tr>
      <w:tr w:rsidR="00EF62B6" w:rsidRPr="005A41BB" w:rsidTr="00191B63">
        <w:trPr>
          <w:cantSplit/>
          <w:trPrChange w:id="2301" w:author="Batra, Mayank" w:date="2016-06-21T12:07:00Z">
            <w:trPr>
              <w:gridAfter w:val="0"/>
            </w:trPr>
          </w:trPrChange>
        </w:trPr>
        <w:tc>
          <w:tcPr>
            <w:tcW w:w="2440" w:type="dxa"/>
            <w:tcPrChange w:id="2302" w:author="Batra, Mayank" w:date="2016-06-21T12:07:00Z">
              <w:tcPr>
                <w:tcW w:w="2440" w:type="dxa"/>
                <w:gridSpan w:val="2"/>
              </w:tcPr>
            </w:tcPrChange>
          </w:tcPr>
          <w:p w:rsidR="00EF62B6" w:rsidRPr="005A41BB" w:rsidRDefault="00EF62B6" w:rsidP="004B1513">
            <w:pPr>
              <w:rPr>
                <w:color w:val="FF0000"/>
              </w:rPr>
            </w:pPr>
            <w:r>
              <w:rPr>
                <w:color w:val="FF0000"/>
              </w:rPr>
              <w:t>0x0</w:t>
            </w:r>
            <w:r w:rsidR="00F147CF">
              <w:rPr>
                <w:color w:val="FF0000"/>
              </w:rPr>
              <w:t>2</w:t>
            </w:r>
          </w:p>
        </w:tc>
        <w:tc>
          <w:tcPr>
            <w:tcW w:w="7166" w:type="dxa"/>
            <w:gridSpan w:val="2"/>
            <w:tcPrChange w:id="2303" w:author="Batra, Mayank" w:date="2016-06-21T12:07:00Z">
              <w:tcPr>
                <w:tcW w:w="7166" w:type="dxa"/>
                <w:gridSpan w:val="3"/>
              </w:tcPr>
            </w:tcPrChange>
          </w:tcPr>
          <w:p w:rsidR="00EF62B6" w:rsidRDefault="00EF62B6">
            <w:pPr>
              <w:rPr>
                <w:color w:val="FF0000"/>
              </w:rPr>
            </w:pPr>
            <w:r>
              <w:rPr>
                <w:color w:val="FF0000"/>
              </w:rPr>
              <w:t>2 µs sample slots</w:t>
            </w:r>
          </w:p>
        </w:tc>
      </w:tr>
      <w:tr w:rsidR="00EF62B6" w:rsidRPr="005A41BB" w:rsidTr="00191B63">
        <w:trPr>
          <w:cantSplit/>
          <w:trPrChange w:id="2304" w:author="Batra, Mayank" w:date="2016-06-21T12:07:00Z">
            <w:trPr>
              <w:gridAfter w:val="0"/>
            </w:trPr>
          </w:trPrChange>
        </w:trPr>
        <w:tc>
          <w:tcPr>
            <w:tcW w:w="2440" w:type="dxa"/>
            <w:tcPrChange w:id="2305" w:author="Batra, Mayank" w:date="2016-06-21T12:07:00Z">
              <w:tcPr>
                <w:tcW w:w="2440" w:type="dxa"/>
                <w:gridSpan w:val="2"/>
              </w:tcPr>
            </w:tcPrChange>
          </w:tcPr>
          <w:p w:rsidR="00EF62B6" w:rsidRPr="005A41BB" w:rsidRDefault="003237AA" w:rsidP="004B1513">
            <w:pPr>
              <w:rPr>
                <w:color w:val="FF0000"/>
              </w:rPr>
            </w:pPr>
            <w:r>
              <w:rPr>
                <w:color w:val="FF0000"/>
              </w:rPr>
              <w:t>All other values</w:t>
            </w:r>
          </w:p>
        </w:tc>
        <w:tc>
          <w:tcPr>
            <w:tcW w:w="7166" w:type="dxa"/>
            <w:gridSpan w:val="2"/>
            <w:tcPrChange w:id="2306" w:author="Batra, Mayank" w:date="2016-06-21T12:07:00Z">
              <w:tcPr>
                <w:tcW w:w="7166" w:type="dxa"/>
                <w:gridSpan w:val="3"/>
              </w:tcPr>
            </w:tcPrChange>
          </w:tcPr>
          <w:p w:rsidR="00EF62B6" w:rsidRDefault="00EF62B6" w:rsidP="004B1513">
            <w:pPr>
              <w:rPr>
                <w:color w:val="FF0000"/>
              </w:rPr>
            </w:pPr>
            <w:r>
              <w:rPr>
                <w:color w:val="FF0000"/>
              </w:rPr>
              <w:t>Reserved for future use</w:t>
            </w:r>
          </w:p>
        </w:tc>
      </w:tr>
    </w:tbl>
    <w:p w:rsidR="00EF62B6" w:rsidRDefault="00EF62B6" w:rsidP="00EF62B6">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307"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308">
          <w:tblGrid>
            <w:gridCol w:w="1526"/>
            <w:gridCol w:w="854"/>
            <w:gridCol w:w="7226"/>
          </w:tblGrid>
        </w:tblGridChange>
      </w:tblGrid>
      <w:tr w:rsidR="00EF62B6" w:rsidRPr="005A41BB" w:rsidTr="00191B63">
        <w:trPr>
          <w:cantSplit/>
        </w:trPr>
        <w:tc>
          <w:tcPr>
            <w:tcW w:w="2380" w:type="dxa"/>
            <w:gridSpan w:val="2"/>
            <w:tcBorders>
              <w:top w:val="nil"/>
              <w:left w:val="nil"/>
              <w:bottom w:val="single" w:sz="4" w:space="0" w:color="auto"/>
              <w:right w:val="nil"/>
            </w:tcBorders>
            <w:tcPrChange w:id="2309" w:author="Batra, Mayank" w:date="2016-06-21T12:07:00Z">
              <w:tcPr>
                <w:tcW w:w="2380" w:type="dxa"/>
                <w:gridSpan w:val="2"/>
                <w:tcBorders>
                  <w:top w:val="nil"/>
                  <w:left w:val="nil"/>
                  <w:bottom w:val="single" w:sz="4" w:space="0" w:color="auto"/>
                  <w:right w:val="nil"/>
                </w:tcBorders>
              </w:tcPr>
            </w:tcPrChange>
          </w:tcPr>
          <w:p w:rsidR="00EF62B6" w:rsidRPr="00DC7EB8" w:rsidRDefault="00EF62B6" w:rsidP="004B1513">
            <w:pPr>
              <w:rPr>
                <w:i/>
                <w:color w:val="FF0000"/>
              </w:rPr>
            </w:pPr>
            <w:r>
              <w:rPr>
                <w:i/>
                <w:color w:val="FF0000"/>
              </w:rPr>
              <w:t>Sample_Count:</w:t>
            </w:r>
          </w:p>
        </w:tc>
        <w:tc>
          <w:tcPr>
            <w:tcW w:w="7226" w:type="dxa"/>
            <w:tcBorders>
              <w:top w:val="nil"/>
              <w:left w:val="nil"/>
              <w:bottom w:val="single" w:sz="4" w:space="0" w:color="auto"/>
              <w:right w:val="nil"/>
            </w:tcBorders>
            <w:tcPrChange w:id="2310" w:author="Batra, Mayank" w:date="2016-06-21T12:07:00Z">
              <w:tcPr>
                <w:tcW w:w="7226" w:type="dxa"/>
                <w:tcBorders>
                  <w:top w:val="nil"/>
                  <w:left w:val="nil"/>
                  <w:bottom w:val="single" w:sz="4" w:space="0" w:color="auto"/>
                  <w:right w:val="nil"/>
                </w:tcBorders>
              </w:tcPr>
            </w:tcPrChange>
          </w:tcPr>
          <w:p w:rsidR="00EF62B6" w:rsidRPr="00791FF6" w:rsidRDefault="00EF62B6"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191B63">
        <w:trPr>
          <w:cantSplit/>
        </w:trPr>
        <w:tc>
          <w:tcPr>
            <w:tcW w:w="1526" w:type="dxa"/>
            <w:shd w:val="clear" w:color="auto" w:fill="DAEEF3"/>
          </w:tcPr>
          <w:p w:rsidR="00EF62B6" w:rsidRPr="005A41BB" w:rsidRDefault="00EF62B6" w:rsidP="004B1513">
            <w:pPr>
              <w:rPr>
                <w:rStyle w:val="af"/>
                <w:color w:val="FF0000"/>
              </w:rPr>
            </w:pPr>
            <w:r w:rsidRPr="005A41BB">
              <w:rPr>
                <w:rStyle w:val="af"/>
                <w:color w:val="FF0000"/>
              </w:rPr>
              <w:t>Value</w:t>
            </w:r>
          </w:p>
        </w:tc>
        <w:tc>
          <w:tcPr>
            <w:tcW w:w="8080" w:type="dxa"/>
            <w:gridSpan w:val="2"/>
            <w:shd w:val="clear" w:color="auto" w:fill="DAEEF3"/>
          </w:tcPr>
          <w:p w:rsidR="00EF62B6" w:rsidRPr="005A41BB" w:rsidRDefault="00EF62B6" w:rsidP="004B1513">
            <w:pPr>
              <w:rPr>
                <w:rStyle w:val="af"/>
                <w:color w:val="FF0000"/>
              </w:rPr>
            </w:pPr>
            <w:r w:rsidRPr="005A41BB">
              <w:rPr>
                <w:rStyle w:val="af"/>
                <w:color w:val="FF0000"/>
              </w:rPr>
              <w:t>Parameter Description</w:t>
            </w:r>
          </w:p>
        </w:tc>
      </w:tr>
      <w:tr w:rsidR="00EF62B6" w:rsidRPr="005A41BB" w:rsidTr="00191B63">
        <w:trPr>
          <w:cantSplit/>
        </w:trPr>
        <w:tc>
          <w:tcPr>
            <w:tcW w:w="1526" w:type="dxa"/>
            <w:tcPrChange w:id="2311" w:author="Batra, Mayank" w:date="2016-06-21T12:07:00Z">
              <w:tcPr>
                <w:tcW w:w="1526" w:type="dxa"/>
              </w:tcPr>
            </w:tcPrChange>
          </w:tcPr>
          <w:p w:rsidR="00EF62B6" w:rsidRPr="005A41BB" w:rsidRDefault="00A4041A">
            <w:pPr>
              <w:rPr>
                <w:color w:val="FF0000"/>
              </w:rPr>
            </w:pPr>
            <w:del w:id="2312" w:author="Batra, Mayank" w:date="2016-06-16T10:14:00Z">
              <w:r w:rsidRPr="005A41BB" w:rsidDel="00C35EA9">
                <w:rPr>
                  <w:color w:val="FF0000"/>
                </w:rPr>
                <w:delText>0x</w:delText>
              </w:r>
              <w:r w:rsidDel="00C35EA9">
                <w:rPr>
                  <w:color w:val="FF0000"/>
                </w:rPr>
                <w:delText xml:space="preserve">00 </w:delText>
              </w:r>
            </w:del>
            <w:ins w:id="2313" w:author="Batra, Mayank" w:date="2016-06-16T10:14:00Z">
              <w:r w:rsidR="00C35EA9" w:rsidRPr="005A41BB">
                <w:rPr>
                  <w:color w:val="FF0000"/>
                </w:rPr>
                <w:t>0x</w:t>
              </w:r>
              <w:r w:rsidR="00C35EA9">
                <w:rPr>
                  <w:color w:val="FF0000"/>
                </w:rPr>
                <w:t xml:space="preserve">09 </w:t>
              </w:r>
            </w:ins>
            <w:r>
              <w:rPr>
                <w:color w:val="FF0000"/>
              </w:rPr>
              <w:t xml:space="preserve">– </w:t>
            </w:r>
            <w:del w:id="2314" w:author="Clive D.W. Feather" w:date="2016-05-05T13:26:00Z">
              <w:r w:rsidDel="00D20CED">
                <w:rPr>
                  <w:color w:val="FF0000"/>
                </w:rPr>
                <w:delText>0x4A</w:delText>
              </w:r>
            </w:del>
            <w:ins w:id="2315" w:author="Clive D.W. Feather" w:date="2016-05-05T13:26:00Z">
              <w:r w:rsidR="00D20CED">
                <w:rPr>
                  <w:color w:val="FF0000"/>
                </w:rPr>
                <w:t>0x52</w:t>
              </w:r>
            </w:ins>
          </w:p>
        </w:tc>
        <w:tc>
          <w:tcPr>
            <w:tcW w:w="8080" w:type="dxa"/>
            <w:gridSpan w:val="2"/>
            <w:tcPrChange w:id="2316" w:author="Batra, Mayank" w:date="2016-06-21T12:07:00Z">
              <w:tcPr>
                <w:tcW w:w="8080" w:type="dxa"/>
                <w:gridSpan w:val="2"/>
              </w:tcPr>
            </w:tcPrChange>
          </w:tcPr>
          <w:p w:rsidR="00EF62B6" w:rsidRDefault="00EF62B6" w:rsidP="004B1513">
            <w:pPr>
              <w:rPr>
                <w:color w:val="FF0000"/>
              </w:rPr>
            </w:pPr>
            <w:r>
              <w:rPr>
                <w:color w:val="FF0000"/>
              </w:rPr>
              <w:t>Total number of sample</w:t>
            </w:r>
            <w:r w:rsidR="00BF4A58">
              <w:rPr>
                <w:color w:val="FF0000"/>
              </w:rPr>
              <w:t xml:space="preserve"> pairs</w:t>
            </w:r>
            <w:r>
              <w:rPr>
                <w:color w:val="FF0000"/>
              </w:rPr>
              <w:t xml:space="preserve"> (there shall be the same number of </w:t>
            </w:r>
            <w:r w:rsidR="00BF4A58">
              <w:rPr>
                <w:color w:val="FF0000"/>
              </w:rPr>
              <w:t xml:space="preserve">I samples and </w:t>
            </w:r>
            <w:r>
              <w:rPr>
                <w:color w:val="FF0000"/>
              </w:rPr>
              <w:t>Q samples).</w:t>
            </w:r>
          </w:p>
          <w:p w:rsidR="00EF62B6" w:rsidRPr="005A41BB" w:rsidRDefault="00EF62B6">
            <w:pPr>
              <w:rPr>
                <w:color w:val="FF0000"/>
              </w:rPr>
            </w:pPr>
            <w:r>
              <w:rPr>
                <w:color w:val="FF0000"/>
              </w:rPr>
              <w:t>Note: This number is dependent on the switch and sample slot durations used.</w:t>
            </w:r>
          </w:p>
        </w:tc>
      </w:tr>
      <w:tr w:rsidR="00A4041A" w:rsidRPr="005A41BB" w:rsidTr="00191B63">
        <w:trPr>
          <w:cantSplit/>
        </w:trPr>
        <w:tc>
          <w:tcPr>
            <w:tcW w:w="1526" w:type="dxa"/>
            <w:tcPrChange w:id="2317" w:author="Batra, Mayank" w:date="2016-06-21T12:07:00Z">
              <w:tcPr>
                <w:tcW w:w="1526" w:type="dxa"/>
              </w:tcPr>
            </w:tcPrChange>
          </w:tcPr>
          <w:p w:rsidR="00A4041A" w:rsidRPr="005A41BB" w:rsidRDefault="00A4041A" w:rsidP="00A4041A">
            <w:pPr>
              <w:rPr>
                <w:color w:val="FF0000"/>
              </w:rPr>
            </w:pPr>
            <w:r>
              <w:rPr>
                <w:color w:val="FF0000"/>
              </w:rPr>
              <w:t>All other values</w:t>
            </w:r>
          </w:p>
        </w:tc>
        <w:tc>
          <w:tcPr>
            <w:tcW w:w="8080" w:type="dxa"/>
            <w:gridSpan w:val="2"/>
            <w:tcPrChange w:id="2318" w:author="Batra, Mayank" w:date="2016-06-21T12:07:00Z">
              <w:tcPr>
                <w:tcW w:w="8080" w:type="dxa"/>
                <w:gridSpan w:val="2"/>
              </w:tcPr>
            </w:tcPrChange>
          </w:tcPr>
          <w:p w:rsidR="00A4041A" w:rsidRDefault="00A4041A" w:rsidP="00A4041A">
            <w:pPr>
              <w:rPr>
                <w:color w:val="FF0000"/>
              </w:rPr>
            </w:pPr>
            <w:r>
              <w:rPr>
                <w:color w:val="FF0000"/>
              </w:rPr>
              <w:t>Reserved for future use</w:t>
            </w:r>
          </w:p>
        </w:tc>
      </w:tr>
    </w:tbl>
    <w:p w:rsidR="00EF62B6" w:rsidRDefault="00EF62B6" w:rsidP="00EF62B6">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31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320">
          <w:tblGrid>
            <w:gridCol w:w="1526"/>
            <w:gridCol w:w="854"/>
            <w:gridCol w:w="7226"/>
          </w:tblGrid>
        </w:tblGridChange>
      </w:tblGrid>
      <w:tr w:rsidR="00EF62B6" w:rsidRPr="005A41BB" w:rsidTr="00191B63">
        <w:trPr>
          <w:cantSplit/>
        </w:trPr>
        <w:tc>
          <w:tcPr>
            <w:tcW w:w="2380" w:type="dxa"/>
            <w:gridSpan w:val="2"/>
            <w:tcBorders>
              <w:top w:val="nil"/>
              <w:left w:val="nil"/>
              <w:bottom w:val="single" w:sz="4" w:space="0" w:color="auto"/>
              <w:right w:val="nil"/>
            </w:tcBorders>
            <w:tcPrChange w:id="2321" w:author="Batra, Mayank" w:date="2016-06-21T12:07:00Z">
              <w:tcPr>
                <w:tcW w:w="2380" w:type="dxa"/>
                <w:gridSpan w:val="2"/>
                <w:tcBorders>
                  <w:top w:val="nil"/>
                  <w:left w:val="nil"/>
                  <w:bottom w:val="single" w:sz="4" w:space="0" w:color="auto"/>
                  <w:right w:val="nil"/>
                </w:tcBorders>
              </w:tcPr>
            </w:tcPrChange>
          </w:tcPr>
          <w:p w:rsidR="00EF62B6" w:rsidRPr="00DC7EB8" w:rsidRDefault="00EF62B6" w:rsidP="004B1513">
            <w:pPr>
              <w:rPr>
                <w:i/>
                <w:color w:val="FF0000"/>
              </w:rPr>
            </w:pPr>
            <w:r>
              <w:rPr>
                <w:i/>
                <w:color w:val="FF0000"/>
              </w:rPr>
              <w:t>I_Sample [i]:</w:t>
            </w:r>
          </w:p>
        </w:tc>
        <w:tc>
          <w:tcPr>
            <w:tcW w:w="7226" w:type="dxa"/>
            <w:tcBorders>
              <w:top w:val="nil"/>
              <w:left w:val="nil"/>
              <w:bottom w:val="single" w:sz="4" w:space="0" w:color="auto"/>
              <w:right w:val="nil"/>
            </w:tcBorders>
            <w:tcPrChange w:id="2322" w:author="Batra, Mayank" w:date="2016-06-21T12:07:00Z">
              <w:tcPr>
                <w:tcW w:w="7226" w:type="dxa"/>
                <w:tcBorders>
                  <w:top w:val="nil"/>
                  <w:left w:val="nil"/>
                  <w:bottom w:val="single" w:sz="4" w:space="0" w:color="auto"/>
                  <w:right w:val="nil"/>
                </w:tcBorders>
              </w:tcPr>
            </w:tcPrChange>
          </w:tcPr>
          <w:p w:rsidR="00EF62B6" w:rsidRPr="00791FF6" w:rsidRDefault="00EF62B6" w:rsidP="004B1513">
            <w:pPr>
              <w:jc w:val="right"/>
              <w:rPr>
                <w:i/>
                <w:color w:val="FF0000"/>
              </w:rPr>
            </w:pPr>
            <w:r w:rsidRPr="00791FF6">
              <w:rPr>
                <w:i/>
                <w:color w:val="FF0000"/>
              </w:rPr>
              <w:t xml:space="preserve">Size: </w:t>
            </w:r>
            <w:r>
              <w:rPr>
                <w:i/>
                <w:color w:val="FF0000"/>
              </w:rPr>
              <w:t>Sample_Count * 1 Octet</w:t>
            </w:r>
          </w:p>
        </w:tc>
      </w:tr>
      <w:tr w:rsidR="0083745C" w:rsidRPr="005A41BB" w:rsidTr="00191B63">
        <w:trPr>
          <w:cantSplit/>
        </w:trPr>
        <w:tc>
          <w:tcPr>
            <w:tcW w:w="1526" w:type="dxa"/>
            <w:shd w:val="clear" w:color="auto" w:fill="DAEEF3"/>
          </w:tcPr>
          <w:p w:rsidR="00EF62B6" w:rsidRPr="005A41BB" w:rsidRDefault="00EF62B6" w:rsidP="004B1513">
            <w:pPr>
              <w:rPr>
                <w:rStyle w:val="af"/>
                <w:color w:val="FF0000"/>
              </w:rPr>
            </w:pPr>
            <w:r w:rsidRPr="005A41BB">
              <w:rPr>
                <w:rStyle w:val="af"/>
                <w:color w:val="FF0000"/>
              </w:rPr>
              <w:t>Value</w:t>
            </w:r>
          </w:p>
        </w:tc>
        <w:tc>
          <w:tcPr>
            <w:tcW w:w="8080" w:type="dxa"/>
            <w:gridSpan w:val="2"/>
            <w:shd w:val="clear" w:color="auto" w:fill="DAEEF3"/>
          </w:tcPr>
          <w:p w:rsidR="00EF62B6" w:rsidRPr="005A41BB" w:rsidRDefault="00EF62B6" w:rsidP="004B1513">
            <w:pPr>
              <w:rPr>
                <w:rStyle w:val="af"/>
                <w:color w:val="FF0000"/>
              </w:rPr>
            </w:pPr>
            <w:r w:rsidRPr="005A41BB">
              <w:rPr>
                <w:rStyle w:val="af"/>
                <w:color w:val="FF0000"/>
              </w:rPr>
              <w:t>Parameter Description</w:t>
            </w:r>
          </w:p>
        </w:tc>
      </w:tr>
      <w:tr w:rsidR="00EF62B6" w:rsidRPr="005A41BB" w:rsidTr="00191B63">
        <w:trPr>
          <w:cantSplit/>
        </w:trPr>
        <w:tc>
          <w:tcPr>
            <w:tcW w:w="1526" w:type="dxa"/>
            <w:tcPrChange w:id="2323" w:author="Batra, Mayank" w:date="2016-06-21T12:07:00Z">
              <w:tcPr>
                <w:tcW w:w="1526" w:type="dxa"/>
              </w:tcPr>
            </w:tcPrChange>
          </w:tcPr>
          <w:p w:rsidR="00EF62B6" w:rsidRPr="005A41BB" w:rsidRDefault="00EF62B6" w:rsidP="004B1513">
            <w:pPr>
              <w:rPr>
                <w:color w:val="FF0000"/>
              </w:rPr>
            </w:pPr>
            <w:r>
              <w:rPr>
                <w:color w:val="FF0000"/>
              </w:rPr>
              <w:t>0xXX</w:t>
            </w:r>
          </w:p>
        </w:tc>
        <w:tc>
          <w:tcPr>
            <w:tcW w:w="8080" w:type="dxa"/>
            <w:gridSpan w:val="2"/>
            <w:tcPrChange w:id="2324" w:author="Batra, Mayank" w:date="2016-06-21T12:07:00Z">
              <w:tcPr>
                <w:tcW w:w="8080" w:type="dxa"/>
                <w:gridSpan w:val="2"/>
              </w:tcPr>
            </w:tcPrChange>
          </w:tcPr>
          <w:p w:rsidR="00EF62B6" w:rsidRDefault="00EF62B6" w:rsidP="004B1513">
            <w:pPr>
              <w:rPr>
                <w:b/>
                <w:i/>
                <w:color w:val="FF0000"/>
              </w:rPr>
            </w:pPr>
            <w:r>
              <w:rPr>
                <w:color w:val="FF0000"/>
              </w:rPr>
              <w:t xml:space="preserve">The list of I samples for the reported PDU. Each sample is </w:t>
            </w:r>
            <w:del w:id="2325" w:author="Batra, Mayank" w:date="2016-06-16T11:40:00Z">
              <w:r>
                <w:rPr>
                  <w:color w:val="FF0000"/>
                </w:rPr>
                <w:delText xml:space="preserve">in </w:delText>
              </w:r>
            </w:del>
            <w:ins w:id="2326" w:author="Batra, Mayank" w:date="2016-06-16T11:40:00Z">
              <w:r w:rsidR="00B06EB2">
                <w:rPr>
                  <w:color w:val="FF0000"/>
                </w:rPr>
                <w:t xml:space="preserve">a </w:t>
              </w:r>
            </w:ins>
            <w:commentRangeStart w:id="2327"/>
            <w:r>
              <w:rPr>
                <w:color w:val="FF0000"/>
              </w:rPr>
              <w:t>signed integer</w:t>
            </w:r>
            <w:del w:id="2328" w:author="Batra, Mayank" w:date="2016-06-16T11:40:00Z">
              <w:r>
                <w:rPr>
                  <w:color w:val="FF0000"/>
                </w:rPr>
                <w:delText xml:space="preserve"> format</w:delText>
              </w:r>
            </w:del>
            <w:r>
              <w:rPr>
                <w:color w:val="FF0000"/>
              </w:rPr>
              <w:t>.</w:t>
            </w:r>
            <w:commentRangeEnd w:id="2327"/>
            <w:r w:rsidR="00394B67">
              <w:rPr>
                <w:rStyle w:val="aff1"/>
              </w:rPr>
              <w:commentReference w:id="2327"/>
            </w:r>
          </w:p>
          <w:p w:rsidR="00EF62B6" w:rsidRPr="005A41BB" w:rsidRDefault="00EF62B6" w:rsidP="004B1513">
            <w:pPr>
              <w:rPr>
                <w:color w:val="FF0000"/>
              </w:rPr>
            </w:pPr>
            <w:r>
              <w:rPr>
                <w:color w:val="FF0000"/>
              </w:rPr>
              <w:t xml:space="preserve">The list is in the order of the sampling points within the PDU. </w:t>
            </w:r>
          </w:p>
        </w:tc>
      </w:tr>
    </w:tbl>
    <w:p w:rsidR="00EF62B6" w:rsidRDefault="00EF62B6" w:rsidP="00EF62B6">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32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2330">
          <w:tblGrid>
            <w:gridCol w:w="1526"/>
            <w:gridCol w:w="854"/>
            <w:gridCol w:w="7226"/>
          </w:tblGrid>
        </w:tblGridChange>
      </w:tblGrid>
      <w:tr w:rsidR="00EF62B6" w:rsidRPr="005A41BB" w:rsidTr="00191B63">
        <w:trPr>
          <w:cantSplit/>
        </w:trPr>
        <w:tc>
          <w:tcPr>
            <w:tcW w:w="2380" w:type="dxa"/>
            <w:gridSpan w:val="2"/>
            <w:tcBorders>
              <w:top w:val="nil"/>
              <w:left w:val="nil"/>
              <w:bottom w:val="single" w:sz="4" w:space="0" w:color="auto"/>
              <w:right w:val="nil"/>
            </w:tcBorders>
            <w:tcPrChange w:id="2331" w:author="Batra, Mayank" w:date="2016-06-21T12:07:00Z">
              <w:tcPr>
                <w:tcW w:w="2380" w:type="dxa"/>
                <w:gridSpan w:val="2"/>
                <w:tcBorders>
                  <w:top w:val="nil"/>
                  <w:left w:val="nil"/>
                  <w:bottom w:val="single" w:sz="4" w:space="0" w:color="auto"/>
                  <w:right w:val="nil"/>
                </w:tcBorders>
              </w:tcPr>
            </w:tcPrChange>
          </w:tcPr>
          <w:p w:rsidR="00EF62B6" w:rsidRPr="00DC7EB8" w:rsidRDefault="00EF62B6" w:rsidP="004B1513">
            <w:pPr>
              <w:rPr>
                <w:i/>
                <w:color w:val="FF0000"/>
              </w:rPr>
            </w:pPr>
            <w:r>
              <w:rPr>
                <w:i/>
                <w:color w:val="FF0000"/>
              </w:rPr>
              <w:t>Q_Sample [i]:</w:t>
            </w:r>
          </w:p>
        </w:tc>
        <w:tc>
          <w:tcPr>
            <w:tcW w:w="7226" w:type="dxa"/>
            <w:tcBorders>
              <w:top w:val="nil"/>
              <w:left w:val="nil"/>
              <w:bottom w:val="single" w:sz="4" w:space="0" w:color="auto"/>
              <w:right w:val="nil"/>
            </w:tcBorders>
            <w:tcPrChange w:id="2332" w:author="Batra, Mayank" w:date="2016-06-21T12:07:00Z">
              <w:tcPr>
                <w:tcW w:w="7226" w:type="dxa"/>
                <w:tcBorders>
                  <w:top w:val="nil"/>
                  <w:left w:val="nil"/>
                  <w:bottom w:val="single" w:sz="4" w:space="0" w:color="auto"/>
                  <w:right w:val="nil"/>
                </w:tcBorders>
              </w:tcPr>
            </w:tcPrChange>
          </w:tcPr>
          <w:p w:rsidR="00EF62B6" w:rsidRPr="00791FF6" w:rsidRDefault="00EF62B6" w:rsidP="004B1513">
            <w:pPr>
              <w:jc w:val="right"/>
              <w:rPr>
                <w:i/>
                <w:color w:val="FF0000"/>
              </w:rPr>
            </w:pPr>
            <w:r w:rsidRPr="00791FF6">
              <w:rPr>
                <w:i/>
                <w:color w:val="FF0000"/>
              </w:rPr>
              <w:t xml:space="preserve">Size: </w:t>
            </w:r>
            <w:r>
              <w:rPr>
                <w:i/>
                <w:color w:val="FF0000"/>
              </w:rPr>
              <w:t>Sample_Count * 1 Octet</w:t>
            </w:r>
          </w:p>
        </w:tc>
      </w:tr>
      <w:tr w:rsidR="0083745C" w:rsidRPr="005A41BB" w:rsidTr="00191B63">
        <w:trPr>
          <w:cantSplit/>
        </w:trPr>
        <w:tc>
          <w:tcPr>
            <w:tcW w:w="1526" w:type="dxa"/>
            <w:shd w:val="clear" w:color="auto" w:fill="DAEEF3"/>
          </w:tcPr>
          <w:p w:rsidR="00EF62B6" w:rsidRPr="005A41BB" w:rsidRDefault="00EF62B6" w:rsidP="004B1513">
            <w:pPr>
              <w:rPr>
                <w:rStyle w:val="af"/>
                <w:color w:val="FF0000"/>
              </w:rPr>
            </w:pPr>
            <w:r w:rsidRPr="005A41BB">
              <w:rPr>
                <w:rStyle w:val="af"/>
                <w:color w:val="FF0000"/>
              </w:rPr>
              <w:t>Value</w:t>
            </w:r>
          </w:p>
        </w:tc>
        <w:tc>
          <w:tcPr>
            <w:tcW w:w="8080" w:type="dxa"/>
            <w:gridSpan w:val="2"/>
            <w:shd w:val="clear" w:color="auto" w:fill="DAEEF3"/>
          </w:tcPr>
          <w:p w:rsidR="00EF62B6" w:rsidRPr="005A41BB" w:rsidRDefault="00EF62B6" w:rsidP="004B1513">
            <w:pPr>
              <w:rPr>
                <w:rStyle w:val="af"/>
                <w:color w:val="FF0000"/>
              </w:rPr>
            </w:pPr>
            <w:r w:rsidRPr="005A41BB">
              <w:rPr>
                <w:rStyle w:val="af"/>
                <w:color w:val="FF0000"/>
              </w:rPr>
              <w:t>Parameter Description</w:t>
            </w:r>
          </w:p>
        </w:tc>
      </w:tr>
      <w:tr w:rsidR="00EF62B6" w:rsidRPr="005A41BB" w:rsidTr="00191B63">
        <w:trPr>
          <w:cantSplit/>
        </w:trPr>
        <w:tc>
          <w:tcPr>
            <w:tcW w:w="1526" w:type="dxa"/>
            <w:tcPrChange w:id="2333" w:author="Batra, Mayank" w:date="2016-06-21T12:07:00Z">
              <w:tcPr>
                <w:tcW w:w="1526" w:type="dxa"/>
              </w:tcPr>
            </w:tcPrChange>
          </w:tcPr>
          <w:p w:rsidR="00EF62B6" w:rsidRPr="005A41BB" w:rsidRDefault="00EF62B6" w:rsidP="004B1513">
            <w:pPr>
              <w:rPr>
                <w:color w:val="FF0000"/>
              </w:rPr>
            </w:pPr>
            <w:r>
              <w:rPr>
                <w:color w:val="FF0000"/>
              </w:rPr>
              <w:t>0xXX</w:t>
            </w:r>
          </w:p>
        </w:tc>
        <w:tc>
          <w:tcPr>
            <w:tcW w:w="8080" w:type="dxa"/>
            <w:gridSpan w:val="2"/>
            <w:tcPrChange w:id="2334" w:author="Batra, Mayank" w:date="2016-06-21T12:07:00Z">
              <w:tcPr>
                <w:tcW w:w="8080" w:type="dxa"/>
                <w:gridSpan w:val="2"/>
              </w:tcPr>
            </w:tcPrChange>
          </w:tcPr>
          <w:p w:rsidR="00EF62B6" w:rsidRDefault="00EF62B6" w:rsidP="004B1513">
            <w:pPr>
              <w:rPr>
                <w:color w:val="FF0000"/>
              </w:rPr>
            </w:pPr>
            <w:r>
              <w:rPr>
                <w:color w:val="FF0000"/>
              </w:rPr>
              <w:t xml:space="preserve">The list of Q samples for the reported PDU. Each sample is </w:t>
            </w:r>
            <w:del w:id="2335" w:author="Batra, Mayank" w:date="2016-06-16T11:40:00Z">
              <w:r>
                <w:rPr>
                  <w:color w:val="FF0000"/>
                </w:rPr>
                <w:delText xml:space="preserve">in </w:delText>
              </w:r>
            </w:del>
            <w:ins w:id="2336" w:author="Batra, Mayank" w:date="2016-06-16T11:40:00Z">
              <w:r w:rsidR="00B06EB2">
                <w:rPr>
                  <w:color w:val="FF0000"/>
                </w:rPr>
                <w:t xml:space="preserve">a </w:t>
              </w:r>
            </w:ins>
            <w:commentRangeStart w:id="2337"/>
            <w:r>
              <w:rPr>
                <w:color w:val="FF0000"/>
              </w:rPr>
              <w:t>signed integer</w:t>
            </w:r>
            <w:del w:id="2338" w:author="Batra, Mayank" w:date="2016-06-16T11:40:00Z">
              <w:r>
                <w:rPr>
                  <w:color w:val="FF0000"/>
                </w:rPr>
                <w:delText xml:space="preserve"> format</w:delText>
              </w:r>
            </w:del>
            <w:r>
              <w:rPr>
                <w:color w:val="FF0000"/>
              </w:rPr>
              <w:t>.</w:t>
            </w:r>
            <w:commentRangeEnd w:id="2337"/>
            <w:r w:rsidR="00394B67">
              <w:rPr>
                <w:rStyle w:val="aff1"/>
              </w:rPr>
              <w:commentReference w:id="2337"/>
            </w:r>
          </w:p>
          <w:p w:rsidR="00EF62B6" w:rsidRPr="007C5DE3" w:rsidRDefault="00EF62B6" w:rsidP="004B1513">
            <w:pPr>
              <w:rPr>
                <w:b/>
                <w:i/>
                <w:color w:val="FF0000"/>
              </w:rPr>
            </w:pPr>
            <w:r>
              <w:rPr>
                <w:color w:val="FF0000"/>
              </w:rPr>
              <w:t>The list is in the order of the sampling points within the PDU.</w:t>
            </w:r>
          </w:p>
        </w:tc>
      </w:tr>
    </w:tbl>
    <w:p w:rsidR="00EF62B6" w:rsidRDefault="00EF62B6" w:rsidP="00EF62B6">
      <w:pPr>
        <w:autoSpaceDE w:val="0"/>
        <w:autoSpaceDN w:val="0"/>
        <w:adjustRightInd w:val="0"/>
        <w:spacing w:after="0" w:line="240" w:lineRule="auto"/>
        <w:rPr>
          <w:rFonts w:cs="Arial"/>
          <w:bCs/>
          <w:color w:val="FF0000"/>
          <w:sz w:val="24"/>
          <w:szCs w:val="24"/>
        </w:rPr>
      </w:pPr>
      <w:r w:rsidDel="008C4FBE">
        <w:rPr>
          <w:rFonts w:cs="Arial"/>
          <w:color w:val="FF0000"/>
          <w:sz w:val="24"/>
          <w:szCs w:val="24"/>
        </w:rPr>
        <w:t xml:space="preserve"> </w:t>
      </w:r>
    </w:p>
    <w:p w:rsidR="0097374B" w:rsidRDefault="003F2F63" w:rsidP="00E44F48">
      <w:pPr>
        <w:pStyle w:val="31"/>
      </w:pPr>
      <w:bookmarkStart w:id="2339" w:name="_Toc435092230"/>
      <w:r w:rsidRPr="00727E66" w:rsidDel="003F2F63">
        <w:rPr>
          <w:color w:val="FF0000"/>
        </w:rPr>
        <w:t xml:space="preserve"> </w:t>
      </w:r>
      <w:bookmarkStart w:id="2340" w:name="_Toc437938143"/>
      <w:bookmarkStart w:id="2341" w:name="_Toc437942048"/>
      <w:bookmarkStart w:id="2342" w:name="_Toc449707697"/>
      <w:bookmarkStart w:id="2343" w:name="_Toc454286176"/>
      <w:bookmarkStart w:id="2344" w:name="_Toc353532684"/>
      <w:bookmarkStart w:id="2345" w:name="_Toc357610129"/>
      <w:bookmarkStart w:id="2346" w:name="_Toc396412678"/>
      <w:bookmarkStart w:id="2347" w:name="_Toc435092231"/>
      <w:bookmarkEnd w:id="2339"/>
      <w:bookmarkEnd w:id="2340"/>
      <w:bookmarkEnd w:id="2341"/>
      <w:r w:rsidR="0097374B" w:rsidRPr="00D957CB">
        <w:rPr>
          <w:color w:val="FF0000"/>
        </w:rPr>
        <w:t>[UPDATED SECTION]</w:t>
      </w:r>
      <w:r w:rsidR="0097374B">
        <w:t xml:space="preserve"> 7.8.1 LE Set Event Mask Command</w:t>
      </w:r>
      <w:bookmarkEnd w:id="2342"/>
      <w:bookmarkEnd w:id="2343"/>
    </w:p>
    <w:p w:rsidR="0097374B" w:rsidRPr="00D957CB" w:rsidRDefault="0097374B" w:rsidP="00E44F48">
      <w:pPr>
        <w:outlineLvl w:val="0"/>
        <w:rPr>
          <w:rFonts w:cs="Arial"/>
          <w:b/>
          <w:szCs w:val="24"/>
        </w:rPr>
      </w:pPr>
      <w:r w:rsidRPr="00D957CB">
        <w:rPr>
          <w:rFonts w:cs="Arial"/>
          <w:b/>
          <w:szCs w:val="24"/>
        </w:rPr>
        <w:t>Command Parameters:</w:t>
      </w:r>
    </w:p>
    <w:p w:rsidR="0097374B" w:rsidRPr="00D957CB" w:rsidRDefault="0097374B" w:rsidP="0097374B">
      <w:pPr>
        <w:spacing w:after="0"/>
        <w:rPr>
          <w:rFonts w:cs="Arial"/>
          <w:i/>
        </w:rPr>
      </w:pPr>
      <w:r w:rsidRPr="00D957CB">
        <w:rPr>
          <w:rFonts w:cs="Arial"/>
          <w:i/>
        </w:rPr>
        <w:t>LE_Event_Mask:</w:t>
      </w:r>
      <w:r w:rsidRPr="00D957CB">
        <w:rPr>
          <w:rFonts w:cs="Arial"/>
          <w:i/>
        </w:rPr>
        <w:tab/>
      </w:r>
      <w:r w:rsidRPr="00D957CB">
        <w:rPr>
          <w:rFonts w:cs="Arial"/>
          <w:i/>
        </w:rPr>
        <w:tab/>
      </w:r>
      <w:r w:rsidRPr="00D957CB">
        <w:rPr>
          <w:rFonts w:cs="Arial"/>
          <w:i/>
        </w:rPr>
        <w:tab/>
      </w:r>
      <w:r w:rsidRPr="00D957CB">
        <w:rPr>
          <w:rFonts w:cs="Arial"/>
          <w:i/>
        </w:rPr>
        <w:tab/>
      </w:r>
      <w:r w:rsidRPr="00D957CB">
        <w:rPr>
          <w:rFonts w:cs="Arial"/>
          <w:i/>
        </w:rPr>
        <w:tab/>
      </w:r>
      <w:r w:rsidRPr="00D957CB">
        <w:rPr>
          <w:rFonts w:cs="Arial"/>
          <w:i/>
        </w:rPr>
        <w:tab/>
      </w:r>
      <w:r w:rsidRPr="00D957CB">
        <w:rPr>
          <w:rFonts w:cs="Arial"/>
          <w:i/>
        </w:rPr>
        <w:tab/>
      </w:r>
      <w:r w:rsidRPr="00D957CB">
        <w:rPr>
          <w:rFonts w:cs="Arial"/>
          <w:i/>
        </w:rPr>
        <w:tab/>
        <w:t>Size: 8 Octets</w:t>
      </w:r>
    </w:p>
    <w:tbl>
      <w:tblPr>
        <w:tblStyle w:val="Bluetoothgrid"/>
        <w:tblW w:w="8815" w:type="dxa"/>
        <w:tblInd w:w="0" w:type="dxa"/>
        <w:tblLayout w:type="fixed"/>
        <w:tblCellMar>
          <w:left w:w="115" w:type="dxa"/>
          <w:right w:w="115" w:type="dxa"/>
        </w:tblCellMar>
        <w:tblLook w:val="04A0"/>
      </w:tblPr>
      <w:tblGrid>
        <w:gridCol w:w="1675"/>
        <w:gridCol w:w="7140"/>
      </w:tblGrid>
      <w:tr w:rsidR="0083745C" w:rsidRPr="00C413F4" w:rsidTr="00191B63">
        <w:trPr>
          <w:cnfStyle w:val="100000000000"/>
          <w:cantSplit/>
          <w:trHeight w:val="579"/>
          <w:tblHeader/>
        </w:trPr>
        <w:tc>
          <w:tcPr>
            <w:tcW w:w="1675" w:type="dxa"/>
            <w:tcBorders>
              <w:top w:val="single" w:sz="4" w:space="0" w:color="auto"/>
              <w:left w:val="single" w:sz="4" w:space="0" w:color="auto"/>
              <w:bottom w:val="single" w:sz="4" w:space="0" w:color="auto"/>
              <w:right w:val="single" w:sz="4" w:space="0" w:color="auto"/>
            </w:tcBorders>
            <w:shd w:val="clear" w:color="auto" w:fill="DAEEF3"/>
          </w:tcPr>
          <w:p w:rsidR="0097374B" w:rsidRPr="00D957CB" w:rsidRDefault="0097374B" w:rsidP="0097374B">
            <w:pPr>
              <w:pStyle w:val="Tableheading"/>
              <w:spacing w:before="96"/>
              <w:rPr>
                <w:rFonts w:cs="Arial"/>
                <w:sz w:val="22"/>
              </w:rPr>
            </w:pPr>
            <w:r w:rsidRPr="00D957CB">
              <w:rPr>
                <w:rFonts w:cs="Arial"/>
                <w:sz w:val="22"/>
              </w:rPr>
              <w:t>Bit</w:t>
            </w:r>
          </w:p>
        </w:tc>
        <w:tc>
          <w:tcPr>
            <w:tcW w:w="7140" w:type="dxa"/>
            <w:tcBorders>
              <w:top w:val="single" w:sz="4" w:space="0" w:color="auto"/>
              <w:left w:val="single" w:sz="4" w:space="0" w:color="auto"/>
              <w:bottom w:val="single" w:sz="4" w:space="0" w:color="auto"/>
              <w:right w:val="single" w:sz="4" w:space="0" w:color="auto"/>
            </w:tcBorders>
            <w:shd w:val="clear" w:color="auto" w:fill="DAEEF3"/>
            <w:hideMark/>
          </w:tcPr>
          <w:p w:rsidR="0097374B" w:rsidRPr="00D957CB" w:rsidRDefault="0097374B" w:rsidP="0097374B">
            <w:pPr>
              <w:pStyle w:val="Tableheading"/>
              <w:spacing w:before="96"/>
              <w:rPr>
                <w:rFonts w:cs="Arial"/>
                <w:sz w:val="22"/>
              </w:rPr>
            </w:pPr>
            <w:r w:rsidRPr="00D957CB">
              <w:rPr>
                <w:rFonts w:cs="Arial"/>
                <w:sz w:val="22"/>
              </w:rPr>
              <w:t>LE Subevent Types</w:t>
            </w:r>
          </w:p>
        </w:tc>
      </w:tr>
      <w:tr w:rsidR="0083745C" w:rsidRPr="00C413F4" w:rsidTr="00191B63">
        <w:trPr>
          <w:cantSplit/>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7374B" w:rsidRPr="00D957CB" w:rsidRDefault="0097374B" w:rsidP="0097374B">
            <w:pPr>
              <w:pStyle w:val="CellBody"/>
              <w:spacing w:before="96"/>
              <w:rPr>
                <w:rFonts w:ascii="Arial" w:hAnsi="Arial" w:cs="Arial"/>
                <w:color w:val="FF0000"/>
                <w:sz w:val="22"/>
              </w:rPr>
            </w:pPr>
            <w:r w:rsidRPr="00D957CB">
              <w:rPr>
                <w:rFonts w:ascii="Arial" w:hAnsi="Arial" w:cs="Arial"/>
                <w:color w:val="FF0000"/>
                <w:sz w:val="22"/>
              </w:rPr>
              <w:t>TBD</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7374B" w:rsidRPr="00D957CB" w:rsidRDefault="0097374B" w:rsidP="00CE330B">
            <w:pPr>
              <w:pStyle w:val="CellBody"/>
              <w:spacing w:before="96"/>
              <w:rPr>
                <w:rFonts w:ascii="Arial" w:hAnsi="Arial" w:cs="Arial"/>
                <w:color w:val="FF0000"/>
                <w:sz w:val="22"/>
              </w:rPr>
            </w:pPr>
            <w:r w:rsidRPr="00D957CB">
              <w:rPr>
                <w:rFonts w:ascii="Arial" w:hAnsi="Arial" w:cs="Arial"/>
                <w:color w:val="FF0000"/>
                <w:sz w:val="22"/>
              </w:rPr>
              <w:t xml:space="preserve">LE </w:t>
            </w:r>
            <w:r w:rsidR="00B11AB4">
              <w:rPr>
                <w:rFonts w:ascii="Arial" w:hAnsi="Arial" w:cs="Arial"/>
                <w:color w:val="FF0000"/>
                <w:sz w:val="22"/>
              </w:rPr>
              <w:t>Connectionless</w:t>
            </w:r>
            <w:r w:rsidR="002230D0">
              <w:rPr>
                <w:rFonts w:ascii="Arial" w:hAnsi="Arial" w:cs="Arial"/>
                <w:color w:val="FF0000"/>
                <w:sz w:val="22"/>
              </w:rPr>
              <w:t xml:space="preserve"> I&amp;Q Report Event</w:t>
            </w:r>
          </w:p>
        </w:tc>
      </w:tr>
      <w:tr w:rsidR="0083745C" w:rsidRPr="00C413F4" w:rsidTr="00191B63">
        <w:trPr>
          <w:cantSplit/>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7374B" w:rsidRPr="00D957CB" w:rsidRDefault="0097374B" w:rsidP="0097374B">
            <w:pPr>
              <w:pStyle w:val="CellBody"/>
              <w:spacing w:before="96"/>
              <w:rPr>
                <w:rFonts w:ascii="Arial" w:hAnsi="Arial" w:cs="Arial"/>
                <w:color w:val="FF0000"/>
                <w:sz w:val="22"/>
              </w:rPr>
            </w:pPr>
            <w:r w:rsidRPr="00D957CB">
              <w:rPr>
                <w:rFonts w:ascii="Arial" w:hAnsi="Arial" w:cs="Arial"/>
                <w:color w:val="FF0000"/>
                <w:sz w:val="22"/>
              </w:rPr>
              <w:t>TBD</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rsidR="0097374B" w:rsidRPr="00D957CB" w:rsidRDefault="002230D0" w:rsidP="00CE330B">
            <w:pPr>
              <w:pStyle w:val="CellBody"/>
              <w:spacing w:before="96"/>
              <w:rPr>
                <w:rFonts w:ascii="Arial" w:hAnsi="Arial" w:cs="Arial"/>
                <w:color w:val="FF0000"/>
                <w:sz w:val="22"/>
              </w:rPr>
            </w:pPr>
            <w:r>
              <w:rPr>
                <w:rFonts w:ascii="Arial" w:hAnsi="Arial" w:cs="Arial"/>
                <w:color w:val="FF0000"/>
                <w:sz w:val="22"/>
                <w:lang w:val="en-GB"/>
              </w:rPr>
              <w:t xml:space="preserve">LE </w:t>
            </w:r>
            <w:r w:rsidR="009B2645">
              <w:rPr>
                <w:rFonts w:ascii="Arial" w:hAnsi="Arial" w:cs="Arial"/>
                <w:color w:val="FF0000"/>
                <w:sz w:val="22"/>
                <w:lang w:val="en-GB"/>
              </w:rPr>
              <w:t>Connection</w:t>
            </w:r>
            <w:r>
              <w:rPr>
                <w:rFonts w:ascii="Arial" w:hAnsi="Arial" w:cs="Arial"/>
                <w:color w:val="FF0000"/>
                <w:sz w:val="22"/>
                <w:lang w:val="en-GB"/>
              </w:rPr>
              <w:t xml:space="preserve"> I&amp;Q Report Event</w:t>
            </w:r>
          </w:p>
        </w:tc>
      </w:tr>
    </w:tbl>
    <w:p w:rsidR="0097374B" w:rsidRPr="00D957CB" w:rsidRDefault="0097374B" w:rsidP="00D957CB"/>
    <w:p w:rsidR="0046113E" w:rsidDel="00A25942" w:rsidRDefault="0046113E" w:rsidP="00D957CB">
      <w:pPr>
        <w:pStyle w:val="31"/>
        <w:rPr>
          <w:del w:id="2348" w:author="Batra, Mayank" w:date="2016-06-21T14:24:00Z"/>
        </w:rPr>
      </w:pPr>
      <w:bookmarkStart w:id="2349" w:name="_Toc449707698"/>
      <w:del w:id="2350" w:author="Batra, Mayank" w:date="2016-06-21T14:24:00Z">
        <w:r w:rsidRPr="00D957CB" w:rsidDel="00A25942">
          <w:rPr>
            <w:color w:val="FF0000"/>
          </w:rPr>
          <w:delText xml:space="preserve">[UPDATED SECTION] </w:delText>
        </w:r>
        <w:r w:rsidR="00F839F6" w:rsidDel="00A25942">
          <w:rPr>
            <w:color w:val="FF0000"/>
          </w:rPr>
          <w:delText xml:space="preserve">7.8.50 </w:delText>
        </w:r>
        <w:r w:rsidDel="00A25942">
          <w:delText>LE Enhanced Receiver Test Command</w:delText>
        </w:r>
        <w:bookmarkStart w:id="2351" w:name="_Toc454285425"/>
        <w:bookmarkStart w:id="2352" w:name="_Toc454285801"/>
        <w:bookmarkStart w:id="2353" w:name="_Toc454286177"/>
        <w:bookmarkEnd w:id="2349"/>
        <w:bookmarkEnd w:id="2351"/>
        <w:bookmarkEnd w:id="2352"/>
        <w:bookmarkEnd w:id="2353"/>
      </w:del>
    </w:p>
    <w:p w:rsidR="00F839F6" w:rsidRPr="00F35813" w:rsidDel="00A25942" w:rsidRDefault="00F839F6" w:rsidP="00F839F6">
      <w:pPr>
        <w:rPr>
          <w:del w:id="2354" w:author="Batra, Mayank" w:date="2016-06-21T14:24:00Z"/>
          <w:rFonts w:cs="Arial"/>
          <w:b/>
        </w:rPr>
      </w:pPr>
      <w:bookmarkStart w:id="2355" w:name="_Toc454285426"/>
      <w:bookmarkStart w:id="2356" w:name="_Toc454285802"/>
      <w:bookmarkStart w:id="2357" w:name="_Toc454286178"/>
      <w:bookmarkEnd w:id="2355"/>
      <w:bookmarkEnd w:id="2356"/>
      <w:bookmarkEnd w:id="2357"/>
    </w:p>
    <w:tbl>
      <w:tblPr>
        <w:tblStyle w:val="afa"/>
        <w:tblW w:w="0" w:type="auto"/>
        <w:tblLook w:val="04A0"/>
        <w:tblPrChange w:id="2358" w:author="Batra, Mayank" w:date="2016-06-21T12:07:00Z">
          <w:tblPr>
            <w:tblStyle w:val="afa"/>
            <w:tblW w:w="0" w:type="auto"/>
            <w:tblLook w:val="04A0"/>
          </w:tblPr>
        </w:tblPrChange>
      </w:tblPr>
      <w:tblGrid>
        <w:gridCol w:w="3641"/>
        <w:gridCol w:w="969"/>
        <w:gridCol w:w="3142"/>
        <w:gridCol w:w="1366"/>
        <w:tblGridChange w:id="2359">
          <w:tblGrid>
            <w:gridCol w:w="3641"/>
            <w:gridCol w:w="969"/>
            <w:gridCol w:w="3142"/>
            <w:gridCol w:w="1366"/>
          </w:tblGrid>
        </w:tblGridChange>
      </w:tblGrid>
      <w:tr w:rsidR="00F839F6" w:rsidDel="00A25942" w:rsidTr="00191B63">
        <w:trPr>
          <w:cantSplit/>
          <w:tblHeader/>
          <w:del w:id="2360" w:author="Batra, Mayank" w:date="2016-06-21T14:24:00Z"/>
        </w:trPr>
        <w:tc>
          <w:tcPr>
            <w:tcW w:w="3539" w:type="dxa"/>
            <w:shd w:val="clear" w:color="auto" w:fill="DAEEF3"/>
            <w:tcPrChange w:id="2361" w:author="Batra, Mayank" w:date="2016-06-21T12:07:00Z">
              <w:tcPr>
                <w:tcW w:w="3539" w:type="dxa"/>
                <w:shd w:val="clear" w:color="auto" w:fill="DAEEF3"/>
              </w:tcPr>
            </w:tcPrChange>
          </w:tcPr>
          <w:p w:rsidR="00F839F6" w:rsidRPr="00F35813" w:rsidDel="00A25942" w:rsidRDefault="00F839F6" w:rsidP="00A35CDE">
            <w:pPr>
              <w:rPr>
                <w:del w:id="2362" w:author="Batra, Mayank" w:date="2016-06-21T14:24:00Z"/>
                <w:rFonts w:cs="Arial"/>
                <w:b/>
              </w:rPr>
            </w:pPr>
            <w:del w:id="2363" w:author="Batra, Mayank" w:date="2016-06-21T14:24:00Z">
              <w:r w:rsidRPr="00F35813" w:rsidDel="00A25942">
                <w:rPr>
                  <w:rFonts w:cs="Arial"/>
                  <w:b/>
                </w:rPr>
                <w:delText>Command</w:delText>
              </w:r>
              <w:bookmarkStart w:id="2364" w:name="_Toc454285427"/>
              <w:bookmarkStart w:id="2365" w:name="_Toc454285803"/>
              <w:bookmarkStart w:id="2366" w:name="_Toc454286179"/>
              <w:bookmarkEnd w:id="2364"/>
              <w:bookmarkEnd w:id="2365"/>
              <w:bookmarkEnd w:id="2366"/>
            </w:del>
          </w:p>
        </w:tc>
        <w:tc>
          <w:tcPr>
            <w:tcW w:w="969" w:type="dxa"/>
            <w:shd w:val="clear" w:color="auto" w:fill="DAEEF3"/>
            <w:tcPrChange w:id="2367" w:author="Batra, Mayank" w:date="2016-06-21T12:07:00Z">
              <w:tcPr>
                <w:tcW w:w="969" w:type="dxa"/>
                <w:shd w:val="clear" w:color="auto" w:fill="DAEEF3"/>
              </w:tcPr>
            </w:tcPrChange>
          </w:tcPr>
          <w:p w:rsidR="00F839F6" w:rsidRPr="00F35813" w:rsidDel="00A25942" w:rsidRDefault="00F839F6" w:rsidP="00A35CDE">
            <w:pPr>
              <w:rPr>
                <w:del w:id="2368" w:author="Batra, Mayank" w:date="2016-06-21T14:24:00Z"/>
                <w:rFonts w:cs="Arial"/>
                <w:b/>
              </w:rPr>
            </w:pPr>
            <w:del w:id="2369" w:author="Batra, Mayank" w:date="2016-06-21T14:24:00Z">
              <w:r w:rsidRPr="00F35813" w:rsidDel="00A25942">
                <w:rPr>
                  <w:rFonts w:cs="Arial"/>
                  <w:b/>
                </w:rPr>
                <w:delText>OCF</w:delText>
              </w:r>
              <w:bookmarkStart w:id="2370" w:name="_Toc454285428"/>
              <w:bookmarkStart w:id="2371" w:name="_Toc454285804"/>
              <w:bookmarkStart w:id="2372" w:name="_Toc454286180"/>
              <w:bookmarkEnd w:id="2370"/>
              <w:bookmarkEnd w:id="2371"/>
              <w:bookmarkEnd w:id="2372"/>
            </w:del>
          </w:p>
        </w:tc>
        <w:tc>
          <w:tcPr>
            <w:tcW w:w="3142" w:type="dxa"/>
            <w:shd w:val="clear" w:color="auto" w:fill="DAEEF3"/>
            <w:tcPrChange w:id="2373" w:author="Batra, Mayank" w:date="2016-06-21T12:07:00Z">
              <w:tcPr>
                <w:tcW w:w="3142" w:type="dxa"/>
                <w:shd w:val="clear" w:color="auto" w:fill="DAEEF3"/>
              </w:tcPr>
            </w:tcPrChange>
          </w:tcPr>
          <w:p w:rsidR="00F839F6" w:rsidRPr="00F35813" w:rsidDel="00A25942" w:rsidRDefault="00F839F6" w:rsidP="00A35CDE">
            <w:pPr>
              <w:rPr>
                <w:del w:id="2374" w:author="Batra, Mayank" w:date="2016-06-21T14:24:00Z"/>
                <w:rFonts w:cs="Arial"/>
                <w:b/>
              </w:rPr>
            </w:pPr>
            <w:del w:id="2375" w:author="Batra, Mayank" w:date="2016-06-21T14:24:00Z">
              <w:r w:rsidRPr="00F35813" w:rsidDel="00A25942">
                <w:rPr>
                  <w:rFonts w:cs="Arial"/>
                  <w:b/>
                </w:rPr>
                <w:delText xml:space="preserve">Command </w:delText>
              </w:r>
              <w:bookmarkStart w:id="2376" w:name="_Toc454285429"/>
              <w:bookmarkStart w:id="2377" w:name="_Toc454285805"/>
              <w:bookmarkStart w:id="2378" w:name="_Toc454286181"/>
              <w:bookmarkEnd w:id="2376"/>
              <w:bookmarkEnd w:id="2377"/>
              <w:bookmarkEnd w:id="2378"/>
            </w:del>
          </w:p>
          <w:p w:rsidR="00F839F6" w:rsidRPr="00F35813" w:rsidDel="00A25942" w:rsidRDefault="00F839F6" w:rsidP="00A35CDE">
            <w:pPr>
              <w:rPr>
                <w:del w:id="2379" w:author="Batra, Mayank" w:date="2016-06-21T14:24:00Z"/>
                <w:rFonts w:cs="Arial"/>
                <w:b/>
              </w:rPr>
            </w:pPr>
            <w:del w:id="2380" w:author="Batra, Mayank" w:date="2016-06-21T14:24:00Z">
              <w:r w:rsidRPr="00F35813" w:rsidDel="00A25942">
                <w:rPr>
                  <w:rFonts w:cs="Arial"/>
                  <w:b/>
                </w:rPr>
                <w:delText>Parameters</w:delText>
              </w:r>
              <w:bookmarkStart w:id="2381" w:name="_Toc454285430"/>
              <w:bookmarkStart w:id="2382" w:name="_Toc454285806"/>
              <w:bookmarkStart w:id="2383" w:name="_Toc454286182"/>
              <w:bookmarkEnd w:id="2381"/>
              <w:bookmarkEnd w:id="2382"/>
              <w:bookmarkEnd w:id="2383"/>
            </w:del>
          </w:p>
        </w:tc>
        <w:tc>
          <w:tcPr>
            <w:tcW w:w="1366" w:type="dxa"/>
            <w:shd w:val="clear" w:color="auto" w:fill="DAEEF3"/>
            <w:tcPrChange w:id="2384" w:author="Batra, Mayank" w:date="2016-06-21T12:07:00Z">
              <w:tcPr>
                <w:tcW w:w="1366" w:type="dxa"/>
                <w:shd w:val="clear" w:color="auto" w:fill="DAEEF3"/>
              </w:tcPr>
            </w:tcPrChange>
          </w:tcPr>
          <w:p w:rsidR="00F839F6" w:rsidRPr="00F35813" w:rsidDel="00A25942" w:rsidRDefault="00F839F6" w:rsidP="00A35CDE">
            <w:pPr>
              <w:rPr>
                <w:del w:id="2385" w:author="Batra, Mayank" w:date="2016-06-21T14:24:00Z"/>
                <w:rFonts w:cs="Arial"/>
                <w:b/>
              </w:rPr>
            </w:pPr>
            <w:del w:id="2386" w:author="Batra, Mayank" w:date="2016-06-21T14:24:00Z">
              <w:r w:rsidRPr="00F35813" w:rsidDel="00A25942">
                <w:rPr>
                  <w:rFonts w:cs="Arial"/>
                  <w:b/>
                </w:rPr>
                <w:delText>Return</w:delText>
              </w:r>
              <w:bookmarkStart w:id="2387" w:name="_Toc454285431"/>
              <w:bookmarkStart w:id="2388" w:name="_Toc454285807"/>
              <w:bookmarkStart w:id="2389" w:name="_Toc454286183"/>
              <w:bookmarkEnd w:id="2387"/>
              <w:bookmarkEnd w:id="2388"/>
              <w:bookmarkEnd w:id="2389"/>
            </w:del>
          </w:p>
          <w:p w:rsidR="00F839F6" w:rsidRPr="00F35813" w:rsidDel="00A25942" w:rsidRDefault="00F839F6" w:rsidP="00A35CDE">
            <w:pPr>
              <w:rPr>
                <w:del w:id="2390" w:author="Batra, Mayank" w:date="2016-06-21T14:24:00Z"/>
                <w:rFonts w:cs="Arial"/>
                <w:b/>
              </w:rPr>
            </w:pPr>
            <w:del w:id="2391" w:author="Batra, Mayank" w:date="2016-06-21T14:24:00Z">
              <w:r w:rsidRPr="00F35813" w:rsidDel="00A25942">
                <w:rPr>
                  <w:rFonts w:cs="Arial"/>
                  <w:b/>
                </w:rPr>
                <w:delText>Parameter</w:delText>
              </w:r>
              <w:bookmarkStart w:id="2392" w:name="_Toc454285432"/>
              <w:bookmarkStart w:id="2393" w:name="_Toc454285808"/>
              <w:bookmarkStart w:id="2394" w:name="_Toc454286184"/>
              <w:bookmarkEnd w:id="2392"/>
              <w:bookmarkEnd w:id="2393"/>
              <w:bookmarkEnd w:id="2394"/>
            </w:del>
          </w:p>
        </w:tc>
        <w:bookmarkStart w:id="2395" w:name="_Toc454285433"/>
        <w:bookmarkStart w:id="2396" w:name="_Toc454285809"/>
        <w:bookmarkStart w:id="2397" w:name="_Toc454286185"/>
        <w:bookmarkEnd w:id="2395"/>
        <w:bookmarkEnd w:id="2396"/>
        <w:bookmarkEnd w:id="2397"/>
      </w:tr>
      <w:tr w:rsidR="00F839F6" w:rsidDel="00A25942" w:rsidTr="00191B63">
        <w:trPr>
          <w:cantSplit/>
          <w:del w:id="2398" w:author="Batra, Mayank" w:date="2016-06-21T14:24:00Z"/>
        </w:trPr>
        <w:tc>
          <w:tcPr>
            <w:tcW w:w="3539" w:type="dxa"/>
            <w:tcPrChange w:id="2399" w:author="Batra, Mayank" w:date="2016-06-21T12:07:00Z">
              <w:tcPr>
                <w:tcW w:w="3539" w:type="dxa"/>
              </w:tcPr>
            </w:tcPrChange>
          </w:tcPr>
          <w:p w:rsidR="00F839F6" w:rsidDel="00A25942" w:rsidRDefault="00F839F6" w:rsidP="00A35CDE">
            <w:pPr>
              <w:rPr>
                <w:del w:id="2400" w:author="Batra, Mayank" w:date="2016-06-21T14:24:00Z"/>
                <w:rFonts w:cs="Arial"/>
              </w:rPr>
            </w:pPr>
            <w:del w:id="2401" w:author="Batra, Mayank" w:date="2016-06-21T14:24:00Z">
              <w:r w:rsidDel="00A25942">
                <w:rPr>
                  <w:rFonts w:cs="Arial"/>
                </w:rPr>
                <w:delText>HCI_LE_Enhanced_Receiver_Test</w:delText>
              </w:r>
              <w:bookmarkStart w:id="2402" w:name="_Toc454285434"/>
              <w:bookmarkStart w:id="2403" w:name="_Toc454285810"/>
              <w:bookmarkStart w:id="2404" w:name="_Toc454286186"/>
              <w:bookmarkEnd w:id="2402"/>
              <w:bookmarkEnd w:id="2403"/>
              <w:bookmarkEnd w:id="2404"/>
            </w:del>
          </w:p>
        </w:tc>
        <w:tc>
          <w:tcPr>
            <w:tcW w:w="969" w:type="dxa"/>
            <w:tcPrChange w:id="2405" w:author="Batra, Mayank" w:date="2016-06-21T12:07:00Z">
              <w:tcPr>
                <w:tcW w:w="969" w:type="dxa"/>
              </w:tcPr>
            </w:tcPrChange>
          </w:tcPr>
          <w:p w:rsidR="00F839F6" w:rsidDel="00A25942" w:rsidRDefault="00F839F6" w:rsidP="00A35CDE">
            <w:pPr>
              <w:rPr>
                <w:del w:id="2406" w:author="Batra, Mayank" w:date="2016-06-21T14:24:00Z"/>
                <w:rFonts w:cs="Arial"/>
              </w:rPr>
            </w:pPr>
            <w:del w:id="2407" w:author="Batra, Mayank" w:date="2016-06-21T14:24:00Z">
              <w:r w:rsidDel="00A25942">
                <w:rPr>
                  <w:rFonts w:cs="Arial"/>
                </w:rPr>
                <w:delText>0x0033</w:delText>
              </w:r>
              <w:bookmarkStart w:id="2408" w:name="_Toc454285435"/>
              <w:bookmarkStart w:id="2409" w:name="_Toc454285811"/>
              <w:bookmarkStart w:id="2410" w:name="_Toc454286187"/>
              <w:bookmarkEnd w:id="2408"/>
              <w:bookmarkEnd w:id="2409"/>
              <w:bookmarkEnd w:id="2410"/>
            </w:del>
          </w:p>
        </w:tc>
        <w:tc>
          <w:tcPr>
            <w:tcW w:w="3142" w:type="dxa"/>
            <w:tcPrChange w:id="2411" w:author="Batra, Mayank" w:date="2016-06-21T12:07:00Z">
              <w:tcPr>
                <w:tcW w:w="3142" w:type="dxa"/>
              </w:tcPr>
            </w:tcPrChange>
          </w:tcPr>
          <w:p w:rsidR="00F839F6" w:rsidRPr="001F25D4" w:rsidDel="00A25942" w:rsidRDefault="00F839F6" w:rsidP="00A35CDE">
            <w:pPr>
              <w:rPr>
                <w:del w:id="2412" w:author="Batra, Mayank" w:date="2016-06-21T14:24:00Z"/>
                <w:rFonts w:cs="Arial"/>
              </w:rPr>
            </w:pPr>
            <w:del w:id="2413" w:author="Batra, Mayank" w:date="2016-06-21T14:24:00Z">
              <w:r w:rsidRPr="001F25D4" w:rsidDel="00A25942">
                <w:rPr>
                  <w:rFonts w:cs="Arial"/>
                </w:rPr>
                <w:delText>Num_Octets,</w:delText>
              </w:r>
              <w:bookmarkStart w:id="2414" w:name="_Toc454285436"/>
              <w:bookmarkStart w:id="2415" w:name="_Toc454285812"/>
              <w:bookmarkStart w:id="2416" w:name="_Toc454286188"/>
              <w:bookmarkEnd w:id="2414"/>
              <w:bookmarkEnd w:id="2415"/>
              <w:bookmarkEnd w:id="2416"/>
            </w:del>
          </w:p>
          <w:p w:rsidR="00F839F6" w:rsidRPr="001F25D4" w:rsidDel="00A25942" w:rsidRDefault="00F839F6" w:rsidP="00A35CDE">
            <w:pPr>
              <w:rPr>
                <w:del w:id="2417" w:author="Batra, Mayank" w:date="2016-06-21T14:24:00Z"/>
                <w:rFonts w:cs="Arial"/>
              </w:rPr>
            </w:pPr>
            <w:del w:id="2418" w:author="Batra, Mayank" w:date="2016-06-21T14:24:00Z">
              <w:r w:rsidRPr="001F25D4" w:rsidDel="00A25942">
                <w:rPr>
                  <w:rFonts w:cs="Arial"/>
                </w:rPr>
                <w:delText>RX Channel,</w:delText>
              </w:r>
              <w:bookmarkStart w:id="2419" w:name="_Toc454285437"/>
              <w:bookmarkStart w:id="2420" w:name="_Toc454285813"/>
              <w:bookmarkStart w:id="2421" w:name="_Toc454286189"/>
              <w:bookmarkEnd w:id="2419"/>
              <w:bookmarkEnd w:id="2420"/>
              <w:bookmarkEnd w:id="2421"/>
            </w:del>
          </w:p>
          <w:p w:rsidR="00F839F6" w:rsidRPr="001F25D4" w:rsidDel="00A25942" w:rsidRDefault="00F839F6" w:rsidP="00A35CDE">
            <w:pPr>
              <w:rPr>
                <w:del w:id="2422" w:author="Batra, Mayank" w:date="2016-06-21T14:24:00Z"/>
                <w:rFonts w:cs="Arial"/>
              </w:rPr>
            </w:pPr>
            <w:del w:id="2423" w:author="Batra, Mayank" w:date="2016-06-21T14:24:00Z">
              <w:r w:rsidRPr="001F25D4" w:rsidDel="00A25942">
                <w:rPr>
                  <w:rFonts w:cs="Arial"/>
                </w:rPr>
                <w:delText>PHY,</w:delText>
              </w:r>
              <w:bookmarkStart w:id="2424" w:name="_Toc454285438"/>
              <w:bookmarkStart w:id="2425" w:name="_Toc454285814"/>
              <w:bookmarkStart w:id="2426" w:name="_Toc454286190"/>
              <w:bookmarkEnd w:id="2424"/>
              <w:bookmarkEnd w:id="2425"/>
              <w:bookmarkEnd w:id="2426"/>
            </w:del>
          </w:p>
          <w:p w:rsidR="00F839F6" w:rsidDel="00A25942" w:rsidRDefault="00F839F6" w:rsidP="00A35CDE">
            <w:pPr>
              <w:rPr>
                <w:del w:id="2427" w:author="Batra, Mayank" w:date="2016-06-21T14:24:00Z"/>
                <w:rFonts w:cs="Arial"/>
                <w:color w:val="FF0000"/>
              </w:rPr>
            </w:pPr>
            <w:del w:id="2428" w:author="Batra, Mayank" w:date="2016-06-21T14:24:00Z">
              <w:r w:rsidRPr="001F25D4" w:rsidDel="00A25942">
                <w:rPr>
                  <w:rFonts w:cs="Arial"/>
                </w:rPr>
                <w:delText>Modulation_Index,</w:delText>
              </w:r>
              <w:bookmarkStart w:id="2429" w:name="_Toc454285439"/>
              <w:bookmarkStart w:id="2430" w:name="_Toc454285815"/>
              <w:bookmarkStart w:id="2431" w:name="_Toc454286191"/>
              <w:bookmarkEnd w:id="2429"/>
              <w:bookmarkEnd w:id="2430"/>
              <w:bookmarkEnd w:id="2431"/>
            </w:del>
          </w:p>
          <w:p w:rsidR="00B52EE2" w:rsidDel="00A25942" w:rsidRDefault="00B52EE2" w:rsidP="00A35CDE">
            <w:pPr>
              <w:rPr>
                <w:del w:id="2432" w:author="Batra, Mayank" w:date="2016-06-21T14:24:00Z"/>
                <w:rFonts w:cs="Arial"/>
                <w:color w:val="FF0000"/>
              </w:rPr>
            </w:pPr>
            <w:del w:id="2433" w:author="Batra, Mayank" w:date="2016-06-21T14:24:00Z">
              <w:r w:rsidDel="00A25942">
                <w:rPr>
                  <w:rFonts w:cs="Arial"/>
                  <w:color w:val="FF0000"/>
                </w:rPr>
                <w:delText>Supplemental_Length,</w:delText>
              </w:r>
              <w:bookmarkStart w:id="2434" w:name="_Toc454285440"/>
              <w:bookmarkStart w:id="2435" w:name="_Toc454285816"/>
              <w:bookmarkStart w:id="2436" w:name="_Toc454286192"/>
              <w:bookmarkEnd w:id="2434"/>
              <w:bookmarkEnd w:id="2435"/>
              <w:bookmarkEnd w:id="2436"/>
            </w:del>
          </w:p>
          <w:p w:rsidR="00B52EE2" w:rsidDel="00A25942" w:rsidRDefault="00B52EE2" w:rsidP="00A35CDE">
            <w:pPr>
              <w:rPr>
                <w:del w:id="2437" w:author="Batra, Mayank" w:date="2016-06-21T14:24:00Z"/>
                <w:rFonts w:cs="Arial"/>
                <w:color w:val="FF0000"/>
              </w:rPr>
            </w:pPr>
            <w:del w:id="2438" w:author="Batra, Mayank" w:date="2016-06-21T14:24:00Z">
              <w:r w:rsidDel="00A25942">
                <w:rPr>
                  <w:rFonts w:cs="Arial"/>
                  <w:color w:val="FF0000"/>
                </w:rPr>
                <w:delText>Supplemental_Slot_Type,</w:delText>
              </w:r>
              <w:bookmarkStart w:id="2439" w:name="_Toc454285441"/>
              <w:bookmarkStart w:id="2440" w:name="_Toc454285817"/>
              <w:bookmarkStart w:id="2441" w:name="_Toc454286193"/>
              <w:bookmarkEnd w:id="2439"/>
              <w:bookmarkEnd w:id="2440"/>
              <w:bookmarkEnd w:id="2441"/>
            </w:del>
          </w:p>
          <w:p w:rsidR="00F01695" w:rsidDel="00A25942" w:rsidRDefault="00F01695" w:rsidP="00F01695">
            <w:pPr>
              <w:rPr>
                <w:del w:id="2442" w:author="Batra, Mayank" w:date="2016-06-21T14:24:00Z"/>
                <w:rFonts w:cs="Arial"/>
                <w:color w:val="FF0000"/>
              </w:rPr>
            </w:pPr>
            <w:del w:id="2443" w:author="Batra, Mayank" w:date="2016-06-21T14:24:00Z">
              <w:r w:rsidDel="00A25942">
                <w:rPr>
                  <w:rFonts w:cs="Arial"/>
                  <w:color w:val="FF0000"/>
                </w:rPr>
                <w:delText>Number_of_Antennae,</w:delText>
              </w:r>
              <w:bookmarkStart w:id="2444" w:name="_Toc454285442"/>
              <w:bookmarkStart w:id="2445" w:name="_Toc454285818"/>
              <w:bookmarkStart w:id="2446" w:name="_Toc454286194"/>
              <w:bookmarkEnd w:id="2444"/>
              <w:bookmarkEnd w:id="2445"/>
              <w:bookmarkEnd w:id="2446"/>
            </w:del>
          </w:p>
          <w:p w:rsidR="00B52EE2" w:rsidRPr="009B3496" w:rsidDel="00A25942" w:rsidRDefault="00B52EE2" w:rsidP="00A35CDE">
            <w:pPr>
              <w:rPr>
                <w:del w:id="2447" w:author="Batra, Mayank" w:date="2016-06-21T14:24:00Z"/>
                <w:rFonts w:cs="Arial"/>
                <w:color w:val="FF0000"/>
              </w:rPr>
            </w:pPr>
            <w:del w:id="2448" w:author="Batra, Mayank" w:date="2016-06-21T14:24:00Z">
              <w:r w:rsidDel="00A25942">
                <w:rPr>
                  <w:rFonts w:cs="Arial"/>
                  <w:color w:val="FF0000"/>
                </w:rPr>
                <w:delText>Antenna_Switching_Pattern,</w:delText>
              </w:r>
              <w:bookmarkStart w:id="2449" w:name="_Toc454285443"/>
              <w:bookmarkStart w:id="2450" w:name="_Toc454285819"/>
              <w:bookmarkStart w:id="2451" w:name="_Toc454286195"/>
              <w:bookmarkEnd w:id="2449"/>
              <w:bookmarkEnd w:id="2450"/>
              <w:bookmarkEnd w:id="2451"/>
            </w:del>
          </w:p>
          <w:p w:rsidR="00F839F6" w:rsidDel="00A25942" w:rsidRDefault="00F839F6" w:rsidP="00A35CDE">
            <w:pPr>
              <w:rPr>
                <w:del w:id="2452" w:author="Batra, Mayank" w:date="2016-06-21T14:24:00Z"/>
                <w:rFonts w:cs="Arial"/>
              </w:rPr>
            </w:pPr>
            <w:del w:id="2453" w:author="Batra, Mayank" w:date="2016-06-21T14:24:00Z">
              <w:r w:rsidRPr="001F25D4" w:rsidDel="00A25942">
                <w:rPr>
                  <w:rFonts w:cs="Arial"/>
                </w:rPr>
                <w:delText>Unknown[i]</w:delText>
              </w:r>
              <w:bookmarkStart w:id="2454" w:name="_Toc454285444"/>
              <w:bookmarkStart w:id="2455" w:name="_Toc454285820"/>
              <w:bookmarkStart w:id="2456" w:name="_Toc454286196"/>
              <w:bookmarkEnd w:id="2454"/>
              <w:bookmarkEnd w:id="2455"/>
              <w:bookmarkEnd w:id="2456"/>
            </w:del>
          </w:p>
        </w:tc>
        <w:tc>
          <w:tcPr>
            <w:tcW w:w="1366" w:type="dxa"/>
            <w:tcPrChange w:id="2457" w:author="Batra, Mayank" w:date="2016-06-21T12:07:00Z">
              <w:tcPr>
                <w:tcW w:w="1366" w:type="dxa"/>
              </w:tcPr>
            </w:tcPrChange>
          </w:tcPr>
          <w:p w:rsidR="00F839F6" w:rsidDel="00A25942" w:rsidRDefault="00F839F6" w:rsidP="00A35CDE">
            <w:pPr>
              <w:rPr>
                <w:del w:id="2458" w:author="Batra, Mayank" w:date="2016-06-21T14:24:00Z"/>
                <w:rFonts w:cs="Arial"/>
              </w:rPr>
            </w:pPr>
            <w:del w:id="2459" w:author="Batra, Mayank" w:date="2016-06-21T14:24:00Z">
              <w:r w:rsidDel="00A25942">
                <w:rPr>
                  <w:rFonts w:cs="Arial"/>
                </w:rPr>
                <w:delText>Status</w:delText>
              </w:r>
              <w:bookmarkStart w:id="2460" w:name="_Toc454285445"/>
              <w:bookmarkStart w:id="2461" w:name="_Toc454285821"/>
              <w:bookmarkStart w:id="2462" w:name="_Toc454286197"/>
              <w:bookmarkEnd w:id="2460"/>
              <w:bookmarkEnd w:id="2461"/>
              <w:bookmarkEnd w:id="2462"/>
            </w:del>
          </w:p>
        </w:tc>
        <w:bookmarkStart w:id="2463" w:name="_Toc454285446"/>
        <w:bookmarkStart w:id="2464" w:name="_Toc454285822"/>
        <w:bookmarkStart w:id="2465" w:name="_Toc454286198"/>
        <w:bookmarkEnd w:id="2463"/>
        <w:bookmarkEnd w:id="2464"/>
        <w:bookmarkEnd w:id="2465"/>
      </w:tr>
    </w:tbl>
    <w:p w:rsidR="00F839F6" w:rsidDel="00A25942" w:rsidRDefault="00F839F6" w:rsidP="00F839F6">
      <w:pPr>
        <w:rPr>
          <w:del w:id="2466" w:author="Batra, Mayank" w:date="2016-06-21T14:24:00Z"/>
          <w:rFonts w:cs="Arial"/>
        </w:rPr>
      </w:pPr>
      <w:bookmarkStart w:id="2467" w:name="_Toc454285447"/>
      <w:bookmarkStart w:id="2468" w:name="_Toc454285823"/>
      <w:bookmarkStart w:id="2469" w:name="_Toc454286199"/>
      <w:bookmarkEnd w:id="2467"/>
      <w:bookmarkEnd w:id="2468"/>
      <w:bookmarkEnd w:id="2469"/>
    </w:p>
    <w:p w:rsidR="00F839F6" w:rsidRPr="009B3496" w:rsidDel="00A25942" w:rsidRDefault="00F839F6" w:rsidP="009B3496">
      <w:pPr>
        <w:pStyle w:val="Bodyspace-above"/>
        <w:rPr>
          <w:del w:id="2470" w:author="Batra, Mayank" w:date="2016-06-21T14:24:00Z"/>
          <w:rStyle w:val="af"/>
        </w:rPr>
      </w:pPr>
      <w:del w:id="2471" w:author="Batra, Mayank" w:date="2016-06-21T14:24:00Z">
        <w:r w:rsidRPr="009B3496" w:rsidDel="00A25942">
          <w:rPr>
            <w:rStyle w:val="af"/>
          </w:rPr>
          <w:delText>Description:</w:delText>
        </w:r>
        <w:bookmarkStart w:id="2472" w:name="_Toc454285448"/>
        <w:bookmarkStart w:id="2473" w:name="_Toc454285824"/>
        <w:bookmarkStart w:id="2474" w:name="_Toc454286200"/>
        <w:bookmarkEnd w:id="2472"/>
        <w:bookmarkEnd w:id="2473"/>
        <w:bookmarkEnd w:id="2474"/>
      </w:del>
    </w:p>
    <w:p w:rsidR="00F839F6" w:rsidDel="00A25942" w:rsidRDefault="00F839F6" w:rsidP="00F839F6">
      <w:pPr>
        <w:rPr>
          <w:del w:id="2475" w:author="Batra, Mayank" w:date="2016-06-21T14:24:00Z"/>
          <w:rFonts w:cs="Arial"/>
        </w:rPr>
      </w:pPr>
      <w:del w:id="2476" w:author="Batra, Mayank" w:date="2016-06-21T14:24:00Z">
        <w:r w:rsidRPr="001C3509" w:rsidDel="00A25942">
          <w:rPr>
            <w:rFonts w:cs="Arial"/>
          </w:rPr>
          <w:delText xml:space="preserve">This command is used to start a test where </w:delText>
        </w:r>
        <w:r w:rsidDel="00A25942">
          <w:rPr>
            <w:rFonts w:cs="Arial"/>
          </w:rPr>
          <w:delText xml:space="preserve">the DUT receives test reference </w:delText>
        </w:r>
        <w:r w:rsidRPr="001C3509" w:rsidDel="00A25942">
          <w:rPr>
            <w:rFonts w:cs="Arial"/>
          </w:rPr>
          <w:delText>packets at a fixed interval. The tester generates the test reference packets.</w:delText>
        </w:r>
        <w:bookmarkStart w:id="2477" w:name="_Toc454285449"/>
        <w:bookmarkStart w:id="2478" w:name="_Toc454285825"/>
        <w:bookmarkStart w:id="2479" w:name="_Toc454286201"/>
        <w:bookmarkEnd w:id="2477"/>
        <w:bookmarkEnd w:id="2478"/>
        <w:bookmarkEnd w:id="2479"/>
      </w:del>
    </w:p>
    <w:p w:rsidR="00F73000" w:rsidRPr="001F25D4" w:rsidDel="00A25942" w:rsidRDefault="00F839F6" w:rsidP="00F73000">
      <w:pPr>
        <w:rPr>
          <w:del w:id="2480" w:author="Batra, Mayank" w:date="2016-06-21T14:24:00Z"/>
          <w:rFonts w:cs="Arial"/>
        </w:rPr>
      </w:pPr>
      <w:commentRangeStart w:id="2481"/>
      <w:del w:id="2482" w:author="Batra, Mayank" w:date="2016-06-21T14:24:00Z">
        <w:r w:rsidRPr="001F25D4" w:rsidDel="00A25942">
          <w:rPr>
            <w:rFonts w:cs="Arial"/>
          </w:rPr>
          <w:delText xml:space="preserve">Num_Octets specifies the number of octets in the command parameters not including Num_Octets itself. </w:delText>
        </w:r>
        <w:r w:rsidR="00B52EE2" w:rsidDel="00A25942">
          <w:rPr>
            <w:rFonts w:cs="Arial"/>
            <w:color w:val="FF0000"/>
          </w:rPr>
          <w:delText xml:space="preserve">If the value is less than the length of the parameters excluding Unknown, the </w:delText>
        </w:r>
        <w:r w:rsidR="00F01695" w:rsidDel="00A25942">
          <w:rPr>
            <w:rFonts w:cs="Arial"/>
            <w:color w:val="FF0000"/>
          </w:rPr>
          <w:delText>b</w:delText>
        </w:r>
        <w:r w:rsidR="00FF5E77" w:rsidDel="00A25942">
          <w:rPr>
            <w:rFonts w:cs="Arial"/>
            <w:color w:val="FF0000"/>
          </w:rPr>
          <w:delText>ehavior</w:delText>
        </w:r>
        <w:r w:rsidR="00B52EE2" w:rsidDel="00A25942">
          <w:rPr>
            <w:rFonts w:cs="Arial"/>
            <w:color w:val="FF0000"/>
          </w:rPr>
          <w:delText xml:space="preserve"> shall be as if the missing parameters were given the value 0x00</w:delText>
        </w:r>
        <w:commentRangeEnd w:id="2481"/>
        <w:r w:rsidR="00EA0200" w:rsidDel="00A25942">
          <w:rPr>
            <w:rStyle w:val="aff1"/>
          </w:rPr>
          <w:commentReference w:id="2481"/>
        </w:r>
        <w:r w:rsidR="00B52EE2" w:rsidDel="00A25942">
          <w:rPr>
            <w:rFonts w:cs="Arial"/>
            <w:color w:val="FF0000"/>
          </w:rPr>
          <w:delText>.</w:delText>
        </w:r>
      </w:del>
      <w:ins w:id="2483" w:author="Clive D.W. Feather" w:date="2016-05-05T13:33:00Z">
        <w:del w:id="2484" w:author="Batra, Mayank" w:date="2016-06-21T14:24:00Z">
          <w:r w:rsidR="00F73000" w:rsidDel="00A25942">
            <w:rPr>
              <w:rFonts w:cs="Arial"/>
            </w:rPr>
            <w:delText xml:space="preserve"> </w:delText>
          </w:r>
        </w:del>
      </w:ins>
      <w:moveToRangeStart w:id="2485" w:author="Clive D.W. Feather" w:date="2016-05-05T13:33:00Z" w:name="move450218562"/>
      <w:commentRangeStart w:id="2486"/>
      <w:moveTo w:id="2487" w:author="Clive D.W. Feather" w:date="2016-05-05T13:33:00Z">
        <w:del w:id="2488" w:author="Batra, Mayank" w:date="2016-06-21T14:24:00Z">
          <w:r w:rsidR="00F73000" w:rsidDel="00A25942">
            <w:delText xml:space="preserve">A Host conforming to a future version of this specification may specify a value for the Unknown parameter by setting Num_Octets to a value greater than </w:delText>
          </w:r>
          <w:r w:rsidR="00F73000" w:rsidRPr="00450AA1" w:rsidDel="00A25942">
            <w:rPr>
              <w:strike/>
            </w:rPr>
            <w:delText>3</w:delText>
          </w:r>
          <w:r w:rsidR="00F73000" w:rsidRPr="00450AA1" w:rsidDel="00A25942">
            <w:rPr>
              <w:color w:val="FF0000"/>
            </w:rPr>
            <w:delText>7</w:delText>
          </w:r>
          <w:r w:rsidR="00F73000" w:rsidDel="00A25942">
            <w:delText>. If it does so, the Controller shall reject the command with the Unsupported Feature or Parameter Value (0x11) error code.</w:delText>
          </w:r>
        </w:del>
      </w:moveTo>
      <w:bookmarkStart w:id="2489" w:name="_Toc454285450"/>
      <w:bookmarkStart w:id="2490" w:name="_Toc454285826"/>
      <w:bookmarkStart w:id="2491" w:name="_Toc454286202"/>
      <w:bookmarkEnd w:id="2489"/>
      <w:bookmarkEnd w:id="2490"/>
      <w:bookmarkEnd w:id="2491"/>
    </w:p>
    <w:moveToRangeEnd w:id="2485"/>
    <w:commentRangeEnd w:id="2486"/>
    <w:p w:rsidR="00F839F6" w:rsidRPr="00F73000" w:rsidDel="00A25942" w:rsidRDefault="00F73000" w:rsidP="00F839F6">
      <w:pPr>
        <w:rPr>
          <w:del w:id="2492" w:author="Batra, Mayank" w:date="2016-06-21T14:24:00Z"/>
          <w:rFonts w:cs="Arial"/>
          <w:rPrChange w:id="2493" w:author="Clive D.W. Feather" w:date="2016-05-05T13:33:00Z">
            <w:rPr>
              <w:del w:id="2494" w:author="Batra, Mayank" w:date="2016-06-21T14:24:00Z"/>
              <w:rFonts w:cs="Arial"/>
              <w:color w:val="FF0000"/>
            </w:rPr>
          </w:rPrChange>
        </w:rPr>
      </w:pPr>
      <w:del w:id="2495" w:author="Batra, Mayank" w:date="2016-06-21T14:24:00Z">
        <w:r w:rsidDel="00A25942">
          <w:rPr>
            <w:rStyle w:val="aff1"/>
          </w:rPr>
          <w:commentReference w:id="2486"/>
        </w:r>
        <w:bookmarkStart w:id="2496" w:name="_Toc454285451"/>
        <w:bookmarkStart w:id="2497" w:name="_Toc454285827"/>
        <w:bookmarkStart w:id="2498" w:name="_Toc454286203"/>
        <w:bookmarkEnd w:id="2496"/>
        <w:bookmarkEnd w:id="2497"/>
        <w:bookmarkEnd w:id="2498"/>
      </w:del>
    </w:p>
    <w:p w:rsidR="009278F5" w:rsidDel="00A25942" w:rsidRDefault="009278F5" w:rsidP="00F839F6">
      <w:pPr>
        <w:rPr>
          <w:del w:id="2499" w:author="Batra, Mayank" w:date="2016-06-21T14:24:00Z"/>
          <w:rFonts w:cs="Arial"/>
          <w:color w:val="FF0000"/>
        </w:rPr>
      </w:pPr>
      <w:del w:id="2500" w:author="Batra, Mayank" w:date="2016-06-21T14:24:00Z">
        <w:r w:rsidDel="00A25942">
          <w:rPr>
            <w:rFonts w:cs="Arial"/>
            <w:color w:val="FF0000"/>
          </w:rPr>
          <w:delText>To test AoD receiving, Number_of_Antennae and Antenna_Switching_Pattern shall both be 0x00. To test AoA receiving, both shall be non-zero.</w:delText>
        </w:r>
        <w:bookmarkStart w:id="2501" w:name="_Toc454285452"/>
        <w:bookmarkStart w:id="2502" w:name="_Toc454285828"/>
        <w:bookmarkStart w:id="2503" w:name="_Toc454286204"/>
        <w:bookmarkEnd w:id="2501"/>
        <w:bookmarkEnd w:id="2502"/>
        <w:bookmarkEnd w:id="2503"/>
      </w:del>
    </w:p>
    <w:p w:rsidR="003D107B" w:rsidDel="00A25942" w:rsidRDefault="003D107B" w:rsidP="00F839F6">
      <w:pPr>
        <w:rPr>
          <w:del w:id="2504" w:author="Batra, Mayank" w:date="2016-06-21T14:24:00Z"/>
          <w:rFonts w:cs="Arial"/>
          <w:color w:val="FF0000"/>
        </w:rPr>
      </w:pPr>
      <w:del w:id="2505" w:author="Batra, Mayank" w:date="2016-06-21T14:24:00Z">
        <w:r w:rsidDel="00A25942">
          <w:rPr>
            <w:rFonts w:cs="Arial"/>
            <w:color w:val="FF0000"/>
          </w:rPr>
          <w:delText>If the length of the Supplemental in a received test reference packet is not equal to Supplemental_Length then the DUT shall discard that packet.</w:delText>
        </w:r>
        <w:bookmarkStart w:id="2506" w:name="_Toc454285453"/>
        <w:bookmarkStart w:id="2507" w:name="_Toc454285829"/>
        <w:bookmarkStart w:id="2508" w:name="_Toc454286205"/>
        <w:bookmarkEnd w:id="2506"/>
        <w:bookmarkEnd w:id="2507"/>
        <w:bookmarkEnd w:id="2508"/>
      </w:del>
    </w:p>
    <w:p w:rsidR="00B52EE2" w:rsidRPr="009B3496" w:rsidDel="00A25942" w:rsidRDefault="00B52EE2" w:rsidP="00F839F6">
      <w:pPr>
        <w:rPr>
          <w:del w:id="2509" w:author="Batra, Mayank" w:date="2016-06-21T14:24:00Z"/>
          <w:rFonts w:cs="Arial"/>
          <w:color w:val="FF0000"/>
        </w:rPr>
      </w:pPr>
      <w:del w:id="2510" w:author="Batra, Mayank" w:date="2016-06-21T14:24:00Z">
        <w:r w:rsidDel="00A25942">
          <w:rPr>
            <w:rFonts w:cs="Arial"/>
            <w:color w:val="FF0000"/>
          </w:rPr>
          <w:delText>If the Controller does not</w:delText>
        </w:r>
        <w:r w:rsidR="00EA331A" w:rsidDel="00A25942">
          <w:rPr>
            <w:rFonts w:cs="Arial"/>
            <w:color w:val="FF0000"/>
          </w:rPr>
          <w:delText xml:space="preserve"> support the </w:delText>
        </w:r>
      </w:del>
      <w:del w:id="2511" w:author="Batra, Mayank" w:date="2016-05-27T11:15:00Z">
        <w:r w:rsidR="00EA331A" w:rsidDel="00700D57">
          <w:rPr>
            <w:rFonts w:cs="Arial"/>
            <w:color w:val="FF0000"/>
          </w:rPr>
          <w:delText xml:space="preserve">AoA or AoD </w:delText>
        </w:r>
      </w:del>
      <w:del w:id="2512" w:author="Batra, Mayank" w:date="2016-06-10T17:07:00Z">
        <w:r w:rsidR="00EA331A">
          <w:rPr>
            <w:rFonts w:cs="Arial"/>
            <w:color w:val="FF0000"/>
          </w:rPr>
          <w:delText xml:space="preserve">feature </w:delText>
        </w:r>
      </w:del>
      <w:del w:id="2513" w:author="Batra, Mayank" w:date="2016-06-21T14:24:00Z">
        <w:r w:rsidR="00EA331A" w:rsidDel="00A25942">
          <w:rPr>
            <w:rFonts w:cs="Arial"/>
            <w:color w:val="FF0000"/>
          </w:rPr>
          <w:delText xml:space="preserve">and the Supplemental_Length, Supplemental_Slot_Type, </w:delText>
        </w:r>
        <w:r w:rsidR="00F01695" w:rsidDel="00A25942">
          <w:rPr>
            <w:rFonts w:cs="Arial"/>
            <w:color w:val="FF0000"/>
          </w:rPr>
          <w:delText xml:space="preserve">Number_of_Antennae, </w:delText>
        </w:r>
        <w:r w:rsidR="00EA331A" w:rsidDel="00A25942">
          <w:rPr>
            <w:rFonts w:cs="Arial"/>
            <w:color w:val="FF0000"/>
          </w:rPr>
          <w:delText xml:space="preserve">and Antenna_Switching_Pattern parameters are not all set to 0x00, then the Controller shall reject the command using </w:delText>
        </w:r>
        <w:commentRangeStart w:id="2514"/>
        <w:r w:rsidR="00EA331A" w:rsidDel="00A25942">
          <w:rPr>
            <w:rFonts w:cs="Arial"/>
            <w:color w:val="FF0000"/>
          </w:rPr>
          <w:delText xml:space="preserve">the </w:delText>
        </w:r>
      </w:del>
      <w:ins w:id="2515" w:author="Clive D.W. Feather" w:date="2016-05-05T13:44:00Z">
        <w:del w:id="2516" w:author="Batra, Mayank" w:date="2016-06-21T14:24:00Z">
          <w:r w:rsidR="004043C2" w:rsidDel="00A25942">
            <w:rPr>
              <w:rFonts w:cs="Arial"/>
              <w:color w:val="FF0000"/>
            </w:rPr>
            <w:delText xml:space="preserve">error code </w:delText>
          </w:r>
        </w:del>
      </w:ins>
      <w:del w:id="2517" w:author="Batra, Mayank" w:date="2016-06-21T14:24:00Z">
        <w:r w:rsidR="00EA331A" w:rsidDel="00A25942">
          <w:rPr>
            <w:rFonts w:cs="Arial"/>
            <w:color w:val="FF0000"/>
          </w:rPr>
          <w:delText>Unsupported Feature or Parameter Value (0x11)</w:delText>
        </w:r>
        <w:commentRangeEnd w:id="2514"/>
        <w:r w:rsidR="004043C2" w:rsidDel="00A25942">
          <w:rPr>
            <w:rStyle w:val="aff1"/>
          </w:rPr>
          <w:commentReference w:id="2514"/>
        </w:r>
        <w:r w:rsidR="00EA331A" w:rsidDel="00A25942">
          <w:rPr>
            <w:rFonts w:cs="Arial"/>
            <w:color w:val="FF0000"/>
          </w:rPr>
          <w:delText xml:space="preserve"> error code.</w:delText>
        </w:r>
        <w:bookmarkStart w:id="2518" w:name="_Toc454285454"/>
        <w:bookmarkStart w:id="2519" w:name="_Toc454285830"/>
        <w:bookmarkStart w:id="2520" w:name="_Toc454286206"/>
        <w:bookmarkEnd w:id="2518"/>
        <w:bookmarkEnd w:id="2519"/>
        <w:bookmarkEnd w:id="2520"/>
      </w:del>
    </w:p>
    <w:p w:rsidR="00F839F6" w:rsidRPr="001F25D4" w:rsidDel="00A25942" w:rsidRDefault="00F574B8" w:rsidP="00F839F6">
      <w:pPr>
        <w:rPr>
          <w:del w:id="2521" w:author="Batra, Mayank" w:date="2016-06-21T14:24:00Z"/>
          <w:rFonts w:cs="Arial"/>
        </w:rPr>
      </w:pPr>
      <w:moveFromRangeStart w:id="2522" w:author="Clive D.W. Feather" w:date="2016-05-05T13:33:00Z" w:name="move450218562"/>
      <w:moveFrom w:id="2523" w:author="Clive D.W. Feather" w:date="2016-05-05T13:33:00Z">
        <w:del w:id="2524" w:author="Batra, Mayank" w:date="2016-06-21T14:24:00Z">
          <w:r w:rsidDel="00A25942">
            <w:delText xml:space="preserve">A Host conforming to a future version of this specification may specify a value for the Unknown parameter by setting Num_Octets to a value greater than </w:delText>
          </w:r>
          <w:r w:rsidRPr="00450AA1" w:rsidDel="00A25942">
            <w:rPr>
              <w:strike/>
            </w:rPr>
            <w:delText>3</w:delText>
          </w:r>
          <w:r w:rsidRPr="00450AA1" w:rsidDel="00A25942">
            <w:rPr>
              <w:color w:val="FF0000"/>
            </w:rPr>
            <w:delText>7</w:delText>
          </w:r>
          <w:r w:rsidDel="00A25942">
            <w:delText>. If it does so, the Controller shall reject the command with the Unsupported Feature or Parameter Value (0x11) error code.</w:delText>
          </w:r>
        </w:del>
      </w:moveFrom>
      <w:bookmarkStart w:id="2525" w:name="_Toc454285455"/>
      <w:bookmarkStart w:id="2526" w:name="_Toc454285831"/>
      <w:bookmarkStart w:id="2527" w:name="_Toc454286207"/>
      <w:bookmarkEnd w:id="2525"/>
      <w:bookmarkEnd w:id="2526"/>
      <w:bookmarkEnd w:id="2527"/>
    </w:p>
    <w:p w:rsidR="00F839F6" w:rsidRPr="00F839F6" w:rsidDel="00A25942" w:rsidRDefault="00F839F6" w:rsidP="00F839F6">
      <w:pPr>
        <w:rPr>
          <w:del w:id="2528" w:author="Batra, Mayank" w:date="2016-06-21T14:24:00Z"/>
          <w:rFonts w:cs="Arial"/>
        </w:rPr>
      </w:pPr>
      <w:bookmarkStart w:id="2529" w:name="_Toc454285456"/>
      <w:bookmarkStart w:id="2530" w:name="_Toc454285832"/>
      <w:bookmarkStart w:id="2531" w:name="_Toc454286208"/>
      <w:bookmarkEnd w:id="2529"/>
      <w:bookmarkEnd w:id="2530"/>
      <w:bookmarkEnd w:id="2531"/>
      <w:moveFromRangeEnd w:id="2522"/>
    </w:p>
    <w:p w:rsidR="00F839F6" w:rsidRPr="009B3496" w:rsidDel="00A25942" w:rsidRDefault="00F839F6" w:rsidP="009B3496">
      <w:pPr>
        <w:pStyle w:val="Bodyspace-above"/>
        <w:rPr>
          <w:del w:id="2532" w:author="Batra, Mayank" w:date="2016-06-21T14:24:00Z"/>
          <w:rStyle w:val="af"/>
        </w:rPr>
      </w:pPr>
      <w:del w:id="2533" w:author="Batra, Mayank" w:date="2016-06-21T14:24:00Z">
        <w:r w:rsidRPr="009B3496" w:rsidDel="00A25942">
          <w:rPr>
            <w:rStyle w:val="af"/>
          </w:rPr>
          <w:delText>Command Parameters:</w:delText>
        </w:r>
        <w:bookmarkStart w:id="2534" w:name="_Toc454285457"/>
        <w:bookmarkStart w:id="2535" w:name="_Toc454285833"/>
        <w:bookmarkStart w:id="2536" w:name="_Toc454286209"/>
        <w:bookmarkEnd w:id="2534"/>
        <w:bookmarkEnd w:id="2535"/>
        <w:bookmarkEnd w:id="2536"/>
      </w:del>
    </w:p>
    <w:p w:rsidR="00F839F6" w:rsidRPr="001F25D4" w:rsidDel="00A25942" w:rsidRDefault="00F839F6" w:rsidP="00F839F6">
      <w:pPr>
        <w:rPr>
          <w:del w:id="2537" w:author="Batra, Mayank" w:date="2016-06-21T14:24:00Z"/>
          <w:rFonts w:cs="Arial"/>
          <w:i/>
        </w:rPr>
      </w:pPr>
      <w:del w:id="2538" w:author="Batra, Mayank" w:date="2016-06-21T14:24:00Z">
        <w:r w:rsidRPr="001F25D4" w:rsidDel="00A25942">
          <w:rPr>
            <w:rFonts w:cs="Arial"/>
            <w:i/>
          </w:rPr>
          <w:delText>Num_Octets:</w:delText>
        </w:r>
        <w:r w:rsidRPr="001F25D4" w:rsidDel="00A25942">
          <w:rPr>
            <w:rFonts w:cs="Arial"/>
            <w:i/>
          </w:rPr>
          <w:tab/>
          <w:delText xml:space="preserve">                                                                              Size: 1 Octet</w:delText>
        </w:r>
        <w:bookmarkStart w:id="2539" w:name="_Toc454285458"/>
        <w:bookmarkStart w:id="2540" w:name="_Toc454285834"/>
        <w:bookmarkStart w:id="2541" w:name="_Toc454286210"/>
        <w:bookmarkEnd w:id="2539"/>
        <w:bookmarkEnd w:id="2540"/>
        <w:bookmarkEnd w:id="2541"/>
      </w:del>
    </w:p>
    <w:tbl>
      <w:tblPr>
        <w:tblStyle w:val="afa"/>
        <w:tblW w:w="9067" w:type="dxa"/>
        <w:tblLook w:val="04A0"/>
        <w:tblPrChange w:id="2542" w:author="Batra, Mayank" w:date="2016-06-21T12:07:00Z">
          <w:tblPr>
            <w:tblStyle w:val="afa"/>
            <w:tblW w:w="9067" w:type="dxa"/>
            <w:tblLook w:val="04A0"/>
          </w:tblPr>
        </w:tblPrChange>
      </w:tblPr>
      <w:tblGrid>
        <w:gridCol w:w="3539"/>
        <w:gridCol w:w="5528"/>
        <w:tblGridChange w:id="2543">
          <w:tblGrid>
            <w:gridCol w:w="3539"/>
            <w:gridCol w:w="5528"/>
          </w:tblGrid>
        </w:tblGridChange>
      </w:tblGrid>
      <w:tr w:rsidR="00F839F6" w:rsidRPr="00F839F6" w:rsidDel="00A25942" w:rsidTr="00191B63">
        <w:trPr>
          <w:cantSplit/>
          <w:tblHeader/>
          <w:del w:id="2544" w:author="Batra, Mayank" w:date="2016-06-21T14:24:00Z"/>
        </w:trPr>
        <w:tc>
          <w:tcPr>
            <w:tcW w:w="3539" w:type="dxa"/>
            <w:shd w:val="clear" w:color="auto" w:fill="DAEEF3"/>
            <w:tcPrChange w:id="2545" w:author="Batra, Mayank" w:date="2016-06-21T12:07:00Z">
              <w:tcPr>
                <w:tcW w:w="3539" w:type="dxa"/>
                <w:shd w:val="clear" w:color="auto" w:fill="DAEEF3"/>
              </w:tcPr>
            </w:tcPrChange>
          </w:tcPr>
          <w:p w:rsidR="00F839F6" w:rsidRPr="001F25D4" w:rsidDel="00A25942" w:rsidRDefault="00F839F6" w:rsidP="00A35CDE">
            <w:pPr>
              <w:rPr>
                <w:del w:id="2546" w:author="Batra, Mayank" w:date="2016-06-21T14:24:00Z"/>
                <w:rFonts w:cs="Arial"/>
                <w:b/>
              </w:rPr>
            </w:pPr>
            <w:del w:id="2547" w:author="Batra, Mayank" w:date="2016-06-21T14:24:00Z">
              <w:r w:rsidRPr="001F25D4" w:rsidDel="00A25942">
                <w:rPr>
                  <w:rFonts w:cs="Arial"/>
                  <w:b/>
                </w:rPr>
                <w:delText>Value</w:delText>
              </w:r>
              <w:bookmarkStart w:id="2548" w:name="_Toc454285459"/>
              <w:bookmarkStart w:id="2549" w:name="_Toc454285835"/>
              <w:bookmarkStart w:id="2550" w:name="_Toc454286211"/>
              <w:bookmarkEnd w:id="2548"/>
              <w:bookmarkEnd w:id="2549"/>
              <w:bookmarkEnd w:id="2550"/>
            </w:del>
          </w:p>
        </w:tc>
        <w:tc>
          <w:tcPr>
            <w:tcW w:w="5528" w:type="dxa"/>
            <w:shd w:val="clear" w:color="auto" w:fill="DAEEF3"/>
            <w:tcPrChange w:id="2551" w:author="Batra, Mayank" w:date="2016-06-21T12:07:00Z">
              <w:tcPr>
                <w:tcW w:w="5528" w:type="dxa"/>
                <w:shd w:val="clear" w:color="auto" w:fill="DAEEF3"/>
              </w:tcPr>
            </w:tcPrChange>
          </w:tcPr>
          <w:p w:rsidR="00F839F6" w:rsidRPr="001F25D4" w:rsidDel="00A25942" w:rsidRDefault="00F839F6" w:rsidP="00A35CDE">
            <w:pPr>
              <w:rPr>
                <w:del w:id="2552" w:author="Batra, Mayank" w:date="2016-06-21T14:24:00Z"/>
                <w:rFonts w:cs="Arial"/>
                <w:b/>
              </w:rPr>
            </w:pPr>
            <w:del w:id="2553" w:author="Batra, Mayank" w:date="2016-06-21T14:24:00Z">
              <w:r w:rsidRPr="001F25D4" w:rsidDel="00A25942">
                <w:rPr>
                  <w:rFonts w:cs="Arial"/>
                  <w:b/>
                </w:rPr>
                <w:delText>Parameter Description</w:delText>
              </w:r>
              <w:bookmarkStart w:id="2554" w:name="_Toc454285460"/>
              <w:bookmarkStart w:id="2555" w:name="_Toc454285836"/>
              <w:bookmarkStart w:id="2556" w:name="_Toc454286212"/>
              <w:bookmarkEnd w:id="2554"/>
              <w:bookmarkEnd w:id="2555"/>
              <w:bookmarkEnd w:id="2556"/>
            </w:del>
          </w:p>
        </w:tc>
        <w:bookmarkStart w:id="2557" w:name="_Toc454285461"/>
        <w:bookmarkStart w:id="2558" w:name="_Toc454285837"/>
        <w:bookmarkStart w:id="2559" w:name="_Toc454286213"/>
        <w:bookmarkEnd w:id="2557"/>
        <w:bookmarkEnd w:id="2558"/>
        <w:bookmarkEnd w:id="2559"/>
      </w:tr>
      <w:tr w:rsidR="00F839F6" w:rsidRPr="00F839F6" w:rsidDel="00A25942" w:rsidTr="00191B63">
        <w:trPr>
          <w:cantSplit/>
          <w:del w:id="2560" w:author="Batra, Mayank" w:date="2016-06-21T14:24:00Z"/>
        </w:trPr>
        <w:tc>
          <w:tcPr>
            <w:tcW w:w="3539" w:type="dxa"/>
            <w:tcPrChange w:id="2561" w:author="Batra, Mayank" w:date="2016-06-21T12:07:00Z">
              <w:tcPr>
                <w:tcW w:w="3539" w:type="dxa"/>
              </w:tcPr>
            </w:tcPrChange>
          </w:tcPr>
          <w:p w:rsidR="00F839F6" w:rsidRPr="001F25D4" w:rsidDel="00A25942" w:rsidRDefault="00F839F6" w:rsidP="00A35CDE">
            <w:pPr>
              <w:rPr>
                <w:del w:id="2562" w:author="Batra, Mayank" w:date="2016-06-21T14:24:00Z"/>
                <w:rFonts w:cs="Arial"/>
              </w:rPr>
            </w:pPr>
            <w:del w:id="2563" w:author="Batra, Mayank" w:date="2016-06-21T14:24:00Z">
              <w:r w:rsidRPr="001F25D4" w:rsidDel="00A25942">
                <w:rPr>
                  <w:rFonts w:cs="Arial"/>
                </w:rPr>
                <w:delText>N = 3 to 61</w:delText>
              </w:r>
              <w:bookmarkStart w:id="2564" w:name="_Toc454285462"/>
              <w:bookmarkStart w:id="2565" w:name="_Toc454285838"/>
              <w:bookmarkStart w:id="2566" w:name="_Toc454286214"/>
              <w:bookmarkEnd w:id="2564"/>
              <w:bookmarkEnd w:id="2565"/>
              <w:bookmarkEnd w:id="2566"/>
            </w:del>
          </w:p>
        </w:tc>
        <w:tc>
          <w:tcPr>
            <w:tcW w:w="5528" w:type="dxa"/>
            <w:tcPrChange w:id="2567" w:author="Batra, Mayank" w:date="2016-06-21T12:07:00Z">
              <w:tcPr>
                <w:tcW w:w="5528" w:type="dxa"/>
              </w:tcPr>
            </w:tcPrChange>
          </w:tcPr>
          <w:p w:rsidR="00F839F6" w:rsidRPr="001F25D4" w:rsidDel="00A25942" w:rsidRDefault="00F839F6" w:rsidP="00A35CDE">
            <w:pPr>
              <w:rPr>
                <w:del w:id="2568" w:author="Batra, Mayank" w:date="2016-06-21T14:24:00Z"/>
                <w:rFonts w:cs="Arial"/>
              </w:rPr>
            </w:pPr>
            <w:del w:id="2569" w:author="Batra, Mayank" w:date="2016-06-21T14:24:00Z">
              <w:r w:rsidRPr="001F25D4" w:rsidDel="00A25942">
                <w:rPr>
                  <w:rFonts w:cs="Arial"/>
                </w:rPr>
                <w:delText>Number of octets in the command parameters not including Num_Octets.</w:delText>
              </w:r>
              <w:bookmarkStart w:id="2570" w:name="_Toc454285463"/>
              <w:bookmarkStart w:id="2571" w:name="_Toc454285839"/>
              <w:bookmarkStart w:id="2572" w:name="_Toc454286215"/>
              <w:bookmarkEnd w:id="2570"/>
              <w:bookmarkEnd w:id="2571"/>
              <w:bookmarkEnd w:id="2572"/>
            </w:del>
          </w:p>
        </w:tc>
        <w:bookmarkStart w:id="2573" w:name="_Toc454285464"/>
        <w:bookmarkStart w:id="2574" w:name="_Toc454285840"/>
        <w:bookmarkStart w:id="2575" w:name="_Toc454286216"/>
        <w:bookmarkEnd w:id="2573"/>
        <w:bookmarkEnd w:id="2574"/>
        <w:bookmarkEnd w:id="2575"/>
      </w:tr>
    </w:tbl>
    <w:p w:rsidR="00F839F6" w:rsidRPr="00F839F6" w:rsidDel="00A25942" w:rsidRDefault="00F839F6" w:rsidP="00F839F6">
      <w:pPr>
        <w:rPr>
          <w:del w:id="2576" w:author="Batra, Mayank" w:date="2016-06-21T14:24:00Z"/>
          <w:rFonts w:cs="Arial"/>
        </w:rPr>
      </w:pPr>
      <w:bookmarkStart w:id="2577" w:name="_Toc454285465"/>
      <w:bookmarkStart w:id="2578" w:name="_Toc454285841"/>
      <w:bookmarkStart w:id="2579" w:name="_Toc454286217"/>
      <w:bookmarkEnd w:id="2577"/>
      <w:bookmarkEnd w:id="2578"/>
      <w:bookmarkEnd w:id="2579"/>
    </w:p>
    <w:p w:rsidR="00F839F6" w:rsidDel="00A25942" w:rsidRDefault="00F839F6" w:rsidP="00F839F6">
      <w:pPr>
        <w:rPr>
          <w:del w:id="2580" w:author="Batra, Mayank" w:date="2016-06-21T14:24:00Z"/>
          <w:rFonts w:cs="Arial"/>
        </w:rPr>
      </w:pPr>
      <w:del w:id="2581" w:author="Batra, Mayank" w:date="2016-06-21T14:24:00Z">
        <w:r w:rsidDel="00A25942">
          <w:rPr>
            <w:rFonts w:cs="Arial"/>
          </w:rPr>
          <w:delText>RX channel:  &lt;unchanged&gt;</w:delText>
        </w:r>
        <w:bookmarkStart w:id="2582" w:name="_Toc454285466"/>
        <w:bookmarkStart w:id="2583" w:name="_Toc454285842"/>
        <w:bookmarkStart w:id="2584" w:name="_Toc454286218"/>
        <w:bookmarkEnd w:id="2582"/>
        <w:bookmarkEnd w:id="2583"/>
        <w:bookmarkEnd w:id="2584"/>
      </w:del>
    </w:p>
    <w:p w:rsidR="00F839F6" w:rsidDel="00A25942" w:rsidRDefault="00F839F6" w:rsidP="00F839F6">
      <w:pPr>
        <w:rPr>
          <w:del w:id="2585" w:author="Batra, Mayank" w:date="2016-06-21T14:24:00Z"/>
          <w:rFonts w:cs="Arial"/>
        </w:rPr>
      </w:pPr>
      <w:del w:id="2586" w:author="Batra, Mayank" w:date="2016-06-21T14:24:00Z">
        <w:r w:rsidDel="00A25942">
          <w:rPr>
            <w:rFonts w:cs="Arial"/>
          </w:rPr>
          <w:delText>PHY:  &lt;unchanged&gt;</w:delText>
        </w:r>
        <w:bookmarkStart w:id="2587" w:name="_Toc454285467"/>
        <w:bookmarkStart w:id="2588" w:name="_Toc454285843"/>
        <w:bookmarkStart w:id="2589" w:name="_Toc454286219"/>
        <w:bookmarkEnd w:id="2587"/>
        <w:bookmarkEnd w:id="2588"/>
        <w:bookmarkEnd w:id="2589"/>
      </w:del>
    </w:p>
    <w:p w:rsidR="00F839F6" w:rsidDel="00A25942" w:rsidRDefault="00F839F6" w:rsidP="00F839F6">
      <w:pPr>
        <w:rPr>
          <w:del w:id="2590" w:author="Batra, Mayank" w:date="2016-06-21T14:24:00Z"/>
          <w:rFonts w:cs="Arial"/>
        </w:rPr>
      </w:pPr>
      <w:del w:id="2591" w:author="Batra, Mayank" w:date="2016-06-21T14:24:00Z">
        <w:r w:rsidDel="00A25942">
          <w:rPr>
            <w:rFonts w:cs="Arial"/>
          </w:rPr>
          <w:delText>Modulation Index:  &lt;unchanged&gt;</w:delText>
        </w:r>
        <w:bookmarkStart w:id="2592" w:name="_Toc454285468"/>
        <w:bookmarkStart w:id="2593" w:name="_Toc454285844"/>
        <w:bookmarkStart w:id="2594" w:name="_Toc454286220"/>
        <w:bookmarkEnd w:id="2592"/>
        <w:bookmarkEnd w:id="2593"/>
        <w:bookmarkEnd w:id="2594"/>
      </w:del>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59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776"/>
        <w:gridCol w:w="847"/>
        <w:gridCol w:w="6983"/>
        <w:tblGridChange w:id="2596">
          <w:tblGrid>
            <w:gridCol w:w="1776"/>
            <w:gridCol w:w="847"/>
            <w:gridCol w:w="6983"/>
          </w:tblGrid>
        </w:tblGridChange>
      </w:tblGrid>
      <w:tr w:rsidR="00EA331A" w:rsidRPr="005A41BB" w:rsidDel="00A25942" w:rsidTr="00191B63">
        <w:trPr>
          <w:cantSplit/>
          <w:del w:id="2597" w:author="Batra, Mayank" w:date="2016-06-21T14:24:00Z"/>
        </w:trPr>
        <w:tc>
          <w:tcPr>
            <w:tcW w:w="2380" w:type="dxa"/>
            <w:gridSpan w:val="2"/>
            <w:tcBorders>
              <w:top w:val="nil"/>
              <w:left w:val="nil"/>
              <w:bottom w:val="single" w:sz="4" w:space="0" w:color="auto"/>
              <w:right w:val="nil"/>
            </w:tcBorders>
            <w:tcPrChange w:id="2598" w:author="Batra, Mayank" w:date="2016-06-21T12:07:00Z">
              <w:tcPr>
                <w:tcW w:w="2380" w:type="dxa"/>
                <w:gridSpan w:val="2"/>
                <w:tcBorders>
                  <w:top w:val="nil"/>
                  <w:left w:val="nil"/>
                  <w:bottom w:val="single" w:sz="4" w:space="0" w:color="auto"/>
                  <w:right w:val="nil"/>
                </w:tcBorders>
              </w:tcPr>
            </w:tcPrChange>
          </w:tcPr>
          <w:p w:rsidR="00EA331A" w:rsidRPr="00DC7EB8" w:rsidDel="00A25942" w:rsidRDefault="00EA331A" w:rsidP="00A35CDE">
            <w:pPr>
              <w:rPr>
                <w:del w:id="2599" w:author="Batra, Mayank" w:date="2016-06-21T14:24:00Z"/>
                <w:i/>
                <w:color w:val="FF0000"/>
              </w:rPr>
            </w:pPr>
            <w:del w:id="2600" w:author="Batra, Mayank" w:date="2016-06-21T14:24:00Z">
              <w:r w:rsidDel="00A25942">
                <w:rPr>
                  <w:i/>
                  <w:color w:val="FF0000"/>
                </w:rPr>
                <w:delText>Supplemental_Length:</w:delText>
              </w:r>
              <w:bookmarkStart w:id="2601" w:name="_Toc454285469"/>
              <w:bookmarkStart w:id="2602" w:name="_Toc454285845"/>
              <w:bookmarkStart w:id="2603" w:name="_Toc454286221"/>
              <w:bookmarkEnd w:id="2601"/>
              <w:bookmarkEnd w:id="2602"/>
              <w:bookmarkEnd w:id="2603"/>
            </w:del>
          </w:p>
        </w:tc>
        <w:tc>
          <w:tcPr>
            <w:tcW w:w="7226" w:type="dxa"/>
            <w:tcBorders>
              <w:top w:val="nil"/>
              <w:left w:val="nil"/>
              <w:bottom w:val="single" w:sz="4" w:space="0" w:color="auto"/>
              <w:right w:val="nil"/>
            </w:tcBorders>
            <w:tcPrChange w:id="2604" w:author="Batra, Mayank" w:date="2016-06-21T12:07:00Z">
              <w:tcPr>
                <w:tcW w:w="7226" w:type="dxa"/>
                <w:tcBorders>
                  <w:top w:val="nil"/>
                  <w:left w:val="nil"/>
                  <w:bottom w:val="single" w:sz="4" w:space="0" w:color="auto"/>
                  <w:right w:val="nil"/>
                </w:tcBorders>
              </w:tcPr>
            </w:tcPrChange>
          </w:tcPr>
          <w:p w:rsidR="00EA331A" w:rsidRPr="00791FF6" w:rsidDel="00A25942" w:rsidRDefault="00EA331A" w:rsidP="00A35CDE">
            <w:pPr>
              <w:jc w:val="right"/>
              <w:rPr>
                <w:del w:id="2605" w:author="Batra, Mayank" w:date="2016-06-21T14:24:00Z"/>
                <w:i/>
                <w:color w:val="FF0000"/>
              </w:rPr>
            </w:pPr>
            <w:del w:id="2606" w:author="Batra, Mayank" w:date="2016-06-21T14:24:00Z">
              <w:r w:rsidRPr="00791FF6" w:rsidDel="00A25942">
                <w:rPr>
                  <w:i/>
                  <w:color w:val="FF0000"/>
                </w:rPr>
                <w:delText xml:space="preserve">Size: </w:delText>
              </w:r>
              <w:r w:rsidDel="00A25942">
                <w:rPr>
                  <w:i/>
                  <w:color w:val="FF0000"/>
                </w:rPr>
                <w:delText>1</w:delText>
              </w:r>
              <w:r w:rsidRPr="00791FF6" w:rsidDel="00A25942">
                <w:rPr>
                  <w:i/>
                  <w:color w:val="FF0000"/>
                </w:rPr>
                <w:delText xml:space="preserve"> Octet</w:delText>
              </w:r>
              <w:bookmarkStart w:id="2607" w:name="_Toc454285470"/>
              <w:bookmarkStart w:id="2608" w:name="_Toc454285846"/>
              <w:bookmarkStart w:id="2609" w:name="_Toc454286222"/>
              <w:bookmarkEnd w:id="2607"/>
              <w:bookmarkEnd w:id="2608"/>
              <w:bookmarkEnd w:id="2609"/>
            </w:del>
          </w:p>
        </w:tc>
        <w:bookmarkStart w:id="2610" w:name="_Toc454285471"/>
        <w:bookmarkStart w:id="2611" w:name="_Toc454285847"/>
        <w:bookmarkStart w:id="2612" w:name="_Toc454286223"/>
        <w:bookmarkEnd w:id="2610"/>
        <w:bookmarkEnd w:id="2611"/>
        <w:bookmarkEnd w:id="2612"/>
      </w:tr>
      <w:tr w:rsidR="0083745C" w:rsidRPr="005A41BB" w:rsidDel="00A25942" w:rsidTr="00191B63">
        <w:trPr>
          <w:cantSplit/>
          <w:del w:id="2613" w:author="Batra, Mayank" w:date="2016-06-21T14:24:00Z"/>
        </w:trPr>
        <w:tc>
          <w:tcPr>
            <w:tcW w:w="1526" w:type="dxa"/>
            <w:shd w:val="clear" w:color="auto" w:fill="DAEEF3"/>
          </w:tcPr>
          <w:p w:rsidR="00EA331A" w:rsidRPr="005A41BB" w:rsidDel="00A25942" w:rsidRDefault="00EA331A" w:rsidP="00A35CDE">
            <w:pPr>
              <w:rPr>
                <w:del w:id="2614" w:author="Batra, Mayank" w:date="2016-06-21T14:24:00Z"/>
                <w:rStyle w:val="af"/>
                <w:color w:val="FF0000"/>
              </w:rPr>
            </w:pPr>
            <w:del w:id="2615" w:author="Batra, Mayank" w:date="2016-06-21T14:24:00Z">
              <w:r w:rsidRPr="005A41BB" w:rsidDel="00A25942">
                <w:rPr>
                  <w:rStyle w:val="af"/>
                  <w:color w:val="FF0000"/>
                </w:rPr>
                <w:delText>Value</w:delText>
              </w:r>
              <w:bookmarkStart w:id="2616" w:name="_Toc454285472"/>
              <w:bookmarkStart w:id="2617" w:name="_Toc454285848"/>
              <w:bookmarkStart w:id="2618" w:name="_Toc454286224"/>
              <w:bookmarkEnd w:id="2616"/>
              <w:bookmarkEnd w:id="2617"/>
              <w:bookmarkEnd w:id="2618"/>
            </w:del>
          </w:p>
        </w:tc>
        <w:tc>
          <w:tcPr>
            <w:tcW w:w="8080" w:type="dxa"/>
            <w:gridSpan w:val="2"/>
            <w:shd w:val="clear" w:color="auto" w:fill="DAEEF3"/>
          </w:tcPr>
          <w:p w:rsidR="00EA331A" w:rsidRPr="005A41BB" w:rsidDel="00A25942" w:rsidRDefault="00EA331A" w:rsidP="00A35CDE">
            <w:pPr>
              <w:rPr>
                <w:del w:id="2619" w:author="Batra, Mayank" w:date="2016-06-21T14:24:00Z"/>
                <w:rStyle w:val="af"/>
                <w:color w:val="FF0000"/>
              </w:rPr>
            </w:pPr>
            <w:del w:id="2620" w:author="Batra, Mayank" w:date="2016-06-21T14:24:00Z">
              <w:r w:rsidRPr="005A41BB" w:rsidDel="00A25942">
                <w:rPr>
                  <w:rStyle w:val="af"/>
                  <w:color w:val="FF0000"/>
                </w:rPr>
                <w:delText>Parameter Description</w:delText>
              </w:r>
              <w:bookmarkStart w:id="2621" w:name="_Toc454285473"/>
              <w:bookmarkStart w:id="2622" w:name="_Toc454285849"/>
              <w:bookmarkStart w:id="2623" w:name="_Toc454286225"/>
              <w:bookmarkEnd w:id="2621"/>
              <w:bookmarkEnd w:id="2622"/>
              <w:bookmarkEnd w:id="2623"/>
            </w:del>
          </w:p>
        </w:tc>
        <w:bookmarkStart w:id="2624" w:name="_Toc454285474"/>
        <w:bookmarkStart w:id="2625" w:name="_Toc454285850"/>
        <w:bookmarkStart w:id="2626" w:name="_Toc454286226"/>
        <w:bookmarkEnd w:id="2624"/>
        <w:bookmarkEnd w:id="2625"/>
        <w:bookmarkEnd w:id="2626"/>
      </w:tr>
      <w:tr w:rsidR="00EA331A" w:rsidRPr="005A41BB" w:rsidDel="00A25942" w:rsidTr="00191B63">
        <w:trPr>
          <w:cantSplit/>
          <w:del w:id="2627" w:author="Batra, Mayank" w:date="2016-06-21T14:24:00Z"/>
        </w:trPr>
        <w:tc>
          <w:tcPr>
            <w:tcW w:w="1526" w:type="dxa"/>
            <w:tcPrChange w:id="2628" w:author="Batra, Mayank" w:date="2016-06-21T12:07:00Z">
              <w:tcPr>
                <w:tcW w:w="1526" w:type="dxa"/>
              </w:tcPr>
            </w:tcPrChange>
          </w:tcPr>
          <w:p w:rsidR="00EA331A" w:rsidRPr="005A41BB" w:rsidDel="00A25942" w:rsidRDefault="00EA331A" w:rsidP="00EA331A">
            <w:pPr>
              <w:rPr>
                <w:del w:id="2629" w:author="Batra, Mayank" w:date="2016-06-21T14:24:00Z"/>
                <w:color w:val="FF0000"/>
              </w:rPr>
            </w:pPr>
            <w:del w:id="2630" w:author="Batra, Mayank" w:date="2016-06-21T14:24:00Z">
              <w:r w:rsidRPr="005A41BB" w:rsidDel="00A25942">
                <w:rPr>
                  <w:color w:val="FF0000"/>
                </w:rPr>
                <w:delText>0x</w:delText>
              </w:r>
              <w:r w:rsidDel="00A25942">
                <w:rPr>
                  <w:color w:val="FF0000"/>
                </w:rPr>
                <w:delText>00</w:delText>
              </w:r>
              <w:bookmarkStart w:id="2631" w:name="_Toc454285475"/>
              <w:bookmarkStart w:id="2632" w:name="_Toc454285851"/>
              <w:bookmarkStart w:id="2633" w:name="_Toc454286227"/>
              <w:bookmarkEnd w:id="2631"/>
              <w:bookmarkEnd w:id="2632"/>
              <w:bookmarkEnd w:id="2633"/>
            </w:del>
          </w:p>
        </w:tc>
        <w:tc>
          <w:tcPr>
            <w:tcW w:w="8080" w:type="dxa"/>
            <w:gridSpan w:val="2"/>
            <w:tcPrChange w:id="2634" w:author="Batra, Mayank" w:date="2016-06-21T12:07:00Z">
              <w:tcPr>
                <w:tcW w:w="8080" w:type="dxa"/>
                <w:gridSpan w:val="2"/>
              </w:tcPr>
            </w:tcPrChange>
          </w:tcPr>
          <w:p w:rsidR="00EA331A" w:rsidRPr="009B3496" w:rsidDel="00A25942" w:rsidRDefault="003A563A" w:rsidP="003A563A">
            <w:pPr>
              <w:rPr>
                <w:del w:id="2635" w:author="Batra, Mayank" w:date="2016-06-21T14:24:00Z"/>
                <w:color w:val="FF0000"/>
                <w:lang w:val="en-GB"/>
              </w:rPr>
            </w:pPr>
            <w:del w:id="2636" w:author="Batra, Mayank" w:date="2016-06-21T14:24:00Z">
              <w:r w:rsidDel="00A25942">
                <w:rPr>
                  <w:color w:val="FF0000"/>
                </w:rPr>
                <w:delText>N</w:delText>
              </w:r>
              <w:r w:rsidR="009278F5" w:rsidDel="00A25942">
                <w:rPr>
                  <w:color w:val="FF0000"/>
                </w:rPr>
                <w:delText>o Supplementa</w:delText>
              </w:r>
              <w:r w:rsidDel="00A25942">
                <w:rPr>
                  <w:color w:val="FF0000"/>
                </w:rPr>
                <w:delText>l expected</w:delText>
              </w:r>
              <w:bookmarkStart w:id="2637" w:name="_Toc454285476"/>
              <w:bookmarkStart w:id="2638" w:name="_Toc454285852"/>
              <w:bookmarkStart w:id="2639" w:name="_Toc454286228"/>
              <w:bookmarkEnd w:id="2637"/>
              <w:bookmarkEnd w:id="2638"/>
              <w:bookmarkEnd w:id="2639"/>
            </w:del>
          </w:p>
        </w:tc>
        <w:bookmarkStart w:id="2640" w:name="_Toc454285477"/>
        <w:bookmarkStart w:id="2641" w:name="_Toc454285853"/>
        <w:bookmarkStart w:id="2642" w:name="_Toc454286229"/>
        <w:bookmarkEnd w:id="2640"/>
        <w:bookmarkEnd w:id="2641"/>
        <w:bookmarkEnd w:id="2642"/>
      </w:tr>
      <w:tr w:rsidR="00EA331A" w:rsidRPr="005A41BB" w:rsidDel="00A25942" w:rsidTr="00191B63">
        <w:trPr>
          <w:cantSplit/>
          <w:del w:id="2643" w:author="Batra, Mayank" w:date="2016-06-21T14:24:00Z"/>
        </w:trPr>
        <w:tc>
          <w:tcPr>
            <w:tcW w:w="1526" w:type="dxa"/>
            <w:tcPrChange w:id="2644" w:author="Batra, Mayank" w:date="2016-06-21T12:07:00Z">
              <w:tcPr>
                <w:tcW w:w="1526" w:type="dxa"/>
              </w:tcPr>
            </w:tcPrChange>
          </w:tcPr>
          <w:p w:rsidR="00EA331A" w:rsidRPr="005A41BB" w:rsidDel="00A25942" w:rsidRDefault="00EA331A" w:rsidP="00A35CDE">
            <w:pPr>
              <w:rPr>
                <w:del w:id="2645" w:author="Batra, Mayank" w:date="2016-06-21T14:24:00Z"/>
                <w:color w:val="FF0000"/>
              </w:rPr>
            </w:pPr>
            <w:del w:id="2646" w:author="Batra, Mayank" w:date="2016-06-21T14:24:00Z">
              <w:r w:rsidDel="00A25942">
                <w:rPr>
                  <w:color w:val="FF0000"/>
                </w:rPr>
                <w:delText>0x02 – 0x14</w:delText>
              </w:r>
              <w:bookmarkStart w:id="2647" w:name="_Toc454285478"/>
              <w:bookmarkStart w:id="2648" w:name="_Toc454285854"/>
              <w:bookmarkStart w:id="2649" w:name="_Toc454286230"/>
              <w:bookmarkEnd w:id="2647"/>
              <w:bookmarkEnd w:id="2648"/>
              <w:bookmarkEnd w:id="2649"/>
            </w:del>
          </w:p>
        </w:tc>
        <w:tc>
          <w:tcPr>
            <w:tcW w:w="8080" w:type="dxa"/>
            <w:gridSpan w:val="2"/>
            <w:tcPrChange w:id="2650" w:author="Batra, Mayank" w:date="2016-06-21T12:07:00Z">
              <w:tcPr>
                <w:tcW w:w="8080" w:type="dxa"/>
                <w:gridSpan w:val="2"/>
              </w:tcPr>
            </w:tcPrChange>
          </w:tcPr>
          <w:p w:rsidR="00EA331A" w:rsidDel="00A25942" w:rsidRDefault="003A563A" w:rsidP="00A35CDE">
            <w:pPr>
              <w:rPr>
                <w:del w:id="2651" w:author="Batra, Mayank" w:date="2016-06-21T14:24:00Z"/>
                <w:color w:val="FF0000"/>
              </w:rPr>
            </w:pPr>
            <w:del w:id="2652" w:author="Batra, Mayank" w:date="2016-06-21T14:24:00Z">
              <w:r w:rsidDel="00A25942">
                <w:rPr>
                  <w:color w:val="FF0000"/>
                </w:rPr>
                <w:delText>Expected</w:delText>
              </w:r>
              <w:r w:rsidR="009278F5" w:rsidDel="00A25942">
                <w:rPr>
                  <w:color w:val="FF0000"/>
                </w:rPr>
                <w:delText xml:space="preserve"> l</w:delText>
              </w:r>
              <w:r w:rsidR="00EA331A" w:rsidDel="00A25942">
                <w:rPr>
                  <w:color w:val="FF0000"/>
                </w:rPr>
                <w:delText>ength of the Supplemental in 8 µs units</w:delText>
              </w:r>
              <w:bookmarkStart w:id="2653" w:name="_Toc454285479"/>
              <w:bookmarkStart w:id="2654" w:name="_Toc454285855"/>
              <w:bookmarkStart w:id="2655" w:name="_Toc454286231"/>
              <w:bookmarkEnd w:id="2653"/>
              <w:bookmarkEnd w:id="2654"/>
              <w:bookmarkEnd w:id="2655"/>
            </w:del>
          </w:p>
        </w:tc>
        <w:bookmarkStart w:id="2656" w:name="_Toc454285480"/>
        <w:bookmarkStart w:id="2657" w:name="_Toc454285856"/>
        <w:bookmarkStart w:id="2658" w:name="_Toc454286232"/>
        <w:bookmarkEnd w:id="2656"/>
        <w:bookmarkEnd w:id="2657"/>
        <w:bookmarkEnd w:id="2658"/>
      </w:tr>
      <w:tr w:rsidR="00EA331A" w:rsidRPr="005A41BB" w:rsidDel="00A25942" w:rsidTr="00191B63">
        <w:trPr>
          <w:cantSplit/>
          <w:del w:id="2659" w:author="Batra, Mayank" w:date="2016-06-21T14:24:00Z"/>
        </w:trPr>
        <w:tc>
          <w:tcPr>
            <w:tcW w:w="1526" w:type="dxa"/>
            <w:tcPrChange w:id="2660" w:author="Batra, Mayank" w:date="2016-06-21T12:07:00Z">
              <w:tcPr>
                <w:tcW w:w="1526" w:type="dxa"/>
              </w:tcPr>
            </w:tcPrChange>
          </w:tcPr>
          <w:p w:rsidR="00EA331A" w:rsidRPr="005A41BB" w:rsidDel="00A25942" w:rsidRDefault="003237AA" w:rsidP="00A35CDE">
            <w:pPr>
              <w:rPr>
                <w:del w:id="2661" w:author="Batra, Mayank" w:date="2016-06-21T14:24:00Z"/>
                <w:color w:val="FF0000"/>
              </w:rPr>
            </w:pPr>
            <w:del w:id="2662" w:author="Batra, Mayank" w:date="2016-06-21T14:24:00Z">
              <w:r w:rsidDel="00A25942">
                <w:rPr>
                  <w:color w:val="FF0000"/>
                </w:rPr>
                <w:delText>All other values</w:delText>
              </w:r>
              <w:bookmarkStart w:id="2663" w:name="_Toc454285481"/>
              <w:bookmarkStart w:id="2664" w:name="_Toc454285857"/>
              <w:bookmarkStart w:id="2665" w:name="_Toc454286233"/>
              <w:bookmarkEnd w:id="2663"/>
              <w:bookmarkEnd w:id="2664"/>
              <w:bookmarkEnd w:id="2665"/>
            </w:del>
          </w:p>
        </w:tc>
        <w:tc>
          <w:tcPr>
            <w:tcW w:w="8080" w:type="dxa"/>
            <w:gridSpan w:val="2"/>
            <w:tcPrChange w:id="2666" w:author="Batra, Mayank" w:date="2016-06-21T12:07:00Z">
              <w:tcPr>
                <w:tcW w:w="8080" w:type="dxa"/>
                <w:gridSpan w:val="2"/>
              </w:tcPr>
            </w:tcPrChange>
          </w:tcPr>
          <w:p w:rsidR="00EA331A" w:rsidDel="00A25942" w:rsidRDefault="00EA331A" w:rsidP="00A35CDE">
            <w:pPr>
              <w:rPr>
                <w:del w:id="2667" w:author="Batra, Mayank" w:date="2016-06-21T14:24:00Z"/>
                <w:color w:val="FF0000"/>
              </w:rPr>
            </w:pPr>
            <w:del w:id="2668" w:author="Batra, Mayank" w:date="2016-06-21T14:24:00Z">
              <w:r w:rsidDel="00A25942">
                <w:rPr>
                  <w:color w:val="FF0000"/>
                </w:rPr>
                <w:delText>Reserved for future use</w:delText>
              </w:r>
              <w:bookmarkStart w:id="2669" w:name="_Toc454285482"/>
              <w:bookmarkStart w:id="2670" w:name="_Toc454285858"/>
              <w:bookmarkStart w:id="2671" w:name="_Toc454286234"/>
              <w:bookmarkEnd w:id="2669"/>
              <w:bookmarkEnd w:id="2670"/>
              <w:bookmarkEnd w:id="2671"/>
            </w:del>
          </w:p>
        </w:tc>
        <w:bookmarkStart w:id="2672" w:name="_Toc454285483"/>
        <w:bookmarkStart w:id="2673" w:name="_Toc454285859"/>
        <w:bookmarkStart w:id="2674" w:name="_Toc454286235"/>
        <w:bookmarkEnd w:id="2672"/>
        <w:bookmarkEnd w:id="2673"/>
        <w:bookmarkEnd w:id="2674"/>
      </w:tr>
    </w:tbl>
    <w:p w:rsidR="00EA331A" w:rsidDel="00A25942" w:rsidRDefault="00EA331A" w:rsidP="00EA331A">
      <w:pPr>
        <w:rPr>
          <w:del w:id="2675" w:author="Batra, Mayank" w:date="2016-06-21T14:24:00Z"/>
          <w:color w:val="FF0000"/>
        </w:rPr>
      </w:pPr>
      <w:bookmarkStart w:id="2676" w:name="_Toc454285484"/>
      <w:bookmarkStart w:id="2677" w:name="_Toc454285860"/>
      <w:bookmarkStart w:id="2678" w:name="_Toc454286236"/>
      <w:bookmarkEnd w:id="2676"/>
      <w:bookmarkEnd w:id="2677"/>
      <w:bookmarkEnd w:id="267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67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999"/>
        <w:gridCol w:w="846"/>
        <w:gridCol w:w="6761"/>
        <w:tblGridChange w:id="2680">
          <w:tblGrid>
            <w:gridCol w:w="1999"/>
            <w:gridCol w:w="846"/>
            <w:gridCol w:w="6761"/>
          </w:tblGrid>
        </w:tblGridChange>
      </w:tblGrid>
      <w:tr w:rsidR="00EA331A" w:rsidRPr="005A41BB" w:rsidDel="00A25942" w:rsidTr="00191B63">
        <w:trPr>
          <w:cantSplit/>
          <w:del w:id="2681" w:author="Batra, Mayank" w:date="2016-06-21T14:24:00Z"/>
        </w:trPr>
        <w:tc>
          <w:tcPr>
            <w:tcW w:w="2845" w:type="dxa"/>
            <w:gridSpan w:val="2"/>
            <w:tcBorders>
              <w:top w:val="nil"/>
              <w:left w:val="nil"/>
              <w:bottom w:val="single" w:sz="4" w:space="0" w:color="auto"/>
              <w:right w:val="nil"/>
            </w:tcBorders>
            <w:tcPrChange w:id="2682" w:author="Batra, Mayank" w:date="2016-06-21T12:07:00Z">
              <w:tcPr>
                <w:tcW w:w="2845" w:type="dxa"/>
                <w:gridSpan w:val="2"/>
                <w:tcBorders>
                  <w:top w:val="nil"/>
                  <w:left w:val="nil"/>
                  <w:bottom w:val="single" w:sz="4" w:space="0" w:color="auto"/>
                  <w:right w:val="nil"/>
                </w:tcBorders>
              </w:tcPr>
            </w:tcPrChange>
          </w:tcPr>
          <w:p w:rsidR="00EA331A" w:rsidRPr="00DC7EB8" w:rsidDel="00A25942" w:rsidRDefault="00EA331A" w:rsidP="00A35CDE">
            <w:pPr>
              <w:rPr>
                <w:del w:id="2683" w:author="Batra, Mayank" w:date="2016-06-21T14:24:00Z"/>
                <w:i/>
                <w:color w:val="FF0000"/>
              </w:rPr>
            </w:pPr>
            <w:del w:id="2684" w:author="Batra, Mayank" w:date="2016-06-21T14:24:00Z">
              <w:r w:rsidDel="00A25942">
                <w:rPr>
                  <w:i/>
                  <w:color w:val="FF0000"/>
                </w:rPr>
                <w:delText>Supplemental_Slot_Type:</w:delText>
              </w:r>
              <w:bookmarkStart w:id="2685" w:name="_Toc454285485"/>
              <w:bookmarkStart w:id="2686" w:name="_Toc454285861"/>
              <w:bookmarkStart w:id="2687" w:name="_Toc454286237"/>
              <w:bookmarkEnd w:id="2685"/>
              <w:bookmarkEnd w:id="2686"/>
              <w:bookmarkEnd w:id="2687"/>
            </w:del>
          </w:p>
        </w:tc>
        <w:tc>
          <w:tcPr>
            <w:tcW w:w="6761" w:type="dxa"/>
            <w:tcBorders>
              <w:top w:val="nil"/>
              <w:left w:val="nil"/>
              <w:bottom w:val="single" w:sz="4" w:space="0" w:color="auto"/>
              <w:right w:val="nil"/>
            </w:tcBorders>
            <w:tcPrChange w:id="2688" w:author="Batra, Mayank" w:date="2016-06-21T12:07:00Z">
              <w:tcPr>
                <w:tcW w:w="6761" w:type="dxa"/>
                <w:tcBorders>
                  <w:top w:val="nil"/>
                  <w:left w:val="nil"/>
                  <w:bottom w:val="single" w:sz="4" w:space="0" w:color="auto"/>
                  <w:right w:val="nil"/>
                </w:tcBorders>
              </w:tcPr>
            </w:tcPrChange>
          </w:tcPr>
          <w:p w:rsidR="00EA331A" w:rsidRPr="00791FF6" w:rsidDel="00A25942" w:rsidRDefault="00EA331A" w:rsidP="00A35CDE">
            <w:pPr>
              <w:jc w:val="right"/>
              <w:rPr>
                <w:del w:id="2689" w:author="Batra, Mayank" w:date="2016-06-21T14:24:00Z"/>
                <w:i/>
                <w:color w:val="FF0000"/>
              </w:rPr>
            </w:pPr>
            <w:del w:id="2690" w:author="Batra, Mayank" w:date="2016-06-21T14:24:00Z">
              <w:r w:rsidRPr="00791FF6" w:rsidDel="00A25942">
                <w:rPr>
                  <w:i/>
                  <w:color w:val="FF0000"/>
                </w:rPr>
                <w:delText xml:space="preserve">Size: </w:delText>
              </w:r>
              <w:r w:rsidDel="00A25942">
                <w:rPr>
                  <w:i/>
                  <w:color w:val="FF0000"/>
                </w:rPr>
                <w:delText>1</w:delText>
              </w:r>
              <w:r w:rsidRPr="00791FF6" w:rsidDel="00A25942">
                <w:rPr>
                  <w:i/>
                  <w:color w:val="FF0000"/>
                </w:rPr>
                <w:delText xml:space="preserve"> Octet</w:delText>
              </w:r>
              <w:bookmarkStart w:id="2691" w:name="_Toc454285486"/>
              <w:bookmarkStart w:id="2692" w:name="_Toc454285862"/>
              <w:bookmarkStart w:id="2693" w:name="_Toc454286238"/>
              <w:bookmarkEnd w:id="2691"/>
              <w:bookmarkEnd w:id="2692"/>
              <w:bookmarkEnd w:id="2693"/>
            </w:del>
          </w:p>
        </w:tc>
        <w:bookmarkStart w:id="2694" w:name="_Toc454285487"/>
        <w:bookmarkStart w:id="2695" w:name="_Toc454285863"/>
        <w:bookmarkStart w:id="2696" w:name="_Toc454286239"/>
        <w:bookmarkEnd w:id="2694"/>
        <w:bookmarkEnd w:id="2695"/>
        <w:bookmarkEnd w:id="2696"/>
      </w:tr>
      <w:tr w:rsidR="0083745C" w:rsidRPr="005A41BB" w:rsidDel="00A25942" w:rsidTr="00191B63">
        <w:trPr>
          <w:cantSplit/>
          <w:del w:id="2697" w:author="Batra, Mayank" w:date="2016-06-21T14:24:00Z"/>
        </w:trPr>
        <w:tc>
          <w:tcPr>
            <w:tcW w:w="1999" w:type="dxa"/>
            <w:shd w:val="clear" w:color="auto" w:fill="DAEEF3"/>
          </w:tcPr>
          <w:p w:rsidR="00EA331A" w:rsidRPr="005A41BB" w:rsidDel="00A25942" w:rsidRDefault="00EA331A" w:rsidP="00A35CDE">
            <w:pPr>
              <w:rPr>
                <w:del w:id="2698" w:author="Batra, Mayank" w:date="2016-06-21T14:24:00Z"/>
                <w:rStyle w:val="af"/>
                <w:color w:val="FF0000"/>
              </w:rPr>
            </w:pPr>
            <w:del w:id="2699" w:author="Batra, Mayank" w:date="2016-06-21T14:24:00Z">
              <w:r w:rsidRPr="005A41BB" w:rsidDel="00A25942">
                <w:rPr>
                  <w:rStyle w:val="af"/>
                  <w:color w:val="FF0000"/>
                </w:rPr>
                <w:delText>Value</w:delText>
              </w:r>
              <w:bookmarkStart w:id="2700" w:name="_Toc454285488"/>
              <w:bookmarkStart w:id="2701" w:name="_Toc454285864"/>
              <w:bookmarkStart w:id="2702" w:name="_Toc454286240"/>
              <w:bookmarkEnd w:id="2700"/>
              <w:bookmarkEnd w:id="2701"/>
              <w:bookmarkEnd w:id="2702"/>
            </w:del>
          </w:p>
        </w:tc>
        <w:tc>
          <w:tcPr>
            <w:tcW w:w="7607" w:type="dxa"/>
            <w:gridSpan w:val="2"/>
            <w:shd w:val="clear" w:color="auto" w:fill="DAEEF3"/>
          </w:tcPr>
          <w:p w:rsidR="00EA331A" w:rsidRPr="005A41BB" w:rsidDel="00A25942" w:rsidRDefault="00EA331A" w:rsidP="00A35CDE">
            <w:pPr>
              <w:rPr>
                <w:del w:id="2703" w:author="Batra, Mayank" w:date="2016-06-21T14:24:00Z"/>
                <w:rStyle w:val="af"/>
                <w:color w:val="FF0000"/>
              </w:rPr>
            </w:pPr>
            <w:del w:id="2704" w:author="Batra, Mayank" w:date="2016-06-21T14:24:00Z">
              <w:r w:rsidRPr="005A41BB" w:rsidDel="00A25942">
                <w:rPr>
                  <w:rStyle w:val="af"/>
                  <w:color w:val="FF0000"/>
                </w:rPr>
                <w:delText>Parameter Description</w:delText>
              </w:r>
              <w:bookmarkStart w:id="2705" w:name="_Toc454285489"/>
              <w:bookmarkStart w:id="2706" w:name="_Toc454285865"/>
              <w:bookmarkStart w:id="2707" w:name="_Toc454286241"/>
              <w:bookmarkEnd w:id="2705"/>
              <w:bookmarkEnd w:id="2706"/>
              <w:bookmarkEnd w:id="2707"/>
            </w:del>
          </w:p>
        </w:tc>
        <w:bookmarkStart w:id="2708" w:name="_Toc454285490"/>
        <w:bookmarkStart w:id="2709" w:name="_Toc454285866"/>
        <w:bookmarkStart w:id="2710" w:name="_Toc454286242"/>
        <w:bookmarkEnd w:id="2708"/>
        <w:bookmarkEnd w:id="2709"/>
        <w:bookmarkEnd w:id="2710"/>
      </w:tr>
      <w:tr w:rsidR="001525A7" w:rsidRPr="005A41BB" w:rsidDel="00A25942" w:rsidTr="00191B63">
        <w:trPr>
          <w:cantSplit/>
          <w:del w:id="2711" w:author="Batra, Mayank" w:date="2016-06-21T14:24:00Z"/>
        </w:trPr>
        <w:tc>
          <w:tcPr>
            <w:tcW w:w="1999" w:type="dxa"/>
            <w:tcPrChange w:id="2712" w:author="Batra, Mayank" w:date="2016-06-21T12:07:00Z">
              <w:tcPr>
                <w:tcW w:w="1999" w:type="dxa"/>
              </w:tcPr>
            </w:tcPrChange>
          </w:tcPr>
          <w:p w:rsidR="001525A7" w:rsidDel="00A25942" w:rsidRDefault="001525A7" w:rsidP="00EA331A">
            <w:pPr>
              <w:rPr>
                <w:del w:id="2713" w:author="Batra, Mayank" w:date="2016-06-21T14:24:00Z"/>
                <w:color w:val="FF0000"/>
              </w:rPr>
            </w:pPr>
            <w:del w:id="2714" w:author="Batra, Mayank" w:date="2016-06-21T14:24:00Z">
              <w:r w:rsidDel="00A25942">
                <w:rPr>
                  <w:color w:val="FF0000"/>
                </w:rPr>
                <w:delText>0x00</w:delText>
              </w:r>
              <w:bookmarkStart w:id="2715" w:name="_Toc454285491"/>
              <w:bookmarkStart w:id="2716" w:name="_Toc454285867"/>
              <w:bookmarkStart w:id="2717" w:name="_Toc454286243"/>
              <w:bookmarkEnd w:id="2715"/>
              <w:bookmarkEnd w:id="2716"/>
              <w:bookmarkEnd w:id="2717"/>
            </w:del>
          </w:p>
        </w:tc>
        <w:tc>
          <w:tcPr>
            <w:tcW w:w="7607" w:type="dxa"/>
            <w:gridSpan w:val="2"/>
            <w:tcPrChange w:id="2718" w:author="Batra, Mayank" w:date="2016-06-21T12:07:00Z">
              <w:tcPr>
                <w:tcW w:w="7607" w:type="dxa"/>
                <w:gridSpan w:val="2"/>
              </w:tcPr>
            </w:tcPrChange>
          </w:tcPr>
          <w:p w:rsidR="001525A7" w:rsidDel="00A25942" w:rsidRDefault="00DA2C0A" w:rsidP="00EF066B">
            <w:pPr>
              <w:rPr>
                <w:del w:id="2719" w:author="Batra, Mayank" w:date="2016-06-21T14:24:00Z"/>
                <w:color w:val="FF0000"/>
              </w:rPr>
            </w:pPr>
            <w:del w:id="2720" w:author="Batra, Mayank" w:date="2016-06-21T14:24:00Z">
              <w:r w:rsidDel="00A25942">
                <w:rPr>
                  <w:color w:val="FF0000"/>
                </w:rPr>
                <w:delText xml:space="preserve">No </w:delText>
              </w:r>
              <w:r w:rsidR="00EF066B" w:rsidDel="00A25942">
                <w:rPr>
                  <w:color w:val="FF0000"/>
                </w:rPr>
                <w:delText>Supplemental</w:delText>
              </w:r>
              <w:bookmarkStart w:id="2721" w:name="_Toc454285492"/>
              <w:bookmarkStart w:id="2722" w:name="_Toc454285868"/>
              <w:bookmarkStart w:id="2723" w:name="_Toc454286244"/>
              <w:bookmarkEnd w:id="2721"/>
              <w:bookmarkEnd w:id="2722"/>
              <w:bookmarkEnd w:id="2723"/>
            </w:del>
          </w:p>
        </w:tc>
        <w:bookmarkStart w:id="2724" w:name="_Toc454285493"/>
        <w:bookmarkStart w:id="2725" w:name="_Toc454285869"/>
        <w:bookmarkStart w:id="2726" w:name="_Toc454286245"/>
        <w:bookmarkEnd w:id="2724"/>
        <w:bookmarkEnd w:id="2725"/>
        <w:bookmarkEnd w:id="2726"/>
      </w:tr>
      <w:tr w:rsidR="00EA331A" w:rsidRPr="005A41BB" w:rsidDel="00A25942" w:rsidTr="00191B63">
        <w:trPr>
          <w:cantSplit/>
          <w:del w:id="2727" w:author="Batra, Mayank" w:date="2016-06-21T14:24:00Z"/>
        </w:trPr>
        <w:tc>
          <w:tcPr>
            <w:tcW w:w="1999" w:type="dxa"/>
            <w:tcPrChange w:id="2728" w:author="Batra, Mayank" w:date="2016-06-21T12:07:00Z">
              <w:tcPr>
                <w:tcW w:w="1999" w:type="dxa"/>
              </w:tcPr>
            </w:tcPrChange>
          </w:tcPr>
          <w:p w:rsidR="00EA331A" w:rsidRPr="005A41BB" w:rsidDel="00A25942" w:rsidRDefault="007F3B83" w:rsidP="00EA331A">
            <w:pPr>
              <w:rPr>
                <w:del w:id="2729" w:author="Batra, Mayank" w:date="2016-06-21T14:24:00Z"/>
                <w:color w:val="FF0000"/>
              </w:rPr>
            </w:pPr>
            <w:del w:id="2730" w:author="Batra, Mayank" w:date="2016-06-21T14:24:00Z">
              <w:r w:rsidDel="00A25942">
                <w:rPr>
                  <w:color w:val="FF0000"/>
                </w:rPr>
                <w:delText>0x01</w:delText>
              </w:r>
              <w:bookmarkStart w:id="2731" w:name="_Toc454285494"/>
              <w:bookmarkStart w:id="2732" w:name="_Toc454285870"/>
              <w:bookmarkStart w:id="2733" w:name="_Toc454286246"/>
              <w:bookmarkEnd w:id="2731"/>
              <w:bookmarkEnd w:id="2732"/>
              <w:bookmarkEnd w:id="2733"/>
            </w:del>
          </w:p>
        </w:tc>
        <w:tc>
          <w:tcPr>
            <w:tcW w:w="7607" w:type="dxa"/>
            <w:gridSpan w:val="2"/>
            <w:tcPrChange w:id="2734" w:author="Batra, Mayank" w:date="2016-06-21T12:07:00Z">
              <w:tcPr>
                <w:tcW w:w="7607" w:type="dxa"/>
                <w:gridSpan w:val="2"/>
              </w:tcPr>
            </w:tcPrChange>
          </w:tcPr>
          <w:p w:rsidR="00EA331A" w:rsidRPr="005A41BB" w:rsidDel="00A25942" w:rsidRDefault="00EF066B" w:rsidP="00EF066B">
            <w:pPr>
              <w:rPr>
                <w:del w:id="2735" w:author="Batra, Mayank" w:date="2016-06-21T14:24:00Z"/>
                <w:color w:val="FF0000"/>
              </w:rPr>
            </w:pPr>
            <w:del w:id="2736" w:author="Batra, Mayank" w:date="2016-06-21T14:24:00Z">
              <w:r w:rsidDel="00A25942">
                <w:rPr>
                  <w:color w:val="FF0000"/>
                </w:rPr>
                <w:delText xml:space="preserve">Sample Supplemental with </w:delText>
              </w:r>
              <w:r w:rsidR="007F3B83" w:rsidDel="00A25942">
                <w:rPr>
                  <w:color w:val="FF0000"/>
                </w:rPr>
                <w:delText>1</w:delText>
              </w:r>
              <w:r w:rsidR="00EA331A" w:rsidDel="00A25942">
                <w:rPr>
                  <w:color w:val="FF0000"/>
                </w:rPr>
                <w:delText xml:space="preserve"> µs </w:delText>
              </w:r>
              <w:r w:rsidDel="00A25942">
                <w:rPr>
                  <w:color w:val="FF0000"/>
                </w:rPr>
                <w:delText>slots</w:delText>
              </w:r>
              <w:bookmarkStart w:id="2737" w:name="_Toc454285495"/>
              <w:bookmarkStart w:id="2738" w:name="_Toc454285871"/>
              <w:bookmarkStart w:id="2739" w:name="_Toc454286247"/>
              <w:bookmarkEnd w:id="2737"/>
              <w:bookmarkEnd w:id="2738"/>
              <w:bookmarkEnd w:id="2739"/>
            </w:del>
          </w:p>
        </w:tc>
        <w:bookmarkStart w:id="2740" w:name="_Toc454285496"/>
        <w:bookmarkStart w:id="2741" w:name="_Toc454285872"/>
        <w:bookmarkStart w:id="2742" w:name="_Toc454286248"/>
        <w:bookmarkEnd w:id="2740"/>
        <w:bookmarkEnd w:id="2741"/>
        <w:bookmarkEnd w:id="2742"/>
      </w:tr>
      <w:tr w:rsidR="00EA331A" w:rsidRPr="005A41BB" w:rsidDel="00A25942" w:rsidTr="00191B63">
        <w:trPr>
          <w:cantSplit/>
          <w:del w:id="2743" w:author="Batra, Mayank" w:date="2016-06-21T14:24:00Z"/>
        </w:trPr>
        <w:tc>
          <w:tcPr>
            <w:tcW w:w="1999" w:type="dxa"/>
            <w:tcPrChange w:id="2744" w:author="Batra, Mayank" w:date="2016-06-21T12:07:00Z">
              <w:tcPr>
                <w:tcW w:w="1999" w:type="dxa"/>
              </w:tcPr>
            </w:tcPrChange>
          </w:tcPr>
          <w:p w:rsidR="00EA331A" w:rsidRPr="005A41BB" w:rsidDel="00A25942" w:rsidRDefault="007F3B83" w:rsidP="00EA331A">
            <w:pPr>
              <w:rPr>
                <w:del w:id="2745" w:author="Batra, Mayank" w:date="2016-06-21T14:24:00Z"/>
                <w:color w:val="FF0000"/>
              </w:rPr>
            </w:pPr>
            <w:del w:id="2746" w:author="Batra, Mayank" w:date="2016-06-21T14:24:00Z">
              <w:r w:rsidDel="00A25942">
                <w:rPr>
                  <w:color w:val="FF0000"/>
                </w:rPr>
                <w:delText>0x02</w:delText>
              </w:r>
              <w:bookmarkStart w:id="2747" w:name="_Toc454285497"/>
              <w:bookmarkStart w:id="2748" w:name="_Toc454285873"/>
              <w:bookmarkStart w:id="2749" w:name="_Toc454286249"/>
              <w:bookmarkEnd w:id="2747"/>
              <w:bookmarkEnd w:id="2748"/>
              <w:bookmarkEnd w:id="2749"/>
            </w:del>
          </w:p>
        </w:tc>
        <w:tc>
          <w:tcPr>
            <w:tcW w:w="7607" w:type="dxa"/>
            <w:gridSpan w:val="2"/>
            <w:tcPrChange w:id="2750" w:author="Batra, Mayank" w:date="2016-06-21T12:07:00Z">
              <w:tcPr>
                <w:tcW w:w="7607" w:type="dxa"/>
                <w:gridSpan w:val="2"/>
              </w:tcPr>
            </w:tcPrChange>
          </w:tcPr>
          <w:p w:rsidR="00EA331A" w:rsidDel="00A25942" w:rsidRDefault="00EF066B" w:rsidP="00EF066B">
            <w:pPr>
              <w:rPr>
                <w:del w:id="2751" w:author="Batra, Mayank" w:date="2016-06-21T14:24:00Z"/>
                <w:color w:val="FF0000"/>
              </w:rPr>
            </w:pPr>
            <w:del w:id="2752" w:author="Batra, Mayank" w:date="2016-06-21T14:24:00Z">
              <w:r w:rsidDel="00A25942">
                <w:rPr>
                  <w:color w:val="FF0000"/>
                </w:rPr>
                <w:delText xml:space="preserve">Sample Supplemental with </w:delText>
              </w:r>
              <w:r w:rsidR="007F3B83" w:rsidDel="00A25942">
                <w:rPr>
                  <w:color w:val="FF0000"/>
                </w:rPr>
                <w:delText>2</w:delText>
              </w:r>
              <w:r w:rsidR="00EA331A" w:rsidDel="00A25942">
                <w:rPr>
                  <w:color w:val="FF0000"/>
                </w:rPr>
                <w:delText xml:space="preserve"> µs </w:delText>
              </w:r>
              <w:r w:rsidDel="00A25942">
                <w:rPr>
                  <w:color w:val="FF0000"/>
                </w:rPr>
                <w:delText>slots</w:delText>
              </w:r>
              <w:bookmarkStart w:id="2753" w:name="_Toc454285498"/>
              <w:bookmarkStart w:id="2754" w:name="_Toc454285874"/>
              <w:bookmarkStart w:id="2755" w:name="_Toc454286250"/>
              <w:bookmarkEnd w:id="2753"/>
              <w:bookmarkEnd w:id="2754"/>
              <w:bookmarkEnd w:id="2755"/>
            </w:del>
          </w:p>
        </w:tc>
        <w:bookmarkStart w:id="2756" w:name="_Toc454285499"/>
        <w:bookmarkStart w:id="2757" w:name="_Toc454285875"/>
        <w:bookmarkStart w:id="2758" w:name="_Toc454286251"/>
        <w:bookmarkEnd w:id="2756"/>
        <w:bookmarkEnd w:id="2757"/>
        <w:bookmarkEnd w:id="2758"/>
      </w:tr>
      <w:tr w:rsidR="00EA331A" w:rsidRPr="005A41BB" w:rsidDel="00A25942" w:rsidTr="00191B63">
        <w:trPr>
          <w:cantSplit/>
          <w:del w:id="2759" w:author="Batra, Mayank" w:date="2016-06-21T14:24:00Z"/>
        </w:trPr>
        <w:tc>
          <w:tcPr>
            <w:tcW w:w="1999" w:type="dxa"/>
            <w:tcPrChange w:id="2760" w:author="Batra, Mayank" w:date="2016-06-21T12:07:00Z">
              <w:tcPr>
                <w:tcW w:w="1999" w:type="dxa"/>
              </w:tcPr>
            </w:tcPrChange>
          </w:tcPr>
          <w:p w:rsidR="00EA331A" w:rsidRPr="005A41BB" w:rsidDel="00A25942" w:rsidRDefault="003237AA" w:rsidP="00A35CDE">
            <w:pPr>
              <w:rPr>
                <w:del w:id="2761" w:author="Batra, Mayank" w:date="2016-06-21T14:24:00Z"/>
                <w:color w:val="FF0000"/>
              </w:rPr>
            </w:pPr>
            <w:del w:id="2762" w:author="Batra, Mayank" w:date="2016-06-21T14:24:00Z">
              <w:r w:rsidDel="00A25942">
                <w:rPr>
                  <w:color w:val="FF0000"/>
                </w:rPr>
                <w:delText>All other values</w:delText>
              </w:r>
              <w:bookmarkStart w:id="2763" w:name="_Toc454285500"/>
              <w:bookmarkStart w:id="2764" w:name="_Toc454285876"/>
              <w:bookmarkStart w:id="2765" w:name="_Toc454286252"/>
              <w:bookmarkEnd w:id="2763"/>
              <w:bookmarkEnd w:id="2764"/>
              <w:bookmarkEnd w:id="2765"/>
            </w:del>
          </w:p>
        </w:tc>
        <w:tc>
          <w:tcPr>
            <w:tcW w:w="7607" w:type="dxa"/>
            <w:gridSpan w:val="2"/>
            <w:tcPrChange w:id="2766" w:author="Batra, Mayank" w:date="2016-06-21T12:07:00Z">
              <w:tcPr>
                <w:tcW w:w="7607" w:type="dxa"/>
                <w:gridSpan w:val="2"/>
              </w:tcPr>
            </w:tcPrChange>
          </w:tcPr>
          <w:p w:rsidR="00EA331A" w:rsidDel="00A25942" w:rsidRDefault="00EA331A" w:rsidP="00A35CDE">
            <w:pPr>
              <w:rPr>
                <w:del w:id="2767" w:author="Batra, Mayank" w:date="2016-06-21T14:24:00Z"/>
                <w:color w:val="FF0000"/>
              </w:rPr>
            </w:pPr>
            <w:del w:id="2768" w:author="Batra, Mayank" w:date="2016-06-21T14:24:00Z">
              <w:r w:rsidDel="00A25942">
                <w:rPr>
                  <w:color w:val="FF0000"/>
                </w:rPr>
                <w:delText>Reserved for future use</w:delText>
              </w:r>
              <w:bookmarkStart w:id="2769" w:name="_Toc454285501"/>
              <w:bookmarkStart w:id="2770" w:name="_Toc454285877"/>
              <w:bookmarkStart w:id="2771" w:name="_Toc454286253"/>
              <w:bookmarkEnd w:id="2769"/>
              <w:bookmarkEnd w:id="2770"/>
              <w:bookmarkEnd w:id="2771"/>
            </w:del>
          </w:p>
        </w:tc>
        <w:bookmarkStart w:id="2772" w:name="_Toc454285502"/>
        <w:bookmarkStart w:id="2773" w:name="_Toc454285878"/>
        <w:bookmarkStart w:id="2774" w:name="_Toc454286254"/>
        <w:bookmarkEnd w:id="2772"/>
        <w:bookmarkEnd w:id="2773"/>
        <w:bookmarkEnd w:id="2774"/>
      </w:tr>
    </w:tbl>
    <w:p w:rsidR="00A450AE" w:rsidDel="00A25942" w:rsidRDefault="00A450AE" w:rsidP="00EA331A">
      <w:pPr>
        <w:rPr>
          <w:del w:id="2775" w:author="Batra, Mayank" w:date="2016-06-21T14:24:00Z"/>
          <w:color w:val="FF0000"/>
        </w:rPr>
      </w:pPr>
      <w:bookmarkStart w:id="2776" w:name="_Toc454285503"/>
      <w:bookmarkStart w:id="2777" w:name="_Toc454285879"/>
      <w:bookmarkStart w:id="2778" w:name="_Toc454286255"/>
      <w:bookmarkEnd w:id="2776"/>
      <w:bookmarkEnd w:id="2777"/>
      <w:bookmarkEnd w:id="277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77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785"/>
        <w:gridCol w:w="846"/>
        <w:gridCol w:w="6975"/>
        <w:tblGridChange w:id="2780">
          <w:tblGrid>
            <w:gridCol w:w="1785"/>
            <w:gridCol w:w="846"/>
            <w:gridCol w:w="6975"/>
          </w:tblGrid>
        </w:tblGridChange>
      </w:tblGrid>
      <w:tr w:rsidR="00A450AE" w:rsidRPr="005A41BB" w:rsidDel="00A25942" w:rsidTr="00191B63">
        <w:trPr>
          <w:cantSplit/>
          <w:del w:id="2781" w:author="Batra, Mayank" w:date="2016-06-21T14:24:00Z"/>
        </w:trPr>
        <w:tc>
          <w:tcPr>
            <w:tcW w:w="2380" w:type="dxa"/>
            <w:gridSpan w:val="2"/>
            <w:tcBorders>
              <w:top w:val="nil"/>
              <w:left w:val="nil"/>
              <w:bottom w:val="single" w:sz="4" w:space="0" w:color="auto"/>
              <w:right w:val="nil"/>
            </w:tcBorders>
            <w:tcPrChange w:id="2782" w:author="Batra, Mayank" w:date="2016-06-21T12:07:00Z">
              <w:tcPr>
                <w:tcW w:w="2380" w:type="dxa"/>
                <w:gridSpan w:val="2"/>
                <w:tcBorders>
                  <w:top w:val="nil"/>
                  <w:left w:val="nil"/>
                  <w:bottom w:val="single" w:sz="4" w:space="0" w:color="auto"/>
                  <w:right w:val="nil"/>
                </w:tcBorders>
              </w:tcPr>
            </w:tcPrChange>
          </w:tcPr>
          <w:p w:rsidR="00A450AE" w:rsidRPr="00DC7EB8" w:rsidDel="00A25942" w:rsidRDefault="00A450AE" w:rsidP="001B0955">
            <w:pPr>
              <w:rPr>
                <w:del w:id="2783" w:author="Batra, Mayank" w:date="2016-06-21T14:24:00Z"/>
                <w:i/>
                <w:color w:val="FF0000"/>
              </w:rPr>
            </w:pPr>
            <w:del w:id="2784" w:author="Batra, Mayank" w:date="2016-06-21T14:24:00Z">
              <w:r w:rsidDel="00A25942">
                <w:rPr>
                  <w:i/>
                  <w:color w:val="FF0000"/>
                </w:rPr>
                <w:delText>Number_of_Antennae:</w:delText>
              </w:r>
              <w:bookmarkStart w:id="2785" w:name="_Toc454285504"/>
              <w:bookmarkStart w:id="2786" w:name="_Toc454285880"/>
              <w:bookmarkStart w:id="2787" w:name="_Toc454286256"/>
              <w:bookmarkEnd w:id="2785"/>
              <w:bookmarkEnd w:id="2786"/>
              <w:bookmarkEnd w:id="2787"/>
            </w:del>
          </w:p>
        </w:tc>
        <w:tc>
          <w:tcPr>
            <w:tcW w:w="7226" w:type="dxa"/>
            <w:tcBorders>
              <w:top w:val="nil"/>
              <w:left w:val="nil"/>
              <w:bottom w:val="single" w:sz="4" w:space="0" w:color="auto"/>
              <w:right w:val="nil"/>
            </w:tcBorders>
            <w:tcPrChange w:id="2788" w:author="Batra, Mayank" w:date="2016-06-21T12:07:00Z">
              <w:tcPr>
                <w:tcW w:w="7226" w:type="dxa"/>
                <w:tcBorders>
                  <w:top w:val="nil"/>
                  <w:left w:val="nil"/>
                  <w:bottom w:val="single" w:sz="4" w:space="0" w:color="auto"/>
                  <w:right w:val="nil"/>
                </w:tcBorders>
              </w:tcPr>
            </w:tcPrChange>
          </w:tcPr>
          <w:p w:rsidR="00A450AE" w:rsidRPr="00791FF6" w:rsidDel="00A25942" w:rsidRDefault="00A450AE" w:rsidP="001B0955">
            <w:pPr>
              <w:jc w:val="right"/>
              <w:rPr>
                <w:del w:id="2789" w:author="Batra, Mayank" w:date="2016-06-21T14:24:00Z"/>
                <w:i/>
                <w:color w:val="FF0000"/>
              </w:rPr>
            </w:pPr>
            <w:del w:id="2790" w:author="Batra, Mayank" w:date="2016-06-21T14:24:00Z">
              <w:r w:rsidRPr="00791FF6" w:rsidDel="00A25942">
                <w:rPr>
                  <w:i/>
                  <w:color w:val="FF0000"/>
                </w:rPr>
                <w:delText xml:space="preserve">Size: </w:delText>
              </w:r>
              <w:r w:rsidDel="00A25942">
                <w:rPr>
                  <w:i/>
                  <w:color w:val="FF0000"/>
                </w:rPr>
                <w:delText>1</w:delText>
              </w:r>
              <w:r w:rsidRPr="00791FF6" w:rsidDel="00A25942">
                <w:rPr>
                  <w:i/>
                  <w:color w:val="FF0000"/>
                </w:rPr>
                <w:delText xml:space="preserve"> Octet</w:delText>
              </w:r>
              <w:bookmarkStart w:id="2791" w:name="_Toc454285505"/>
              <w:bookmarkStart w:id="2792" w:name="_Toc454285881"/>
              <w:bookmarkStart w:id="2793" w:name="_Toc454286257"/>
              <w:bookmarkEnd w:id="2791"/>
              <w:bookmarkEnd w:id="2792"/>
              <w:bookmarkEnd w:id="2793"/>
            </w:del>
          </w:p>
        </w:tc>
        <w:bookmarkStart w:id="2794" w:name="_Toc454285506"/>
        <w:bookmarkStart w:id="2795" w:name="_Toc454285882"/>
        <w:bookmarkStart w:id="2796" w:name="_Toc454286258"/>
        <w:bookmarkEnd w:id="2794"/>
        <w:bookmarkEnd w:id="2795"/>
        <w:bookmarkEnd w:id="2796"/>
      </w:tr>
      <w:tr w:rsidR="0083745C" w:rsidRPr="005A41BB" w:rsidDel="00A25942" w:rsidTr="00191B63">
        <w:trPr>
          <w:cantSplit/>
          <w:del w:id="2797" w:author="Batra, Mayank" w:date="2016-06-21T14:24:00Z"/>
        </w:trPr>
        <w:tc>
          <w:tcPr>
            <w:tcW w:w="1526" w:type="dxa"/>
            <w:shd w:val="clear" w:color="auto" w:fill="DAEEF3"/>
          </w:tcPr>
          <w:p w:rsidR="00A450AE" w:rsidRPr="005A41BB" w:rsidDel="00A25942" w:rsidRDefault="00A450AE" w:rsidP="001B0955">
            <w:pPr>
              <w:rPr>
                <w:del w:id="2798" w:author="Batra, Mayank" w:date="2016-06-21T14:24:00Z"/>
                <w:rStyle w:val="af"/>
                <w:color w:val="FF0000"/>
              </w:rPr>
            </w:pPr>
            <w:del w:id="2799" w:author="Batra, Mayank" w:date="2016-06-21T14:24:00Z">
              <w:r w:rsidRPr="005A41BB" w:rsidDel="00A25942">
                <w:rPr>
                  <w:rStyle w:val="af"/>
                  <w:color w:val="FF0000"/>
                </w:rPr>
                <w:delText>Value</w:delText>
              </w:r>
              <w:bookmarkStart w:id="2800" w:name="_Toc454285507"/>
              <w:bookmarkStart w:id="2801" w:name="_Toc454285883"/>
              <w:bookmarkStart w:id="2802" w:name="_Toc454286259"/>
              <w:bookmarkEnd w:id="2800"/>
              <w:bookmarkEnd w:id="2801"/>
              <w:bookmarkEnd w:id="2802"/>
            </w:del>
          </w:p>
        </w:tc>
        <w:tc>
          <w:tcPr>
            <w:tcW w:w="8080" w:type="dxa"/>
            <w:gridSpan w:val="2"/>
            <w:shd w:val="clear" w:color="auto" w:fill="DAEEF3"/>
          </w:tcPr>
          <w:p w:rsidR="00A450AE" w:rsidRPr="005A41BB" w:rsidDel="00A25942" w:rsidRDefault="00A450AE" w:rsidP="001B0955">
            <w:pPr>
              <w:rPr>
                <w:del w:id="2803" w:author="Batra, Mayank" w:date="2016-06-21T14:24:00Z"/>
                <w:rStyle w:val="af"/>
                <w:color w:val="FF0000"/>
              </w:rPr>
            </w:pPr>
            <w:del w:id="2804" w:author="Batra, Mayank" w:date="2016-06-21T14:24:00Z">
              <w:r w:rsidRPr="005A41BB" w:rsidDel="00A25942">
                <w:rPr>
                  <w:rStyle w:val="af"/>
                  <w:color w:val="FF0000"/>
                </w:rPr>
                <w:delText>Parameter Description</w:delText>
              </w:r>
              <w:bookmarkStart w:id="2805" w:name="_Toc454285508"/>
              <w:bookmarkStart w:id="2806" w:name="_Toc454285884"/>
              <w:bookmarkStart w:id="2807" w:name="_Toc454286260"/>
              <w:bookmarkEnd w:id="2805"/>
              <w:bookmarkEnd w:id="2806"/>
              <w:bookmarkEnd w:id="2807"/>
            </w:del>
          </w:p>
        </w:tc>
        <w:bookmarkStart w:id="2808" w:name="_Toc454285509"/>
        <w:bookmarkStart w:id="2809" w:name="_Toc454285885"/>
        <w:bookmarkStart w:id="2810" w:name="_Toc454286261"/>
        <w:bookmarkEnd w:id="2808"/>
        <w:bookmarkEnd w:id="2809"/>
        <w:bookmarkEnd w:id="2810"/>
      </w:tr>
      <w:tr w:rsidR="00A450AE" w:rsidRPr="005A41BB" w:rsidDel="00A25942" w:rsidTr="00191B63">
        <w:trPr>
          <w:cantSplit/>
          <w:del w:id="2811" w:author="Batra, Mayank" w:date="2016-06-21T14:24:00Z"/>
        </w:trPr>
        <w:tc>
          <w:tcPr>
            <w:tcW w:w="1526" w:type="dxa"/>
            <w:tcPrChange w:id="2812" w:author="Batra, Mayank" w:date="2016-06-21T12:07:00Z">
              <w:tcPr>
                <w:tcW w:w="1526" w:type="dxa"/>
              </w:tcPr>
            </w:tcPrChange>
          </w:tcPr>
          <w:p w:rsidR="00A450AE" w:rsidRPr="005A41BB" w:rsidDel="00A25942" w:rsidRDefault="00A450AE" w:rsidP="001B0955">
            <w:pPr>
              <w:rPr>
                <w:del w:id="2813" w:author="Batra, Mayank" w:date="2016-06-21T14:24:00Z"/>
                <w:color w:val="FF0000"/>
              </w:rPr>
            </w:pPr>
            <w:del w:id="2814" w:author="Batra, Mayank" w:date="2016-06-21T14:24:00Z">
              <w:r w:rsidRPr="005A41BB" w:rsidDel="00A25942">
                <w:rPr>
                  <w:color w:val="FF0000"/>
                </w:rPr>
                <w:delText>0x</w:delText>
              </w:r>
              <w:r w:rsidDel="00A25942">
                <w:rPr>
                  <w:color w:val="FF0000"/>
                </w:rPr>
                <w:delText>00</w:delText>
              </w:r>
              <w:bookmarkStart w:id="2815" w:name="_Toc454285510"/>
              <w:bookmarkStart w:id="2816" w:name="_Toc454285886"/>
              <w:bookmarkStart w:id="2817" w:name="_Toc454286262"/>
              <w:bookmarkEnd w:id="2815"/>
              <w:bookmarkEnd w:id="2816"/>
              <w:bookmarkEnd w:id="2817"/>
            </w:del>
          </w:p>
        </w:tc>
        <w:tc>
          <w:tcPr>
            <w:tcW w:w="8080" w:type="dxa"/>
            <w:gridSpan w:val="2"/>
            <w:tcPrChange w:id="2818" w:author="Batra, Mayank" w:date="2016-06-21T12:07:00Z">
              <w:tcPr>
                <w:tcW w:w="8080" w:type="dxa"/>
                <w:gridSpan w:val="2"/>
              </w:tcPr>
            </w:tcPrChange>
          </w:tcPr>
          <w:p w:rsidR="00A450AE" w:rsidRPr="005A41BB" w:rsidDel="00A25942" w:rsidRDefault="00A450AE" w:rsidP="001B0955">
            <w:pPr>
              <w:rPr>
                <w:del w:id="2819" w:author="Batra, Mayank" w:date="2016-06-21T14:24:00Z"/>
                <w:color w:val="FF0000"/>
              </w:rPr>
            </w:pPr>
            <w:del w:id="2820" w:author="Batra, Mayank" w:date="2016-06-21T14:24:00Z">
              <w:r w:rsidDel="00A25942">
                <w:rPr>
                  <w:color w:val="FF0000"/>
                </w:rPr>
                <w:delText>Antenna array not specified</w:delText>
              </w:r>
              <w:bookmarkStart w:id="2821" w:name="_Toc454285511"/>
              <w:bookmarkStart w:id="2822" w:name="_Toc454285887"/>
              <w:bookmarkStart w:id="2823" w:name="_Toc454286263"/>
              <w:bookmarkEnd w:id="2821"/>
              <w:bookmarkEnd w:id="2822"/>
              <w:bookmarkEnd w:id="2823"/>
            </w:del>
          </w:p>
        </w:tc>
        <w:bookmarkStart w:id="2824" w:name="_Toc454285512"/>
        <w:bookmarkStart w:id="2825" w:name="_Toc454285888"/>
        <w:bookmarkStart w:id="2826" w:name="_Toc454286264"/>
        <w:bookmarkEnd w:id="2824"/>
        <w:bookmarkEnd w:id="2825"/>
        <w:bookmarkEnd w:id="2826"/>
      </w:tr>
      <w:tr w:rsidR="00A450AE" w:rsidRPr="005A41BB" w:rsidDel="00A25942" w:rsidTr="00191B63">
        <w:trPr>
          <w:cantSplit/>
          <w:del w:id="2827" w:author="Batra, Mayank" w:date="2016-06-21T14:24:00Z"/>
        </w:trPr>
        <w:tc>
          <w:tcPr>
            <w:tcW w:w="1526" w:type="dxa"/>
            <w:tcPrChange w:id="2828" w:author="Batra, Mayank" w:date="2016-06-21T12:07:00Z">
              <w:tcPr>
                <w:tcW w:w="1526" w:type="dxa"/>
              </w:tcPr>
            </w:tcPrChange>
          </w:tcPr>
          <w:p w:rsidR="00A450AE" w:rsidRPr="005A41BB" w:rsidDel="00A25942" w:rsidRDefault="00A450AE">
            <w:pPr>
              <w:rPr>
                <w:del w:id="2829" w:author="Batra, Mayank" w:date="2016-06-21T14:24:00Z"/>
                <w:color w:val="FF0000"/>
              </w:rPr>
            </w:pPr>
            <w:del w:id="2830" w:author="Batra, Mayank" w:date="2016-06-21T14:24:00Z">
              <w:r w:rsidDel="00A25942">
                <w:rPr>
                  <w:color w:val="FF0000"/>
                </w:rPr>
                <w:delText xml:space="preserve">0x01 – </w:delText>
              </w:r>
            </w:del>
            <w:del w:id="2831" w:author="Batra, Mayank" w:date="2016-06-16T10:21:00Z">
              <w:r w:rsidDel="0039707B">
                <w:rPr>
                  <w:color w:val="FF0000"/>
                </w:rPr>
                <w:delText>0x3F</w:delText>
              </w:r>
            </w:del>
            <w:bookmarkStart w:id="2832" w:name="_Toc454285513"/>
            <w:bookmarkStart w:id="2833" w:name="_Toc454285889"/>
            <w:bookmarkStart w:id="2834" w:name="_Toc454286265"/>
            <w:bookmarkEnd w:id="2832"/>
            <w:bookmarkEnd w:id="2833"/>
            <w:bookmarkEnd w:id="2834"/>
          </w:p>
        </w:tc>
        <w:tc>
          <w:tcPr>
            <w:tcW w:w="8080" w:type="dxa"/>
            <w:gridSpan w:val="2"/>
            <w:tcPrChange w:id="2835" w:author="Batra, Mayank" w:date="2016-06-21T12:07:00Z">
              <w:tcPr>
                <w:tcW w:w="8080" w:type="dxa"/>
                <w:gridSpan w:val="2"/>
              </w:tcPr>
            </w:tcPrChange>
          </w:tcPr>
          <w:p w:rsidR="00A450AE" w:rsidDel="00A25942" w:rsidRDefault="00A450AE" w:rsidP="001B0955">
            <w:pPr>
              <w:rPr>
                <w:del w:id="2836" w:author="Batra, Mayank" w:date="2016-06-21T14:24:00Z"/>
                <w:color w:val="FF0000"/>
              </w:rPr>
            </w:pPr>
            <w:del w:id="2837" w:author="Batra, Mayank" w:date="2016-06-21T14:24:00Z">
              <w:r w:rsidDel="00A25942">
                <w:rPr>
                  <w:color w:val="FF0000"/>
                </w:rPr>
                <w:delText>Number of antennae in the antenna array</w:delText>
              </w:r>
              <w:bookmarkStart w:id="2838" w:name="_Toc454285514"/>
              <w:bookmarkStart w:id="2839" w:name="_Toc454285890"/>
              <w:bookmarkStart w:id="2840" w:name="_Toc454286266"/>
              <w:bookmarkEnd w:id="2838"/>
              <w:bookmarkEnd w:id="2839"/>
              <w:bookmarkEnd w:id="2840"/>
            </w:del>
          </w:p>
        </w:tc>
        <w:bookmarkStart w:id="2841" w:name="_Toc454285515"/>
        <w:bookmarkStart w:id="2842" w:name="_Toc454285891"/>
        <w:bookmarkStart w:id="2843" w:name="_Toc454286267"/>
        <w:bookmarkEnd w:id="2841"/>
        <w:bookmarkEnd w:id="2842"/>
        <w:bookmarkEnd w:id="2843"/>
      </w:tr>
      <w:tr w:rsidR="00A450AE" w:rsidRPr="005A41BB" w:rsidDel="00A25942" w:rsidTr="00191B63">
        <w:trPr>
          <w:cantSplit/>
          <w:del w:id="2844" w:author="Batra, Mayank" w:date="2016-06-21T14:24:00Z"/>
        </w:trPr>
        <w:tc>
          <w:tcPr>
            <w:tcW w:w="1526" w:type="dxa"/>
            <w:tcPrChange w:id="2845" w:author="Batra, Mayank" w:date="2016-06-21T12:07:00Z">
              <w:tcPr>
                <w:tcW w:w="1526" w:type="dxa"/>
              </w:tcPr>
            </w:tcPrChange>
          </w:tcPr>
          <w:p w:rsidR="00A450AE" w:rsidRPr="005A41BB" w:rsidDel="00A25942" w:rsidRDefault="003237AA" w:rsidP="001B0955">
            <w:pPr>
              <w:rPr>
                <w:del w:id="2846" w:author="Batra, Mayank" w:date="2016-06-21T14:24:00Z"/>
                <w:color w:val="FF0000"/>
              </w:rPr>
            </w:pPr>
            <w:del w:id="2847" w:author="Batra, Mayank" w:date="2016-06-21T14:24:00Z">
              <w:r w:rsidDel="00A25942">
                <w:rPr>
                  <w:color w:val="FF0000"/>
                </w:rPr>
                <w:delText>All other values</w:delText>
              </w:r>
              <w:bookmarkStart w:id="2848" w:name="_Toc454285516"/>
              <w:bookmarkStart w:id="2849" w:name="_Toc454285892"/>
              <w:bookmarkStart w:id="2850" w:name="_Toc454286268"/>
              <w:bookmarkEnd w:id="2848"/>
              <w:bookmarkEnd w:id="2849"/>
              <w:bookmarkEnd w:id="2850"/>
            </w:del>
          </w:p>
        </w:tc>
        <w:tc>
          <w:tcPr>
            <w:tcW w:w="8080" w:type="dxa"/>
            <w:gridSpan w:val="2"/>
            <w:tcPrChange w:id="2851" w:author="Batra, Mayank" w:date="2016-06-21T12:07:00Z">
              <w:tcPr>
                <w:tcW w:w="8080" w:type="dxa"/>
                <w:gridSpan w:val="2"/>
              </w:tcPr>
            </w:tcPrChange>
          </w:tcPr>
          <w:p w:rsidR="00A450AE" w:rsidDel="00A25942" w:rsidRDefault="00A450AE" w:rsidP="001B0955">
            <w:pPr>
              <w:rPr>
                <w:del w:id="2852" w:author="Batra, Mayank" w:date="2016-06-21T14:24:00Z"/>
                <w:color w:val="FF0000"/>
              </w:rPr>
            </w:pPr>
            <w:del w:id="2853" w:author="Batra, Mayank" w:date="2016-06-21T14:24:00Z">
              <w:r w:rsidDel="00A25942">
                <w:rPr>
                  <w:color w:val="FF0000"/>
                </w:rPr>
                <w:delText>Reserved for future use</w:delText>
              </w:r>
              <w:bookmarkStart w:id="2854" w:name="_Toc454285517"/>
              <w:bookmarkStart w:id="2855" w:name="_Toc454285893"/>
              <w:bookmarkStart w:id="2856" w:name="_Toc454286269"/>
              <w:bookmarkEnd w:id="2854"/>
              <w:bookmarkEnd w:id="2855"/>
              <w:bookmarkEnd w:id="2856"/>
            </w:del>
          </w:p>
        </w:tc>
        <w:bookmarkStart w:id="2857" w:name="_Toc454285518"/>
        <w:bookmarkStart w:id="2858" w:name="_Toc454285894"/>
        <w:bookmarkStart w:id="2859" w:name="_Toc454286270"/>
        <w:bookmarkEnd w:id="2857"/>
        <w:bookmarkEnd w:id="2858"/>
        <w:bookmarkEnd w:id="2859"/>
      </w:tr>
    </w:tbl>
    <w:p w:rsidR="00A450AE" w:rsidDel="00A25942" w:rsidRDefault="00A450AE" w:rsidP="00EA331A">
      <w:pPr>
        <w:rPr>
          <w:del w:id="2860" w:author="Batra, Mayank" w:date="2016-06-21T14:24:00Z"/>
          <w:color w:val="FF0000"/>
        </w:rPr>
      </w:pPr>
      <w:bookmarkStart w:id="2861" w:name="_Toc454285519"/>
      <w:bookmarkStart w:id="2862" w:name="_Toc454285895"/>
      <w:bookmarkStart w:id="2863" w:name="_Toc454286271"/>
      <w:bookmarkEnd w:id="2861"/>
      <w:bookmarkEnd w:id="2862"/>
      <w:bookmarkEnd w:id="2863"/>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2864"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187"/>
        <w:gridCol w:w="849"/>
        <w:gridCol w:w="6570"/>
        <w:tblGridChange w:id="2865">
          <w:tblGrid>
            <w:gridCol w:w="2187"/>
            <w:gridCol w:w="849"/>
            <w:gridCol w:w="6570"/>
          </w:tblGrid>
        </w:tblGridChange>
      </w:tblGrid>
      <w:tr w:rsidR="00EA331A" w:rsidRPr="005A41BB" w:rsidDel="00A25942" w:rsidTr="00191B63">
        <w:trPr>
          <w:cantSplit/>
          <w:del w:id="2866" w:author="Batra, Mayank" w:date="2016-06-21T14:24:00Z"/>
        </w:trPr>
        <w:tc>
          <w:tcPr>
            <w:tcW w:w="3036" w:type="dxa"/>
            <w:gridSpan w:val="2"/>
            <w:tcBorders>
              <w:top w:val="nil"/>
              <w:left w:val="nil"/>
              <w:bottom w:val="single" w:sz="4" w:space="0" w:color="auto"/>
              <w:right w:val="nil"/>
            </w:tcBorders>
            <w:tcPrChange w:id="2867" w:author="Batra, Mayank" w:date="2016-06-21T12:07:00Z">
              <w:tcPr>
                <w:tcW w:w="3036" w:type="dxa"/>
                <w:gridSpan w:val="2"/>
                <w:tcBorders>
                  <w:top w:val="nil"/>
                  <w:left w:val="nil"/>
                  <w:bottom w:val="single" w:sz="4" w:space="0" w:color="auto"/>
                  <w:right w:val="nil"/>
                </w:tcBorders>
              </w:tcPr>
            </w:tcPrChange>
          </w:tcPr>
          <w:p w:rsidR="00EA331A" w:rsidRPr="00DC7EB8" w:rsidDel="00A25942" w:rsidRDefault="00EA331A" w:rsidP="00A35CDE">
            <w:pPr>
              <w:rPr>
                <w:del w:id="2868" w:author="Batra, Mayank" w:date="2016-06-21T14:24:00Z"/>
                <w:i/>
                <w:color w:val="FF0000"/>
              </w:rPr>
            </w:pPr>
            <w:del w:id="2869" w:author="Batra, Mayank" w:date="2016-06-21T14:24:00Z">
              <w:r w:rsidDel="00A25942">
                <w:rPr>
                  <w:i/>
                  <w:color w:val="FF0000"/>
                </w:rPr>
                <w:delText>Antenna_Switching_Pattern:</w:delText>
              </w:r>
              <w:bookmarkStart w:id="2870" w:name="_Toc454285520"/>
              <w:bookmarkStart w:id="2871" w:name="_Toc454285896"/>
              <w:bookmarkStart w:id="2872" w:name="_Toc454286272"/>
              <w:bookmarkEnd w:id="2870"/>
              <w:bookmarkEnd w:id="2871"/>
              <w:bookmarkEnd w:id="2872"/>
            </w:del>
          </w:p>
        </w:tc>
        <w:tc>
          <w:tcPr>
            <w:tcW w:w="6570" w:type="dxa"/>
            <w:tcBorders>
              <w:top w:val="nil"/>
              <w:left w:val="nil"/>
              <w:bottom w:val="single" w:sz="4" w:space="0" w:color="auto"/>
              <w:right w:val="nil"/>
            </w:tcBorders>
            <w:tcPrChange w:id="2873" w:author="Batra, Mayank" w:date="2016-06-21T12:07:00Z">
              <w:tcPr>
                <w:tcW w:w="6570" w:type="dxa"/>
                <w:tcBorders>
                  <w:top w:val="nil"/>
                  <w:left w:val="nil"/>
                  <w:bottom w:val="single" w:sz="4" w:space="0" w:color="auto"/>
                  <w:right w:val="nil"/>
                </w:tcBorders>
              </w:tcPr>
            </w:tcPrChange>
          </w:tcPr>
          <w:p w:rsidR="00EA331A" w:rsidRPr="00791FF6" w:rsidDel="00A25942" w:rsidRDefault="00EA331A" w:rsidP="00A35CDE">
            <w:pPr>
              <w:jc w:val="right"/>
              <w:rPr>
                <w:del w:id="2874" w:author="Batra, Mayank" w:date="2016-06-21T14:24:00Z"/>
                <w:i/>
                <w:color w:val="FF0000"/>
              </w:rPr>
            </w:pPr>
            <w:del w:id="2875" w:author="Batra, Mayank" w:date="2016-06-21T14:24:00Z">
              <w:r w:rsidRPr="00791FF6" w:rsidDel="00A25942">
                <w:rPr>
                  <w:i/>
                  <w:color w:val="FF0000"/>
                </w:rPr>
                <w:delText xml:space="preserve">Size: </w:delText>
              </w:r>
              <w:r w:rsidDel="00A25942">
                <w:rPr>
                  <w:i/>
                  <w:color w:val="FF0000"/>
                </w:rPr>
                <w:delText>1</w:delText>
              </w:r>
              <w:r w:rsidRPr="00791FF6" w:rsidDel="00A25942">
                <w:rPr>
                  <w:i/>
                  <w:color w:val="FF0000"/>
                </w:rPr>
                <w:delText xml:space="preserve"> Octet</w:delText>
              </w:r>
              <w:bookmarkStart w:id="2876" w:name="_Toc454285521"/>
              <w:bookmarkStart w:id="2877" w:name="_Toc454285897"/>
              <w:bookmarkStart w:id="2878" w:name="_Toc454286273"/>
              <w:bookmarkEnd w:id="2876"/>
              <w:bookmarkEnd w:id="2877"/>
              <w:bookmarkEnd w:id="2878"/>
            </w:del>
          </w:p>
        </w:tc>
        <w:bookmarkStart w:id="2879" w:name="_Toc454285522"/>
        <w:bookmarkStart w:id="2880" w:name="_Toc454285898"/>
        <w:bookmarkStart w:id="2881" w:name="_Toc454286274"/>
        <w:bookmarkEnd w:id="2879"/>
        <w:bookmarkEnd w:id="2880"/>
        <w:bookmarkEnd w:id="2881"/>
      </w:tr>
      <w:tr w:rsidR="0083745C" w:rsidRPr="005A41BB" w:rsidDel="00A25942" w:rsidTr="00191B63">
        <w:trPr>
          <w:cantSplit/>
          <w:del w:id="2882" w:author="Batra, Mayank" w:date="2016-06-21T14:24:00Z"/>
        </w:trPr>
        <w:tc>
          <w:tcPr>
            <w:tcW w:w="2187" w:type="dxa"/>
            <w:shd w:val="clear" w:color="auto" w:fill="DAEEF3"/>
          </w:tcPr>
          <w:p w:rsidR="00EA331A" w:rsidRPr="005A41BB" w:rsidDel="00A25942" w:rsidRDefault="00EA331A" w:rsidP="00A35CDE">
            <w:pPr>
              <w:rPr>
                <w:del w:id="2883" w:author="Batra, Mayank" w:date="2016-06-21T14:24:00Z"/>
                <w:rStyle w:val="af"/>
                <w:color w:val="FF0000"/>
              </w:rPr>
            </w:pPr>
            <w:del w:id="2884" w:author="Batra, Mayank" w:date="2016-06-21T14:24:00Z">
              <w:r w:rsidRPr="005A41BB" w:rsidDel="00A25942">
                <w:rPr>
                  <w:rStyle w:val="af"/>
                  <w:color w:val="FF0000"/>
                </w:rPr>
                <w:delText>Value</w:delText>
              </w:r>
              <w:bookmarkStart w:id="2885" w:name="_Toc454285523"/>
              <w:bookmarkStart w:id="2886" w:name="_Toc454285899"/>
              <w:bookmarkStart w:id="2887" w:name="_Toc454286275"/>
              <w:bookmarkEnd w:id="2885"/>
              <w:bookmarkEnd w:id="2886"/>
              <w:bookmarkEnd w:id="2887"/>
            </w:del>
          </w:p>
        </w:tc>
        <w:tc>
          <w:tcPr>
            <w:tcW w:w="7419" w:type="dxa"/>
            <w:gridSpan w:val="2"/>
            <w:shd w:val="clear" w:color="auto" w:fill="DAEEF3"/>
          </w:tcPr>
          <w:p w:rsidR="00EA331A" w:rsidRPr="005A41BB" w:rsidDel="00A25942" w:rsidRDefault="00EA331A" w:rsidP="00A35CDE">
            <w:pPr>
              <w:rPr>
                <w:del w:id="2888" w:author="Batra, Mayank" w:date="2016-06-21T14:24:00Z"/>
                <w:rStyle w:val="af"/>
                <w:color w:val="FF0000"/>
              </w:rPr>
            </w:pPr>
            <w:del w:id="2889" w:author="Batra, Mayank" w:date="2016-06-21T14:24:00Z">
              <w:r w:rsidRPr="005A41BB" w:rsidDel="00A25942">
                <w:rPr>
                  <w:rStyle w:val="af"/>
                  <w:color w:val="FF0000"/>
                </w:rPr>
                <w:delText>Parameter Description</w:delText>
              </w:r>
              <w:bookmarkStart w:id="2890" w:name="_Toc454285524"/>
              <w:bookmarkStart w:id="2891" w:name="_Toc454285900"/>
              <w:bookmarkStart w:id="2892" w:name="_Toc454286276"/>
              <w:bookmarkEnd w:id="2890"/>
              <w:bookmarkEnd w:id="2891"/>
              <w:bookmarkEnd w:id="2892"/>
            </w:del>
          </w:p>
        </w:tc>
        <w:bookmarkStart w:id="2893" w:name="_Toc454285525"/>
        <w:bookmarkStart w:id="2894" w:name="_Toc454285901"/>
        <w:bookmarkStart w:id="2895" w:name="_Toc454286277"/>
        <w:bookmarkEnd w:id="2893"/>
        <w:bookmarkEnd w:id="2894"/>
        <w:bookmarkEnd w:id="2895"/>
      </w:tr>
      <w:tr w:rsidR="00EA331A" w:rsidRPr="005A41BB" w:rsidDel="00A25942" w:rsidTr="00191B63">
        <w:trPr>
          <w:cantSplit/>
          <w:del w:id="2896" w:author="Batra, Mayank" w:date="2016-06-21T14:24:00Z"/>
        </w:trPr>
        <w:tc>
          <w:tcPr>
            <w:tcW w:w="2187" w:type="dxa"/>
            <w:tcPrChange w:id="2897" w:author="Batra, Mayank" w:date="2016-06-21T12:07:00Z">
              <w:tcPr>
                <w:tcW w:w="2187" w:type="dxa"/>
              </w:tcPr>
            </w:tcPrChange>
          </w:tcPr>
          <w:p w:rsidR="00EA331A" w:rsidRPr="005A41BB" w:rsidDel="00A25942" w:rsidRDefault="00EA331A" w:rsidP="009278F5">
            <w:pPr>
              <w:rPr>
                <w:del w:id="2898" w:author="Batra, Mayank" w:date="2016-06-21T14:24:00Z"/>
                <w:color w:val="FF0000"/>
              </w:rPr>
            </w:pPr>
            <w:del w:id="2899" w:author="Batra, Mayank" w:date="2016-06-21T14:24:00Z">
              <w:r w:rsidRPr="005A41BB" w:rsidDel="00A25942">
                <w:rPr>
                  <w:color w:val="FF0000"/>
                </w:rPr>
                <w:delText>0x</w:delText>
              </w:r>
              <w:r w:rsidR="009278F5" w:rsidDel="00A25942">
                <w:rPr>
                  <w:color w:val="FF0000"/>
                </w:rPr>
                <w:delText>00</w:delText>
              </w:r>
              <w:bookmarkStart w:id="2900" w:name="_Toc454285526"/>
              <w:bookmarkStart w:id="2901" w:name="_Toc454285902"/>
              <w:bookmarkStart w:id="2902" w:name="_Toc454286278"/>
              <w:bookmarkEnd w:id="2900"/>
              <w:bookmarkEnd w:id="2901"/>
              <w:bookmarkEnd w:id="2902"/>
            </w:del>
          </w:p>
        </w:tc>
        <w:tc>
          <w:tcPr>
            <w:tcW w:w="7419" w:type="dxa"/>
            <w:gridSpan w:val="2"/>
            <w:tcPrChange w:id="2903" w:author="Batra, Mayank" w:date="2016-06-21T12:07:00Z">
              <w:tcPr>
                <w:tcW w:w="7419" w:type="dxa"/>
                <w:gridSpan w:val="2"/>
              </w:tcPr>
            </w:tcPrChange>
          </w:tcPr>
          <w:p w:rsidR="00EA331A" w:rsidRPr="005A41BB" w:rsidDel="00A25942" w:rsidRDefault="009278F5" w:rsidP="00A35CDE">
            <w:pPr>
              <w:rPr>
                <w:del w:id="2904" w:author="Batra, Mayank" w:date="2016-06-21T14:24:00Z"/>
                <w:color w:val="FF0000"/>
              </w:rPr>
            </w:pPr>
            <w:del w:id="2905" w:author="Batra, Mayank" w:date="2016-06-21T14:24:00Z">
              <w:r w:rsidDel="00A25942">
                <w:rPr>
                  <w:color w:val="FF0000"/>
                </w:rPr>
                <w:delText>Antenna switching pattern not specified</w:delText>
              </w:r>
              <w:bookmarkStart w:id="2906" w:name="_Toc454285527"/>
              <w:bookmarkStart w:id="2907" w:name="_Toc454285903"/>
              <w:bookmarkStart w:id="2908" w:name="_Toc454286279"/>
              <w:bookmarkEnd w:id="2906"/>
              <w:bookmarkEnd w:id="2907"/>
              <w:bookmarkEnd w:id="2908"/>
            </w:del>
          </w:p>
        </w:tc>
        <w:bookmarkStart w:id="2909" w:name="_Toc454285528"/>
        <w:bookmarkStart w:id="2910" w:name="_Toc454285904"/>
        <w:bookmarkStart w:id="2911" w:name="_Toc454286280"/>
        <w:bookmarkEnd w:id="2909"/>
        <w:bookmarkEnd w:id="2910"/>
        <w:bookmarkEnd w:id="2911"/>
      </w:tr>
      <w:tr w:rsidR="009278F5" w:rsidRPr="005A41BB" w:rsidDel="00A25942" w:rsidTr="00191B63">
        <w:trPr>
          <w:cantSplit/>
          <w:del w:id="2912" w:author="Batra, Mayank" w:date="2016-06-21T14:24:00Z"/>
        </w:trPr>
        <w:tc>
          <w:tcPr>
            <w:tcW w:w="2187" w:type="dxa"/>
            <w:tcPrChange w:id="2913" w:author="Batra, Mayank" w:date="2016-06-21T12:07:00Z">
              <w:tcPr>
                <w:tcW w:w="2187" w:type="dxa"/>
              </w:tcPr>
            </w:tcPrChange>
          </w:tcPr>
          <w:p w:rsidR="009278F5" w:rsidRPr="005A41BB" w:rsidDel="00A25942" w:rsidRDefault="009278F5" w:rsidP="00A35CDE">
            <w:pPr>
              <w:rPr>
                <w:del w:id="2914" w:author="Batra, Mayank" w:date="2016-06-21T14:24:00Z"/>
                <w:color w:val="FF0000"/>
              </w:rPr>
            </w:pPr>
            <w:del w:id="2915" w:author="Batra, Mayank" w:date="2016-06-21T14:24:00Z">
              <w:r w:rsidDel="00A25942">
                <w:rPr>
                  <w:color w:val="FF0000"/>
                </w:rPr>
                <w:delText>0x80</w:delText>
              </w:r>
              <w:bookmarkStart w:id="2916" w:name="_Toc454285529"/>
              <w:bookmarkStart w:id="2917" w:name="_Toc454285905"/>
              <w:bookmarkStart w:id="2918" w:name="_Toc454286281"/>
              <w:bookmarkEnd w:id="2916"/>
              <w:bookmarkEnd w:id="2917"/>
              <w:bookmarkEnd w:id="2918"/>
            </w:del>
          </w:p>
        </w:tc>
        <w:tc>
          <w:tcPr>
            <w:tcW w:w="7419" w:type="dxa"/>
            <w:gridSpan w:val="2"/>
            <w:tcPrChange w:id="2919" w:author="Batra, Mayank" w:date="2016-06-21T12:07:00Z">
              <w:tcPr>
                <w:tcW w:w="7419" w:type="dxa"/>
                <w:gridSpan w:val="2"/>
              </w:tcPr>
            </w:tcPrChange>
          </w:tcPr>
          <w:p w:rsidR="009278F5" w:rsidDel="00A25942" w:rsidRDefault="009278F5">
            <w:pPr>
              <w:rPr>
                <w:del w:id="2920" w:author="Batra, Mayank" w:date="2016-06-21T14:24:00Z"/>
                <w:color w:val="FF0000"/>
              </w:rPr>
            </w:pPr>
            <w:del w:id="2921" w:author="Batra, Mayank" w:date="2016-06-21T14:24:00Z">
              <w:r w:rsidDel="00A25942">
                <w:rPr>
                  <w:color w:val="FF0000"/>
                </w:rPr>
                <w:delText xml:space="preserve">Antenna switching pattern A (see </w:delText>
              </w:r>
            </w:del>
            <w:commentRangeStart w:id="2922"/>
            <w:ins w:id="2923" w:author="Chris Reisinger" w:date="2016-05-18T14:21:00Z">
              <w:del w:id="2924" w:author="Batra, Mayank" w:date="2016-06-21T14:24:00Z">
                <w:r w:rsidR="002E6F24" w:rsidDel="00A25942">
                  <w:rPr>
                    <w:color w:val="FF0000"/>
                  </w:rPr>
                  <w:delText>[</w:delText>
                </w:r>
              </w:del>
            </w:ins>
            <w:del w:id="2925" w:author="Batra, Mayank" w:date="2016-06-21T14:24:00Z">
              <w:r w:rsidDel="00A25942">
                <w:rPr>
                  <w:color w:val="FF0000"/>
                </w:rPr>
                <w:delText>Vol 6</w:delText>
              </w:r>
            </w:del>
            <w:ins w:id="2926" w:author="Chris Reisinger" w:date="2016-05-18T14:21:00Z">
              <w:del w:id="2927" w:author="Batra, Mayank" w:date="2016-06-21T14:24:00Z">
                <w:r w:rsidR="002E6F24" w:rsidDel="00A25942">
                  <w:rPr>
                    <w:color w:val="FF0000"/>
                  </w:rPr>
                  <w:delText>]</w:delText>
                </w:r>
              </w:del>
            </w:ins>
            <w:commentRangeEnd w:id="2922"/>
            <w:ins w:id="2928" w:author="Chris Reisinger" w:date="2016-05-18T14:22:00Z">
              <w:del w:id="2929" w:author="Batra, Mayank" w:date="2016-06-21T14:24:00Z">
                <w:r w:rsidR="002E6F24" w:rsidDel="00A25942">
                  <w:rPr>
                    <w:rStyle w:val="aff1"/>
                  </w:rPr>
                  <w:commentReference w:id="2922"/>
                </w:r>
              </w:del>
            </w:ins>
            <w:del w:id="2930" w:author="Batra, Mayank" w:date="2016-06-21T14:24:00Z">
              <w:r w:rsidDel="00A25942">
                <w:rPr>
                  <w:color w:val="FF0000"/>
                </w:rPr>
                <w:delText xml:space="preserve"> Part F</w:delText>
              </w:r>
            </w:del>
            <w:ins w:id="2931" w:author="Chris Reisinger" w:date="2016-05-18T14:30:00Z">
              <w:del w:id="2932" w:author="Batra, Mayank" w:date="2016-06-21T14:24:00Z">
                <w:r w:rsidR="00341ECD" w:rsidDel="00A25942">
                  <w:rPr>
                    <w:color w:val="FF0000"/>
                  </w:rPr>
                  <w:delText>,</w:delText>
                </w:r>
              </w:del>
            </w:ins>
            <w:del w:id="2933" w:author="Batra, Mayank" w:date="2016-06-21T14:24:00Z">
              <w:r w:rsidDel="00A25942">
                <w:rPr>
                  <w:color w:val="FF0000"/>
                </w:rPr>
                <w:delText xml:space="preserve"> </w:delText>
              </w:r>
              <w:commentRangeStart w:id="2934"/>
              <w:r w:rsidDel="00A25942">
                <w:rPr>
                  <w:color w:val="FF0000"/>
                </w:rPr>
                <w:delText>s</w:delText>
              </w:r>
            </w:del>
            <w:ins w:id="2935" w:author="Chris Reisinger" w:date="2016-05-12T14:55:00Z">
              <w:del w:id="2936" w:author="Batra, Mayank" w:date="2016-06-21T14:24:00Z">
                <w:r w:rsidR="00D902C1" w:rsidDel="00A25942">
                  <w:rPr>
                    <w:color w:val="FF0000"/>
                  </w:rPr>
                  <w:delText>S</w:delText>
                </w:r>
              </w:del>
            </w:ins>
            <w:del w:id="2937" w:author="Batra, Mayank" w:date="2016-06-21T14:24:00Z">
              <w:r w:rsidDel="00A25942">
                <w:rPr>
                  <w:color w:val="FF0000"/>
                </w:rPr>
                <w:delText xml:space="preserve">ection </w:delText>
              </w:r>
              <w:commentRangeEnd w:id="2934"/>
              <w:r w:rsidR="00D902C1" w:rsidDel="00A25942">
                <w:rPr>
                  <w:rStyle w:val="aff1"/>
                </w:rPr>
                <w:commentReference w:id="2934"/>
              </w:r>
              <w:r w:rsidDel="00A25942">
                <w:rPr>
                  <w:color w:val="FF0000"/>
                </w:rPr>
                <w:delText>3.3.2)</w:delText>
              </w:r>
              <w:bookmarkStart w:id="2938" w:name="_Toc454285530"/>
              <w:bookmarkStart w:id="2939" w:name="_Toc454285906"/>
              <w:bookmarkStart w:id="2940" w:name="_Toc454286282"/>
              <w:bookmarkEnd w:id="2938"/>
              <w:bookmarkEnd w:id="2939"/>
              <w:bookmarkEnd w:id="2940"/>
            </w:del>
          </w:p>
        </w:tc>
        <w:bookmarkStart w:id="2941" w:name="_Toc454285531"/>
        <w:bookmarkStart w:id="2942" w:name="_Toc454285907"/>
        <w:bookmarkStart w:id="2943" w:name="_Toc454286283"/>
        <w:bookmarkEnd w:id="2941"/>
        <w:bookmarkEnd w:id="2942"/>
        <w:bookmarkEnd w:id="2943"/>
      </w:tr>
      <w:tr w:rsidR="009278F5" w:rsidRPr="005A41BB" w:rsidDel="00A25942" w:rsidTr="00191B63">
        <w:trPr>
          <w:cantSplit/>
          <w:del w:id="2944" w:author="Batra, Mayank" w:date="2016-06-21T14:24:00Z"/>
        </w:trPr>
        <w:tc>
          <w:tcPr>
            <w:tcW w:w="2187" w:type="dxa"/>
            <w:tcPrChange w:id="2945" w:author="Batra, Mayank" w:date="2016-06-21T12:07:00Z">
              <w:tcPr>
                <w:tcW w:w="2187" w:type="dxa"/>
              </w:tcPr>
            </w:tcPrChange>
          </w:tcPr>
          <w:p w:rsidR="009278F5" w:rsidRPr="005A41BB" w:rsidDel="00A25942" w:rsidRDefault="009278F5" w:rsidP="009278F5">
            <w:pPr>
              <w:rPr>
                <w:del w:id="2946" w:author="Batra, Mayank" w:date="2016-06-21T14:24:00Z"/>
                <w:color w:val="FF0000"/>
              </w:rPr>
            </w:pPr>
            <w:del w:id="2947" w:author="Batra, Mayank" w:date="2016-06-21T14:24:00Z">
              <w:r w:rsidDel="00A25942">
                <w:rPr>
                  <w:color w:val="FF0000"/>
                </w:rPr>
                <w:delText>0x81</w:delText>
              </w:r>
              <w:bookmarkStart w:id="2948" w:name="_Toc454285532"/>
              <w:bookmarkStart w:id="2949" w:name="_Toc454285908"/>
              <w:bookmarkStart w:id="2950" w:name="_Toc454286284"/>
              <w:bookmarkEnd w:id="2948"/>
              <w:bookmarkEnd w:id="2949"/>
              <w:bookmarkEnd w:id="2950"/>
            </w:del>
          </w:p>
        </w:tc>
        <w:tc>
          <w:tcPr>
            <w:tcW w:w="7419" w:type="dxa"/>
            <w:gridSpan w:val="2"/>
            <w:tcPrChange w:id="2951" w:author="Batra, Mayank" w:date="2016-06-21T12:07:00Z">
              <w:tcPr>
                <w:tcW w:w="7419" w:type="dxa"/>
                <w:gridSpan w:val="2"/>
              </w:tcPr>
            </w:tcPrChange>
          </w:tcPr>
          <w:p w:rsidR="009278F5" w:rsidDel="00A25942" w:rsidRDefault="009278F5">
            <w:pPr>
              <w:rPr>
                <w:del w:id="2952" w:author="Batra, Mayank" w:date="2016-06-21T14:24:00Z"/>
                <w:color w:val="FF0000"/>
              </w:rPr>
            </w:pPr>
            <w:del w:id="2953" w:author="Batra, Mayank" w:date="2016-06-21T14:24:00Z">
              <w:r w:rsidDel="00A25942">
                <w:rPr>
                  <w:color w:val="FF0000"/>
                </w:rPr>
                <w:delText xml:space="preserve">Antenna switching pattern B (see </w:delText>
              </w:r>
            </w:del>
            <w:ins w:id="2954" w:author="Chris Reisinger" w:date="2016-05-18T14:22:00Z">
              <w:del w:id="2955" w:author="Batra, Mayank" w:date="2016-06-21T14:24:00Z">
                <w:r w:rsidR="002E6F24" w:rsidDel="00A25942">
                  <w:rPr>
                    <w:color w:val="FF0000"/>
                  </w:rPr>
                  <w:delText>[</w:delText>
                </w:r>
              </w:del>
            </w:ins>
            <w:del w:id="2956" w:author="Batra, Mayank" w:date="2016-06-21T14:24:00Z">
              <w:r w:rsidDel="00A25942">
                <w:rPr>
                  <w:color w:val="FF0000"/>
                </w:rPr>
                <w:delText>Vol 6</w:delText>
              </w:r>
            </w:del>
            <w:ins w:id="2957" w:author="Chris Reisinger" w:date="2016-05-18T14:21:00Z">
              <w:del w:id="2958" w:author="Batra, Mayank" w:date="2016-06-21T14:24:00Z">
                <w:r w:rsidR="002E6F24" w:rsidDel="00A25942">
                  <w:rPr>
                    <w:color w:val="FF0000"/>
                  </w:rPr>
                  <w:delText>]</w:delText>
                </w:r>
              </w:del>
            </w:ins>
            <w:del w:id="2959" w:author="Batra, Mayank" w:date="2016-06-21T14:24:00Z">
              <w:r w:rsidDel="00A25942">
                <w:rPr>
                  <w:color w:val="FF0000"/>
                </w:rPr>
                <w:delText xml:space="preserve"> Part F</w:delText>
              </w:r>
            </w:del>
            <w:ins w:id="2960" w:author="Chris Reisinger" w:date="2016-05-18T14:30:00Z">
              <w:del w:id="2961" w:author="Batra, Mayank" w:date="2016-06-21T14:24:00Z">
                <w:r w:rsidR="00341ECD" w:rsidDel="00A25942">
                  <w:rPr>
                    <w:color w:val="FF0000"/>
                  </w:rPr>
                  <w:delText>,</w:delText>
                </w:r>
              </w:del>
            </w:ins>
            <w:del w:id="2962" w:author="Batra, Mayank" w:date="2016-06-21T14:24:00Z">
              <w:r w:rsidDel="00A25942">
                <w:rPr>
                  <w:color w:val="FF0000"/>
                </w:rPr>
                <w:delText xml:space="preserve"> s</w:delText>
              </w:r>
            </w:del>
            <w:ins w:id="2963" w:author="Chris Reisinger" w:date="2016-05-12T14:55:00Z">
              <w:del w:id="2964" w:author="Batra, Mayank" w:date="2016-06-21T14:24:00Z">
                <w:r w:rsidR="00D902C1" w:rsidDel="00A25942">
                  <w:rPr>
                    <w:color w:val="FF0000"/>
                  </w:rPr>
                  <w:delText>S</w:delText>
                </w:r>
              </w:del>
            </w:ins>
            <w:del w:id="2965" w:author="Batra, Mayank" w:date="2016-06-21T14:24:00Z">
              <w:r w:rsidDel="00A25942">
                <w:rPr>
                  <w:color w:val="FF0000"/>
                </w:rPr>
                <w:delText>ection 3.3.2)</w:delText>
              </w:r>
              <w:bookmarkStart w:id="2966" w:name="_Toc454285533"/>
              <w:bookmarkStart w:id="2967" w:name="_Toc454285909"/>
              <w:bookmarkStart w:id="2968" w:name="_Toc454286285"/>
              <w:bookmarkEnd w:id="2966"/>
              <w:bookmarkEnd w:id="2967"/>
              <w:bookmarkEnd w:id="2968"/>
            </w:del>
          </w:p>
        </w:tc>
        <w:bookmarkStart w:id="2969" w:name="_Toc454285534"/>
        <w:bookmarkStart w:id="2970" w:name="_Toc454285910"/>
        <w:bookmarkStart w:id="2971" w:name="_Toc454286286"/>
        <w:bookmarkEnd w:id="2969"/>
        <w:bookmarkEnd w:id="2970"/>
        <w:bookmarkEnd w:id="2971"/>
      </w:tr>
      <w:tr w:rsidR="009278F5" w:rsidRPr="005A41BB" w:rsidDel="00A25942" w:rsidTr="00191B63">
        <w:trPr>
          <w:cantSplit/>
          <w:del w:id="2972" w:author="Batra, Mayank" w:date="2016-06-21T14:24:00Z"/>
        </w:trPr>
        <w:tc>
          <w:tcPr>
            <w:tcW w:w="2187" w:type="dxa"/>
            <w:tcPrChange w:id="2973" w:author="Batra, Mayank" w:date="2016-06-21T12:07:00Z">
              <w:tcPr>
                <w:tcW w:w="2187" w:type="dxa"/>
              </w:tcPr>
            </w:tcPrChange>
          </w:tcPr>
          <w:p w:rsidR="009278F5" w:rsidRPr="005A41BB" w:rsidDel="00A25942" w:rsidRDefault="003237AA" w:rsidP="00A35CDE">
            <w:pPr>
              <w:rPr>
                <w:del w:id="2974" w:author="Batra, Mayank" w:date="2016-06-21T14:24:00Z"/>
                <w:color w:val="FF0000"/>
              </w:rPr>
            </w:pPr>
            <w:del w:id="2975" w:author="Batra, Mayank" w:date="2016-06-21T14:24:00Z">
              <w:r w:rsidDel="00A25942">
                <w:rPr>
                  <w:color w:val="FF0000"/>
                </w:rPr>
                <w:delText>All other values</w:delText>
              </w:r>
              <w:bookmarkStart w:id="2976" w:name="_Toc454285535"/>
              <w:bookmarkStart w:id="2977" w:name="_Toc454285911"/>
              <w:bookmarkStart w:id="2978" w:name="_Toc454286287"/>
              <w:bookmarkEnd w:id="2976"/>
              <w:bookmarkEnd w:id="2977"/>
              <w:bookmarkEnd w:id="2978"/>
            </w:del>
          </w:p>
        </w:tc>
        <w:tc>
          <w:tcPr>
            <w:tcW w:w="7419" w:type="dxa"/>
            <w:gridSpan w:val="2"/>
            <w:tcPrChange w:id="2979" w:author="Batra, Mayank" w:date="2016-06-21T12:07:00Z">
              <w:tcPr>
                <w:tcW w:w="7419" w:type="dxa"/>
                <w:gridSpan w:val="2"/>
              </w:tcPr>
            </w:tcPrChange>
          </w:tcPr>
          <w:p w:rsidR="009278F5" w:rsidDel="00A25942" w:rsidRDefault="009278F5" w:rsidP="00A35CDE">
            <w:pPr>
              <w:rPr>
                <w:del w:id="2980" w:author="Batra, Mayank" w:date="2016-06-21T14:24:00Z"/>
                <w:color w:val="FF0000"/>
              </w:rPr>
            </w:pPr>
            <w:del w:id="2981" w:author="Batra, Mayank" w:date="2016-06-21T14:24:00Z">
              <w:r w:rsidDel="00A25942">
                <w:rPr>
                  <w:color w:val="FF0000"/>
                </w:rPr>
                <w:delText>Reserved for future use</w:delText>
              </w:r>
              <w:bookmarkStart w:id="2982" w:name="_Toc454285536"/>
              <w:bookmarkStart w:id="2983" w:name="_Toc454285912"/>
              <w:bookmarkStart w:id="2984" w:name="_Toc454286288"/>
              <w:bookmarkEnd w:id="2982"/>
              <w:bookmarkEnd w:id="2983"/>
              <w:bookmarkEnd w:id="2984"/>
            </w:del>
          </w:p>
        </w:tc>
        <w:bookmarkStart w:id="2985" w:name="_Toc454285537"/>
        <w:bookmarkStart w:id="2986" w:name="_Toc454285913"/>
        <w:bookmarkStart w:id="2987" w:name="_Toc454286289"/>
        <w:bookmarkEnd w:id="2985"/>
        <w:bookmarkEnd w:id="2986"/>
        <w:bookmarkEnd w:id="2987"/>
      </w:tr>
    </w:tbl>
    <w:p w:rsidR="00EA331A" w:rsidDel="00A25942" w:rsidRDefault="00EA331A" w:rsidP="00EA331A">
      <w:pPr>
        <w:rPr>
          <w:del w:id="2988" w:author="Batra, Mayank" w:date="2016-06-21T14:24:00Z"/>
          <w:color w:val="FF0000"/>
        </w:rPr>
      </w:pPr>
      <w:bookmarkStart w:id="2989" w:name="_Toc454285538"/>
      <w:bookmarkStart w:id="2990" w:name="_Toc454285914"/>
      <w:bookmarkStart w:id="2991" w:name="_Toc454286290"/>
      <w:bookmarkEnd w:id="2989"/>
      <w:bookmarkEnd w:id="2990"/>
      <w:bookmarkEnd w:id="2991"/>
    </w:p>
    <w:p w:rsidR="00F839F6" w:rsidRPr="001F25D4" w:rsidDel="00A25942" w:rsidRDefault="00F839F6" w:rsidP="00F839F6">
      <w:pPr>
        <w:keepNext/>
        <w:tabs>
          <w:tab w:val="right" w:pos="8931"/>
        </w:tabs>
        <w:rPr>
          <w:del w:id="2992" w:author="Batra, Mayank" w:date="2016-06-21T14:24:00Z"/>
          <w:rFonts w:cs="Arial"/>
          <w:i/>
        </w:rPr>
      </w:pPr>
      <w:del w:id="2993" w:author="Batra, Mayank" w:date="2016-06-21T14:24:00Z">
        <w:r w:rsidRPr="001F25D4" w:rsidDel="00A25942">
          <w:rPr>
            <w:rFonts w:cs="Arial"/>
            <w:i/>
          </w:rPr>
          <w:delText>Unknown[i]:</w:delText>
        </w:r>
        <w:r w:rsidRPr="001F25D4" w:rsidDel="00A25942">
          <w:rPr>
            <w:rFonts w:cs="Arial"/>
            <w:i/>
          </w:rPr>
          <w:tab/>
          <w:delText xml:space="preserve">Size: 1 Octet * (Num_Octets – </w:delText>
        </w:r>
        <w:r w:rsidRPr="009B3496" w:rsidDel="00A25942">
          <w:rPr>
            <w:rFonts w:cs="Arial"/>
            <w:i/>
            <w:strike/>
          </w:rPr>
          <w:delText>3</w:delText>
        </w:r>
        <w:r w:rsidR="009278F5" w:rsidDel="00A25942">
          <w:rPr>
            <w:rFonts w:cs="Arial"/>
            <w:i/>
            <w:color w:val="FF0000"/>
          </w:rPr>
          <w:delText>7</w:delText>
        </w:r>
        <w:r w:rsidRPr="001F25D4" w:rsidDel="00A25942">
          <w:rPr>
            <w:rFonts w:cs="Arial"/>
            <w:i/>
          </w:rPr>
          <w:delText>)</w:delText>
        </w:r>
        <w:bookmarkStart w:id="2994" w:name="_Toc454285539"/>
        <w:bookmarkStart w:id="2995" w:name="_Toc454285915"/>
        <w:bookmarkStart w:id="2996" w:name="_Toc454286291"/>
        <w:bookmarkEnd w:id="2994"/>
        <w:bookmarkEnd w:id="2995"/>
        <w:bookmarkEnd w:id="2996"/>
      </w:del>
    </w:p>
    <w:tbl>
      <w:tblPr>
        <w:tblStyle w:val="afa"/>
        <w:tblW w:w="9067" w:type="dxa"/>
        <w:tblLook w:val="04A0"/>
        <w:tblPrChange w:id="2997" w:author="Batra, Mayank" w:date="2016-06-21T12:07:00Z">
          <w:tblPr>
            <w:tblStyle w:val="afa"/>
            <w:tblW w:w="9067" w:type="dxa"/>
            <w:tblLook w:val="04A0"/>
          </w:tblPr>
        </w:tblPrChange>
      </w:tblPr>
      <w:tblGrid>
        <w:gridCol w:w="3539"/>
        <w:gridCol w:w="5528"/>
        <w:tblGridChange w:id="2998">
          <w:tblGrid>
            <w:gridCol w:w="3539"/>
            <w:gridCol w:w="5528"/>
          </w:tblGrid>
        </w:tblGridChange>
      </w:tblGrid>
      <w:tr w:rsidR="00F839F6" w:rsidRPr="00F839F6" w:rsidDel="00A25942" w:rsidTr="00191B63">
        <w:trPr>
          <w:cantSplit/>
          <w:tblHeader/>
          <w:del w:id="2999" w:author="Batra, Mayank" w:date="2016-06-21T14:24:00Z"/>
        </w:trPr>
        <w:tc>
          <w:tcPr>
            <w:tcW w:w="3539" w:type="dxa"/>
            <w:shd w:val="clear" w:color="auto" w:fill="DAEEF3"/>
            <w:tcPrChange w:id="3000" w:author="Batra, Mayank" w:date="2016-06-21T12:07:00Z">
              <w:tcPr>
                <w:tcW w:w="3539" w:type="dxa"/>
                <w:shd w:val="clear" w:color="auto" w:fill="DAEEF3"/>
              </w:tcPr>
            </w:tcPrChange>
          </w:tcPr>
          <w:p w:rsidR="00F839F6" w:rsidRPr="001F25D4" w:rsidDel="00A25942" w:rsidRDefault="00F839F6" w:rsidP="00A35CDE">
            <w:pPr>
              <w:keepNext/>
              <w:rPr>
                <w:del w:id="3001" w:author="Batra, Mayank" w:date="2016-06-21T14:24:00Z"/>
                <w:rFonts w:cs="Arial"/>
                <w:b/>
              </w:rPr>
            </w:pPr>
            <w:del w:id="3002" w:author="Batra, Mayank" w:date="2016-06-21T14:24:00Z">
              <w:r w:rsidRPr="001F25D4" w:rsidDel="00A25942">
                <w:rPr>
                  <w:rFonts w:cs="Arial"/>
                  <w:b/>
                </w:rPr>
                <w:delText>Value</w:delText>
              </w:r>
              <w:bookmarkStart w:id="3003" w:name="_Toc454285540"/>
              <w:bookmarkStart w:id="3004" w:name="_Toc454285916"/>
              <w:bookmarkStart w:id="3005" w:name="_Toc454286292"/>
              <w:bookmarkEnd w:id="3003"/>
              <w:bookmarkEnd w:id="3004"/>
              <w:bookmarkEnd w:id="3005"/>
            </w:del>
          </w:p>
        </w:tc>
        <w:tc>
          <w:tcPr>
            <w:tcW w:w="5528" w:type="dxa"/>
            <w:shd w:val="clear" w:color="auto" w:fill="DAEEF3"/>
            <w:tcPrChange w:id="3006" w:author="Batra, Mayank" w:date="2016-06-21T12:07:00Z">
              <w:tcPr>
                <w:tcW w:w="5528" w:type="dxa"/>
                <w:shd w:val="clear" w:color="auto" w:fill="DAEEF3"/>
              </w:tcPr>
            </w:tcPrChange>
          </w:tcPr>
          <w:p w:rsidR="00F839F6" w:rsidRPr="001F25D4" w:rsidDel="00A25942" w:rsidRDefault="00F839F6" w:rsidP="00A35CDE">
            <w:pPr>
              <w:keepNext/>
              <w:rPr>
                <w:del w:id="3007" w:author="Batra, Mayank" w:date="2016-06-21T14:24:00Z"/>
                <w:rFonts w:cs="Arial"/>
                <w:b/>
              </w:rPr>
            </w:pPr>
            <w:del w:id="3008" w:author="Batra, Mayank" w:date="2016-06-21T14:24:00Z">
              <w:r w:rsidRPr="001F25D4" w:rsidDel="00A25942">
                <w:rPr>
                  <w:rFonts w:cs="Arial"/>
                  <w:b/>
                </w:rPr>
                <w:delText>Parameter Description</w:delText>
              </w:r>
              <w:bookmarkStart w:id="3009" w:name="_Toc454285541"/>
              <w:bookmarkStart w:id="3010" w:name="_Toc454285917"/>
              <w:bookmarkStart w:id="3011" w:name="_Toc454286293"/>
              <w:bookmarkEnd w:id="3009"/>
              <w:bookmarkEnd w:id="3010"/>
              <w:bookmarkEnd w:id="3011"/>
            </w:del>
          </w:p>
        </w:tc>
        <w:bookmarkStart w:id="3012" w:name="_Toc454285542"/>
        <w:bookmarkStart w:id="3013" w:name="_Toc454285918"/>
        <w:bookmarkStart w:id="3014" w:name="_Toc454286294"/>
        <w:bookmarkEnd w:id="3012"/>
        <w:bookmarkEnd w:id="3013"/>
        <w:bookmarkEnd w:id="3014"/>
      </w:tr>
      <w:tr w:rsidR="00F839F6" w:rsidRPr="00F839F6" w:rsidDel="00A25942" w:rsidTr="00191B63">
        <w:trPr>
          <w:cantSplit/>
          <w:del w:id="3015" w:author="Batra, Mayank" w:date="2016-06-21T14:24:00Z"/>
        </w:trPr>
        <w:tc>
          <w:tcPr>
            <w:tcW w:w="3539" w:type="dxa"/>
            <w:tcPrChange w:id="3016" w:author="Batra, Mayank" w:date="2016-06-21T12:07:00Z">
              <w:tcPr>
                <w:tcW w:w="3539" w:type="dxa"/>
              </w:tcPr>
            </w:tcPrChange>
          </w:tcPr>
          <w:p w:rsidR="00F839F6" w:rsidRPr="001F25D4" w:rsidDel="00A25942" w:rsidRDefault="00F839F6" w:rsidP="00E0442F">
            <w:pPr>
              <w:rPr>
                <w:del w:id="3017" w:author="Batra, Mayank" w:date="2016-06-21T14:24:00Z"/>
                <w:rFonts w:cs="Arial"/>
              </w:rPr>
            </w:pPr>
            <w:del w:id="3018" w:author="Batra, Mayank" w:date="2016-06-21T14:24:00Z">
              <w:r w:rsidRPr="001F25D4" w:rsidDel="00A25942">
                <w:rPr>
                  <w:rFonts w:cs="Arial"/>
                </w:rPr>
                <w:delText>All values</w:delText>
              </w:r>
              <w:bookmarkStart w:id="3019" w:name="_Toc454285543"/>
              <w:bookmarkStart w:id="3020" w:name="_Toc454285919"/>
              <w:bookmarkStart w:id="3021" w:name="_Toc454286295"/>
              <w:bookmarkEnd w:id="3019"/>
              <w:bookmarkEnd w:id="3020"/>
              <w:bookmarkEnd w:id="3021"/>
            </w:del>
          </w:p>
        </w:tc>
        <w:tc>
          <w:tcPr>
            <w:tcW w:w="5528" w:type="dxa"/>
            <w:tcPrChange w:id="3022" w:author="Batra, Mayank" w:date="2016-06-21T12:07:00Z">
              <w:tcPr>
                <w:tcW w:w="5528" w:type="dxa"/>
              </w:tcPr>
            </w:tcPrChange>
          </w:tcPr>
          <w:p w:rsidR="00F839F6" w:rsidRPr="001F25D4" w:rsidDel="00A25942" w:rsidRDefault="00F839F6" w:rsidP="00A35CDE">
            <w:pPr>
              <w:rPr>
                <w:del w:id="3023" w:author="Batra, Mayank" w:date="2016-06-21T14:24:00Z"/>
                <w:rFonts w:cs="Arial"/>
              </w:rPr>
            </w:pPr>
            <w:del w:id="3024" w:author="Batra, Mayank" w:date="2016-06-21T14:24:00Z">
              <w:r w:rsidRPr="001F25D4" w:rsidDel="00A25942">
                <w:rPr>
                  <w:rFonts w:cs="Arial"/>
                </w:rPr>
                <w:delText>Invalid command.</w:delText>
              </w:r>
              <w:bookmarkStart w:id="3025" w:name="_Toc454285544"/>
              <w:bookmarkStart w:id="3026" w:name="_Toc454285920"/>
              <w:bookmarkStart w:id="3027" w:name="_Toc454286296"/>
              <w:bookmarkEnd w:id="3025"/>
              <w:bookmarkEnd w:id="3026"/>
              <w:bookmarkEnd w:id="3027"/>
            </w:del>
          </w:p>
        </w:tc>
        <w:bookmarkStart w:id="3028" w:name="_Toc454285545"/>
        <w:bookmarkStart w:id="3029" w:name="_Toc454285921"/>
        <w:bookmarkStart w:id="3030" w:name="_Toc454286297"/>
        <w:bookmarkEnd w:id="3028"/>
        <w:bookmarkEnd w:id="3029"/>
        <w:bookmarkEnd w:id="3030"/>
      </w:tr>
    </w:tbl>
    <w:p w:rsidR="00F839F6" w:rsidRPr="00F839F6" w:rsidDel="00A25942" w:rsidRDefault="00F839F6" w:rsidP="00F839F6">
      <w:pPr>
        <w:rPr>
          <w:del w:id="3031" w:author="Batra, Mayank" w:date="2016-06-21T14:24:00Z"/>
          <w:rFonts w:cs="Arial"/>
        </w:rPr>
      </w:pPr>
      <w:bookmarkStart w:id="3032" w:name="_Toc454285546"/>
      <w:bookmarkStart w:id="3033" w:name="_Toc454285922"/>
      <w:bookmarkStart w:id="3034" w:name="_Toc454286298"/>
      <w:bookmarkEnd w:id="3032"/>
      <w:bookmarkEnd w:id="3033"/>
      <w:bookmarkEnd w:id="3034"/>
    </w:p>
    <w:p w:rsidR="00F839F6" w:rsidRPr="009B3496" w:rsidDel="00A25942" w:rsidRDefault="00F839F6" w:rsidP="009B3496">
      <w:pPr>
        <w:pStyle w:val="Bodyspace-above"/>
        <w:rPr>
          <w:del w:id="3035" w:author="Batra, Mayank" w:date="2016-06-21T14:24:00Z"/>
          <w:rStyle w:val="af"/>
        </w:rPr>
      </w:pPr>
      <w:del w:id="3036" w:author="Batra, Mayank" w:date="2016-06-21T14:24:00Z">
        <w:r w:rsidRPr="009B3496" w:rsidDel="00A25942">
          <w:rPr>
            <w:rStyle w:val="af"/>
          </w:rPr>
          <w:delText>Return Parameters:</w:delText>
        </w:r>
        <w:bookmarkStart w:id="3037" w:name="_Toc454285547"/>
        <w:bookmarkStart w:id="3038" w:name="_Toc454285923"/>
        <w:bookmarkStart w:id="3039" w:name="_Toc454286299"/>
        <w:bookmarkEnd w:id="3037"/>
        <w:bookmarkEnd w:id="3038"/>
        <w:bookmarkEnd w:id="3039"/>
      </w:del>
    </w:p>
    <w:p w:rsidR="00F839F6" w:rsidDel="00A25942" w:rsidRDefault="00F839F6" w:rsidP="00F839F6">
      <w:pPr>
        <w:rPr>
          <w:del w:id="3040" w:author="Batra, Mayank" w:date="2016-06-21T14:24:00Z"/>
          <w:rFonts w:cs="Arial"/>
        </w:rPr>
      </w:pPr>
      <w:del w:id="3041" w:author="Batra, Mayank" w:date="2016-06-21T14:24:00Z">
        <w:r w:rsidDel="00A25942">
          <w:rPr>
            <w:rFonts w:cs="Arial"/>
          </w:rPr>
          <w:delText>&lt;unchanged&gt;</w:delText>
        </w:r>
        <w:bookmarkStart w:id="3042" w:name="_Toc454285548"/>
        <w:bookmarkStart w:id="3043" w:name="_Toc454285924"/>
        <w:bookmarkStart w:id="3044" w:name="_Toc454286300"/>
        <w:bookmarkEnd w:id="3042"/>
        <w:bookmarkEnd w:id="3043"/>
        <w:bookmarkEnd w:id="3044"/>
      </w:del>
    </w:p>
    <w:p w:rsidR="00F839F6" w:rsidDel="00A25942" w:rsidRDefault="00F839F6" w:rsidP="00F839F6">
      <w:pPr>
        <w:rPr>
          <w:del w:id="3045" w:author="Batra, Mayank" w:date="2016-06-21T14:24:00Z"/>
          <w:rFonts w:cs="Arial"/>
        </w:rPr>
      </w:pPr>
      <w:bookmarkStart w:id="3046" w:name="_Toc454285549"/>
      <w:bookmarkStart w:id="3047" w:name="_Toc454285925"/>
      <w:bookmarkStart w:id="3048" w:name="_Toc454286301"/>
      <w:bookmarkEnd w:id="3046"/>
      <w:bookmarkEnd w:id="3047"/>
      <w:bookmarkEnd w:id="3048"/>
    </w:p>
    <w:p w:rsidR="00F839F6" w:rsidRPr="009B3496" w:rsidDel="00A25942" w:rsidRDefault="00F839F6" w:rsidP="009B3496">
      <w:pPr>
        <w:pStyle w:val="Bodyspace-above"/>
        <w:rPr>
          <w:del w:id="3049" w:author="Batra, Mayank" w:date="2016-06-21T14:24:00Z"/>
          <w:rStyle w:val="af"/>
        </w:rPr>
      </w:pPr>
      <w:del w:id="3050" w:author="Batra, Mayank" w:date="2016-06-21T14:24:00Z">
        <w:r w:rsidRPr="009B3496" w:rsidDel="00A25942">
          <w:rPr>
            <w:rStyle w:val="af"/>
          </w:rPr>
          <w:delText>Event(s) Generated (unless masked away):</w:delText>
        </w:r>
        <w:bookmarkStart w:id="3051" w:name="_Toc454285550"/>
        <w:bookmarkStart w:id="3052" w:name="_Toc454285926"/>
        <w:bookmarkStart w:id="3053" w:name="_Toc454286302"/>
        <w:bookmarkEnd w:id="3051"/>
        <w:bookmarkEnd w:id="3052"/>
        <w:bookmarkEnd w:id="3053"/>
      </w:del>
    </w:p>
    <w:p w:rsidR="00F839F6" w:rsidDel="00A25942" w:rsidRDefault="004851CE" w:rsidP="004851CE">
      <w:pPr>
        <w:rPr>
          <w:del w:id="3054" w:author="Batra, Mayank" w:date="2016-06-21T14:24:00Z"/>
          <w:rFonts w:cs="Arial"/>
        </w:rPr>
      </w:pPr>
      <w:del w:id="3055" w:author="Batra, Mayank" w:date="2016-06-21T14:24:00Z">
        <w:r w:rsidRPr="004851CE" w:rsidDel="00A25942">
          <w:rPr>
            <w:rFonts w:cs="Arial"/>
          </w:rPr>
          <w:delText>When the LE_Enhanced_Receive</w:delText>
        </w:r>
        <w:r w:rsidDel="00A25942">
          <w:rPr>
            <w:rFonts w:cs="Arial"/>
          </w:rPr>
          <w:delText xml:space="preserve">r_Test command has completed, a </w:delText>
        </w:r>
        <w:r w:rsidRPr="004851CE" w:rsidDel="00A25942">
          <w:rPr>
            <w:rFonts w:cs="Arial"/>
          </w:rPr>
          <w:delText>Command Complete event shall be generated.</w:delText>
        </w:r>
        <w:bookmarkStart w:id="3056" w:name="_Toc454285551"/>
        <w:bookmarkStart w:id="3057" w:name="_Toc454285927"/>
        <w:bookmarkStart w:id="3058" w:name="_Toc454286303"/>
        <w:bookmarkEnd w:id="3056"/>
        <w:bookmarkEnd w:id="3057"/>
        <w:bookmarkEnd w:id="3058"/>
      </w:del>
    </w:p>
    <w:p w:rsidR="004851CE" w:rsidRPr="00450AA1" w:rsidDel="00A25942" w:rsidRDefault="004851CE" w:rsidP="004851CE">
      <w:pPr>
        <w:rPr>
          <w:del w:id="3059" w:author="Batra, Mayank" w:date="2016-06-21T14:24:00Z"/>
          <w:rFonts w:cs="Arial"/>
          <w:color w:val="FF0000"/>
        </w:rPr>
      </w:pPr>
      <w:del w:id="3060" w:author="Batra, Mayank" w:date="2016-06-21T14:24:00Z">
        <w:r w:rsidDel="00A25942">
          <w:rPr>
            <w:rFonts w:cs="Arial"/>
            <w:color w:val="FF0000"/>
          </w:rPr>
          <w:delText xml:space="preserve">If the Supplemental_Length parameter is not set to zero, then </w:delText>
        </w:r>
        <w:r w:rsidRPr="00450AA1" w:rsidDel="00A25942">
          <w:rPr>
            <w:rFonts w:cs="Arial"/>
            <w:color w:val="FF0000"/>
          </w:rPr>
          <w:delText>LE Connection</w:delText>
        </w:r>
        <w:r w:rsidDel="00A25942">
          <w:rPr>
            <w:rFonts w:cs="Arial"/>
            <w:color w:val="FF0000"/>
          </w:rPr>
          <w:delText>less I&amp;Q Report events may be generated by the Controller.</w:delText>
        </w:r>
        <w:bookmarkStart w:id="3061" w:name="_Toc454285552"/>
        <w:bookmarkStart w:id="3062" w:name="_Toc454285928"/>
        <w:bookmarkStart w:id="3063" w:name="_Toc454286304"/>
        <w:bookmarkEnd w:id="3061"/>
        <w:bookmarkEnd w:id="3062"/>
        <w:bookmarkEnd w:id="3063"/>
      </w:del>
    </w:p>
    <w:p w:rsidR="0046113E" w:rsidRPr="00D957CB" w:rsidDel="00A25942" w:rsidRDefault="0046113E" w:rsidP="00D957CB">
      <w:pPr>
        <w:rPr>
          <w:del w:id="3064" w:author="Batra, Mayank" w:date="2016-06-21T14:24:00Z"/>
          <w:color w:val="00B050"/>
        </w:rPr>
      </w:pPr>
      <w:bookmarkStart w:id="3065" w:name="_Toc454285553"/>
      <w:bookmarkStart w:id="3066" w:name="_Toc454285929"/>
      <w:bookmarkStart w:id="3067" w:name="_Toc454286305"/>
      <w:bookmarkEnd w:id="3065"/>
      <w:bookmarkEnd w:id="3066"/>
      <w:bookmarkEnd w:id="3067"/>
    </w:p>
    <w:p w:rsidR="0046113E" w:rsidDel="00A25942" w:rsidRDefault="0046113E" w:rsidP="00D957CB">
      <w:pPr>
        <w:pStyle w:val="31"/>
        <w:rPr>
          <w:del w:id="3068" w:author="Batra, Mayank" w:date="2016-06-21T14:24:00Z"/>
        </w:rPr>
      </w:pPr>
      <w:bookmarkStart w:id="3069" w:name="_Toc449707699"/>
      <w:del w:id="3070" w:author="Batra, Mayank" w:date="2016-06-21T14:24:00Z">
        <w:r w:rsidRPr="00D957CB" w:rsidDel="00A25942">
          <w:rPr>
            <w:color w:val="FF0000"/>
          </w:rPr>
          <w:delText xml:space="preserve">[UPDATED SECTION] </w:delText>
        </w:r>
        <w:r w:rsidR="00F839F6" w:rsidDel="00A25942">
          <w:rPr>
            <w:color w:val="FF0000"/>
          </w:rPr>
          <w:delText xml:space="preserve">7.8.51 </w:delText>
        </w:r>
        <w:r w:rsidDel="00A25942">
          <w:delText>LE Enhanced Transmitter Test Command</w:delText>
        </w:r>
        <w:bookmarkStart w:id="3071" w:name="_Toc454285554"/>
        <w:bookmarkStart w:id="3072" w:name="_Toc454285930"/>
        <w:bookmarkStart w:id="3073" w:name="_Toc454286306"/>
        <w:bookmarkEnd w:id="3069"/>
        <w:bookmarkEnd w:id="3071"/>
        <w:bookmarkEnd w:id="3072"/>
        <w:bookmarkEnd w:id="3073"/>
      </w:del>
    </w:p>
    <w:p w:rsidR="00F839F6" w:rsidDel="00A25942" w:rsidRDefault="00F839F6" w:rsidP="00D957CB">
      <w:pPr>
        <w:rPr>
          <w:del w:id="3074" w:author="Batra, Mayank" w:date="2016-06-21T14:24:00Z"/>
          <w:rFonts w:eastAsiaTheme="majorEastAsia" w:cstheme="majorBidi"/>
          <w:bCs/>
          <w:color w:val="00B050"/>
          <w:sz w:val="24"/>
          <w:szCs w:val="26"/>
        </w:rPr>
      </w:pPr>
      <w:bookmarkStart w:id="3075" w:name="_Toc454285555"/>
      <w:bookmarkStart w:id="3076" w:name="_Toc454285931"/>
      <w:bookmarkStart w:id="3077" w:name="_Toc454286307"/>
      <w:bookmarkEnd w:id="3075"/>
      <w:bookmarkEnd w:id="3076"/>
      <w:bookmarkEnd w:id="3077"/>
    </w:p>
    <w:tbl>
      <w:tblPr>
        <w:tblStyle w:val="afa"/>
        <w:tblW w:w="0" w:type="auto"/>
        <w:tblLook w:val="04A0"/>
        <w:tblPrChange w:id="3078" w:author="Batra, Mayank" w:date="2016-06-21T12:07:00Z">
          <w:tblPr>
            <w:tblStyle w:val="afa"/>
            <w:tblW w:w="0" w:type="auto"/>
            <w:tblLook w:val="04A0"/>
          </w:tblPr>
        </w:tblPrChange>
      </w:tblPr>
      <w:tblGrid>
        <w:gridCol w:w="3539"/>
        <w:gridCol w:w="969"/>
        <w:gridCol w:w="3142"/>
        <w:gridCol w:w="1366"/>
        <w:tblGridChange w:id="3079">
          <w:tblGrid>
            <w:gridCol w:w="3539"/>
            <w:gridCol w:w="969"/>
            <w:gridCol w:w="3142"/>
            <w:gridCol w:w="1366"/>
          </w:tblGrid>
        </w:tblGridChange>
      </w:tblGrid>
      <w:tr w:rsidR="00F839F6" w:rsidDel="00A25942" w:rsidTr="00191B63">
        <w:trPr>
          <w:cantSplit/>
          <w:tblHeader/>
          <w:del w:id="3080" w:author="Batra, Mayank" w:date="2016-06-21T14:24:00Z"/>
        </w:trPr>
        <w:tc>
          <w:tcPr>
            <w:tcW w:w="3539" w:type="dxa"/>
            <w:shd w:val="clear" w:color="auto" w:fill="DAEEF3"/>
            <w:tcPrChange w:id="3081" w:author="Batra, Mayank" w:date="2016-06-21T12:07:00Z">
              <w:tcPr>
                <w:tcW w:w="3539" w:type="dxa"/>
                <w:shd w:val="clear" w:color="auto" w:fill="DAEEF3"/>
              </w:tcPr>
            </w:tcPrChange>
          </w:tcPr>
          <w:p w:rsidR="00F839F6" w:rsidRPr="00F35813" w:rsidDel="00A25942" w:rsidRDefault="00F839F6" w:rsidP="00A35CDE">
            <w:pPr>
              <w:rPr>
                <w:del w:id="3082" w:author="Batra, Mayank" w:date="2016-06-21T14:24:00Z"/>
                <w:rFonts w:cs="Arial"/>
                <w:b/>
              </w:rPr>
            </w:pPr>
            <w:del w:id="3083" w:author="Batra, Mayank" w:date="2016-06-21T14:24:00Z">
              <w:r w:rsidRPr="00F35813" w:rsidDel="00A25942">
                <w:rPr>
                  <w:rFonts w:cs="Arial"/>
                  <w:b/>
                </w:rPr>
                <w:delText>Command</w:delText>
              </w:r>
              <w:bookmarkStart w:id="3084" w:name="_Toc454285556"/>
              <w:bookmarkStart w:id="3085" w:name="_Toc454285932"/>
              <w:bookmarkStart w:id="3086" w:name="_Toc454286308"/>
              <w:bookmarkEnd w:id="3084"/>
              <w:bookmarkEnd w:id="3085"/>
              <w:bookmarkEnd w:id="3086"/>
            </w:del>
          </w:p>
        </w:tc>
        <w:tc>
          <w:tcPr>
            <w:tcW w:w="969" w:type="dxa"/>
            <w:shd w:val="clear" w:color="auto" w:fill="DAEEF3"/>
            <w:tcPrChange w:id="3087" w:author="Batra, Mayank" w:date="2016-06-21T12:07:00Z">
              <w:tcPr>
                <w:tcW w:w="969" w:type="dxa"/>
                <w:shd w:val="clear" w:color="auto" w:fill="DAEEF3"/>
              </w:tcPr>
            </w:tcPrChange>
          </w:tcPr>
          <w:p w:rsidR="00F839F6" w:rsidRPr="00F35813" w:rsidDel="00A25942" w:rsidRDefault="00F839F6" w:rsidP="00A35CDE">
            <w:pPr>
              <w:rPr>
                <w:del w:id="3088" w:author="Batra, Mayank" w:date="2016-06-21T14:24:00Z"/>
                <w:rFonts w:cs="Arial"/>
                <w:b/>
              </w:rPr>
            </w:pPr>
            <w:del w:id="3089" w:author="Batra, Mayank" w:date="2016-06-21T14:24:00Z">
              <w:r w:rsidRPr="00F35813" w:rsidDel="00A25942">
                <w:rPr>
                  <w:rFonts w:cs="Arial"/>
                  <w:b/>
                </w:rPr>
                <w:delText>OCF</w:delText>
              </w:r>
              <w:bookmarkStart w:id="3090" w:name="_Toc454285557"/>
              <w:bookmarkStart w:id="3091" w:name="_Toc454285933"/>
              <w:bookmarkStart w:id="3092" w:name="_Toc454286309"/>
              <w:bookmarkEnd w:id="3090"/>
              <w:bookmarkEnd w:id="3091"/>
              <w:bookmarkEnd w:id="3092"/>
            </w:del>
          </w:p>
        </w:tc>
        <w:tc>
          <w:tcPr>
            <w:tcW w:w="3142" w:type="dxa"/>
            <w:shd w:val="clear" w:color="auto" w:fill="DAEEF3"/>
            <w:tcPrChange w:id="3093" w:author="Batra, Mayank" w:date="2016-06-21T12:07:00Z">
              <w:tcPr>
                <w:tcW w:w="3142" w:type="dxa"/>
                <w:shd w:val="clear" w:color="auto" w:fill="DAEEF3"/>
              </w:tcPr>
            </w:tcPrChange>
          </w:tcPr>
          <w:p w:rsidR="00F839F6" w:rsidRPr="00F35813" w:rsidDel="00A25942" w:rsidRDefault="00F839F6" w:rsidP="00A35CDE">
            <w:pPr>
              <w:rPr>
                <w:del w:id="3094" w:author="Batra, Mayank" w:date="2016-06-21T14:24:00Z"/>
                <w:rFonts w:cs="Arial"/>
                <w:b/>
              </w:rPr>
            </w:pPr>
            <w:del w:id="3095" w:author="Batra, Mayank" w:date="2016-06-21T14:24:00Z">
              <w:r w:rsidRPr="00F35813" w:rsidDel="00A25942">
                <w:rPr>
                  <w:rFonts w:cs="Arial"/>
                  <w:b/>
                </w:rPr>
                <w:delText xml:space="preserve">Command </w:delText>
              </w:r>
              <w:bookmarkStart w:id="3096" w:name="_Toc454285558"/>
              <w:bookmarkStart w:id="3097" w:name="_Toc454285934"/>
              <w:bookmarkStart w:id="3098" w:name="_Toc454286310"/>
              <w:bookmarkEnd w:id="3096"/>
              <w:bookmarkEnd w:id="3097"/>
              <w:bookmarkEnd w:id="3098"/>
            </w:del>
          </w:p>
          <w:p w:rsidR="00F839F6" w:rsidRPr="00F35813" w:rsidDel="00A25942" w:rsidRDefault="00F839F6" w:rsidP="00A35CDE">
            <w:pPr>
              <w:rPr>
                <w:del w:id="3099" w:author="Batra, Mayank" w:date="2016-06-21T14:24:00Z"/>
                <w:rFonts w:cs="Arial"/>
                <w:b/>
              </w:rPr>
            </w:pPr>
            <w:del w:id="3100" w:author="Batra, Mayank" w:date="2016-06-21T14:24:00Z">
              <w:r w:rsidRPr="00F35813" w:rsidDel="00A25942">
                <w:rPr>
                  <w:rFonts w:cs="Arial"/>
                  <w:b/>
                </w:rPr>
                <w:delText>parameters</w:delText>
              </w:r>
              <w:bookmarkStart w:id="3101" w:name="_Toc454285559"/>
              <w:bookmarkStart w:id="3102" w:name="_Toc454285935"/>
              <w:bookmarkStart w:id="3103" w:name="_Toc454286311"/>
              <w:bookmarkEnd w:id="3101"/>
              <w:bookmarkEnd w:id="3102"/>
              <w:bookmarkEnd w:id="3103"/>
            </w:del>
          </w:p>
        </w:tc>
        <w:tc>
          <w:tcPr>
            <w:tcW w:w="1366" w:type="dxa"/>
            <w:shd w:val="clear" w:color="auto" w:fill="DAEEF3"/>
            <w:tcPrChange w:id="3104" w:author="Batra, Mayank" w:date="2016-06-21T12:07:00Z">
              <w:tcPr>
                <w:tcW w:w="1366" w:type="dxa"/>
                <w:shd w:val="clear" w:color="auto" w:fill="DAEEF3"/>
              </w:tcPr>
            </w:tcPrChange>
          </w:tcPr>
          <w:p w:rsidR="00F839F6" w:rsidRPr="00F35813" w:rsidDel="00A25942" w:rsidRDefault="00F839F6" w:rsidP="00A35CDE">
            <w:pPr>
              <w:rPr>
                <w:del w:id="3105" w:author="Batra, Mayank" w:date="2016-06-21T14:24:00Z"/>
                <w:rFonts w:cs="Arial"/>
                <w:b/>
              </w:rPr>
            </w:pPr>
            <w:del w:id="3106" w:author="Batra, Mayank" w:date="2016-06-21T14:24:00Z">
              <w:r w:rsidRPr="00F35813" w:rsidDel="00A25942">
                <w:rPr>
                  <w:rFonts w:cs="Arial"/>
                  <w:b/>
                </w:rPr>
                <w:delText>Return</w:delText>
              </w:r>
              <w:bookmarkStart w:id="3107" w:name="_Toc454285560"/>
              <w:bookmarkStart w:id="3108" w:name="_Toc454285936"/>
              <w:bookmarkStart w:id="3109" w:name="_Toc454286312"/>
              <w:bookmarkEnd w:id="3107"/>
              <w:bookmarkEnd w:id="3108"/>
              <w:bookmarkEnd w:id="3109"/>
            </w:del>
          </w:p>
          <w:p w:rsidR="00F839F6" w:rsidRPr="00F35813" w:rsidDel="00A25942" w:rsidRDefault="00F839F6" w:rsidP="00A35CDE">
            <w:pPr>
              <w:rPr>
                <w:del w:id="3110" w:author="Batra, Mayank" w:date="2016-06-21T14:24:00Z"/>
                <w:rFonts w:cs="Arial"/>
                <w:b/>
              </w:rPr>
            </w:pPr>
            <w:del w:id="3111" w:author="Batra, Mayank" w:date="2016-06-21T14:24:00Z">
              <w:r w:rsidRPr="00F35813" w:rsidDel="00A25942">
                <w:rPr>
                  <w:rFonts w:cs="Arial"/>
                  <w:b/>
                </w:rPr>
                <w:delText>Parameter</w:delText>
              </w:r>
              <w:bookmarkStart w:id="3112" w:name="_Toc454285561"/>
              <w:bookmarkStart w:id="3113" w:name="_Toc454285937"/>
              <w:bookmarkStart w:id="3114" w:name="_Toc454286313"/>
              <w:bookmarkEnd w:id="3112"/>
              <w:bookmarkEnd w:id="3113"/>
              <w:bookmarkEnd w:id="3114"/>
            </w:del>
          </w:p>
        </w:tc>
        <w:bookmarkStart w:id="3115" w:name="_Toc454285562"/>
        <w:bookmarkStart w:id="3116" w:name="_Toc454285938"/>
        <w:bookmarkStart w:id="3117" w:name="_Toc454286314"/>
        <w:bookmarkEnd w:id="3115"/>
        <w:bookmarkEnd w:id="3116"/>
        <w:bookmarkEnd w:id="3117"/>
      </w:tr>
      <w:tr w:rsidR="00F839F6" w:rsidDel="00A25942" w:rsidTr="00191B63">
        <w:trPr>
          <w:cantSplit/>
          <w:del w:id="3118" w:author="Batra, Mayank" w:date="2016-06-21T14:24:00Z"/>
        </w:trPr>
        <w:tc>
          <w:tcPr>
            <w:tcW w:w="3539" w:type="dxa"/>
            <w:tcPrChange w:id="3119" w:author="Batra, Mayank" w:date="2016-06-21T12:07:00Z">
              <w:tcPr>
                <w:tcW w:w="3539" w:type="dxa"/>
              </w:tcPr>
            </w:tcPrChange>
          </w:tcPr>
          <w:p w:rsidR="00F839F6" w:rsidDel="00A25942" w:rsidRDefault="00F839F6" w:rsidP="00A35CDE">
            <w:pPr>
              <w:rPr>
                <w:del w:id="3120" w:author="Batra, Mayank" w:date="2016-06-21T14:24:00Z"/>
                <w:rFonts w:cs="Arial"/>
              </w:rPr>
            </w:pPr>
            <w:del w:id="3121" w:author="Batra, Mayank" w:date="2016-06-21T14:24:00Z">
              <w:r w:rsidDel="00A25942">
                <w:rPr>
                  <w:rFonts w:cs="Arial"/>
                </w:rPr>
                <w:delText>HCI LE Enhanced Transmitter Test</w:delText>
              </w:r>
              <w:bookmarkStart w:id="3122" w:name="_Toc454285563"/>
              <w:bookmarkStart w:id="3123" w:name="_Toc454285939"/>
              <w:bookmarkStart w:id="3124" w:name="_Toc454286315"/>
              <w:bookmarkEnd w:id="3122"/>
              <w:bookmarkEnd w:id="3123"/>
              <w:bookmarkEnd w:id="3124"/>
            </w:del>
          </w:p>
        </w:tc>
        <w:tc>
          <w:tcPr>
            <w:tcW w:w="969" w:type="dxa"/>
            <w:tcPrChange w:id="3125" w:author="Batra, Mayank" w:date="2016-06-21T12:07:00Z">
              <w:tcPr>
                <w:tcW w:w="969" w:type="dxa"/>
              </w:tcPr>
            </w:tcPrChange>
          </w:tcPr>
          <w:p w:rsidR="00F839F6" w:rsidDel="00A25942" w:rsidRDefault="00F839F6" w:rsidP="00A35CDE">
            <w:pPr>
              <w:rPr>
                <w:del w:id="3126" w:author="Batra, Mayank" w:date="2016-06-21T14:24:00Z"/>
                <w:rFonts w:cs="Arial"/>
              </w:rPr>
            </w:pPr>
            <w:del w:id="3127" w:author="Batra, Mayank" w:date="2016-06-21T14:24:00Z">
              <w:r w:rsidDel="00A25942">
                <w:rPr>
                  <w:rFonts w:cs="Arial"/>
                </w:rPr>
                <w:delText>0x0034</w:delText>
              </w:r>
              <w:bookmarkStart w:id="3128" w:name="_Toc454285564"/>
              <w:bookmarkStart w:id="3129" w:name="_Toc454285940"/>
              <w:bookmarkStart w:id="3130" w:name="_Toc454286316"/>
              <w:bookmarkEnd w:id="3128"/>
              <w:bookmarkEnd w:id="3129"/>
              <w:bookmarkEnd w:id="3130"/>
            </w:del>
          </w:p>
        </w:tc>
        <w:tc>
          <w:tcPr>
            <w:tcW w:w="3142" w:type="dxa"/>
            <w:tcPrChange w:id="3131" w:author="Batra, Mayank" w:date="2016-06-21T12:07:00Z">
              <w:tcPr>
                <w:tcW w:w="3142" w:type="dxa"/>
              </w:tcPr>
            </w:tcPrChange>
          </w:tcPr>
          <w:p w:rsidR="00F839F6" w:rsidRPr="009B3496" w:rsidDel="00A25942" w:rsidRDefault="00F839F6" w:rsidP="00A35CDE">
            <w:pPr>
              <w:rPr>
                <w:del w:id="3132" w:author="Batra, Mayank" w:date="2016-06-21T14:24:00Z"/>
                <w:rFonts w:cs="Arial"/>
              </w:rPr>
            </w:pPr>
            <w:del w:id="3133" w:author="Batra, Mayank" w:date="2016-06-21T14:24:00Z">
              <w:r w:rsidRPr="009B3496" w:rsidDel="00A25942">
                <w:rPr>
                  <w:rFonts w:cs="Arial"/>
                </w:rPr>
                <w:delText>Num_Octets,</w:delText>
              </w:r>
              <w:bookmarkStart w:id="3134" w:name="_Toc454285565"/>
              <w:bookmarkStart w:id="3135" w:name="_Toc454285941"/>
              <w:bookmarkStart w:id="3136" w:name="_Toc454286317"/>
              <w:bookmarkEnd w:id="3134"/>
              <w:bookmarkEnd w:id="3135"/>
              <w:bookmarkEnd w:id="3136"/>
            </w:del>
          </w:p>
          <w:p w:rsidR="00F839F6" w:rsidRPr="009B3496" w:rsidDel="00A25942" w:rsidRDefault="00F839F6" w:rsidP="00A35CDE">
            <w:pPr>
              <w:rPr>
                <w:del w:id="3137" w:author="Batra, Mayank" w:date="2016-06-21T14:24:00Z"/>
                <w:rFonts w:cs="Arial"/>
              </w:rPr>
            </w:pPr>
            <w:del w:id="3138" w:author="Batra, Mayank" w:date="2016-06-21T14:24:00Z">
              <w:r w:rsidRPr="00F839F6" w:rsidDel="00A25942">
                <w:rPr>
                  <w:rFonts w:cs="Arial"/>
                </w:rPr>
                <w:delText>TX_Channel,</w:delText>
              </w:r>
              <w:bookmarkStart w:id="3139" w:name="_Toc454285566"/>
              <w:bookmarkStart w:id="3140" w:name="_Toc454285942"/>
              <w:bookmarkStart w:id="3141" w:name="_Toc454286318"/>
              <w:bookmarkEnd w:id="3139"/>
              <w:bookmarkEnd w:id="3140"/>
              <w:bookmarkEnd w:id="3141"/>
            </w:del>
          </w:p>
          <w:p w:rsidR="00F839F6" w:rsidRPr="009B3496" w:rsidDel="00A25942" w:rsidRDefault="00F839F6" w:rsidP="00A35CDE">
            <w:pPr>
              <w:rPr>
                <w:del w:id="3142" w:author="Batra, Mayank" w:date="2016-06-21T14:24:00Z"/>
                <w:rFonts w:cs="Arial"/>
              </w:rPr>
            </w:pPr>
            <w:del w:id="3143" w:author="Batra, Mayank" w:date="2016-06-21T14:24:00Z">
              <w:r w:rsidRPr="00F839F6" w:rsidDel="00A25942">
                <w:rPr>
                  <w:rFonts w:cs="Arial"/>
                </w:rPr>
                <w:delText>Length_Of_Test_Data,</w:delText>
              </w:r>
              <w:bookmarkStart w:id="3144" w:name="_Toc454285567"/>
              <w:bookmarkStart w:id="3145" w:name="_Toc454285943"/>
              <w:bookmarkStart w:id="3146" w:name="_Toc454286319"/>
              <w:bookmarkEnd w:id="3144"/>
              <w:bookmarkEnd w:id="3145"/>
              <w:bookmarkEnd w:id="3146"/>
            </w:del>
          </w:p>
          <w:p w:rsidR="00F839F6" w:rsidRPr="009B3496" w:rsidDel="00A25942" w:rsidRDefault="00F839F6" w:rsidP="00A35CDE">
            <w:pPr>
              <w:rPr>
                <w:del w:id="3147" w:author="Batra, Mayank" w:date="2016-06-21T14:24:00Z"/>
                <w:rFonts w:cs="Arial"/>
              </w:rPr>
            </w:pPr>
            <w:del w:id="3148" w:author="Batra, Mayank" w:date="2016-06-21T14:24:00Z">
              <w:r w:rsidRPr="00F839F6" w:rsidDel="00A25942">
                <w:rPr>
                  <w:rFonts w:cs="Arial"/>
                </w:rPr>
                <w:delText>Packet_Payload,</w:delText>
              </w:r>
              <w:bookmarkStart w:id="3149" w:name="_Toc454285568"/>
              <w:bookmarkStart w:id="3150" w:name="_Toc454285944"/>
              <w:bookmarkStart w:id="3151" w:name="_Toc454286320"/>
              <w:bookmarkEnd w:id="3149"/>
              <w:bookmarkEnd w:id="3150"/>
              <w:bookmarkEnd w:id="3151"/>
            </w:del>
          </w:p>
          <w:p w:rsidR="00F839F6" w:rsidRPr="009B3496" w:rsidDel="00A25942" w:rsidRDefault="00F839F6" w:rsidP="00A35CDE">
            <w:pPr>
              <w:rPr>
                <w:del w:id="3152" w:author="Batra, Mayank" w:date="2016-06-21T14:24:00Z"/>
                <w:rFonts w:cs="Arial"/>
              </w:rPr>
            </w:pPr>
            <w:del w:id="3153" w:author="Batra, Mayank" w:date="2016-06-21T14:24:00Z">
              <w:r w:rsidRPr="00F839F6" w:rsidDel="00A25942">
                <w:rPr>
                  <w:rFonts w:cs="Arial"/>
                </w:rPr>
                <w:delText>PHY,</w:delText>
              </w:r>
              <w:bookmarkStart w:id="3154" w:name="_Toc454285569"/>
              <w:bookmarkStart w:id="3155" w:name="_Toc454285945"/>
              <w:bookmarkStart w:id="3156" w:name="_Toc454286321"/>
              <w:bookmarkEnd w:id="3154"/>
              <w:bookmarkEnd w:id="3155"/>
              <w:bookmarkEnd w:id="3156"/>
            </w:del>
          </w:p>
          <w:p w:rsidR="00EA331A" w:rsidRPr="00EA331A" w:rsidDel="00A25942" w:rsidRDefault="00EA331A" w:rsidP="00EA331A">
            <w:pPr>
              <w:rPr>
                <w:del w:id="3157" w:author="Batra, Mayank" w:date="2016-06-21T14:24:00Z"/>
                <w:rFonts w:cs="Arial"/>
                <w:color w:val="FF0000"/>
              </w:rPr>
            </w:pPr>
            <w:del w:id="3158" w:author="Batra, Mayank" w:date="2016-06-21T14:24:00Z">
              <w:r w:rsidRPr="00EA331A" w:rsidDel="00A25942">
                <w:rPr>
                  <w:rFonts w:cs="Arial"/>
                  <w:color w:val="FF0000"/>
                </w:rPr>
                <w:delText>Supplemental_Length,</w:delText>
              </w:r>
              <w:bookmarkStart w:id="3159" w:name="_Toc454285570"/>
              <w:bookmarkStart w:id="3160" w:name="_Toc454285946"/>
              <w:bookmarkStart w:id="3161" w:name="_Toc454286322"/>
              <w:bookmarkEnd w:id="3159"/>
              <w:bookmarkEnd w:id="3160"/>
              <w:bookmarkEnd w:id="3161"/>
            </w:del>
          </w:p>
          <w:p w:rsidR="00EA331A" w:rsidRPr="00EA331A" w:rsidDel="00A25942" w:rsidRDefault="00EA331A" w:rsidP="00EA331A">
            <w:pPr>
              <w:rPr>
                <w:del w:id="3162" w:author="Batra, Mayank" w:date="2016-06-21T14:24:00Z"/>
                <w:rFonts w:cs="Arial"/>
                <w:color w:val="FF0000"/>
              </w:rPr>
            </w:pPr>
            <w:del w:id="3163" w:author="Batra, Mayank" w:date="2016-06-21T14:24:00Z">
              <w:r w:rsidRPr="00EA331A" w:rsidDel="00A25942">
                <w:rPr>
                  <w:rFonts w:cs="Arial"/>
                  <w:color w:val="FF0000"/>
                </w:rPr>
                <w:delText>Supplemental_Slot_Type,</w:delText>
              </w:r>
              <w:bookmarkStart w:id="3164" w:name="_Toc454285571"/>
              <w:bookmarkStart w:id="3165" w:name="_Toc454285947"/>
              <w:bookmarkStart w:id="3166" w:name="_Toc454286323"/>
              <w:bookmarkEnd w:id="3164"/>
              <w:bookmarkEnd w:id="3165"/>
              <w:bookmarkEnd w:id="3166"/>
            </w:del>
          </w:p>
          <w:p w:rsidR="00A450AE" w:rsidRPr="00EA331A" w:rsidDel="00A25942" w:rsidRDefault="00A450AE" w:rsidP="00A450AE">
            <w:pPr>
              <w:rPr>
                <w:del w:id="3167" w:author="Batra, Mayank" w:date="2016-06-21T14:24:00Z"/>
                <w:rFonts w:cs="Arial"/>
                <w:color w:val="FF0000"/>
              </w:rPr>
            </w:pPr>
            <w:del w:id="3168" w:author="Batra, Mayank" w:date="2016-06-21T14:24:00Z">
              <w:r w:rsidRPr="00EA331A" w:rsidDel="00A25942">
                <w:rPr>
                  <w:rFonts w:cs="Arial"/>
                  <w:color w:val="FF0000"/>
                </w:rPr>
                <w:delText>Number_of_Antennae,</w:delText>
              </w:r>
              <w:bookmarkStart w:id="3169" w:name="_Toc454285572"/>
              <w:bookmarkStart w:id="3170" w:name="_Toc454285948"/>
              <w:bookmarkStart w:id="3171" w:name="_Toc454286324"/>
              <w:bookmarkEnd w:id="3169"/>
              <w:bookmarkEnd w:id="3170"/>
              <w:bookmarkEnd w:id="3171"/>
            </w:del>
          </w:p>
          <w:p w:rsidR="00EA331A" w:rsidRPr="00C13150" w:rsidDel="00A25942" w:rsidRDefault="00EA331A" w:rsidP="00EA331A">
            <w:pPr>
              <w:rPr>
                <w:del w:id="3172" w:author="Batra, Mayank" w:date="2016-06-21T14:24:00Z"/>
                <w:rFonts w:cs="Arial"/>
                <w:color w:val="FF0000"/>
              </w:rPr>
            </w:pPr>
            <w:del w:id="3173" w:author="Batra, Mayank" w:date="2016-06-21T14:24:00Z">
              <w:r w:rsidRPr="00EA331A" w:rsidDel="00A25942">
                <w:rPr>
                  <w:rFonts w:cs="Arial"/>
                  <w:color w:val="FF0000"/>
                </w:rPr>
                <w:delText>Antenna_Switching_Pattern,</w:delText>
              </w:r>
              <w:bookmarkStart w:id="3174" w:name="_Toc454285573"/>
              <w:bookmarkStart w:id="3175" w:name="_Toc454285949"/>
              <w:bookmarkStart w:id="3176" w:name="_Toc454286325"/>
              <w:bookmarkEnd w:id="3174"/>
              <w:bookmarkEnd w:id="3175"/>
              <w:bookmarkEnd w:id="3176"/>
            </w:del>
          </w:p>
          <w:p w:rsidR="00F839F6" w:rsidDel="00A25942" w:rsidRDefault="00F839F6" w:rsidP="00A35CDE">
            <w:pPr>
              <w:rPr>
                <w:del w:id="3177" w:author="Batra, Mayank" w:date="2016-06-21T14:24:00Z"/>
                <w:rFonts w:cs="Arial"/>
              </w:rPr>
            </w:pPr>
            <w:del w:id="3178" w:author="Batra, Mayank" w:date="2016-06-21T14:24:00Z">
              <w:r w:rsidRPr="009B3496" w:rsidDel="00A25942">
                <w:rPr>
                  <w:rFonts w:cs="Arial"/>
                </w:rPr>
                <w:delText>Unknown[i]</w:delText>
              </w:r>
              <w:bookmarkStart w:id="3179" w:name="_Toc454285574"/>
              <w:bookmarkStart w:id="3180" w:name="_Toc454285950"/>
              <w:bookmarkStart w:id="3181" w:name="_Toc454286326"/>
              <w:bookmarkEnd w:id="3179"/>
              <w:bookmarkEnd w:id="3180"/>
              <w:bookmarkEnd w:id="3181"/>
            </w:del>
          </w:p>
        </w:tc>
        <w:tc>
          <w:tcPr>
            <w:tcW w:w="1366" w:type="dxa"/>
            <w:tcPrChange w:id="3182" w:author="Batra, Mayank" w:date="2016-06-21T12:07:00Z">
              <w:tcPr>
                <w:tcW w:w="1366" w:type="dxa"/>
              </w:tcPr>
            </w:tcPrChange>
          </w:tcPr>
          <w:p w:rsidR="00F839F6" w:rsidDel="00A25942" w:rsidRDefault="00F839F6" w:rsidP="00A35CDE">
            <w:pPr>
              <w:rPr>
                <w:del w:id="3183" w:author="Batra, Mayank" w:date="2016-06-21T14:24:00Z"/>
                <w:rFonts w:cs="Arial"/>
              </w:rPr>
            </w:pPr>
            <w:del w:id="3184" w:author="Batra, Mayank" w:date="2016-06-21T14:24:00Z">
              <w:r w:rsidDel="00A25942">
                <w:rPr>
                  <w:rFonts w:cs="Arial"/>
                </w:rPr>
                <w:delText>Status</w:delText>
              </w:r>
              <w:bookmarkStart w:id="3185" w:name="_Toc454285575"/>
              <w:bookmarkStart w:id="3186" w:name="_Toc454285951"/>
              <w:bookmarkStart w:id="3187" w:name="_Toc454286327"/>
              <w:bookmarkEnd w:id="3185"/>
              <w:bookmarkEnd w:id="3186"/>
              <w:bookmarkEnd w:id="3187"/>
            </w:del>
          </w:p>
        </w:tc>
        <w:bookmarkStart w:id="3188" w:name="_Toc454285576"/>
        <w:bookmarkStart w:id="3189" w:name="_Toc454285952"/>
        <w:bookmarkStart w:id="3190" w:name="_Toc454286328"/>
        <w:bookmarkEnd w:id="3188"/>
        <w:bookmarkEnd w:id="3189"/>
        <w:bookmarkEnd w:id="3190"/>
      </w:tr>
    </w:tbl>
    <w:p w:rsidR="00F839F6" w:rsidDel="00A25942" w:rsidRDefault="00F839F6" w:rsidP="00F839F6">
      <w:pPr>
        <w:rPr>
          <w:del w:id="3191" w:author="Batra, Mayank" w:date="2016-06-21T14:24:00Z"/>
          <w:rFonts w:cs="Arial"/>
        </w:rPr>
      </w:pPr>
      <w:bookmarkStart w:id="3192" w:name="_Toc454285577"/>
      <w:bookmarkStart w:id="3193" w:name="_Toc454285953"/>
      <w:bookmarkStart w:id="3194" w:name="_Toc454286329"/>
      <w:bookmarkEnd w:id="3192"/>
      <w:bookmarkEnd w:id="3193"/>
      <w:bookmarkEnd w:id="3194"/>
    </w:p>
    <w:p w:rsidR="00F839F6" w:rsidRPr="009B3496" w:rsidDel="00A25942" w:rsidRDefault="00F839F6" w:rsidP="009B3496">
      <w:pPr>
        <w:pStyle w:val="Bodyspace-above"/>
        <w:rPr>
          <w:del w:id="3195" w:author="Batra, Mayank" w:date="2016-06-21T14:24:00Z"/>
          <w:rStyle w:val="af"/>
        </w:rPr>
      </w:pPr>
      <w:del w:id="3196" w:author="Batra, Mayank" w:date="2016-06-21T14:24:00Z">
        <w:r w:rsidRPr="009B3496" w:rsidDel="00A25942">
          <w:rPr>
            <w:rStyle w:val="af"/>
          </w:rPr>
          <w:delText>Description:</w:delText>
        </w:r>
        <w:bookmarkStart w:id="3197" w:name="_Toc454285578"/>
        <w:bookmarkStart w:id="3198" w:name="_Toc454285954"/>
        <w:bookmarkStart w:id="3199" w:name="_Toc454286330"/>
        <w:bookmarkEnd w:id="3197"/>
        <w:bookmarkEnd w:id="3198"/>
        <w:bookmarkEnd w:id="3199"/>
      </w:del>
    </w:p>
    <w:p w:rsidR="00F839F6" w:rsidRPr="00270D2B" w:rsidDel="00A25942" w:rsidRDefault="00F839F6" w:rsidP="00F839F6">
      <w:pPr>
        <w:rPr>
          <w:del w:id="3200" w:author="Batra, Mayank" w:date="2016-06-21T14:24:00Z"/>
          <w:rFonts w:cs="Arial"/>
        </w:rPr>
      </w:pPr>
      <w:del w:id="3201" w:author="Batra, Mayank" w:date="2016-06-21T14:24:00Z">
        <w:r w:rsidRPr="00270D2B" w:rsidDel="00A25942">
          <w:rPr>
            <w:rFonts w:cs="Arial"/>
          </w:rPr>
          <w:delText>This command is used to start a test where t</w:delText>
        </w:r>
        <w:r w:rsidDel="00A25942">
          <w:rPr>
            <w:rFonts w:cs="Arial"/>
          </w:rPr>
          <w:delText xml:space="preserve">he DUT generates test reference </w:delText>
        </w:r>
        <w:r w:rsidRPr="00270D2B" w:rsidDel="00A25942">
          <w:rPr>
            <w:rFonts w:cs="Arial"/>
          </w:rPr>
          <w:delText>packets at a fixed interval. The Controller shall transmit at maximum power.</w:delText>
        </w:r>
        <w:bookmarkStart w:id="3202" w:name="_Toc454285579"/>
        <w:bookmarkStart w:id="3203" w:name="_Toc454285955"/>
        <w:bookmarkStart w:id="3204" w:name="_Toc454286331"/>
        <w:bookmarkEnd w:id="3202"/>
        <w:bookmarkEnd w:id="3203"/>
        <w:bookmarkEnd w:id="3204"/>
      </w:del>
    </w:p>
    <w:p w:rsidR="00F839F6" w:rsidDel="00A25942" w:rsidRDefault="00F839F6" w:rsidP="00F839F6">
      <w:pPr>
        <w:rPr>
          <w:del w:id="3205" w:author="Batra, Mayank" w:date="2016-06-21T14:24:00Z"/>
          <w:rFonts w:cs="Arial"/>
        </w:rPr>
      </w:pPr>
      <w:del w:id="3206" w:author="Batra, Mayank" w:date="2016-06-21T14:24:00Z">
        <w:r w:rsidRPr="00270D2B" w:rsidDel="00A25942">
          <w:rPr>
            <w:rFonts w:cs="Arial"/>
          </w:rPr>
          <w:delText>An LE Controller supporting the LE_En</w:delText>
        </w:r>
        <w:r w:rsidDel="00A25942">
          <w:rPr>
            <w:rFonts w:cs="Arial"/>
          </w:rPr>
          <w:delText xml:space="preserve">hanced Transmitter_Test command </w:delText>
        </w:r>
        <w:r w:rsidRPr="00270D2B" w:rsidDel="00A25942">
          <w:rPr>
            <w:rFonts w:cs="Arial"/>
          </w:rPr>
          <w:delText xml:space="preserve">shall support Packet_Payload values 0x00, </w:delText>
        </w:r>
        <w:r w:rsidDel="00A25942">
          <w:rPr>
            <w:rFonts w:cs="Arial"/>
          </w:rPr>
          <w:delText xml:space="preserve">0x01 and 0x02. An LE Controller </w:delText>
        </w:r>
        <w:r w:rsidRPr="00270D2B" w:rsidDel="00A25942">
          <w:rPr>
            <w:rFonts w:cs="Arial"/>
          </w:rPr>
          <w:delText>may support other values of Packet_Payload.</w:delText>
        </w:r>
        <w:bookmarkStart w:id="3207" w:name="_Toc454285580"/>
        <w:bookmarkStart w:id="3208" w:name="_Toc454285956"/>
        <w:bookmarkStart w:id="3209" w:name="_Toc454286332"/>
        <w:bookmarkEnd w:id="3207"/>
        <w:bookmarkEnd w:id="3208"/>
        <w:bookmarkEnd w:id="3209"/>
      </w:del>
    </w:p>
    <w:p w:rsidR="00F73000" w:rsidRPr="009B3496" w:rsidDel="00A25942" w:rsidRDefault="00F839F6" w:rsidP="00F73000">
      <w:pPr>
        <w:rPr>
          <w:del w:id="3210" w:author="Batra, Mayank" w:date="2016-06-21T14:24:00Z"/>
          <w:rFonts w:cs="Arial"/>
        </w:rPr>
      </w:pPr>
      <w:del w:id="3211" w:author="Batra, Mayank" w:date="2016-06-21T14:24:00Z">
        <w:r w:rsidRPr="009B3496" w:rsidDel="00A25942">
          <w:rPr>
            <w:rFonts w:cs="Arial"/>
          </w:rPr>
          <w:delText>Num_Octets specifies the number of octets in the command parameters not including Num_Octets itself.</w:delText>
        </w:r>
        <w:r w:rsidR="00EA331A" w:rsidRPr="009B3496" w:rsidDel="00A25942">
          <w:rPr>
            <w:rFonts w:cs="Arial"/>
            <w:color w:val="FF0000"/>
          </w:rPr>
          <w:delText xml:space="preserve"> </w:delText>
        </w:r>
        <w:r w:rsidR="00EA331A" w:rsidRPr="00EA331A" w:rsidDel="00A25942">
          <w:rPr>
            <w:rFonts w:cs="Arial"/>
            <w:color w:val="FF0000"/>
          </w:rPr>
          <w:delText xml:space="preserve">If the value is less than the length of the parameters excluding Unknown, the </w:delText>
        </w:r>
        <w:r w:rsidR="00A450AE" w:rsidDel="00A25942">
          <w:rPr>
            <w:rFonts w:cs="Arial"/>
            <w:color w:val="FF0000"/>
          </w:rPr>
          <w:delText>b</w:delText>
        </w:r>
        <w:r w:rsidR="00FF5E77" w:rsidDel="00A25942">
          <w:rPr>
            <w:rFonts w:cs="Arial"/>
            <w:color w:val="FF0000"/>
          </w:rPr>
          <w:delText>ehavior</w:delText>
        </w:r>
        <w:r w:rsidR="00EA331A" w:rsidRPr="00EA331A" w:rsidDel="00A25942">
          <w:rPr>
            <w:rFonts w:cs="Arial"/>
            <w:color w:val="FF0000"/>
          </w:rPr>
          <w:delText xml:space="preserve"> shall be as if the missing parameters were given the value 0x00.</w:delText>
        </w:r>
      </w:del>
      <w:ins w:id="3212" w:author="Clive D.W. Feather" w:date="2016-05-05T13:36:00Z">
        <w:del w:id="3213" w:author="Batra, Mayank" w:date="2016-06-21T14:24:00Z">
          <w:r w:rsidR="00F73000" w:rsidRPr="00F73000" w:rsidDel="00A25942">
            <w:delText xml:space="preserve"> </w:delText>
          </w:r>
        </w:del>
      </w:ins>
      <w:moveToRangeStart w:id="3214" w:author="Clive D.W. Feather" w:date="2016-05-05T13:36:00Z" w:name="move450218738"/>
      <w:moveTo w:id="3215" w:author="Clive D.W. Feather" w:date="2016-05-05T13:36:00Z">
        <w:del w:id="3216" w:author="Batra, Mayank" w:date="2016-06-21T14:24:00Z">
          <w:r w:rsidR="00F73000" w:rsidDel="00A25942">
            <w:delText xml:space="preserve">A Host conforming to a future version of this specification may specify a value for the Unknown parameter by setting Num_Octets to a value greater than </w:delText>
          </w:r>
          <w:r w:rsidR="00F73000" w:rsidRPr="00450AA1" w:rsidDel="00A25942">
            <w:rPr>
              <w:dstrike/>
            </w:rPr>
            <w:delText>4</w:delText>
          </w:r>
          <w:r w:rsidR="00F73000" w:rsidRPr="00450AA1" w:rsidDel="00A25942">
            <w:rPr>
              <w:color w:val="FF0000"/>
            </w:rPr>
            <w:delText>8</w:delText>
          </w:r>
          <w:r w:rsidR="00F73000" w:rsidDel="00A25942">
            <w:delText>. If it does so, the Controller shall reject the command with the Unsupported Feature or Parameter Value (0x11) error code</w:delText>
          </w:r>
          <w:r w:rsidR="00F73000" w:rsidRPr="009B3496" w:rsidDel="00A25942">
            <w:rPr>
              <w:rFonts w:cs="Arial"/>
            </w:rPr>
            <w:delText xml:space="preserve"> </w:delText>
          </w:r>
        </w:del>
      </w:moveTo>
      <w:bookmarkStart w:id="3217" w:name="_Toc454285581"/>
      <w:bookmarkStart w:id="3218" w:name="_Toc454285957"/>
      <w:bookmarkStart w:id="3219" w:name="_Toc454286333"/>
      <w:bookmarkEnd w:id="3217"/>
      <w:bookmarkEnd w:id="3218"/>
      <w:bookmarkEnd w:id="3219"/>
    </w:p>
    <w:p w:rsidR="00EA331A" w:rsidRPr="00EA331A" w:rsidDel="00A25942" w:rsidRDefault="00EA331A" w:rsidP="00EA331A">
      <w:pPr>
        <w:rPr>
          <w:del w:id="3220" w:author="Batra, Mayank" w:date="2016-06-21T14:24:00Z"/>
          <w:rFonts w:cs="Arial"/>
          <w:color w:val="FF0000"/>
        </w:rPr>
      </w:pPr>
      <w:bookmarkStart w:id="3221" w:name="_Toc454285582"/>
      <w:bookmarkStart w:id="3222" w:name="_Toc454285958"/>
      <w:bookmarkStart w:id="3223" w:name="_Toc454286334"/>
      <w:bookmarkEnd w:id="3221"/>
      <w:bookmarkEnd w:id="3222"/>
      <w:bookmarkEnd w:id="3223"/>
      <w:moveToRangeEnd w:id="3214"/>
    </w:p>
    <w:p w:rsidR="009278F5" w:rsidDel="00A25942" w:rsidRDefault="009278F5" w:rsidP="009278F5">
      <w:pPr>
        <w:rPr>
          <w:del w:id="3224" w:author="Batra, Mayank" w:date="2016-06-21T14:24:00Z"/>
          <w:rFonts w:cs="Arial"/>
          <w:color w:val="FF0000"/>
        </w:rPr>
      </w:pPr>
      <w:del w:id="3225" w:author="Batra, Mayank" w:date="2016-06-21T14:24:00Z">
        <w:r w:rsidDel="00A25942">
          <w:rPr>
            <w:rFonts w:cs="Arial"/>
            <w:color w:val="FF0000"/>
          </w:rPr>
          <w:delText>To transmit an AoA Supplemental, Number_of_Antennae and Antenna_Switching_Pattern shall both be 0x00. To transmit an AoD Supplemental, both shall be non-zero.</w:delText>
        </w:r>
        <w:bookmarkStart w:id="3226" w:name="_Toc454285583"/>
        <w:bookmarkStart w:id="3227" w:name="_Toc454285959"/>
        <w:bookmarkStart w:id="3228" w:name="_Toc454286335"/>
        <w:bookmarkEnd w:id="3226"/>
        <w:bookmarkEnd w:id="3227"/>
        <w:bookmarkEnd w:id="3228"/>
      </w:del>
    </w:p>
    <w:p w:rsidR="00F839F6" w:rsidRPr="00EA331A" w:rsidDel="00A25942" w:rsidRDefault="00EA331A" w:rsidP="00F839F6">
      <w:pPr>
        <w:rPr>
          <w:del w:id="3229" w:author="Batra, Mayank" w:date="2016-06-21T14:24:00Z"/>
          <w:rFonts w:cs="Arial"/>
          <w:color w:val="FF0000"/>
        </w:rPr>
      </w:pPr>
      <w:del w:id="3230" w:author="Batra, Mayank" w:date="2016-06-21T14:24:00Z">
        <w:r w:rsidRPr="00EA331A" w:rsidDel="00A25942">
          <w:rPr>
            <w:rFonts w:cs="Arial"/>
            <w:color w:val="FF0000"/>
          </w:rPr>
          <w:delText xml:space="preserve">If the Controller does not support the AoA or AoD feature and the Supplemental_Length, Supplemental_Slot_Type, </w:delText>
        </w:r>
        <w:r w:rsidR="00A450AE" w:rsidRPr="00EA331A" w:rsidDel="00A25942">
          <w:rPr>
            <w:rFonts w:cs="Arial"/>
            <w:color w:val="FF0000"/>
          </w:rPr>
          <w:delText xml:space="preserve">Number_of_Antennae, </w:delText>
        </w:r>
        <w:r w:rsidRPr="00EA331A" w:rsidDel="00A25942">
          <w:rPr>
            <w:rFonts w:cs="Arial"/>
            <w:color w:val="FF0000"/>
          </w:rPr>
          <w:delText xml:space="preserve">and Antenna_Switching_Pattern parameters are not all set to 0x00, then the Controller shall reject the command using the </w:delText>
        </w:r>
      </w:del>
      <w:ins w:id="3231" w:author="Clive D.W. Feather" w:date="2016-05-05T13:45:00Z">
        <w:del w:id="3232" w:author="Batra, Mayank" w:date="2016-06-21T14:24:00Z">
          <w:r w:rsidR="004043C2" w:rsidDel="00A25942">
            <w:rPr>
              <w:rFonts w:cs="Arial"/>
              <w:color w:val="FF0000"/>
            </w:rPr>
            <w:delText xml:space="preserve">error code </w:delText>
          </w:r>
        </w:del>
      </w:ins>
      <w:del w:id="3233" w:author="Batra, Mayank" w:date="2016-06-21T14:24:00Z">
        <w:r w:rsidRPr="00EA331A" w:rsidDel="00A25942">
          <w:rPr>
            <w:rFonts w:cs="Arial"/>
            <w:color w:val="FF0000"/>
          </w:rPr>
          <w:delText>Unsupported Feature or Parameter Value (0x11) error code.</w:delText>
        </w:r>
        <w:bookmarkStart w:id="3234" w:name="_Toc454285584"/>
        <w:bookmarkStart w:id="3235" w:name="_Toc454285960"/>
        <w:bookmarkStart w:id="3236" w:name="_Toc454286336"/>
        <w:bookmarkEnd w:id="3234"/>
        <w:bookmarkEnd w:id="3235"/>
        <w:bookmarkEnd w:id="3236"/>
      </w:del>
    </w:p>
    <w:p w:rsidR="00F839F6" w:rsidRPr="009B3496" w:rsidDel="00A25942" w:rsidRDefault="00F574B8" w:rsidP="00F839F6">
      <w:pPr>
        <w:rPr>
          <w:del w:id="3237" w:author="Batra, Mayank" w:date="2016-06-21T14:24:00Z"/>
          <w:rFonts w:cs="Arial"/>
        </w:rPr>
      </w:pPr>
      <w:moveFromRangeStart w:id="3238" w:author="Clive D.W. Feather" w:date="2016-05-05T13:36:00Z" w:name="move450218738"/>
      <w:moveFrom w:id="3239" w:author="Clive D.W. Feather" w:date="2016-05-05T13:36:00Z">
        <w:del w:id="3240" w:author="Batra, Mayank" w:date="2016-06-21T14:24:00Z">
          <w:r w:rsidDel="00A25942">
            <w:delText xml:space="preserve">A Host conforming to a future version of this specification may specify a value for the Unknown parameter by setting Num_Octets to a value greater than </w:delText>
          </w:r>
          <w:r w:rsidRPr="00450AA1" w:rsidDel="00A25942">
            <w:rPr>
              <w:dstrike/>
            </w:rPr>
            <w:delText>4</w:delText>
          </w:r>
          <w:r w:rsidRPr="00450AA1" w:rsidDel="00A25942">
            <w:rPr>
              <w:color w:val="FF0000"/>
            </w:rPr>
            <w:delText>8</w:delText>
          </w:r>
          <w:r w:rsidDel="00A25942">
            <w:delText>. If it does so, the Controller shall reject the command with the Unsupported Feature or Parameter Value (0x11) error code</w:delText>
          </w:r>
          <w:r w:rsidRPr="009B3496" w:rsidDel="00A25942">
            <w:rPr>
              <w:rFonts w:cs="Arial"/>
            </w:rPr>
            <w:delText xml:space="preserve"> </w:delText>
          </w:r>
        </w:del>
      </w:moveFrom>
      <w:bookmarkStart w:id="3241" w:name="_Toc454285585"/>
      <w:bookmarkStart w:id="3242" w:name="_Toc454285961"/>
      <w:bookmarkStart w:id="3243" w:name="_Toc454286337"/>
      <w:bookmarkEnd w:id="3241"/>
      <w:bookmarkEnd w:id="3242"/>
      <w:bookmarkEnd w:id="3243"/>
    </w:p>
    <w:p w:rsidR="00F839F6" w:rsidDel="00A25942" w:rsidRDefault="00F839F6" w:rsidP="00F839F6">
      <w:pPr>
        <w:rPr>
          <w:del w:id="3244" w:author="Batra, Mayank" w:date="2016-06-21T14:24:00Z"/>
          <w:rFonts w:cs="Arial"/>
        </w:rPr>
      </w:pPr>
      <w:bookmarkStart w:id="3245" w:name="_Toc454285586"/>
      <w:bookmarkStart w:id="3246" w:name="_Toc454285962"/>
      <w:bookmarkStart w:id="3247" w:name="_Toc454286338"/>
      <w:bookmarkEnd w:id="3245"/>
      <w:bookmarkEnd w:id="3246"/>
      <w:bookmarkEnd w:id="3247"/>
      <w:moveFromRangeEnd w:id="3238"/>
    </w:p>
    <w:p w:rsidR="00F839F6" w:rsidRPr="009B3496" w:rsidDel="00A25942" w:rsidRDefault="00F839F6" w:rsidP="009B3496">
      <w:pPr>
        <w:pStyle w:val="Bodyspace-above"/>
        <w:rPr>
          <w:del w:id="3248" w:author="Batra, Mayank" w:date="2016-06-21T14:24:00Z"/>
          <w:rStyle w:val="af"/>
        </w:rPr>
      </w:pPr>
      <w:del w:id="3249" w:author="Batra, Mayank" w:date="2016-06-21T14:24:00Z">
        <w:r w:rsidRPr="009B3496" w:rsidDel="00A25942">
          <w:rPr>
            <w:rStyle w:val="af"/>
          </w:rPr>
          <w:delText>Command Parameters:</w:delText>
        </w:r>
        <w:bookmarkStart w:id="3250" w:name="_Toc454285587"/>
        <w:bookmarkStart w:id="3251" w:name="_Toc454285963"/>
        <w:bookmarkStart w:id="3252" w:name="_Toc454286339"/>
        <w:bookmarkEnd w:id="3250"/>
        <w:bookmarkEnd w:id="3251"/>
        <w:bookmarkEnd w:id="3252"/>
      </w:del>
    </w:p>
    <w:p w:rsidR="00F839F6" w:rsidRPr="009B3496" w:rsidDel="00A25942" w:rsidRDefault="00F839F6" w:rsidP="00F839F6">
      <w:pPr>
        <w:rPr>
          <w:del w:id="3253" w:author="Batra, Mayank" w:date="2016-06-21T14:24:00Z"/>
          <w:rFonts w:cs="Arial"/>
          <w:i/>
        </w:rPr>
      </w:pPr>
      <w:del w:id="3254" w:author="Batra, Mayank" w:date="2016-06-21T14:24:00Z">
        <w:r w:rsidRPr="009B3496" w:rsidDel="00A25942">
          <w:rPr>
            <w:rFonts w:cs="Arial"/>
            <w:i/>
          </w:rPr>
          <w:delText>Num_Octets:</w:delText>
        </w:r>
        <w:r w:rsidRPr="009B3496" w:rsidDel="00A25942">
          <w:rPr>
            <w:rFonts w:cs="Arial"/>
            <w:i/>
          </w:rPr>
          <w:tab/>
          <w:delText xml:space="preserve">                                                                              Size: 1 Octet</w:delText>
        </w:r>
        <w:bookmarkStart w:id="3255" w:name="_Toc454285588"/>
        <w:bookmarkStart w:id="3256" w:name="_Toc454285964"/>
        <w:bookmarkStart w:id="3257" w:name="_Toc454286340"/>
        <w:bookmarkEnd w:id="3255"/>
        <w:bookmarkEnd w:id="3256"/>
        <w:bookmarkEnd w:id="3257"/>
      </w:del>
    </w:p>
    <w:tbl>
      <w:tblPr>
        <w:tblStyle w:val="afa"/>
        <w:tblW w:w="9067" w:type="dxa"/>
        <w:tblLook w:val="04A0"/>
        <w:tblPrChange w:id="3258" w:author="Batra, Mayank" w:date="2016-06-21T12:07:00Z">
          <w:tblPr>
            <w:tblStyle w:val="afa"/>
            <w:tblW w:w="9067" w:type="dxa"/>
            <w:tblLook w:val="04A0"/>
          </w:tblPr>
        </w:tblPrChange>
      </w:tblPr>
      <w:tblGrid>
        <w:gridCol w:w="3539"/>
        <w:gridCol w:w="5528"/>
        <w:tblGridChange w:id="3259">
          <w:tblGrid>
            <w:gridCol w:w="3539"/>
            <w:gridCol w:w="5528"/>
          </w:tblGrid>
        </w:tblGridChange>
      </w:tblGrid>
      <w:tr w:rsidR="00F839F6" w:rsidRPr="00F839F6" w:rsidDel="00A25942" w:rsidTr="00E43532">
        <w:trPr>
          <w:cantSplit/>
          <w:tblHeader/>
          <w:del w:id="3260" w:author="Batra, Mayank" w:date="2016-06-21T14:24:00Z"/>
        </w:trPr>
        <w:tc>
          <w:tcPr>
            <w:tcW w:w="3539" w:type="dxa"/>
            <w:shd w:val="clear" w:color="auto" w:fill="DAEEF3"/>
            <w:tcPrChange w:id="3261" w:author="Batra, Mayank" w:date="2016-06-21T12:07:00Z">
              <w:tcPr>
                <w:tcW w:w="3539" w:type="dxa"/>
                <w:shd w:val="clear" w:color="auto" w:fill="DAEEF3"/>
              </w:tcPr>
            </w:tcPrChange>
          </w:tcPr>
          <w:p w:rsidR="00F839F6" w:rsidRPr="009B3496" w:rsidDel="00A25942" w:rsidRDefault="00F839F6" w:rsidP="00A35CDE">
            <w:pPr>
              <w:rPr>
                <w:del w:id="3262" w:author="Batra, Mayank" w:date="2016-06-21T14:24:00Z"/>
                <w:rFonts w:cs="Arial"/>
                <w:b/>
              </w:rPr>
            </w:pPr>
            <w:del w:id="3263" w:author="Batra, Mayank" w:date="2016-06-21T14:24:00Z">
              <w:r w:rsidRPr="009B3496" w:rsidDel="00A25942">
                <w:rPr>
                  <w:rFonts w:cs="Arial"/>
                  <w:b/>
                </w:rPr>
                <w:delText>Value</w:delText>
              </w:r>
              <w:bookmarkStart w:id="3264" w:name="_Toc454285589"/>
              <w:bookmarkStart w:id="3265" w:name="_Toc454285965"/>
              <w:bookmarkStart w:id="3266" w:name="_Toc454286341"/>
              <w:bookmarkEnd w:id="3264"/>
              <w:bookmarkEnd w:id="3265"/>
              <w:bookmarkEnd w:id="3266"/>
            </w:del>
          </w:p>
        </w:tc>
        <w:tc>
          <w:tcPr>
            <w:tcW w:w="5528" w:type="dxa"/>
            <w:shd w:val="clear" w:color="auto" w:fill="DAEEF3"/>
            <w:tcPrChange w:id="3267" w:author="Batra, Mayank" w:date="2016-06-21T12:07:00Z">
              <w:tcPr>
                <w:tcW w:w="5528" w:type="dxa"/>
                <w:shd w:val="clear" w:color="auto" w:fill="DAEEF3"/>
              </w:tcPr>
            </w:tcPrChange>
          </w:tcPr>
          <w:p w:rsidR="00F839F6" w:rsidRPr="009B3496" w:rsidDel="00A25942" w:rsidRDefault="00F839F6" w:rsidP="00A35CDE">
            <w:pPr>
              <w:rPr>
                <w:del w:id="3268" w:author="Batra, Mayank" w:date="2016-06-21T14:24:00Z"/>
                <w:rFonts w:cs="Arial"/>
                <w:b/>
              </w:rPr>
            </w:pPr>
            <w:del w:id="3269" w:author="Batra, Mayank" w:date="2016-06-21T14:24:00Z">
              <w:r w:rsidRPr="009B3496" w:rsidDel="00A25942">
                <w:rPr>
                  <w:rFonts w:cs="Arial"/>
                  <w:b/>
                </w:rPr>
                <w:delText>Parameter Description</w:delText>
              </w:r>
              <w:bookmarkStart w:id="3270" w:name="_Toc454285590"/>
              <w:bookmarkStart w:id="3271" w:name="_Toc454285966"/>
              <w:bookmarkStart w:id="3272" w:name="_Toc454286342"/>
              <w:bookmarkEnd w:id="3270"/>
              <w:bookmarkEnd w:id="3271"/>
              <w:bookmarkEnd w:id="3272"/>
            </w:del>
          </w:p>
        </w:tc>
        <w:bookmarkStart w:id="3273" w:name="_Toc454285591"/>
        <w:bookmarkStart w:id="3274" w:name="_Toc454285967"/>
        <w:bookmarkStart w:id="3275" w:name="_Toc454286343"/>
        <w:bookmarkEnd w:id="3273"/>
        <w:bookmarkEnd w:id="3274"/>
        <w:bookmarkEnd w:id="3275"/>
      </w:tr>
      <w:tr w:rsidR="00F839F6" w:rsidRPr="00F839F6" w:rsidDel="00A25942" w:rsidTr="00E43532">
        <w:trPr>
          <w:cantSplit/>
          <w:del w:id="3276" w:author="Batra, Mayank" w:date="2016-06-21T14:24:00Z"/>
        </w:trPr>
        <w:tc>
          <w:tcPr>
            <w:tcW w:w="3539" w:type="dxa"/>
            <w:tcPrChange w:id="3277" w:author="Batra, Mayank" w:date="2016-06-21T12:07:00Z">
              <w:tcPr>
                <w:tcW w:w="3539" w:type="dxa"/>
              </w:tcPr>
            </w:tcPrChange>
          </w:tcPr>
          <w:p w:rsidR="00F839F6" w:rsidRPr="009B3496" w:rsidDel="00A25942" w:rsidRDefault="00F839F6" w:rsidP="00A35CDE">
            <w:pPr>
              <w:rPr>
                <w:del w:id="3278" w:author="Batra, Mayank" w:date="2016-06-21T14:24:00Z"/>
                <w:rFonts w:cs="Arial"/>
              </w:rPr>
            </w:pPr>
            <w:del w:id="3279" w:author="Batra, Mayank" w:date="2016-06-21T14:24:00Z">
              <w:r w:rsidRPr="009B3496" w:rsidDel="00A25942">
                <w:rPr>
                  <w:rFonts w:cs="Arial"/>
                </w:rPr>
                <w:delText>N = 4 to 62</w:delText>
              </w:r>
              <w:bookmarkStart w:id="3280" w:name="_Toc454285592"/>
              <w:bookmarkStart w:id="3281" w:name="_Toc454285968"/>
              <w:bookmarkStart w:id="3282" w:name="_Toc454286344"/>
              <w:bookmarkEnd w:id="3280"/>
              <w:bookmarkEnd w:id="3281"/>
              <w:bookmarkEnd w:id="3282"/>
            </w:del>
          </w:p>
        </w:tc>
        <w:tc>
          <w:tcPr>
            <w:tcW w:w="5528" w:type="dxa"/>
            <w:tcPrChange w:id="3283" w:author="Batra, Mayank" w:date="2016-06-21T12:07:00Z">
              <w:tcPr>
                <w:tcW w:w="5528" w:type="dxa"/>
              </w:tcPr>
            </w:tcPrChange>
          </w:tcPr>
          <w:p w:rsidR="00F839F6" w:rsidRPr="009B3496" w:rsidDel="00A25942" w:rsidRDefault="00F839F6" w:rsidP="00A35CDE">
            <w:pPr>
              <w:rPr>
                <w:del w:id="3284" w:author="Batra, Mayank" w:date="2016-06-21T14:24:00Z"/>
                <w:rFonts w:cs="Arial"/>
              </w:rPr>
            </w:pPr>
            <w:commentRangeStart w:id="3285"/>
            <w:del w:id="3286" w:author="Batra, Mayank" w:date="2016-06-21T14:24:00Z">
              <w:r w:rsidRPr="009B3496" w:rsidDel="00A25942">
                <w:rPr>
                  <w:rFonts w:cs="Arial"/>
                </w:rPr>
                <w:delText>Number of octets in the command parameters not including Num_Octets.</w:delText>
              </w:r>
              <w:bookmarkStart w:id="3287" w:name="_Toc454285593"/>
              <w:bookmarkStart w:id="3288" w:name="_Toc454285969"/>
              <w:bookmarkStart w:id="3289" w:name="_Toc454286345"/>
              <w:bookmarkEnd w:id="3287"/>
              <w:bookmarkEnd w:id="3288"/>
              <w:bookmarkEnd w:id="3289"/>
            </w:del>
          </w:p>
          <w:p w:rsidR="00F839F6" w:rsidRPr="009B3496" w:rsidDel="00A25942" w:rsidRDefault="00F839F6" w:rsidP="00A35CDE">
            <w:pPr>
              <w:rPr>
                <w:del w:id="3290" w:author="Batra, Mayank" w:date="2016-06-21T14:24:00Z"/>
                <w:rFonts w:cs="Arial"/>
              </w:rPr>
            </w:pPr>
            <w:bookmarkStart w:id="3291" w:name="_Toc454285594"/>
            <w:bookmarkStart w:id="3292" w:name="_Toc454285970"/>
            <w:bookmarkStart w:id="3293" w:name="_Toc454286346"/>
            <w:bookmarkEnd w:id="3291"/>
            <w:bookmarkEnd w:id="3292"/>
            <w:bookmarkEnd w:id="3293"/>
          </w:p>
          <w:p w:rsidR="00F839F6" w:rsidRPr="009B3496" w:rsidDel="00A25942" w:rsidRDefault="00F839F6" w:rsidP="009278F5">
            <w:pPr>
              <w:rPr>
                <w:del w:id="3294" w:author="Batra, Mayank" w:date="2016-06-21T14:24:00Z"/>
                <w:rFonts w:cs="Arial"/>
              </w:rPr>
            </w:pPr>
            <w:del w:id="3295" w:author="Batra, Mayank" w:date="2016-06-21T14:24:00Z">
              <w:r w:rsidRPr="009B3496" w:rsidDel="00A25942">
                <w:rPr>
                  <w:rFonts w:cs="Arial"/>
                </w:rPr>
                <w:delText xml:space="preserve">A Host conforming to this version of the specification shall not set N to a value greater than </w:delText>
              </w:r>
              <w:r w:rsidR="009278F5" w:rsidRPr="00DF4735" w:rsidDel="00A25942">
                <w:rPr>
                  <w:rFonts w:cs="Arial"/>
                  <w:dstrike/>
                </w:rPr>
                <w:delText>4</w:delText>
              </w:r>
              <w:r w:rsidR="009278F5" w:rsidDel="00A25942">
                <w:rPr>
                  <w:rFonts w:cs="Arial"/>
                  <w:color w:val="FF0000"/>
                </w:rPr>
                <w:delText>8</w:delText>
              </w:r>
              <w:r w:rsidRPr="009B3496" w:rsidDel="00A25942">
                <w:rPr>
                  <w:rFonts w:cs="Arial"/>
                </w:rPr>
                <w:delText>. A Host conforming to a future version may use a greater value and therefore a Controller conforming to this version shall accept any value in this range.</w:delText>
              </w:r>
              <w:commentRangeEnd w:id="3285"/>
              <w:r w:rsidR="00F73000" w:rsidDel="00A25942">
                <w:rPr>
                  <w:rStyle w:val="aff1"/>
                </w:rPr>
                <w:commentReference w:id="3285"/>
              </w:r>
              <w:bookmarkStart w:id="3296" w:name="_Toc454285595"/>
              <w:bookmarkStart w:id="3297" w:name="_Toc454285971"/>
              <w:bookmarkStart w:id="3298" w:name="_Toc454286347"/>
              <w:bookmarkEnd w:id="3296"/>
              <w:bookmarkEnd w:id="3297"/>
              <w:bookmarkEnd w:id="3298"/>
            </w:del>
          </w:p>
        </w:tc>
        <w:bookmarkStart w:id="3299" w:name="_Toc454285596"/>
        <w:bookmarkStart w:id="3300" w:name="_Toc454285972"/>
        <w:bookmarkStart w:id="3301" w:name="_Toc454286348"/>
        <w:bookmarkEnd w:id="3299"/>
        <w:bookmarkEnd w:id="3300"/>
        <w:bookmarkEnd w:id="3301"/>
      </w:tr>
    </w:tbl>
    <w:p w:rsidR="00F839F6" w:rsidRPr="00F35813" w:rsidDel="00A25942" w:rsidRDefault="00F839F6" w:rsidP="00F839F6">
      <w:pPr>
        <w:rPr>
          <w:del w:id="3302" w:author="Batra, Mayank" w:date="2016-06-21T14:24:00Z"/>
          <w:rFonts w:cs="Arial"/>
          <w:b/>
        </w:rPr>
      </w:pPr>
      <w:bookmarkStart w:id="3303" w:name="_Toc454285597"/>
      <w:bookmarkStart w:id="3304" w:name="_Toc454285973"/>
      <w:bookmarkStart w:id="3305" w:name="_Toc454286349"/>
      <w:bookmarkEnd w:id="3303"/>
      <w:bookmarkEnd w:id="3304"/>
      <w:bookmarkEnd w:id="3305"/>
    </w:p>
    <w:p w:rsidR="00F839F6" w:rsidDel="00A25942" w:rsidRDefault="00F839F6" w:rsidP="00F839F6">
      <w:pPr>
        <w:rPr>
          <w:del w:id="3306" w:author="Batra, Mayank" w:date="2016-06-21T14:24:00Z"/>
          <w:rFonts w:cs="Arial"/>
        </w:rPr>
      </w:pPr>
      <w:del w:id="3307" w:author="Batra, Mayank" w:date="2016-06-21T14:24:00Z">
        <w:r w:rsidDel="00A25942">
          <w:rPr>
            <w:rFonts w:cs="Arial"/>
          </w:rPr>
          <w:delText>TX Channel: &lt;unchanged&gt;</w:delText>
        </w:r>
        <w:bookmarkStart w:id="3308" w:name="_Toc454285598"/>
        <w:bookmarkStart w:id="3309" w:name="_Toc454285974"/>
        <w:bookmarkStart w:id="3310" w:name="_Toc454286350"/>
        <w:bookmarkEnd w:id="3308"/>
        <w:bookmarkEnd w:id="3309"/>
        <w:bookmarkEnd w:id="3310"/>
      </w:del>
    </w:p>
    <w:p w:rsidR="00F839F6" w:rsidDel="00A25942" w:rsidRDefault="00F839F6" w:rsidP="00F839F6">
      <w:pPr>
        <w:rPr>
          <w:del w:id="3311" w:author="Batra, Mayank" w:date="2016-06-21T14:24:00Z"/>
          <w:rFonts w:cs="Arial"/>
        </w:rPr>
      </w:pPr>
      <w:del w:id="3312" w:author="Batra, Mayank" w:date="2016-06-21T14:24:00Z">
        <w:r w:rsidDel="00A25942">
          <w:rPr>
            <w:rFonts w:cs="Arial"/>
          </w:rPr>
          <w:delText>Length of test data: &lt;unchanged&gt;</w:delText>
        </w:r>
        <w:bookmarkStart w:id="3313" w:name="_Toc454285599"/>
        <w:bookmarkStart w:id="3314" w:name="_Toc454285975"/>
        <w:bookmarkStart w:id="3315" w:name="_Toc454286351"/>
        <w:bookmarkEnd w:id="3313"/>
        <w:bookmarkEnd w:id="3314"/>
        <w:bookmarkEnd w:id="3315"/>
      </w:del>
    </w:p>
    <w:p w:rsidR="00F839F6" w:rsidDel="00A25942" w:rsidRDefault="00F839F6" w:rsidP="00F839F6">
      <w:pPr>
        <w:rPr>
          <w:del w:id="3316" w:author="Batra, Mayank" w:date="2016-06-21T14:24:00Z"/>
          <w:rFonts w:cs="Arial"/>
        </w:rPr>
      </w:pPr>
      <w:del w:id="3317" w:author="Batra, Mayank" w:date="2016-06-21T14:24:00Z">
        <w:r w:rsidDel="00A25942">
          <w:rPr>
            <w:rFonts w:cs="Arial"/>
          </w:rPr>
          <w:delText>Packet payload: &lt;unchanged&gt;</w:delText>
        </w:r>
        <w:bookmarkStart w:id="3318" w:name="_Toc454285600"/>
        <w:bookmarkStart w:id="3319" w:name="_Toc454285976"/>
        <w:bookmarkStart w:id="3320" w:name="_Toc454286352"/>
        <w:bookmarkEnd w:id="3318"/>
        <w:bookmarkEnd w:id="3319"/>
        <w:bookmarkEnd w:id="3320"/>
      </w:del>
    </w:p>
    <w:p w:rsidR="00F839F6" w:rsidDel="00A25942" w:rsidRDefault="00F839F6" w:rsidP="00F839F6">
      <w:pPr>
        <w:rPr>
          <w:del w:id="3321" w:author="Batra, Mayank" w:date="2016-06-21T14:24:00Z"/>
          <w:rFonts w:cs="Arial"/>
        </w:rPr>
      </w:pPr>
      <w:del w:id="3322" w:author="Batra, Mayank" w:date="2016-06-21T14:24:00Z">
        <w:r w:rsidDel="00A25942">
          <w:rPr>
            <w:rFonts w:cs="Arial"/>
          </w:rPr>
          <w:delText>PHY:  &lt;unchanged&gt;</w:delText>
        </w:r>
        <w:bookmarkStart w:id="3323" w:name="_Toc454285601"/>
        <w:bookmarkStart w:id="3324" w:name="_Toc454285977"/>
        <w:bookmarkStart w:id="3325" w:name="_Toc454286353"/>
        <w:bookmarkEnd w:id="3323"/>
        <w:bookmarkEnd w:id="3324"/>
        <w:bookmarkEnd w:id="3325"/>
      </w:del>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3326"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776"/>
        <w:gridCol w:w="847"/>
        <w:gridCol w:w="6983"/>
        <w:tblGridChange w:id="3327">
          <w:tblGrid>
            <w:gridCol w:w="1776"/>
            <w:gridCol w:w="847"/>
            <w:gridCol w:w="6983"/>
          </w:tblGrid>
        </w:tblGridChange>
      </w:tblGrid>
      <w:tr w:rsidR="009278F5" w:rsidRPr="005A41BB" w:rsidDel="00A25942" w:rsidTr="00E43532">
        <w:trPr>
          <w:cantSplit/>
          <w:del w:id="3328" w:author="Batra, Mayank" w:date="2016-06-21T14:24:00Z"/>
        </w:trPr>
        <w:tc>
          <w:tcPr>
            <w:tcW w:w="2380" w:type="dxa"/>
            <w:gridSpan w:val="2"/>
            <w:tcBorders>
              <w:top w:val="nil"/>
              <w:left w:val="nil"/>
              <w:bottom w:val="single" w:sz="4" w:space="0" w:color="auto"/>
              <w:right w:val="nil"/>
            </w:tcBorders>
            <w:tcPrChange w:id="3329" w:author="Batra, Mayank" w:date="2016-06-21T12:07:00Z">
              <w:tcPr>
                <w:tcW w:w="2380" w:type="dxa"/>
                <w:gridSpan w:val="2"/>
                <w:tcBorders>
                  <w:top w:val="nil"/>
                  <w:left w:val="nil"/>
                  <w:bottom w:val="single" w:sz="4" w:space="0" w:color="auto"/>
                  <w:right w:val="nil"/>
                </w:tcBorders>
              </w:tcPr>
            </w:tcPrChange>
          </w:tcPr>
          <w:p w:rsidR="009278F5" w:rsidRPr="00DC7EB8" w:rsidDel="00A25942" w:rsidRDefault="009278F5" w:rsidP="00A35CDE">
            <w:pPr>
              <w:rPr>
                <w:del w:id="3330" w:author="Batra, Mayank" w:date="2016-06-21T14:24:00Z"/>
                <w:i/>
                <w:color w:val="FF0000"/>
              </w:rPr>
            </w:pPr>
            <w:del w:id="3331" w:author="Batra, Mayank" w:date="2016-06-21T14:24:00Z">
              <w:r w:rsidDel="00A25942">
                <w:rPr>
                  <w:i/>
                  <w:color w:val="FF0000"/>
                </w:rPr>
                <w:delText>Supplemental_Length:</w:delText>
              </w:r>
              <w:bookmarkStart w:id="3332" w:name="_Toc454285602"/>
              <w:bookmarkStart w:id="3333" w:name="_Toc454285978"/>
              <w:bookmarkStart w:id="3334" w:name="_Toc454286354"/>
              <w:bookmarkEnd w:id="3332"/>
              <w:bookmarkEnd w:id="3333"/>
              <w:bookmarkEnd w:id="3334"/>
            </w:del>
          </w:p>
        </w:tc>
        <w:tc>
          <w:tcPr>
            <w:tcW w:w="7226" w:type="dxa"/>
            <w:tcBorders>
              <w:top w:val="nil"/>
              <w:left w:val="nil"/>
              <w:bottom w:val="single" w:sz="4" w:space="0" w:color="auto"/>
              <w:right w:val="nil"/>
            </w:tcBorders>
            <w:tcPrChange w:id="3335" w:author="Batra, Mayank" w:date="2016-06-21T12:07:00Z">
              <w:tcPr>
                <w:tcW w:w="7226" w:type="dxa"/>
                <w:tcBorders>
                  <w:top w:val="nil"/>
                  <w:left w:val="nil"/>
                  <w:bottom w:val="single" w:sz="4" w:space="0" w:color="auto"/>
                  <w:right w:val="nil"/>
                </w:tcBorders>
              </w:tcPr>
            </w:tcPrChange>
          </w:tcPr>
          <w:p w:rsidR="009278F5" w:rsidRPr="00791FF6" w:rsidDel="00A25942" w:rsidRDefault="009278F5" w:rsidP="00A35CDE">
            <w:pPr>
              <w:jc w:val="right"/>
              <w:rPr>
                <w:del w:id="3336" w:author="Batra, Mayank" w:date="2016-06-21T14:24:00Z"/>
                <w:i/>
                <w:color w:val="FF0000"/>
              </w:rPr>
            </w:pPr>
            <w:del w:id="3337" w:author="Batra, Mayank" w:date="2016-06-21T14:24:00Z">
              <w:r w:rsidRPr="00791FF6" w:rsidDel="00A25942">
                <w:rPr>
                  <w:i/>
                  <w:color w:val="FF0000"/>
                </w:rPr>
                <w:delText xml:space="preserve">Size: </w:delText>
              </w:r>
              <w:r w:rsidDel="00A25942">
                <w:rPr>
                  <w:i/>
                  <w:color w:val="FF0000"/>
                </w:rPr>
                <w:delText>1</w:delText>
              </w:r>
              <w:r w:rsidRPr="00791FF6" w:rsidDel="00A25942">
                <w:rPr>
                  <w:i/>
                  <w:color w:val="FF0000"/>
                </w:rPr>
                <w:delText xml:space="preserve"> Octet</w:delText>
              </w:r>
              <w:bookmarkStart w:id="3338" w:name="_Toc454285603"/>
              <w:bookmarkStart w:id="3339" w:name="_Toc454285979"/>
              <w:bookmarkStart w:id="3340" w:name="_Toc454286355"/>
              <w:bookmarkEnd w:id="3338"/>
              <w:bookmarkEnd w:id="3339"/>
              <w:bookmarkEnd w:id="3340"/>
            </w:del>
          </w:p>
        </w:tc>
        <w:bookmarkStart w:id="3341" w:name="_Toc454285604"/>
        <w:bookmarkStart w:id="3342" w:name="_Toc454285980"/>
        <w:bookmarkStart w:id="3343" w:name="_Toc454286356"/>
        <w:bookmarkEnd w:id="3341"/>
        <w:bookmarkEnd w:id="3342"/>
        <w:bookmarkEnd w:id="3343"/>
      </w:tr>
      <w:tr w:rsidR="0083745C" w:rsidRPr="005A41BB" w:rsidDel="00A25942" w:rsidTr="00E43532">
        <w:trPr>
          <w:cantSplit/>
          <w:del w:id="3344" w:author="Batra, Mayank" w:date="2016-06-21T14:24:00Z"/>
        </w:trPr>
        <w:tc>
          <w:tcPr>
            <w:tcW w:w="1526" w:type="dxa"/>
            <w:shd w:val="clear" w:color="auto" w:fill="DAEEF3"/>
          </w:tcPr>
          <w:p w:rsidR="009278F5" w:rsidRPr="005A41BB" w:rsidDel="00A25942" w:rsidRDefault="009278F5" w:rsidP="00A35CDE">
            <w:pPr>
              <w:rPr>
                <w:del w:id="3345" w:author="Batra, Mayank" w:date="2016-06-21T14:24:00Z"/>
                <w:rStyle w:val="af"/>
                <w:color w:val="FF0000"/>
              </w:rPr>
            </w:pPr>
            <w:del w:id="3346" w:author="Batra, Mayank" w:date="2016-06-21T14:24:00Z">
              <w:r w:rsidRPr="005A41BB" w:rsidDel="00A25942">
                <w:rPr>
                  <w:rStyle w:val="af"/>
                  <w:color w:val="FF0000"/>
                </w:rPr>
                <w:delText>Value</w:delText>
              </w:r>
              <w:bookmarkStart w:id="3347" w:name="_Toc454285605"/>
              <w:bookmarkStart w:id="3348" w:name="_Toc454285981"/>
              <w:bookmarkStart w:id="3349" w:name="_Toc454286357"/>
              <w:bookmarkEnd w:id="3347"/>
              <w:bookmarkEnd w:id="3348"/>
              <w:bookmarkEnd w:id="3349"/>
            </w:del>
          </w:p>
        </w:tc>
        <w:tc>
          <w:tcPr>
            <w:tcW w:w="8080" w:type="dxa"/>
            <w:gridSpan w:val="2"/>
            <w:shd w:val="clear" w:color="auto" w:fill="DAEEF3"/>
          </w:tcPr>
          <w:p w:rsidR="009278F5" w:rsidRPr="005A41BB" w:rsidDel="00A25942" w:rsidRDefault="009278F5" w:rsidP="00A35CDE">
            <w:pPr>
              <w:rPr>
                <w:del w:id="3350" w:author="Batra, Mayank" w:date="2016-06-21T14:24:00Z"/>
                <w:rStyle w:val="af"/>
                <w:color w:val="FF0000"/>
              </w:rPr>
            </w:pPr>
            <w:del w:id="3351" w:author="Batra, Mayank" w:date="2016-06-21T14:24:00Z">
              <w:r w:rsidRPr="005A41BB" w:rsidDel="00A25942">
                <w:rPr>
                  <w:rStyle w:val="af"/>
                  <w:color w:val="FF0000"/>
                </w:rPr>
                <w:delText>Parameter Description</w:delText>
              </w:r>
              <w:bookmarkStart w:id="3352" w:name="_Toc454285606"/>
              <w:bookmarkStart w:id="3353" w:name="_Toc454285982"/>
              <w:bookmarkStart w:id="3354" w:name="_Toc454286358"/>
              <w:bookmarkEnd w:id="3352"/>
              <w:bookmarkEnd w:id="3353"/>
              <w:bookmarkEnd w:id="3354"/>
            </w:del>
          </w:p>
        </w:tc>
        <w:bookmarkStart w:id="3355" w:name="_Toc454285607"/>
        <w:bookmarkStart w:id="3356" w:name="_Toc454285983"/>
        <w:bookmarkStart w:id="3357" w:name="_Toc454286359"/>
        <w:bookmarkEnd w:id="3355"/>
        <w:bookmarkEnd w:id="3356"/>
        <w:bookmarkEnd w:id="3357"/>
      </w:tr>
      <w:tr w:rsidR="009278F5" w:rsidRPr="005A41BB" w:rsidDel="00A25942" w:rsidTr="00E43532">
        <w:trPr>
          <w:cantSplit/>
          <w:del w:id="3358" w:author="Batra, Mayank" w:date="2016-06-21T14:24:00Z"/>
        </w:trPr>
        <w:tc>
          <w:tcPr>
            <w:tcW w:w="1526" w:type="dxa"/>
            <w:tcPrChange w:id="3359" w:author="Batra, Mayank" w:date="2016-06-21T12:07:00Z">
              <w:tcPr>
                <w:tcW w:w="1526" w:type="dxa"/>
              </w:tcPr>
            </w:tcPrChange>
          </w:tcPr>
          <w:p w:rsidR="009278F5" w:rsidRPr="005A41BB" w:rsidDel="00A25942" w:rsidRDefault="009278F5" w:rsidP="00A35CDE">
            <w:pPr>
              <w:rPr>
                <w:del w:id="3360" w:author="Batra, Mayank" w:date="2016-06-21T14:24:00Z"/>
                <w:color w:val="FF0000"/>
              </w:rPr>
            </w:pPr>
            <w:del w:id="3361" w:author="Batra, Mayank" w:date="2016-06-21T14:24:00Z">
              <w:r w:rsidRPr="005A41BB" w:rsidDel="00A25942">
                <w:rPr>
                  <w:color w:val="FF0000"/>
                </w:rPr>
                <w:delText>0x</w:delText>
              </w:r>
              <w:r w:rsidDel="00A25942">
                <w:rPr>
                  <w:color w:val="FF0000"/>
                </w:rPr>
                <w:delText>00</w:delText>
              </w:r>
              <w:bookmarkStart w:id="3362" w:name="_Toc454285608"/>
              <w:bookmarkStart w:id="3363" w:name="_Toc454285984"/>
              <w:bookmarkStart w:id="3364" w:name="_Toc454286360"/>
              <w:bookmarkEnd w:id="3362"/>
              <w:bookmarkEnd w:id="3363"/>
              <w:bookmarkEnd w:id="3364"/>
            </w:del>
          </w:p>
        </w:tc>
        <w:tc>
          <w:tcPr>
            <w:tcW w:w="8080" w:type="dxa"/>
            <w:gridSpan w:val="2"/>
            <w:tcPrChange w:id="3365" w:author="Batra, Mayank" w:date="2016-06-21T12:07:00Z">
              <w:tcPr>
                <w:tcW w:w="8080" w:type="dxa"/>
                <w:gridSpan w:val="2"/>
              </w:tcPr>
            </w:tcPrChange>
          </w:tcPr>
          <w:p w:rsidR="009278F5" w:rsidRPr="00C13150" w:rsidDel="00A25942" w:rsidRDefault="009278F5" w:rsidP="009278F5">
            <w:pPr>
              <w:rPr>
                <w:del w:id="3366" w:author="Batra, Mayank" w:date="2016-06-21T14:24:00Z"/>
                <w:color w:val="FF0000"/>
                <w:lang w:val="en-GB"/>
              </w:rPr>
            </w:pPr>
            <w:del w:id="3367" w:author="Batra, Mayank" w:date="2016-06-21T14:24:00Z">
              <w:r w:rsidDel="00A25942">
                <w:rPr>
                  <w:color w:val="FF0000"/>
                </w:rPr>
                <w:delText>Do not transmit a Supplemental</w:delText>
              </w:r>
              <w:bookmarkStart w:id="3368" w:name="_Toc454285609"/>
              <w:bookmarkStart w:id="3369" w:name="_Toc454285985"/>
              <w:bookmarkStart w:id="3370" w:name="_Toc454286361"/>
              <w:bookmarkEnd w:id="3368"/>
              <w:bookmarkEnd w:id="3369"/>
              <w:bookmarkEnd w:id="3370"/>
            </w:del>
          </w:p>
        </w:tc>
        <w:bookmarkStart w:id="3371" w:name="_Toc454285610"/>
        <w:bookmarkStart w:id="3372" w:name="_Toc454285986"/>
        <w:bookmarkStart w:id="3373" w:name="_Toc454286362"/>
        <w:bookmarkEnd w:id="3371"/>
        <w:bookmarkEnd w:id="3372"/>
        <w:bookmarkEnd w:id="3373"/>
      </w:tr>
      <w:tr w:rsidR="009278F5" w:rsidRPr="005A41BB" w:rsidDel="00A25942" w:rsidTr="00E43532">
        <w:trPr>
          <w:cantSplit/>
          <w:del w:id="3374" w:author="Batra, Mayank" w:date="2016-06-21T14:24:00Z"/>
        </w:trPr>
        <w:tc>
          <w:tcPr>
            <w:tcW w:w="1526" w:type="dxa"/>
            <w:tcPrChange w:id="3375" w:author="Batra, Mayank" w:date="2016-06-21T12:07:00Z">
              <w:tcPr>
                <w:tcW w:w="1526" w:type="dxa"/>
              </w:tcPr>
            </w:tcPrChange>
          </w:tcPr>
          <w:p w:rsidR="009278F5" w:rsidRPr="005A41BB" w:rsidDel="00A25942" w:rsidRDefault="009278F5" w:rsidP="00A35CDE">
            <w:pPr>
              <w:rPr>
                <w:del w:id="3376" w:author="Batra, Mayank" w:date="2016-06-21T14:24:00Z"/>
                <w:color w:val="FF0000"/>
              </w:rPr>
            </w:pPr>
            <w:del w:id="3377" w:author="Batra, Mayank" w:date="2016-06-21T14:24:00Z">
              <w:r w:rsidDel="00A25942">
                <w:rPr>
                  <w:color w:val="FF0000"/>
                </w:rPr>
                <w:delText>0x02 – 0x14</w:delText>
              </w:r>
              <w:bookmarkStart w:id="3378" w:name="_Toc454285611"/>
              <w:bookmarkStart w:id="3379" w:name="_Toc454285987"/>
              <w:bookmarkStart w:id="3380" w:name="_Toc454286363"/>
              <w:bookmarkEnd w:id="3378"/>
              <w:bookmarkEnd w:id="3379"/>
              <w:bookmarkEnd w:id="3380"/>
            </w:del>
          </w:p>
        </w:tc>
        <w:tc>
          <w:tcPr>
            <w:tcW w:w="8080" w:type="dxa"/>
            <w:gridSpan w:val="2"/>
            <w:tcPrChange w:id="3381" w:author="Batra, Mayank" w:date="2016-06-21T12:07:00Z">
              <w:tcPr>
                <w:tcW w:w="8080" w:type="dxa"/>
                <w:gridSpan w:val="2"/>
              </w:tcPr>
            </w:tcPrChange>
          </w:tcPr>
          <w:p w:rsidR="009278F5" w:rsidDel="00A25942" w:rsidRDefault="009278F5" w:rsidP="00A35CDE">
            <w:pPr>
              <w:rPr>
                <w:del w:id="3382" w:author="Batra, Mayank" w:date="2016-06-21T14:24:00Z"/>
                <w:color w:val="FF0000"/>
              </w:rPr>
            </w:pPr>
            <w:del w:id="3383" w:author="Batra, Mayank" w:date="2016-06-21T14:24:00Z">
              <w:r w:rsidDel="00A25942">
                <w:rPr>
                  <w:color w:val="FF0000"/>
                </w:rPr>
                <w:delText>Length of the Supplemental in 8 µs units</w:delText>
              </w:r>
              <w:bookmarkStart w:id="3384" w:name="_Toc454285612"/>
              <w:bookmarkStart w:id="3385" w:name="_Toc454285988"/>
              <w:bookmarkStart w:id="3386" w:name="_Toc454286364"/>
              <w:bookmarkEnd w:id="3384"/>
              <w:bookmarkEnd w:id="3385"/>
              <w:bookmarkEnd w:id="3386"/>
            </w:del>
          </w:p>
        </w:tc>
        <w:bookmarkStart w:id="3387" w:name="_Toc454285613"/>
        <w:bookmarkStart w:id="3388" w:name="_Toc454285989"/>
        <w:bookmarkStart w:id="3389" w:name="_Toc454286365"/>
        <w:bookmarkEnd w:id="3387"/>
        <w:bookmarkEnd w:id="3388"/>
        <w:bookmarkEnd w:id="3389"/>
      </w:tr>
      <w:tr w:rsidR="009278F5" w:rsidRPr="005A41BB" w:rsidDel="00A25942" w:rsidTr="00E43532">
        <w:trPr>
          <w:cantSplit/>
          <w:del w:id="3390" w:author="Batra, Mayank" w:date="2016-06-21T14:24:00Z"/>
        </w:trPr>
        <w:tc>
          <w:tcPr>
            <w:tcW w:w="1526" w:type="dxa"/>
            <w:tcPrChange w:id="3391" w:author="Batra, Mayank" w:date="2016-06-21T12:07:00Z">
              <w:tcPr>
                <w:tcW w:w="1526" w:type="dxa"/>
              </w:tcPr>
            </w:tcPrChange>
          </w:tcPr>
          <w:p w:rsidR="009278F5" w:rsidRPr="005A41BB" w:rsidDel="00A25942" w:rsidRDefault="003237AA" w:rsidP="00A35CDE">
            <w:pPr>
              <w:rPr>
                <w:del w:id="3392" w:author="Batra, Mayank" w:date="2016-06-21T14:24:00Z"/>
                <w:color w:val="FF0000"/>
              </w:rPr>
            </w:pPr>
            <w:del w:id="3393" w:author="Batra, Mayank" w:date="2016-06-21T14:24:00Z">
              <w:r w:rsidDel="00A25942">
                <w:rPr>
                  <w:color w:val="FF0000"/>
                </w:rPr>
                <w:delText>All other values</w:delText>
              </w:r>
              <w:bookmarkStart w:id="3394" w:name="_Toc454285614"/>
              <w:bookmarkStart w:id="3395" w:name="_Toc454285990"/>
              <w:bookmarkStart w:id="3396" w:name="_Toc454286366"/>
              <w:bookmarkEnd w:id="3394"/>
              <w:bookmarkEnd w:id="3395"/>
              <w:bookmarkEnd w:id="3396"/>
            </w:del>
          </w:p>
        </w:tc>
        <w:tc>
          <w:tcPr>
            <w:tcW w:w="8080" w:type="dxa"/>
            <w:gridSpan w:val="2"/>
            <w:tcPrChange w:id="3397" w:author="Batra, Mayank" w:date="2016-06-21T12:07:00Z">
              <w:tcPr>
                <w:tcW w:w="8080" w:type="dxa"/>
                <w:gridSpan w:val="2"/>
              </w:tcPr>
            </w:tcPrChange>
          </w:tcPr>
          <w:p w:rsidR="009278F5" w:rsidDel="00A25942" w:rsidRDefault="009278F5" w:rsidP="00A35CDE">
            <w:pPr>
              <w:rPr>
                <w:del w:id="3398" w:author="Batra, Mayank" w:date="2016-06-21T14:24:00Z"/>
                <w:color w:val="FF0000"/>
              </w:rPr>
            </w:pPr>
            <w:del w:id="3399" w:author="Batra, Mayank" w:date="2016-06-21T14:24:00Z">
              <w:r w:rsidDel="00A25942">
                <w:rPr>
                  <w:color w:val="FF0000"/>
                </w:rPr>
                <w:delText>Reserved for future use</w:delText>
              </w:r>
              <w:bookmarkStart w:id="3400" w:name="_Toc454285615"/>
              <w:bookmarkStart w:id="3401" w:name="_Toc454285991"/>
              <w:bookmarkStart w:id="3402" w:name="_Toc454286367"/>
              <w:bookmarkEnd w:id="3400"/>
              <w:bookmarkEnd w:id="3401"/>
              <w:bookmarkEnd w:id="3402"/>
            </w:del>
          </w:p>
        </w:tc>
        <w:bookmarkStart w:id="3403" w:name="_Toc454285616"/>
        <w:bookmarkStart w:id="3404" w:name="_Toc454285992"/>
        <w:bookmarkStart w:id="3405" w:name="_Toc454286368"/>
        <w:bookmarkEnd w:id="3403"/>
        <w:bookmarkEnd w:id="3404"/>
        <w:bookmarkEnd w:id="3405"/>
      </w:tr>
    </w:tbl>
    <w:p w:rsidR="009278F5" w:rsidDel="00A25942" w:rsidRDefault="009278F5" w:rsidP="009278F5">
      <w:pPr>
        <w:rPr>
          <w:del w:id="3406" w:author="Batra, Mayank" w:date="2016-06-21T14:24:00Z"/>
          <w:color w:val="FF0000"/>
        </w:rPr>
      </w:pPr>
      <w:bookmarkStart w:id="3407" w:name="_Toc454285617"/>
      <w:bookmarkStart w:id="3408" w:name="_Toc454285993"/>
      <w:bookmarkStart w:id="3409" w:name="_Toc454286369"/>
      <w:bookmarkEnd w:id="3407"/>
      <w:bookmarkEnd w:id="3408"/>
      <w:bookmarkEnd w:id="340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3410"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999"/>
        <w:gridCol w:w="846"/>
        <w:gridCol w:w="6761"/>
        <w:tblGridChange w:id="3411">
          <w:tblGrid>
            <w:gridCol w:w="1999"/>
            <w:gridCol w:w="846"/>
            <w:gridCol w:w="6761"/>
          </w:tblGrid>
        </w:tblGridChange>
      </w:tblGrid>
      <w:tr w:rsidR="009278F5" w:rsidRPr="005A41BB" w:rsidDel="00A25942" w:rsidTr="00E43532">
        <w:trPr>
          <w:cantSplit/>
          <w:del w:id="3412" w:author="Batra, Mayank" w:date="2016-06-21T14:24:00Z"/>
        </w:trPr>
        <w:tc>
          <w:tcPr>
            <w:tcW w:w="2845" w:type="dxa"/>
            <w:gridSpan w:val="2"/>
            <w:tcBorders>
              <w:top w:val="nil"/>
              <w:left w:val="nil"/>
              <w:bottom w:val="single" w:sz="4" w:space="0" w:color="auto"/>
              <w:right w:val="nil"/>
            </w:tcBorders>
            <w:tcPrChange w:id="3413" w:author="Batra, Mayank" w:date="2016-06-21T12:07:00Z">
              <w:tcPr>
                <w:tcW w:w="2845" w:type="dxa"/>
                <w:gridSpan w:val="2"/>
                <w:tcBorders>
                  <w:top w:val="nil"/>
                  <w:left w:val="nil"/>
                  <w:bottom w:val="single" w:sz="4" w:space="0" w:color="auto"/>
                  <w:right w:val="nil"/>
                </w:tcBorders>
              </w:tcPr>
            </w:tcPrChange>
          </w:tcPr>
          <w:p w:rsidR="009278F5" w:rsidRPr="00DC7EB8" w:rsidDel="00A25942" w:rsidRDefault="009278F5" w:rsidP="00A35CDE">
            <w:pPr>
              <w:rPr>
                <w:del w:id="3414" w:author="Batra, Mayank" w:date="2016-06-21T14:24:00Z"/>
                <w:i/>
                <w:color w:val="FF0000"/>
              </w:rPr>
            </w:pPr>
            <w:del w:id="3415" w:author="Batra, Mayank" w:date="2016-06-21T14:24:00Z">
              <w:r w:rsidDel="00A25942">
                <w:rPr>
                  <w:i/>
                  <w:color w:val="FF0000"/>
                </w:rPr>
                <w:delText>Supplemental_Slot_Type:</w:delText>
              </w:r>
              <w:bookmarkStart w:id="3416" w:name="_Toc454285618"/>
              <w:bookmarkStart w:id="3417" w:name="_Toc454285994"/>
              <w:bookmarkStart w:id="3418" w:name="_Toc454286370"/>
              <w:bookmarkEnd w:id="3416"/>
              <w:bookmarkEnd w:id="3417"/>
              <w:bookmarkEnd w:id="3418"/>
            </w:del>
          </w:p>
        </w:tc>
        <w:tc>
          <w:tcPr>
            <w:tcW w:w="6761" w:type="dxa"/>
            <w:tcBorders>
              <w:top w:val="nil"/>
              <w:left w:val="nil"/>
              <w:bottom w:val="single" w:sz="4" w:space="0" w:color="auto"/>
              <w:right w:val="nil"/>
            </w:tcBorders>
            <w:tcPrChange w:id="3419" w:author="Batra, Mayank" w:date="2016-06-21T12:07:00Z">
              <w:tcPr>
                <w:tcW w:w="6761" w:type="dxa"/>
                <w:tcBorders>
                  <w:top w:val="nil"/>
                  <w:left w:val="nil"/>
                  <w:bottom w:val="single" w:sz="4" w:space="0" w:color="auto"/>
                  <w:right w:val="nil"/>
                </w:tcBorders>
              </w:tcPr>
            </w:tcPrChange>
          </w:tcPr>
          <w:p w:rsidR="009278F5" w:rsidRPr="00791FF6" w:rsidDel="00A25942" w:rsidRDefault="009278F5" w:rsidP="00A35CDE">
            <w:pPr>
              <w:jc w:val="right"/>
              <w:rPr>
                <w:del w:id="3420" w:author="Batra, Mayank" w:date="2016-06-21T14:24:00Z"/>
                <w:i/>
                <w:color w:val="FF0000"/>
              </w:rPr>
            </w:pPr>
            <w:del w:id="3421" w:author="Batra, Mayank" w:date="2016-06-21T14:24:00Z">
              <w:r w:rsidRPr="00791FF6" w:rsidDel="00A25942">
                <w:rPr>
                  <w:i/>
                  <w:color w:val="FF0000"/>
                </w:rPr>
                <w:delText xml:space="preserve">Size: </w:delText>
              </w:r>
              <w:r w:rsidDel="00A25942">
                <w:rPr>
                  <w:i/>
                  <w:color w:val="FF0000"/>
                </w:rPr>
                <w:delText>1</w:delText>
              </w:r>
              <w:r w:rsidRPr="00791FF6" w:rsidDel="00A25942">
                <w:rPr>
                  <w:i/>
                  <w:color w:val="FF0000"/>
                </w:rPr>
                <w:delText xml:space="preserve"> Octet</w:delText>
              </w:r>
              <w:bookmarkStart w:id="3422" w:name="_Toc454285619"/>
              <w:bookmarkStart w:id="3423" w:name="_Toc454285995"/>
              <w:bookmarkStart w:id="3424" w:name="_Toc454286371"/>
              <w:bookmarkEnd w:id="3422"/>
              <w:bookmarkEnd w:id="3423"/>
              <w:bookmarkEnd w:id="3424"/>
            </w:del>
          </w:p>
        </w:tc>
        <w:bookmarkStart w:id="3425" w:name="_Toc454285620"/>
        <w:bookmarkStart w:id="3426" w:name="_Toc454285996"/>
        <w:bookmarkStart w:id="3427" w:name="_Toc454286372"/>
        <w:bookmarkEnd w:id="3425"/>
        <w:bookmarkEnd w:id="3426"/>
        <w:bookmarkEnd w:id="3427"/>
      </w:tr>
      <w:tr w:rsidR="0083745C" w:rsidRPr="005A41BB" w:rsidDel="00A25942" w:rsidTr="00E43532">
        <w:trPr>
          <w:cantSplit/>
          <w:del w:id="3428" w:author="Batra, Mayank" w:date="2016-06-21T14:24:00Z"/>
        </w:trPr>
        <w:tc>
          <w:tcPr>
            <w:tcW w:w="1999" w:type="dxa"/>
            <w:shd w:val="clear" w:color="auto" w:fill="DAEEF3"/>
          </w:tcPr>
          <w:p w:rsidR="009278F5" w:rsidRPr="005A41BB" w:rsidDel="00A25942" w:rsidRDefault="009278F5" w:rsidP="00A35CDE">
            <w:pPr>
              <w:rPr>
                <w:del w:id="3429" w:author="Batra, Mayank" w:date="2016-06-21T14:24:00Z"/>
                <w:rStyle w:val="af"/>
                <w:color w:val="FF0000"/>
              </w:rPr>
            </w:pPr>
            <w:del w:id="3430" w:author="Batra, Mayank" w:date="2016-06-21T14:24:00Z">
              <w:r w:rsidRPr="005A41BB" w:rsidDel="00A25942">
                <w:rPr>
                  <w:rStyle w:val="af"/>
                  <w:color w:val="FF0000"/>
                </w:rPr>
                <w:delText>Value</w:delText>
              </w:r>
              <w:bookmarkStart w:id="3431" w:name="_Toc454285621"/>
              <w:bookmarkStart w:id="3432" w:name="_Toc454285997"/>
              <w:bookmarkStart w:id="3433" w:name="_Toc454286373"/>
              <w:bookmarkEnd w:id="3431"/>
              <w:bookmarkEnd w:id="3432"/>
              <w:bookmarkEnd w:id="3433"/>
            </w:del>
          </w:p>
        </w:tc>
        <w:tc>
          <w:tcPr>
            <w:tcW w:w="7607" w:type="dxa"/>
            <w:gridSpan w:val="2"/>
            <w:shd w:val="clear" w:color="auto" w:fill="DAEEF3"/>
          </w:tcPr>
          <w:p w:rsidR="009278F5" w:rsidRPr="005A41BB" w:rsidDel="00A25942" w:rsidRDefault="009278F5" w:rsidP="00A35CDE">
            <w:pPr>
              <w:rPr>
                <w:del w:id="3434" w:author="Batra, Mayank" w:date="2016-06-21T14:24:00Z"/>
                <w:rStyle w:val="af"/>
                <w:color w:val="FF0000"/>
              </w:rPr>
            </w:pPr>
            <w:del w:id="3435" w:author="Batra, Mayank" w:date="2016-06-21T14:24:00Z">
              <w:r w:rsidRPr="005A41BB" w:rsidDel="00A25942">
                <w:rPr>
                  <w:rStyle w:val="af"/>
                  <w:color w:val="FF0000"/>
                </w:rPr>
                <w:delText>Parameter Description</w:delText>
              </w:r>
              <w:bookmarkStart w:id="3436" w:name="_Toc454285622"/>
              <w:bookmarkStart w:id="3437" w:name="_Toc454285998"/>
              <w:bookmarkStart w:id="3438" w:name="_Toc454286374"/>
              <w:bookmarkEnd w:id="3436"/>
              <w:bookmarkEnd w:id="3437"/>
              <w:bookmarkEnd w:id="3438"/>
            </w:del>
          </w:p>
        </w:tc>
        <w:bookmarkStart w:id="3439" w:name="_Toc454285623"/>
        <w:bookmarkStart w:id="3440" w:name="_Toc454285999"/>
        <w:bookmarkStart w:id="3441" w:name="_Toc454286375"/>
        <w:bookmarkEnd w:id="3439"/>
        <w:bookmarkEnd w:id="3440"/>
        <w:bookmarkEnd w:id="3441"/>
      </w:tr>
      <w:tr w:rsidR="00DA2C0A" w:rsidRPr="005A41BB" w:rsidDel="00A25942" w:rsidTr="00E43532">
        <w:trPr>
          <w:cantSplit/>
          <w:del w:id="3442" w:author="Batra, Mayank" w:date="2016-06-21T14:24:00Z"/>
        </w:trPr>
        <w:tc>
          <w:tcPr>
            <w:tcW w:w="1999" w:type="dxa"/>
            <w:tcPrChange w:id="3443" w:author="Batra, Mayank" w:date="2016-06-21T12:07:00Z">
              <w:tcPr>
                <w:tcW w:w="1999" w:type="dxa"/>
              </w:tcPr>
            </w:tcPrChange>
          </w:tcPr>
          <w:p w:rsidR="00DA2C0A" w:rsidRPr="005A41BB" w:rsidDel="00A25942" w:rsidRDefault="00DA2C0A" w:rsidP="003D107B">
            <w:pPr>
              <w:rPr>
                <w:del w:id="3444" w:author="Batra, Mayank" w:date="2016-06-21T14:24:00Z"/>
                <w:color w:val="FF0000"/>
              </w:rPr>
            </w:pPr>
            <w:del w:id="3445" w:author="Batra, Mayank" w:date="2016-06-21T14:24:00Z">
              <w:r w:rsidDel="00A25942">
                <w:rPr>
                  <w:color w:val="FF0000"/>
                </w:rPr>
                <w:delText>0x00</w:delText>
              </w:r>
              <w:bookmarkStart w:id="3446" w:name="_Toc454285624"/>
              <w:bookmarkStart w:id="3447" w:name="_Toc454286000"/>
              <w:bookmarkStart w:id="3448" w:name="_Toc454286376"/>
              <w:bookmarkEnd w:id="3446"/>
              <w:bookmarkEnd w:id="3447"/>
              <w:bookmarkEnd w:id="3448"/>
            </w:del>
          </w:p>
        </w:tc>
        <w:tc>
          <w:tcPr>
            <w:tcW w:w="7607" w:type="dxa"/>
            <w:gridSpan w:val="2"/>
            <w:tcPrChange w:id="3449" w:author="Batra, Mayank" w:date="2016-06-21T12:07:00Z">
              <w:tcPr>
                <w:tcW w:w="7607" w:type="dxa"/>
                <w:gridSpan w:val="2"/>
              </w:tcPr>
            </w:tcPrChange>
          </w:tcPr>
          <w:p w:rsidR="00DA2C0A" w:rsidDel="00A25942" w:rsidRDefault="00EF066B" w:rsidP="003D107B">
            <w:pPr>
              <w:rPr>
                <w:del w:id="3450" w:author="Batra, Mayank" w:date="2016-06-21T14:24:00Z"/>
                <w:color w:val="FF0000"/>
              </w:rPr>
            </w:pPr>
            <w:del w:id="3451" w:author="Batra, Mayank" w:date="2016-06-21T14:24:00Z">
              <w:r w:rsidDel="00A25942">
                <w:rPr>
                  <w:color w:val="FF0000"/>
                </w:rPr>
                <w:delText>No switching during Supplemental</w:delText>
              </w:r>
              <w:bookmarkStart w:id="3452" w:name="_Toc454285625"/>
              <w:bookmarkStart w:id="3453" w:name="_Toc454286001"/>
              <w:bookmarkStart w:id="3454" w:name="_Toc454286377"/>
              <w:bookmarkEnd w:id="3452"/>
              <w:bookmarkEnd w:id="3453"/>
              <w:bookmarkEnd w:id="3454"/>
            </w:del>
          </w:p>
        </w:tc>
        <w:bookmarkStart w:id="3455" w:name="_Toc454285626"/>
        <w:bookmarkStart w:id="3456" w:name="_Toc454286002"/>
        <w:bookmarkStart w:id="3457" w:name="_Toc454286378"/>
        <w:bookmarkEnd w:id="3455"/>
        <w:bookmarkEnd w:id="3456"/>
        <w:bookmarkEnd w:id="3457"/>
      </w:tr>
      <w:tr w:rsidR="009278F5" w:rsidRPr="005A41BB" w:rsidDel="00A25942" w:rsidTr="00E43532">
        <w:trPr>
          <w:cantSplit/>
          <w:del w:id="3458" w:author="Batra, Mayank" w:date="2016-06-21T14:24:00Z"/>
        </w:trPr>
        <w:tc>
          <w:tcPr>
            <w:tcW w:w="1999" w:type="dxa"/>
            <w:tcPrChange w:id="3459" w:author="Batra, Mayank" w:date="2016-06-21T12:07:00Z">
              <w:tcPr>
                <w:tcW w:w="1999" w:type="dxa"/>
              </w:tcPr>
            </w:tcPrChange>
          </w:tcPr>
          <w:p w:rsidR="009278F5" w:rsidRPr="005A41BB" w:rsidDel="00A25942" w:rsidRDefault="009278F5" w:rsidP="003D107B">
            <w:pPr>
              <w:rPr>
                <w:del w:id="3460" w:author="Batra, Mayank" w:date="2016-06-21T14:24:00Z"/>
                <w:color w:val="FF0000"/>
              </w:rPr>
            </w:pPr>
            <w:del w:id="3461" w:author="Batra, Mayank" w:date="2016-06-21T14:24:00Z">
              <w:r w:rsidRPr="005A41BB" w:rsidDel="00A25942">
                <w:rPr>
                  <w:color w:val="FF0000"/>
                </w:rPr>
                <w:delText>0x</w:delText>
              </w:r>
              <w:r w:rsidDel="00A25942">
                <w:rPr>
                  <w:color w:val="FF0000"/>
                </w:rPr>
                <w:delText>0</w:delText>
              </w:r>
              <w:r w:rsidR="003D107B" w:rsidDel="00A25942">
                <w:rPr>
                  <w:color w:val="FF0000"/>
                </w:rPr>
                <w:delText>1</w:delText>
              </w:r>
              <w:bookmarkStart w:id="3462" w:name="_Toc454285627"/>
              <w:bookmarkStart w:id="3463" w:name="_Toc454286003"/>
              <w:bookmarkStart w:id="3464" w:name="_Toc454286379"/>
              <w:bookmarkEnd w:id="3462"/>
              <w:bookmarkEnd w:id="3463"/>
              <w:bookmarkEnd w:id="3464"/>
            </w:del>
          </w:p>
        </w:tc>
        <w:tc>
          <w:tcPr>
            <w:tcW w:w="7607" w:type="dxa"/>
            <w:gridSpan w:val="2"/>
            <w:tcPrChange w:id="3465" w:author="Batra, Mayank" w:date="2016-06-21T12:07:00Z">
              <w:tcPr>
                <w:tcW w:w="7607" w:type="dxa"/>
                <w:gridSpan w:val="2"/>
              </w:tcPr>
            </w:tcPrChange>
          </w:tcPr>
          <w:p w:rsidR="009278F5" w:rsidRPr="005A41BB" w:rsidDel="00A25942" w:rsidRDefault="00EF066B" w:rsidP="00EF066B">
            <w:pPr>
              <w:rPr>
                <w:del w:id="3466" w:author="Batra, Mayank" w:date="2016-06-21T14:24:00Z"/>
                <w:color w:val="FF0000"/>
              </w:rPr>
            </w:pPr>
            <w:del w:id="3467" w:author="Batra, Mayank" w:date="2016-06-21T14:24:00Z">
              <w:r w:rsidDel="00A25942">
                <w:rPr>
                  <w:color w:val="FF0000"/>
                </w:rPr>
                <w:delText xml:space="preserve">Switch Supplemental with </w:delText>
              </w:r>
              <w:r w:rsidR="003D107B" w:rsidDel="00A25942">
                <w:rPr>
                  <w:color w:val="FF0000"/>
                </w:rPr>
                <w:delText>1</w:delText>
              </w:r>
              <w:r w:rsidR="009278F5" w:rsidDel="00A25942">
                <w:rPr>
                  <w:color w:val="FF0000"/>
                </w:rPr>
                <w:delText xml:space="preserve"> µs </w:delText>
              </w:r>
              <w:r w:rsidDel="00A25942">
                <w:rPr>
                  <w:color w:val="FF0000"/>
                </w:rPr>
                <w:delText>slots</w:delText>
              </w:r>
              <w:bookmarkStart w:id="3468" w:name="_Toc454285628"/>
              <w:bookmarkStart w:id="3469" w:name="_Toc454286004"/>
              <w:bookmarkStart w:id="3470" w:name="_Toc454286380"/>
              <w:bookmarkEnd w:id="3468"/>
              <w:bookmarkEnd w:id="3469"/>
              <w:bookmarkEnd w:id="3470"/>
            </w:del>
          </w:p>
        </w:tc>
        <w:bookmarkStart w:id="3471" w:name="_Toc454285629"/>
        <w:bookmarkStart w:id="3472" w:name="_Toc454286005"/>
        <w:bookmarkStart w:id="3473" w:name="_Toc454286381"/>
        <w:bookmarkEnd w:id="3471"/>
        <w:bookmarkEnd w:id="3472"/>
        <w:bookmarkEnd w:id="3473"/>
      </w:tr>
      <w:tr w:rsidR="009278F5" w:rsidRPr="005A41BB" w:rsidDel="00A25942" w:rsidTr="00E43532">
        <w:trPr>
          <w:cantSplit/>
          <w:del w:id="3474" w:author="Batra, Mayank" w:date="2016-06-21T14:24:00Z"/>
        </w:trPr>
        <w:tc>
          <w:tcPr>
            <w:tcW w:w="1999" w:type="dxa"/>
            <w:tcPrChange w:id="3475" w:author="Batra, Mayank" w:date="2016-06-21T12:07:00Z">
              <w:tcPr>
                <w:tcW w:w="1999" w:type="dxa"/>
              </w:tcPr>
            </w:tcPrChange>
          </w:tcPr>
          <w:p w:rsidR="009278F5" w:rsidRPr="005A41BB" w:rsidDel="00A25942" w:rsidRDefault="009278F5" w:rsidP="003D107B">
            <w:pPr>
              <w:rPr>
                <w:del w:id="3476" w:author="Batra, Mayank" w:date="2016-06-21T14:24:00Z"/>
                <w:color w:val="FF0000"/>
              </w:rPr>
            </w:pPr>
            <w:del w:id="3477" w:author="Batra, Mayank" w:date="2016-06-21T14:24:00Z">
              <w:r w:rsidRPr="005A41BB" w:rsidDel="00A25942">
                <w:rPr>
                  <w:color w:val="FF0000"/>
                </w:rPr>
                <w:delText>0x</w:delText>
              </w:r>
              <w:r w:rsidDel="00A25942">
                <w:rPr>
                  <w:color w:val="FF0000"/>
                </w:rPr>
                <w:delText>0</w:delText>
              </w:r>
              <w:r w:rsidR="003D107B" w:rsidDel="00A25942">
                <w:rPr>
                  <w:color w:val="FF0000"/>
                </w:rPr>
                <w:delText>2</w:delText>
              </w:r>
              <w:bookmarkStart w:id="3478" w:name="_Toc454285630"/>
              <w:bookmarkStart w:id="3479" w:name="_Toc454286006"/>
              <w:bookmarkStart w:id="3480" w:name="_Toc454286382"/>
              <w:bookmarkEnd w:id="3478"/>
              <w:bookmarkEnd w:id="3479"/>
              <w:bookmarkEnd w:id="3480"/>
            </w:del>
          </w:p>
        </w:tc>
        <w:tc>
          <w:tcPr>
            <w:tcW w:w="7607" w:type="dxa"/>
            <w:gridSpan w:val="2"/>
            <w:tcPrChange w:id="3481" w:author="Batra, Mayank" w:date="2016-06-21T12:07:00Z">
              <w:tcPr>
                <w:tcW w:w="7607" w:type="dxa"/>
                <w:gridSpan w:val="2"/>
              </w:tcPr>
            </w:tcPrChange>
          </w:tcPr>
          <w:p w:rsidR="009278F5" w:rsidDel="00A25942" w:rsidRDefault="00EF066B" w:rsidP="00EF066B">
            <w:pPr>
              <w:rPr>
                <w:del w:id="3482" w:author="Batra, Mayank" w:date="2016-06-21T14:24:00Z"/>
                <w:color w:val="FF0000"/>
              </w:rPr>
            </w:pPr>
            <w:del w:id="3483" w:author="Batra, Mayank" w:date="2016-06-21T14:24:00Z">
              <w:r w:rsidDel="00A25942">
                <w:rPr>
                  <w:color w:val="FF0000"/>
                </w:rPr>
                <w:delText xml:space="preserve">Switch Supplemental with </w:delText>
              </w:r>
              <w:r w:rsidR="003D107B" w:rsidDel="00A25942">
                <w:rPr>
                  <w:color w:val="FF0000"/>
                </w:rPr>
                <w:delText>2</w:delText>
              </w:r>
              <w:r w:rsidR="009278F5" w:rsidDel="00A25942">
                <w:rPr>
                  <w:color w:val="FF0000"/>
                </w:rPr>
                <w:delText xml:space="preserve"> µs </w:delText>
              </w:r>
              <w:r w:rsidDel="00A25942">
                <w:rPr>
                  <w:color w:val="FF0000"/>
                </w:rPr>
                <w:delText>slots</w:delText>
              </w:r>
              <w:bookmarkStart w:id="3484" w:name="_Toc454285631"/>
              <w:bookmarkStart w:id="3485" w:name="_Toc454286007"/>
              <w:bookmarkStart w:id="3486" w:name="_Toc454286383"/>
              <w:bookmarkEnd w:id="3484"/>
              <w:bookmarkEnd w:id="3485"/>
              <w:bookmarkEnd w:id="3486"/>
            </w:del>
          </w:p>
        </w:tc>
        <w:bookmarkStart w:id="3487" w:name="_Toc454285632"/>
        <w:bookmarkStart w:id="3488" w:name="_Toc454286008"/>
        <w:bookmarkStart w:id="3489" w:name="_Toc454286384"/>
        <w:bookmarkEnd w:id="3487"/>
        <w:bookmarkEnd w:id="3488"/>
        <w:bookmarkEnd w:id="3489"/>
      </w:tr>
      <w:tr w:rsidR="009278F5" w:rsidRPr="005A41BB" w:rsidDel="00A25942" w:rsidTr="00E43532">
        <w:trPr>
          <w:cantSplit/>
          <w:del w:id="3490" w:author="Batra, Mayank" w:date="2016-06-21T14:24:00Z"/>
        </w:trPr>
        <w:tc>
          <w:tcPr>
            <w:tcW w:w="1999" w:type="dxa"/>
            <w:tcPrChange w:id="3491" w:author="Batra, Mayank" w:date="2016-06-21T12:07:00Z">
              <w:tcPr>
                <w:tcW w:w="1999" w:type="dxa"/>
              </w:tcPr>
            </w:tcPrChange>
          </w:tcPr>
          <w:p w:rsidR="009278F5" w:rsidRPr="005A41BB" w:rsidDel="00A25942" w:rsidRDefault="003237AA" w:rsidP="001E64E9">
            <w:pPr>
              <w:rPr>
                <w:del w:id="3492" w:author="Batra, Mayank" w:date="2016-06-21T14:24:00Z"/>
                <w:color w:val="FF0000"/>
              </w:rPr>
            </w:pPr>
            <w:commentRangeStart w:id="3493"/>
            <w:del w:id="3494" w:author="Batra, Mayank" w:date="2016-06-21T14:24:00Z">
              <w:r w:rsidDel="00A25942">
                <w:rPr>
                  <w:color w:val="FF0000"/>
                </w:rPr>
                <w:delText xml:space="preserve">All  </w:delText>
              </w:r>
              <w:commentRangeEnd w:id="3493"/>
              <w:r w:rsidR="00737C4D" w:rsidDel="00A25942">
                <w:rPr>
                  <w:rStyle w:val="aff1"/>
                </w:rPr>
                <w:commentReference w:id="3493"/>
              </w:r>
              <w:r w:rsidDel="00A25942">
                <w:rPr>
                  <w:color w:val="FF0000"/>
                </w:rPr>
                <w:delText>other values</w:delText>
              </w:r>
              <w:bookmarkStart w:id="3495" w:name="_Toc454285633"/>
              <w:bookmarkStart w:id="3496" w:name="_Toc454286009"/>
              <w:bookmarkStart w:id="3497" w:name="_Toc454286385"/>
              <w:bookmarkEnd w:id="3495"/>
              <w:bookmarkEnd w:id="3496"/>
              <w:bookmarkEnd w:id="3497"/>
            </w:del>
          </w:p>
        </w:tc>
        <w:tc>
          <w:tcPr>
            <w:tcW w:w="7607" w:type="dxa"/>
            <w:gridSpan w:val="2"/>
            <w:tcPrChange w:id="3498" w:author="Batra, Mayank" w:date="2016-06-21T12:07:00Z">
              <w:tcPr>
                <w:tcW w:w="7607" w:type="dxa"/>
                <w:gridSpan w:val="2"/>
              </w:tcPr>
            </w:tcPrChange>
          </w:tcPr>
          <w:p w:rsidR="009278F5" w:rsidDel="00A25942" w:rsidRDefault="009278F5" w:rsidP="00A35CDE">
            <w:pPr>
              <w:rPr>
                <w:del w:id="3499" w:author="Batra, Mayank" w:date="2016-06-21T14:24:00Z"/>
                <w:color w:val="FF0000"/>
              </w:rPr>
            </w:pPr>
            <w:del w:id="3500" w:author="Batra, Mayank" w:date="2016-06-21T14:24:00Z">
              <w:r w:rsidDel="00A25942">
                <w:rPr>
                  <w:color w:val="FF0000"/>
                </w:rPr>
                <w:delText>Reserved for future use</w:delText>
              </w:r>
              <w:bookmarkStart w:id="3501" w:name="_Toc454285634"/>
              <w:bookmarkStart w:id="3502" w:name="_Toc454286010"/>
              <w:bookmarkStart w:id="3503" w:name="_Toc454286386"/>
              <w:bookmarkEnd w:id="3501"/>
              <w:bookmarkEnd w:id="3502"/>
              <w:bookmarkEnd w:id="3503"/>
            </w:del>
          </w:p>
        </w:tc>
        <w:bookmarkStart w:id="3504" w:name="_Toc454285635"/>
        <w:bookmarkStart w:id="3505" w:name="_Toc454286011"/>
        <w:bookmarkStart w:id="3506" w:name="_Toc454286387"/>
        <w:bookmarkEnd w:id="3504"/>
        <w:bookmarkEnd w:id="3505"/>
        <w:bookmarkEnd w:id="3506"/>
      </w:tr>
    </w:tbl>
    <w:p w:rsidR="009278F5" w:rsidDel="00A25942" w:rsidRDefault="009278F5" w:rsidP="009278F5">
      <w:pPr>
        <w:rPr>
          <w:del w:id="3507" w:author="Batra, Mayank" w:date="2016-06-21T14:24:00Z"/>
          <w:color w:val="FF0000"/>
        </w:rPr>
      </w:pPr>
      <w:bookmarkStart w:id="3508" w:name="_Toc454285636"/>
      <w:bookmarkStart w:id="3509" w:name="_Toc454286012"/>
      <w:bookmarkStart w:id="3510" w:name="_Toc454286388"/>
      <w:bookmarkEnd w:id="3508"/>
      <w:bookmarkEnd w:id="3509"/>
      <w:bookmarkEnd w:id="351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3511"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775"/>
        <w:gridCol w:w="847"/>
        <w:gridCol w:w="6984"/>
        <w:tblGridChange w:id="3512">
          <w:tblGrid>
            <w:gridCol w:w="1775"/>
            <w:gridCol w:w="847"/>
            <w:gridCol w:w="6984"/>
          </w:tblGrid>
        </w:tblGridChange>
      </w:tblGrid>
      <w:tr w:rsidR="00A450AE" w:rsidRPr="005A41BB" w:rsidDel="00A25942" w:rsidTr="00E43532">
        <w:trPr>
          <w:cantSplit/>
          <w:del w:id="3513" w:author="Batra, Mayank" w:date="2016-06-21T14:24:00Z"/>
        </w:trPr>
        <w:tc>
          <w:tcPr>
            <w:tcW w:w="2622" w:type="dxa"/>
            <w:gridSpan w:val="2"/>
            <w:tcBorders>
              <w:top w:val="nil"/>
              <w:left w:val="nil"/>
              <w:bottom w:val="single" w:sz="4" w:space="0" w:color="auto"/>
              <w:right w:val="nil"/>
            </w:tcBorders>
            <w:tcPrChange w:id="3514" w:author="Batra, Mayank" w:date="2016-06-21T12:07:00Z">
              <w:tcPr>
                <w:tcW w:w="2622" w:type="dxa"/>
                <w:gridSpan w:val="2"/>
                <w:tcBorders>
                  <w:top w:val="nil"/>
                  <w:left w:val="nil"/>
                  <w:bottom w:val="single" w:sz="4" w:space="0" w:color="auto"/>
                  <w:right w:val="nil"/>
                </w:tcBorders>
              </w:tcPr>
            </w:tcPrChange>
          </w:tcPr>
          <w:p w:rsidR="00A450AE" w:rsidRPr="00DC7EB8" w:rsidDel="00A25942" w:rsidRDefault="00A450AE" w:rsidP="001B0955">
            <w:pPr>
              <w:rPr>
                <w:del w:id="3515" w:author="Batra, Mayank" w:date="2016-06-21T14:24:00Z"/>
                <w:i/>
                <w:color w:val="FF0000"/>
              </w:rPr>
            </w:pPr>
            <w:del w:id="3516" w:author="Batra, Mayank" w:date="2016-06-21T14:24:00Z">
              <w:r w:rsidDel="00A25942">
                <w:rPr>
                  <w:i/>
                  <w:color w:val="FF0000"/>
                </w:rPr>
                <w:delText>Number_of_Antennae:</w:delText>
              </w:r>
              <w:bookmarkStart w:id="3517" w:name="_Toc454285637"/>
              <w:bookmarkStart w:id="3518" w:name="_Toc454286013"/>
              <w:bookmarkStart w:id="3519" w:name="_Toc454286389"/>
              <w:bookmarkEnd w:id="3517"/>
              <w:bookmarkEnd w:id="3518"/>
              <w:bookmarkEnd w:id="3519"/>
            </w:del>
          </w:p>
        </w:tc>
        <w:tc>
          <w:tcPr>
            <w:tcW w:w="6984" w:type="dxa"/>
            <w:tcBorders>
              <w:top w:val="nil"/>
              <w:left w:val="nil"/>
              <w:bottom w:val="single" w:sz="4" w:space="0" w:color="auto"/>
              <w:right w:val="nil"/>
            </w:tcBorders>
            <w:tcPrChange w:id="3520" w:author="Batra, Mayank" w:date="2016-06-21T12:07:00Z">
              <w:tcPr>
                <w:tcW w:w="6984" w:type="dxa"/>
                <w:tcBorders>
                  <w:top w:val="nil"/>
                  <w:left w:val="nil"/>
                  <w:bottom w:val="single" w:sz="4" w:space="0" w:color="auto"/>
                  <w:right w:val="nil"/>
                </w:tcBorders>
              </w:tcPr>
            </w:tcPrChange>
          </w:tcPr>
          <w:p w:rsidR="00A450AE" w:rsidRPr="00791FF6" w:rsidDel="00A25942" w:rsidRDefault="00A450AE" w:rsidP="001B0955">
            <w:pPr>
              <w:jc w:val="right"/>
              <w:rPr>
                <w:del w:id="3521" w:author="Batra, Mayank" w:date="2016-06-21T14:24:00Z"/>
                <w:i/>
                <w:color w:val="FF0000"/>
              </w:rPr>
            </w:pPr>
            <w:del w:id="3522" w:author="Batra, Mayank" w:date="2016-06-21T14:24:00Z">
              <w:r w:rsidRPr="00791FF6" w:rsidDel="00A25942">
                <w:rPr>
                  <w:i/>
                  <w:color w:val="FF0000"/>
                </w:rPr>
                <w:delText xml:space="preserve">Size: </w:delText>
              </w:r>
              <w:r w:rsidDel="00A25942">
                <w:rPr>
                  <w:i/>
                  <w:color w:val="FF0000"/>
                </w:rPr>
                <w:delText>1</w:delText>
              </w:r>
              <w:r w:rsidRPr="00791FF6" w:rsidDel="00A25942">
                <w:rPr>
                  <w:i/>
                  <w:color w:val="FF0000"/>
                </w:rPr>
                <w:delText xml:space="preserve"> Octet</w:delText>
              </w:r>
              <w:bookmarkStart w:id="3523" w:name="_Toc454285638"/>
              <w:bookmarkStart w:id="3524" w:name="_Toc454286014"/>
              <w:bookmarkStart w:id="3525" w:name="_Toc454286390"/>
              <w:bookmarkEnd w:id="3523"/>
              <w:bookmarkEnd w:id="3524"/>
              <w:bookmarkEnd w:id="3525"/>
            </w:del>
          </w:p>
        </w:tc>
        <w:bookmarkStart w:id="3526" w:name="_Toc454285639"/>
        <w:bookmarkStart w:id="3527" w:name="_Toc454286015"/>
        <w:bookmarkStart w:id="3528" w:name="_Toc454286391"/>
        <w:bookmarkEnd w:id="3526"/>
        <w:bookmarkEnd w:id="3527"/>
        <w:bookmarkEnd w:id="3528"/>
      </w:tr>
      <w:tr w:rsidR="0083745C" w:rsidRPr="005A41BB" w:rsidDel="00A25942" w:rsidTr="00E43532">
        <w:trPr>
          <w:cantSplit/>
          <w:del w:id="3529" w:author="Batra, Mayank" w:date="2016-06-21T14:24:00Z"/>
        </w:trPr>
        <w:tc>
          <w:tcPr>
            <w:tcW w:w="1775" w:type="dxa"/>
            <w:shd w:val="clear" w:color="auto" w:fill="DAEEF3"/>
          </w:tcPr>
          <w:p w:rsidR="00A450AE" w:rsidRPr="005A41BB" w:rsidDel="00A25942" w:rsidRDefault="00A450AE" w:rsidP="001B0955">
            <w:pPr>
              <w:rPr>
                <w:del w:id="3530" w:author="Batra, Mayank" w:date="2016-06-21T14:24:00Z"/>
                <w:rStyle w:val="af"/>
                <w:color w:val="FF0000"/>
              </w:rPr>
            </w:pPr>
            <w:del w:id="3531" w:author="Batra, Mayank" w:date="2016-06-21T14:24:00Z">
              <w:r w:rsidRPr="005A41BB" w:rsidDel="00A25942">
                <w:rPr>
                  <w:rStyle w:val="af"/>
                  <w:color w:val="FF0000"/>
                </w:rPr>
                <w:delText>Value</w:delText>
              </w:r>
              <w:bookmarkStart w:id="3532" w:name="_Toc454285640"/>
              <w:bookmarkStart w:id="3533" w:name="_Toc454286016"/>
              <w:bookmarkStart w:id="3534" w:name="_Toc454286392"/>
              <w:bookmarkEnd w:id="3532"/>
              <w:bookmarkEnd w:id="3533"/>
              <w:bookmarkEnd w:id="3534"/>
            </w:del>
          </w:p>
        </w:tc>
        <w:tc>
          <w:tcPr>
            <w:tcW w:w="7831" w:type="dxa"/>
            <w:gridSpan w:val="2"/>
            <w:shd w:val="clear" w:color="auto" w:fill="DAEEF3"/>
          </w:tcPr>
          <w:p w:rsidR="00A450AE" w:rsidRPr="005A41BB" w:rsidDel="00A25942" w:rsidRDefault="00A450AE" w:rsidP="001B0955">
            <w:pPr>
              <w:rPr>
                <w:del w:id="3535" w:author="Batra, Mayank" w:date="2016-06-21T14:24:00Z"/>
                <w:rStyle w:val="af"/>
                <w:color w:val="FF0000"/>
              </w:rPr>
            </w:pPr>
            <w:del w:id="3536" w:author="Batra, Mayank" w:date="2016-06-21T14:24:00Z">
              <w:r w:rsidRPr="005A41BB" w:rsidDel="00A25942">
                <w:rPr>
                  <w:rStyle w:val="af"/>
                  <w:color w:val="FF0000"/>
                </w:rPr>
                <w:delText>Parameter Description</w:delText>
              </w:r>
              <w:bookmarkStart w:id="3537" w:name="_Toc454285641"/>
              <w:bookmarkStart w:id="3538" w:name="_Toc454286017"/>
              <w:bookmarkStart w:id="3539" w:name="_Toc454286393"/>
              <w:bookmarkEnd w:id="3537"/>
              <w:bookmarkEnd w:id="3538"/>
              <w:bookmarkEnd w:id="3539"/>
            </w:del>
          </w:p>
        </w:tc>
        <w:bookmarkStart w:id="3540" w:name="_Toc454285642"/>
        <w:bookmarkStart w:id="3541" w:name="_Toc454286018"/>
        <w:bookmarkStart w:id="3542" w:name="_Toc454286394"/>
        <w:bookmarkEnd w:id="3540"/>
        <w:bookmarkEnd w:id="3541"/>
        <w:bookmarkEnd w:id="3542"/>
      </w:tr>
      <w:tr w:rsidR="00A450AE" w:rsidRPr="005A41BB" w:rsidDel="00A25942" w:rsidTr="00E43532">
        <w:trPr>
          <w:cantSplit/>
          <w:del w:id="3543" w:author="Batra, Mayank" w:date="2016-06-21T14:24:00Z"/>
        </w:trPr>
        <w:tc>
          <w:tcPr>
            <w:tcW w:w="1775" w:type="dxa"/>
            <w:tcPrChange w:id="3544" w:author="Batra, Mayank" w:date="2016-06-21T12:07:00Z">
              <w:tcPr>
                <w:tcW w:w="1775" w:type="dxa"/>
              </w:tcPr>
            </w:tcPrChange>
          </w:tcPr>
          <w:p w:rsidR="00A450AE" w:rsidRPr="005A41BB" w:rsidDel="00A25942" w:rsidRDefault="00A450AE" w:rsidP="001B0955">
            <w:pPr>
              <w:rPr>
                <w:del w:id="3545" w:author="Batra, Mayank" w:date="2016-06-21T14:24:00Z"/>
                <w:color w:val="FF0000"/>
              </w:rPr>
            </w:pPr>
            <w:del w:id="3546" w:author="Batra, Mayank" w:date="2016-06-21T14:24:00Z">
              <w:r w:rsidRPr="005A41BB" w:rsidDel="00A25942">
                <w:rPr>
                  <w:color w:val="FF0000"/>
                </w:rPr>
                <w:delText>0x</w:delText>
              </w:r>
              <w:r w:rsidDel="00A25942">
                <w:rPr>
                  <w:color w:val="FF0000"/>
                </w:rPr>
                <w:delText>00</w:delText>
              </w:r>
              <w:bookmarkStart w:id="3547" w:name="_Toc454285643"/>
              <w:bookmarkStart w:id="3548" w:name="_Toc454286019"/>
              <w:bookmarkStart w:id="3549" w:name="_Toc454286395"/>
              <w:bookmarkEnd w:id="3547"/>
              <w:bookmarkEnd w:id="3548"/>
              <w:bookmarkEnd w:id="3549"/>
            </w:del>
          </w:p>
        </w:tc>
        <w:tc>
          <w:tcPr>
            <w:tcW w:w="7831" w:type="dxa"/>
            <w:gridSpan w:val="2"/>
            <w:tcPrChange w:id="3550" w:author="Batra, Mayank" w:date="2016-06-21T12:07:00Z">
              <w:tcPr>
                <w:tcW w:w="7831" w:type="dxa"/>
                <w:gridSpan w:val="2"/>
              </w:tcPr>
            </w:tcPrChange>
          </w:tcPr>
          <w:p w:rsidR="00A450AE" w:rsidRPr="005A41BB" w:rsidDel="00A25942" w:rsidRDefault="00A450AE" w:rsidP="001B0955">
            <w:pPr>
              <w:rPr>
                <w:del w:id="3551" w:author="Batra, Mayank" w:date="2016-06-21T14:24:00Z"/>
                <w:color w:val="FF0000"/>
              </w:rPr>
            </w:pPr>
            <w:del w:id="3552" w:author="Batra, Mayank" w:date="2016-06-21T14:24:00Z">
              <w:r w:rsidDel="00A25942">
                <w:rPr>
                  <w:color w:val="FF0000"/>
                </w:rPr>
                <w:delText>Antenna array not specified</w:delText>
              </w:r>
              <w:bookmarkStart w:id="3553" w:name="_Toc454285644"/>
              <w:bookmarkStart w:id="3554" w:name="_Toc454286020"/>
              <w:bookmarkStart w:id="3555" w:name="_Toc454286396"/>
              <w:bookmarkEnd w:id="3553"/>
              <w:bookmarkEnd w:id="3554"/>
              <w:bookmarkEnd w:id="3555"/>
            </w:del>
          </w:p>
        </w:tc>
        <w:bookmarkStart w:id="3556" w:name="_Toc454285645"/>
        <w:bookmarkStart w:id="3557" w:name="_Toc454286021"/>
        <w:bookmarkStart w:id="3558" w:name="_Toc454286397"/>
        <w:bookmarkEnd w:id="3556"/>
        <w:bookmarkEnd w:id="3557"/>
        <w:bookmarkEnd w:id="3558"/>
      </w:tr>
      <w:tr w:rsidR="00A450AE" w:rsidRPr="005A41BB" w:rsidDel="00A25942" w:rsidTr="00E43532">
        <w:trPr>
          <w:cantSplit/>
          <w:del w:id="3559" w:author="Batra, Mayank" w:date="2016-06-21T14:24:00Z"/>
        </w:trPr>
        <w:tc>
          <w:tcPr>
            <w:tcW w:w="1775" w:type="dxa"/>
            <w:tcPrChange w:id="3560" w:author="Batra, Mayank" w:date="2016-06-21T12:07:00Z">
              <w:tcPr>
                <w:tcW w:w="1775" w:type="dxa"/>
              </w:tcPr>
            </w:tcPrChange>
          </w:tcPr>
          <w:p w:rsidR="00A450AE" w:rsidRPr="005A41BB" w:rsidDel="00A25942" w:rsidRDefault="00A450AE">
            <w:pPr>
              <w:rPr>
                <w:del w:id="3561" w:author="Batra, Mayank" w:date="2016-06-21T14:24:00Z"/>
                <w:color w:val="FF0000"/>
              </w:rPr>
            </w:pPr>
            <w:del w:id="3562" w:author="Batra, Mayank" w:date="2016-06-21T14:24:00Z">
              <w:r w:rsidDel="00A25942">
                <w:rPr>
                  <w:color w:val="FF0000"/>
                </w:rPr>
                <w:delText xml:space="preserve">0x01 – </w:delText>
              </w:r>
            </w:del>
            <w:del w:id="3563" w:author="Batra, Mayank" w:date="2016-06-16T10:21:00Z">
              <w:r w:rsidDel="0039707B">
                <w:rPr>
                  <w:color w:val="FF0000"/>
                </w:rPr>
                <w:delText>0x3F</w:delText>
              </w:r>
            </w:del>
            <w:bookmarkStart w:id="3564" w:name="_Toc454285646"/>
            <w:bookmarkStart w:id="3565" w:name="_Toc454286022"/>
            <w:bookmarkStart w:id="3566" w:name="_Toc454286398"/>
            <w:bookmarkEnd w:id="3564"/>
            <w:bookmarkEnd w:id="3565"/>
            <w:bookmarkEnd w:id="3566"/>
          </w:p>
        </w:tc>
        <w:tc>
          <w:tcPr>
            <w:tcW w:w="7831" w:type="dxa"/>
            <w:gridSpan w:val="2"/>
            <w:tcPrChange w:id="3567" w:author="Batra, Mayank" w:date="2016-06-21T12:07:00Z">
              <w:tcPr>
                <w:tcW w:w="7831" w:type="dxa"/>
                <w:gridSpan w:val="2"/>
              </w:tcPr>
            </w:tcPrChange>
          </w:tcPr>
          <w:p w:rsidR="00A450AE" w:rsidDel="00A25942" w:rsidRDefault="00A450AE" w:rsidP="001B0955">
            <w:pPr>
              <w:rPr>
                <w:del w:id="3568" w:author="Batra, Mayank" w:date="2016-06-21T14:24:00Z"/>
                <w:color w:val="FF0000"/>
              </w:rPr>
            </w:pPr>
            <w:del w:id="3569" w:author="Batra, Mayank" w:date="2016-06-21T14:24:00Z">
              <w:r w:rsidDel="00A25942">
                <w:rPr>
                  <w:color w:val="FF0000"/>
                </w:rPr>
                <w:delText>Number of antennae in the antenna array</w:delText>
              </w:r>
              <w:bookmarkStart w:id="3570" w:name="_Toc454285647"/>
              <w:bookmarkStart w:id="3571" w:name="_Toc454286023"/>
              <w:bookmarkStart w:id="3572" w:name="_Toc454286399"/>
              <w:bookmarkEnd w:id="3570"/>
              <w:bookmarkEnd w:id="3571"/>
              <w:bookmarkEnd w:id="3572"/>
            </w:del>
          </w:p>
        </w:tc>
        <w:bookmarkStart w:id="3573" w:name="_Toc454285648"/>
        <w:bookmarkStart w:id="3574" w:name="_Toc454286024"/>
        <w:bookmarkStart w:id="3575" w:name="_Toc454286400"/>
        <w:bookmarkEnd w:id="3573"/>
        <w:bookmarkEnd w:id="3574"/>
        <w:bookmarkEnd w:id="3575"/>
      </w:tr>
      <w:tr w:rsidR="00A450AE" w:rsidRPr="005A41BB" w:rsidDel="00A25942" w:rsidTr="00E43532">
        <w:trPr>
          <w:cantSplit/>
          <w:del w:id="3576" w:author="Batra, Mayank" w:date="2016-06-21T14:24:00Z"/>
        </w:trPr>
        <w:tc>
          <w:tcPr>
            <w:tcW w:w="1775" w:type="dxa"/>
            <w:tcPrChange w:id="3577" w:author="Batra, Mayank" w:date="2016-06-21T12:07:00Z">
              <w:tcPr>
                <w:tcW w:w="1775" w:type="dxa"/>
              </w:tcPr>
            </w:tcPrChange>
          </w:tcPr>
          <w:p w:rsidR="00A450AE" w:rsidRPr="005A41BB" w:rsidDel="00A25942" w:rsidRDefault="003237AA" w:rsidP="001B0955">
            <w:pPr>
              <w:rPr>
                <w:del w:id="3578" w:author="Batra, Mayank" w:date="2016-06-21T14:24:00Z"/>
                <w:color w:val="FF0000"/>
              </w:rPr>
            </w:pPr>
            <w:del w:id="3579" w:author="Batra, Mayank" w:date="2016-06-21T14:24:00Z">
              <w:r w:rsidDel="00A25942">
                <w:rPr>
                  <w:color w:val="FF0000"/>
                </w:rPr>
                <w:delText>All other values</w:delText>
              </w:r>
              <w:bookmarkStart w:id="3580" w:name="_Toc454285649"/>
              <w:bookmarkStart w:id="3581" w:name="_Toc454286025"/>
              <w:bookmarkStart w:id="3582" w:name="_Toc454286401"/>
              <w:bookmarkEnd w:id="3580"/>
              <w:bookmarkEnd w:id="3581"/>
              <w:bookmarkEnd w:id="3582"/>
            </w:del>
          </w:p>
        </w:tc>
        <w:tc>
          <w:tcPr>
            <w:tcW w:w="7831" w:type="dxa"/>
            <w:gridSpan w:val="2"/>
            <w:tcPrChange w:id="3583" w:author="Batra, Mayank" w:date="2016-06-21T12:07:00Z">
              <w:tcPr>
                <w:tcW w:w="7831" w:type="dxa"/>
                <w:gridSpan w:val="2"/>
              </w:tcPr>
            </w:tcPrChange>
          </w:tcPr>
          <w:p w:rsidR="00A450AE" w:rsidDel="00A25942" w:rsidRDefault="00A450AE" w:rsidP="001B0955">
            <w:pPr>
              <w:rPr>
                <w:del w:id="3584" w:author="Batra, Mayank" w:date="2016-06-21T14:24:00Z"/>
                <w:color w:val="FF0000"/>
              </w:rPr>
            </w:pPr>
            <w:del w:id="3585" w:author="Batra, Mayank" w:date="2016-06-21T14:24:00Z">
              <w:r w:rsidDel="00A25942">
                <w:rPr>
                  <w:color w:val="FF0000"/>
                </w:rPr>
                <w:delText>Reserved for future use</w:delText>
              </w:r>
              <w:bookmarkStart w:id="3586" w:name="_Toc454285650"/>
              <w:bookmarkStart w:id="3587" w:name="_Toc454286026"/>
              <w:bookmarkStart w:id="3588" w:name="_Toc454286402"/>
              <w:bookmarkEnd w:id="3586"/>
              <w:bookmarkEnd w:id="3587"/>
              <w:bookmarkEnd w:id="3588"/>
            </w:del>
          </w:p>
        </w:tc>
        <w:bookmarkStart w:id="3589" w:name="_Toc454285651"/>
        <w:bookmarkStart w:id="3590" w:name="_Toc454286027"/>
        <w:bookmarkStart w:id="3591" w:name="_Toc454286403"/>
        <w:bookmarkEnd w:id="3589"/>
        <w:bookmarkEnd w:id="3590"/>
        <w:bookmarkEnd w:id="3591"/>
      </w:tr>
    </w:tbl>
    <w:p w:rsidR="00A450AE" w:rsidDel="00A25942" w:rsidRDefault="00A450AE" w:rsidP="00A450AE">
      <w:pPr>
        <w:rPr>
          <w:del w:id="3592" w:author="Batra, Mayank" w:date="2016-06-21T14:24:00Z"/>
          <w:color w:val="FF0000"/>
        </w:rPr>
      </w:pPr>
      <w:bookmarkStart w:id="3593" w:name="_Toc454285652"/>
      <w:bookmarkStart w:id="3594" w:name="_Toc454286028"/>
      <w:bookmarkStart w:id="3595" w:name="_Toc454286404"/>
      <w:bookmarkEnd w:id="3593"/>
      <w:bookmarkEnd w:id="3594"/>
      <w:bookmarkEnd w:id="3595"/>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3596"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187"/>
        <w:gridCol w:w="849"/>
        <w:gridCol w:w="6570"/>
        <w:tblGridChange w:id="3597">
          <w:tblGrid>
            <w:gridCol w:w="2187"/>
            <w:gridCol w:w="849"/>
            <w:gridCol w:w="6570"/>
          </w:tblGrid>
        </w:tblGridChange>
      </w:tblGrid>
      <w:tr w:rsidR="009278F5" w:rsidRPr="005A41BB" w:rsidDel="00A25942" w:rsidTr="00E43532">
        <w:trPr>
          <w:cantSplit/>
          <w:del w:id="3598" w:author="Batra, Mayank" w:date="2016-06-21T14:24:00Z"/>
        </w:trPr>
        <w:tc>
          <w:tcPr>
            <w:tcW w:w="3036" w:type="dxa"/>
            <w:gridSpan w:val="2"/>
            <w:tcBorders>
              <w:top w:val="nil"/>
              <w:left w:val="nil"/>
              <w:bottom w:val="single" w:sz="4" w:space="0" w:color="auto"/>
              <w:right w:val="nil"/>
            </w:tcBorders>
            <w:tcPrChange w:id="3599" w:author="Batra, Mayank" w:date="2016-06-21T12:07:00Z">
              <w:tcPr>
                <w:tcW w:w="3036" w:type="dxa"/>
                <w:gridSpan w:val="2"/>
                <w:tcBorders>
                  <w:top w:val="nil"/>
                  <w:left w:val="nil"/>
                  <w:bottom w:val="single" w:sz="4" w:space="0" w:color="auto"/>
                  <w:right w:val="nil"/>
                </w:tcBorders>
              </w:tcPr>
            </w:tcPrChange>
          </w:tcPr>
          <w:p w:rsidR="009278F5" w:rsidRPr="00DC7EB8" w:rsidDel="00A25942" w:rsidRDefault="009278F5" w:rsidP="00A35CDE">
            <w:pPr>
              <w:rPr>
                <w:del w:id="3600" w:author="Batra, Mayank" w:date="2016-06-21T14:24:00Z"/>
                <w:i/>
                <w:color w:val="FF0000"/>
              </w:rPr>
            </w:pPr>
            <w:del w:id="3601" w:author="Batra, Mayank" w:date="2016-06-21T14:24:00Z">
              <w:r w:rsidDel="00A25942">
                <w:rPr>
                  <w:i/>
                  <w:color w:val="FF0000"/>
                </w:rPr>
                <w:delText>Antenna_Switching_Pattern:</w:delText>
              </w:r>
              <w:bookmarkStart w:id="3602" w:name="_Toc454285653"/>
              <w:bookmarkStart w:id="3603" w:name="_Toc454286029"/>
              <w:bookmarkStart w:id="3604" w:name="_Toc454286405"/>
              <w:bookmarkEnd w:id="3602"/>
              <w:bookmarkEnd w:id="3603"/>
              <w:bookmarkEnd w:id="3604"/>
            </w:del>
          </w:p>
        </w:tc>
        <w:tc>
          <w:tcPr>
            <w:tcW w:w="6570" w:type="dxa"/>
            <w:tcBorders>
              <w:top w:val="nil"/>
              <w:left w:val="nil"/>
              <w:bottom w:val="single" w:sz="4" w:space="0" w:color="auto"/>
              <w:right w:val="nil"/>
            </w:tcBorders>
            <w:tcPrChange w:id="3605" w:author="Batra, Mayank" w:date="2016-06-21T12:07:00Z">
              <w:tcPr>
                <w:tcW w:w="6570" w:type="dxa"/>
                <w:tcBorders>
                  <w:top w:val="nil"/>
                  <w:left w:val="nil"/>
                  <w:bottom w:val="single" w:sz="4" w:space="0" w:color="auto"/>
                  <w:right w:val="nil"/>
                </w:tcBorders>
              </w:tcPr>
            </w:tcPrChange>
          </w:tcPr>
          <w:p w:rsidR="009278F5" w:rsidRPr="00791FF6" w:rsidDel="00A25942" w:rsidRDefault="009278F5" w:rsidP="00A35CDE">
            <w:pPr>
              <w:jc w:val="right"/>
              <w:rPr>
                <w:del w:id="3606" w:author="Batra, Mayank" w:date="2016-06-21T14:24:00Z"/>
                <w:i/>
                <w:color w:val="FF0000"/>
              </w:rPr>
            </w:pPr>
            <w:del w:id="3607" w:author="Batra, Mayank" w:date="2016-06-21T14:24:00Z">
              <w:r w:rsidRPr="00791FF6" w:rsidDel="00A25942">
                <w:rPr>
                  <w:i/>
                  <w:color w:val="FF0000"/>
                </w:rPr>
                <w:delText xml:space="preserve">Size: </w:delText>
              </w:r>
              <w:r w:rsidDel="00A25942">
                <w:rPr>
                  <w:i/>
                  <w:color w:val="FF0000"/>
                </w:rPr>
                <w:delText>1</w:delText>
              </w:r>
              <w:r w:rsidRPr="00791FF6" w:rsidDel="00A25942">
                <w:rPr>
                  <w:i/>
                  <w:color w:val="FF0000"/>
                </w:rPr>
                <w:delText xml:space="preserve"> Octet</w:delText>
              </w:r>
              <w:bookmarkStart w:id="3608" w:name="_Toc454285654"/>
              <w:bookmarkStart w:id="3609" w:name="_Toc454286030"/>
              <w:bookmarkStart w:id="3610" w:name="_Toc454286406"/>
              <w:bookmarkEnd w:id="3608"/>
              <w:bookmarkEnd w:id="3609"/>
              <w:bookmarkEnd w:id="3610"/>
            </w:del>
          </w:p>
        </w:tc>
        <w:bookmarkStart w:id="3611" w:name="_Toc454285655"/>
        <w:bookmarkStart w:id="3612" w:name="_Toc454286031"/>
        <w:bookmarkStart w:id="3613" w:name="_Toc454286407"/>
        <w:bookmarkEnd w:id="3611"/>
        <w:bookmarkEnd w:id="3612"/>
        <w:bookmarkEnd w:id="3613"/>
      </w:tr>
      <w:tr w:rsidR="0083745C" w:rsidRPr="005A41BB" w:rsidDel="00A25942" w:rsidTr="00E43532">
        <w:trPr>
          <w:cantSplit/>
          <w:del w:id="3614" w:author="Batra, Mayank" w:date="2016-06-21T14:24:00Z"/>
        </w:trPr>
        <w:tc>
          <w:tcPr>
            <w:tcW w:w="2187" w:type="dxa"/>
            <w:shd w:val="clear" w:color="auto" w:fill="DAEEF3"/>
          </w:tcPr>
          <w:p w:rsidR="009278F5" w:rsidRPr="005A41BB" w:rsidDel="00A25942" w:rsidRDefault="009278F5" w:rsidP="00A35CDE">
            <w:pPr>
              <w:rPr>
                <w:del w:id="3615" w:author="Batra, Mayank" w:date="2016-06-21T14:24:00Z"/>
                <w:rStyle w:val="af"/>
                <w:color w:val="FF0000"/>
              </w:rPr>
            </w:pPr>
            <w:del w:id="3616" w:author="Batra, Mayank" w:date="2016-06-21T14:24:00Z">
              <w:r w:rsidRPr="005A41BB" w:rsidDel="00A25942">
                <w:rPr>
                  <w:rStyle w:val="af"/>
                  <w:color w:val="FF0000"/>
                </w:rPr>
                <w:delText>Value</w:delText>
              </w:r>
              <w:bookmarkStart w:id="3617" w:name="_Toc454285656"/>
              <w:bookmarkStart w:id="3618" w:name="_Toc454286032"/>
              <w:bookmarkStart w:id="3619" w:name="_Toc454286408"/>
              <w:bookmarkEnd w:id="3617"/>
              <w:bookmarkEnd w:id="3618"/>
              <w:bookmarkEnd w:id="3619"/>
            </w:del>
          </w:p>
        </w:tc>
        <w:tc>
          <w:tcPr>
            <w:tcW w:w="7419" w:type="dxa"/>
            <w:gridSpan w:val="2"/>
            <w:shd w:val="clear" w:color="auto" w:fill="DAEEF3"/>
          </w:tcPr>
          <w:p w:rsidR="009278F5" w:rsidRPr="005A41BB" w:rsidDel="00A25942" w:rsidRDefault="009278F5" w:rsidP="00A35CDE">
            <w:pPr>
              <w:rPr>
                <w:del w:id="3620" w:author="Batra, Mayank" w:date="2016-06-21T14:24:00Z"/>
                <w:rStyle w:val="af"/>
                <w:color w:val="FF0000"/>
              </w:rPr>
            </w:pPr>
            <w:del w:id="3621" w:author="Batra, Mayank" w:date="2016-06-21T14:24:00Z">
              <w:r w:rsidRPr="005A41BB" w:rsidDel="00A25942">
                <w:rPr>
                  <w:rStyle w:val="af"/>
                  <w:color w:val="FF0000"/>
                </w:rPr>
                <w:delText>Parameter Description</w:delText>
              </w:r>
              <w:bookmarkStart w:id="3622" w:name="_Toc454285657"/>
              <w:bookmarkStart w:id="3623" w:name="_Toc454286033"/>
              <w:bookmarkStart w:id="3624" w:name="_Toc454286409"/>
              <w:bookmarkEnd w:id="3622"/>
              <w:bookmarkEnd w:id="3623"/>
              <w:bookmarkEnd w:id="3624"/>
            </w:del>
          </w:p>
        </w:tc>
        <w:bookmarkStart w:id="3625" w:name="_Toc454285658"/>
        <w:bookmarkStart w:id="3626" w:name="_Toc454286034"/>
        <w:bookmarkStart w:id="3627" w:name="_Toc454286410"/>
        <w:bookmarkEnd w:id="3625"/>
        <w:bookmarkEnd w:id="3626"/>
        <w:bookmarkEnd w:id="3627"/>
      </w:tr>
      <w:tr w:rsidR="009278F5" w:rsidRPr="005A41BB" w:rsidDel="00A25942" w:rsidTr="00E43532">
        <w:trPr>
          <w:cantSplit/>
          <w:del w:id="3628" w:author="Batra, Mayank" w:date="2016-06-21T14:24:00Z"/>
        </w:trPr>
        <w:tc>
          <w:tcPr>
            <w:tcW w:w="2187" w:type="dxa"/>
            <w:tcPrChange w:id="3629" w:author="Batra, Mayank" w:date="2016-06-21T12:07:00Z">
              <w:tcPr>
                <w:tcW w:w="2187" w:type="dxa"/>
              </w:tcPr>
            </w:tcPrChange>
          </w:tcPr>
          <w:p w:rsidR="009278F5" w:rsidRPr="005A41BB" w:rsidDel="00A25942" w:rsidRDefault="009278F5" w:rsidP="00A35CDE">
            <w:pPr>
              <w:rPr>
                <w:del w:id="3630" w:author="Batra, Mayank" w:date="2016-06-21T14:24:00Z"/>
                <w:color w:val="FF0000"/>
              </w:rPr>
            </w:pPr>
            <w:del w:id="3631" w:author="Batra, Mayank" w:date="2016-06-21T14:24:00Z">
              <w:r w:rsidRPr="005A41BB" w:rsidDel="00A25942">
                <w:rPr>
                  <w:color w:val="FF0000"/>
                </w:rPr>
                <w:delText>0x</w:delText>
              </w:r>
              <w:r w:rsidDel="00A25942">
                <w:rPr>
                  <w:color w:val="FF0000"/>
                </w:rPr>
                <w:delText>00</w:delText>
              </w:r>
              <w:bookmarkStart w:id="3632" w:name="_Toc454285659"/>
              <w:bookmarkStart w:id="3633" w:name="_Toc454286035"/>
              <w:bookmarkStart w:id="3634" w:name="_Toc454286411"/>
              <w:bookmarkEnd w:id="3632"/>
              <w:bookmarkEnd w:id="3633"/>
              <w:bookmarkEnd w:id="3634"/>
            </w:del>
          </w:p>
        </w:tc>
        <w:tc>
          <w:tcPr>
            <w:tcW w:w="7419" w:type="dxa"/>
            <w:gridSpan w:val="2"/>
            <w:tcPrChange w:id="3635" w:author="Batra, Mayank" w:date="2016-06-21T12:07:00Z">
              <w:tcPr>
                <w:tcW w:w="7419" w:type="dxa"/>
                <w:gridSpan w:val="2"/>
              </w:tcPr>
            </w:tcPrChange>
          </w:tcPr>
          <w:p w:rsidR="009278F5" w:rsidRPr="005A41BB" w:rsidDel="00A25942" w:rsidRDefault="009278F5" w:rsidP="00A35CDE">
            <w:pPr>
              <w:rPr>
                <w:del w:id="3636" w:author="Batra, Mayank" w:date="2016-06-21T14:24:00Z"/>
                <w:color w:val="FF0000"/>
              </w:rPr>
            </w:pPr>
            <w:del w:id="3637" w:author="Batra, Mayank" w:date="2016-06-21T14:24:00Z">
              <w:r w:rsidDel="00A25942">
                <w:rPr>
                  <w:color w:val="FF0000"/>
                </w:rPr>
                <w:delText>Antenna switching pattern not specified</w:delText>
              </w:r>
              <w:bookmarkStart w:id="3638" w:name="_Toc454285660"/>
              <w:bookmarkStart w:id="3639" w:name="_Toc454286036"/>
              <w:bookmarkStart w:id="3640" w:name="_Toc454286412"/>
              <w:bookmarkEnd w:id="3638"/>
              <w:bookmarkEnd w:id="3639"/>
              <w:bookmarkEnd w:id="3640"/>
            </w:del>
          </w:p>
        </w:tc>
        <w:bookmarkStart w:id="3641" w:name="_Toc454285661"/>
        <w:bookmarkStart w:id="3642" w:name="_Toc454286037"/>
        <w:bookmarkStart w:id="3643" w:name="_Toc454286413"/>
        <w:bookmarkEnd w:id="3641"/>
        <w:bookmarkEnd w:id="3642"/>
        <w:bookmarkEnd w:id="3643"/>
      </w:tr>
      <w:tr w:rsidR="009278F5" w:rsidRPr="005A41BB" w:rsidDel="00A25942" w:rsidTr="00E43532">
        <w:trPr>
          <w:cantSplit/>
          <w:del w:id="3644" w:author="Batra, Mayank" w:date="2016-06-21T14:24:00Z"/>
        </w:trPr>
        <w:tc>
          <w:tcPr>
            <w:tcW w:w="2187" w:type="dxa"/>
            <w:tcPrChange w:id="3645" w:author="Batra, Mayank" w:date="2016-06-21T12:07:00Z">
              <w:tcPr>
                <w:tcW w:w="2187" w:type="dxa"/>
              </w:tcPr>
            </w:tcPrChange>
          </w:tcPr>
          <w:p w:rsidR="009278F5" w:rsidRPr="005A41BB" w:rsidDel="00A25942" w:rsidRDefault="009278F5" w:rsidP="00A35CDE">
            <w:pPr>
              <w:rPr>
                <w:del w:id="3646" w:author="Batra, Mayank" w:date="2016-06-21T14:24:00Z"/>
                <w:color w:val="FF0000"/>
              </w:rPr>
            </w:pPr>
            <w:del w:id="3647" w:author="Batra, Mayank" w:date="2016-06-21T14:24:00Z">
              <w:r w:rsidDel="00A25942">
                <w:rPr>
                  <w:color w:val="FF0000"/>
                </w:rPr>
                <w:delText>0x80</w:delText>
              </w:r>
              <w:bookmarkStart w:id="3648" w:name="_Toc454285662"/>
              <w:bookmarkStart w:id="3649" w:name="_Toc454286038"/>
              <w:bookmarkStart w:id="3650" w:name="_Toc454286414"/>
              <w:bookmarkEnd w:id="3648"/>
              <w:bookmarkEnd w:id="3649"/>
              <w:bookmarkEnd w:id="3650"/>
            </w:del>
          </w:p>
        </w:tc>
        <w:tc>
          <w:tcPr>
            <w:tcW w:w="7419" w:type="dxa"/>
            <w:gridSpan w:val="2"/>
            <w:tcPrChange w:id="3651" w:author="Batra, Mayank" w:date="2016-06-21T12:07:00Z">
              <w:tcPr>
                <w:tcW w:w="7419" w:type="dxa"/>
                <w:gridSpan w:val="2"/>
              </w:tcPr>
            </w:tcPrChange>
          </w:tcPr>
          <w:p w:rsidR="009278F5" w:rsidDel="00A25942" w:rsidRDefault="009278F5">
            <w:pPr>
              <w:rPr>
                <w:del w:id="3652" w:author="Batra, Mayank" w:date="2016-06-21T14:24:00Z"/>
                <w:color w:val="FF0000"/>
              </w:rPr>
            </w:pPr>
            <w:del w:id="3653" w:author="Batra, Mayank" w:date="2016-06-21T14:24:00Z">
              <w:r w:rsidDel="00A25942">
                <w:rPr>
                  <w:color w:val="FF0000"/>
                </w:rPr>
                <w:delText xml:space="preserve">Antenna switching pattern A (see </w:delText>
              </w:r>
            </w:del>
            <w:ins w:id="3654" w:author="Chris Reisinger" w:date="2016-05-18T14:29:00Z">
              <w:del w:id="3655" w:author="Batra, Mayank" w:date="2016-06-21T14:24:00Z">
                <w:r w:rsidR="00341ECD" w:rsidDel="00A25942">
                  <w:rPr>
                    <w:color w:val="FF0000"/>
                  </w:rPr>
                  <w:delText>[</w:delText>
                </w:r>
              </w:del>
            </w:ins>
            <w:del w:id="3656" w:author="Batra, Mayank" w:date="2016-06-21T14:24:00Z">
              <w:r w:rsidDel="00A25942">
                <w:rPr>
                  <w:color w:val="FF0000"/>
                </w:rPr>
                <w:delText>Vol 6</w:delText>
              </w:r>
            </w:del>
            <w:ins w:id="3657" w:author="Chris Reisinger" w:date="2016-05-18T14:29:00Z">
              <w:del w:id="3658" w:author="Batra, Mayank" w:date="2016-06-21T14:24:00Z">
                <w:r w:rsidR="00341ECD" w:rsidDel="00A25942">
                  <w:rPr>
                    <w:color w:val="FF0000"/>
                  </w:rPr>
                  <w:delText>]</w:delText>
                </w:r>
              </w:del>
            </w:ins>
            <w:del w:id="3659" w:author="Batra, Mayank" w:date="2016-06-21T14:24:00Z">
              <w:r w:rsidDel="00A25942">
                <w:rPr>
                  <w:color w:val="FF0000"/>
                </w:rPr>
                <w:delText xml:space="preserve"> Part F</w:delText>
              </w:r>
            </w:del>
            <w:ins w:id="3660" w:author="Chris Reisinger" w:date="2016-05-18T14:29:00Z">
              <w:del w:id="3661" w:author="Batra, Mayank" w:date="2016-06-21T14:24:00Z">
                <w:r w:rsidR="00341ECD" w:rsidDel="00A25942">
                  <w:rPr>
                    <w:color w:val="FF0000"/>
                  </w:rPr>
                  <w:delText>,</w:delText>
                </w:r>
              </w:del>
            </w:ins>
            <w:del w:id="3662" w:author="Batra, Mayank" w:date="2016-06-21T14:24:00Z">
              <w:r w:rsidDel="00A25942">
                <w:rPr>
                  <w:color w:val="FF0000"/>
                </w:rPr>
                <w:delText xml:space="preserve"> s</w:delText>
              </w:r>
            </w:del>
            <w:ins w:id="3663" w:author="Chris Reisinger" w:date="2016-05-12T15:04:00Z">
              <w:del w:id="3664" w:author="Batra, Mayank" w:date="2016-06-21T14:24:00Z">
                <w:r w:rsidR="00D902C1" w:rsidDel="00A25942">
                  <w:rPr>
                    <w:color w:val="FF0000"/>
                  </w:rPr>
                  <w:delText>S</w:delText>
                </w:r>
              </w:del>
            </w:ins>
            <w:del w:id="3665" w:author="Batra, Mayank" w:date="2016-06-21T14:24:00Z">
              <w:r w:rsidDel="00A25942">
                <w:rPr>
                  <w:color w:val="FF0000"/>
                </w:rPr>
                <w:delText>ection 3.3.2)</w:delText>
              </w:r>
              <w:bookmarkStart w:id="3666" w:name="_Toc454285663"/>
              <w:bookmarkStart w:id="3667" w:name="_Toc454286039"/>
              <w:bookmarkStart w:id="3668" w:name="_Toc454286415"/>
              <w:bookmarkEnd w:id="3666"/>
              <w:bookmarkEnd w:id="3667"/>
              <w:bookmarkEnd w:id="3668"/>
            </w:del>
          </w:p>
        </w:tc>
        <w:bookmarkStart w:id="3669" w:name="_Toc454285664"/>
        <w:bookmarkStart w:id="3670" w:name="_Toc454286040"/>
        <w:bookmarkStart w:id="3671" w:name="_Toc454286416"/>
        <w:bookmarkEnd w:id="3669"/>
        <w:bookmarkEnd w:id="3670"/>
        <w:bookmarkEnd w:id="3671"/>
      </w:tr>
      <w:tr w:rsidR="009278F5" w:rsidRPr="005A41BB" w:rsidDel="00A25942" w:rsidTr="00E43532">
        <w:trPr>
          <w:cantSplit/>
          <w:del w:id="3672" w:author="Batra, Mayank" w:date="2016-06-21T14:24:00Z"/>
        </w:trPr>
        <w:tc>
          <w:tcPr>
            <w:tcW w:w="2187" w:type="dxa"/>
            <w:tcPrChange w:id="3673" w:author="Batra, Mayank" w:date="2016-06-21T12:07:00Z">
              <w:tcPr>
                <w:tcW w:w="2187" w:type="dxa"/>
              </w:tcPr>
            </w:tcPrChange>
          </w:tcPr>
          <w:p w:rsidR="009278F5" w:rsidRPr="005A41BB" w:rsidDel="00A25942" w:rsidRDefault="009278F5" w:rsidP="00A35CDE">
            <w:pPr>
              <w:rPr>
                <w:del w:id="3674" w:author="Batra, Mayank" w:date="2016-06-21T14:24:00Z"/>
                <w:color w:val="FF0000"/>
              </w:rPr>
            </w:pPr>
            <w:del w:id="3675" w:author="Batra, Mayank" w:date="2016-06-21T14:24:00Z">
              <w:r w:rsidDel="00A25942">
                <w:rPr>
                  <w:color w:val="FF0000"/>
                </w:rPr>
                <w:delText>0x81</w:delText>
              </w:r>
              <w:bookmarkStart w:id="3676" w:name="_Toc454285665"/>
              <w:bookmarkStart w:id="3677" w:name="_Toc454286041"/>
              <w:bookmarkStart w:id="3678" w:name="_Toc454286417"/>
              <w:bookmarkEnd w:id="3676"/>
              <w:bookmarkEnd w:id="3677"/>
              <w:bookmarkEnd w:id="3678"/>
            </w:del>
          </w:p>
        </w:tc>
        <w:tc>
          <w:tcPr>
            <w:tcW w:w="7419" w:type="dxa"/>
            <w:gridSpan w:val="2"/>
            <w:tcPrChange w:id="3679" w:author="Batra, Mayank" w:date="2016-06-21T12:07:00Z">
              <w:tcPr>
                <w:tcW w:w="7419" w:type="dxa"/>
                <w:gridSpan w:val="2"/>
              </w:tcPr>
            </w:tcPrChange>
          </w:tcPr>
          <w:p w:rsidR="009278F5" w:rsidDel="00A25942" w:rsidRDefault="009278F5">
            <w:pPr>
              <w:rPr>
                <w:del w:id="3680" w:author="Batra, Mayank" w:date="2016-06-21T14:24:00Z"/>
                <w:color w:val="FF0000"/>
              </w:rPr>
            </w:pPr>
            <w:del w:id="3681" w:author="Batra, Mayank" w:date="2016-06-21T14:24:00Z">
              <w:r w:rsidDel="00A25942">
                <w:rPr>
                  <w:color w:val="FF0000"/>
                </w:rPr>
                <w:delText xml:space="preserve">Antenna switching pattern B (see </w:delText>
              </w:r>
            </w:del>
            <w:ins w:id="3682" w:author="Chris Reisinger" w:date="2016-05-18T14:29:00Z">
              <w:del w:id="3683" w:author="Batra, Mayank" w:date="2016-06-21T14:24:00Z">
                <w:r w:rsidR="00341ECD" w:rsidDel="00A25942">
                  <w:rPr>
                    <w:color w:val="FF0000"/>
                  </w:rPr>
                  <w:delText>[</w:delText>
                </w:r>
              </w:del>
            </w:ins>
            <w:del w:id="3684" w:author="Batra, Mayank" w:date="2016-06-21T14:24:00Z">
              <w:r w:rsidDel="00A25942">
                <w:rPr>
                  <w:color w:val="FF0000"/>
                </w:rPr>
                <w:delText>Vol 6</w:delText>
              </w:r>
            </w:del>
            <w:ins w:id="3685" w:author="Chris Reisinger" w:date="2016-05-18T14:29:00Z">
              <w:del w:id="3686" w:author="Batra, Mayank" w:date="2016-06-21T14:24:00Z">
                <w:r w:rsidR="00341ECD" w:rsidDel="00A25942">
                  <w:rPr>
                    <w:color w:val="FF0000"/>
                  </w:rPr>
                  <w:delText>]</w:delText>
                </w:r>
              </w:del>
            </w:ins>
            <w:del w:id="3687" w:author="Batra, Mayank" w:date="2016-06-21T14:24:00Z">
              <w:r w:rsidDel="00A25942">
                <w:rPr>
                  <w:color w:val="FF0000"/>
                </w:rPr>
                <w:delText xml:space="preserve"> Part F</w:delText>
              </w:r>
            </w:del>
            <w:ins w:id="3688" w:author="Chris Reisinger" w:date="2016-05-18T14:29:00Z">
              <w:del w:id="3689" w:author="Batra, Mayank" w:date="2016-06-21T14:24:00Z">
                <w:r w:rsidR="00341ECD" w:rsidDel="00A25942">
                  <w:rPr>
                    <w:color w:val="FF0000"/>
                  </w:rPr>
                  <w:delText>,</w:delText>
                </w:r>
              </w:del>
            </w:ins>
            <w:del w:id="3690" w:author="Batra, Mayank" w:date="2016-06-21T14:24:00Z">
              <w:r w:rsidDel="00A25942">
                <w:rPr>
                  <w:color w:val="FF0000"/>
                </w:rPr>
                <w:delText xml:space="preserve"> s</w:delText>
              </w:r>
            </w:del>
            <w:ins w:id="3691" w:author="Chris Reisinger" w:date="2016-05-12T15:04:00Z">
              <w:del w:id="3692" w:author="Batra, Mayank" w:date="2016-06-21T14:24:00Z">
                <w:r w:rsidR="00D902C1" w:rsidDel="00A25942">
                  <w:rPr>
                    <w:color w:val="FF0000"/>
                  </w:rPr>
                  <w:delText>S</w:delText>
                </w:r>
              </w:del>
            </w:ins>
            <w:del w:id="3693" w:author="Batra, Mayank" w:date="2016-06-21T14:24:00Z">
              <w:r w:rsidDel="00A25942">
                <w:rPr>
                  <w:color w:val="FF0000"/>
                </w:rPr>
                <w:delText>ection 3.3.2)</w:delText>
              </w:r>
              <w:bookmarkStart w:id="3694" w:name="_Toc454285666"/>
              <w:bookmarkStart w:id="3695" w:name="_Toc454286042"/>
              <w:bookmarkStart w:id="3696" w:name="_Toc454286418"/>
              <w:bookmarkEnd w:id="3694"/>
              <w:bookmarkEnd w:id="3695"/>
              <w:bookmarkEnd w:id="3696"/>
            </w:del>
          </w:p>
        </w:tc>
        <w:bookmarkStart w:id="3697" w:name="_Toc454285667"/>
        <w:bookmarkStart w:id="3698" w:name="_Toc454286043"/>
        <w:bookmarkStart w:id="3699" w:name="_Toc454286419"/>
        <w:bookmarkEnd w:id="3697"/>
        <w:bookmarkEnd w:id="3698"/>
        <w:bookmarkEnd w:id="3699"/>
      </w:tr>
      <w:tr w:rsidR="009278F5" w:rsidRPr="005A41BB" w:rsidDel="00A25942" w:rsidTr="00E43532">
        <w:trPr>
          <w:cantSplit/>
          <w:del w:id="3700" w:author="Batra, Mayank" w:date="2016-06-21T14:24:00Z"/>
        </w:trPr>
        <w:tc>
          <w:tcPr>
            <w:tcW w:w="2187" w:type="dxa"/>
            <w:tcPrChange w:id="3701" w:author="Batra, Mayank" w:date="2016-06-21T12:07:00Z">
              <w:tcPr>
                <w:tcW w:w="2187" w:type="dxa"/>
              </w:tcPr>
            </w:tcPrChange>
          </w:tcPr>
          <w:p w:rsidR="009278F5" w:rsidRPr="005A41BB" w:rsidDel="00A25942" w:rsidRDefault="003237AA" w:rsidP="00A35CDE">
            <w:pPr>
              <w:rPr>
                <w:del w:id="3702" w:author="Batra, Mayank" w:date="2016-06-21T14:24:00Z"/>
                <w:color w:val="FF0000"/>
              </w:rPr>
            </w:pPr>
            <w:del w:id="3703" w:author="Batra, Mayank" w:date="2016-06-21T14:24:00Z">
              <w:r w:rsidDel="00A25942">
                <w:rPr>
                  <w:color w:val="FF0000"/>
                </w:rPr>
                <w:delText>All other values</w:delText>
              </w:r>
              <w:bookmarkStart w:id="3704" w:name="_Toc454285668"/>
              <w:bookmarkStart w:id="3705" w:name="_Toc454286044"/>
              <w:bookmarkStart w:id="3706" w:name="_Toc454286420"/>
              <w:bookmarkEnd w:id="3704"/>
              <w:bookmarkEnd w:id="3705"/>
              <w:bookmarkEnd w:id="3706"/>
            </w:del>
          </w:p>
        </w:tc>
        <w:tc>
          <w:tcPr>
            <w:tcW w:w="7419" w:type="dxa"/>
            <w:gridSpan w:val="2"/>
            <w:tcPrChange w:id="3707" w:author="Batra, Mayank" w:date="2016-06-21T12:07:00Z">
              <w:tcPr>
                <w:tcW w:w="7419" w:type="dxa"/>
                <w:gridSpan w:val="2"/>
              </w:tcPr>
            </w:tcPrChange>
          </w:tcPr>
          <w:p w:rsidR="009278F5" w:rsidDel="00A25942" w:rsidRDefault="009278F5" w:rsidP="00A35CDE">
            <w:pPr>
              <w:rPr>
                <w:del w:id="3708" w:author="Batra, Mayank" w:date="2016-06-21T14:24:00Z"/>
                <w:color w:val="FF0000"/>
              </w:rPr>
            </w:pPr>
            <w:del w:id="3709" w:author="Batra, Mayank" w:date="2016-06-21T14:24:00Z">
              <w:r w:rsidDel="00A25942">
                <w:rPr>
                  <w:color w:val="FF0000"/>
                </w:rPr>
                <w:delText>Reserved for future use</w:delText>
              </w:r>
              <w:bookmarkStart w:id="3710" w:name="_Toc454285669"/>
              <w:bookmarkStart w:id="3711" w:name="_Toc454286045"/>
              <w:bookmarkStart w:id="3712" w:name="_Toc454286421"/>
              <w:bookmarkEnd w:id="3710"/>
              <w:bookmarkEnd w:id="3711"/>
              <w:bookmarkEnd w:id="3712"/>
            </w:del>
          </w:p>
        </w:tc>
        <w:bookmarkStart w:id="3713" w:name="_Toc454285670"/>
        <w:bookmarkStart w:id="3714" w:name="_Toc454286046"/>
        <w:bookmarkStart w:id="3715" w:name="_Toc454286422"/>
        <w:bookmarkEnd w:id="3713"/>
        <w:bookmarkEnd w:id="3714"/>
        <w:bookmarkEnd w:id="3715"/>
      </w:tr>
    </w:tbl>
    <w:p w:rsidR="009278F5" w:rsidDel="00A25942" w:rsidRDefault="009278F5" w:rsidP="009278F5">
      <w:pPr>
        <w:rPr>
          <w:del w:id="3716" w:author="Batra, Mayank" w:date="2016-06-21T14:24:00Z"/>
          <w:color w:val="FF0000"/>
        </w:rPr>
      </w:pPr>
      <w:bookmarkStart w:id="3717" w:name="_Toc454285671"/>
      <w:bookmarkStart w:id="3718" w:name="_Toc454286047"/>
      <w:bookmarkStart w:id="3719" w:name="_Toc454286423"/>
      <w:bookmarkEnd w:id="3717"/>
      <w:bookmarkEnd w:id="3718"/>
      <w:bookmarkEnd w:id="3719"/>
    </w:p>
    <w:p w:rsidR="00F839F6" w:rsidRPr="009B3496" w:rsidDel="00A25942" w:rsidRDefault="00F839F6" w:rsidP="00F839F6">
      <w:pPr>
        <w:tabs>
          <w:tab w:val="right" w:pos="8931"/>
        </w:tabs>
        <w:rPr>
          <w:del w:id="3720" w:author="Batra, Mayank" w:date="2016-06-21T14:24:00Z"/>
          <w:rFonts w:cs="Arial"/>
          <w:i/>
        </w:rPr>
      </w:pPr>
      <w:del w:id="3721" w:author="Batra, Mayank" w:date="2016-06-21T14:24:00Z">
        <w:r w:rsidRPr="009B3496" w:rsidDel="00A25942">
          <w:rPr>
            <w:rFonts w:cs="Arial"/>
            <w:i/>
          </w:rPr>
          <w:delText>Unknown[i]:</w:delText>
        </w:r>
        <w:r w:rsidRPr="009B3496" w:rsidDel="00A25942">
          <w:rPr>
            <w:rFonts w:cs="Arial"/>
            <w:i/>
          </w:rPr>
          <w:tab/>
          <w:delText xml:space="preserve">Size: 1 Octet * (Num_Octets – </w:delText>
        </w:r>
        <w:r w:rsidRPr="00DF4735" w:rsidDel="00A25942">
          <w:rPr>
            <w:i/>
            <w:dstrike/>
          </w:rPr>
          <w:delText>4</w:delText>
        </w:r>
        <w:r w:rsidR="003A563A" w:rsidDel="00A25942">
          <w:rPr>
            <w:rFonts w:cs="Arial"/>
            <w:i/>
            <w:color w:val="FF0000"/>
          </w:rPr>
          <w:delText>8</w:delText>
        </w:r>
        <w:r w:rsidRPr="009B3496" w:rsidDel="00A25942">
          <w:rPr>
            <w:rFonts w:cs="Arial"/>
            <w:i/>
          </w:rPr>
          <w:delText>)</w:delText>
        </w:r>
        <w:bookmarkStart w:id="3722" w:name="_Toc454285672"/>
        <w:bookmarkStart w:id="3723" w:name="_Toc454286048"/>
        <w:bookmarkStart w:id="3724" w:name="_Toc454286424"/>
        <w:bookmarkEnd w:id="3722"/>
        <w:bookmarkEnd w:id="3723"/>
        <w:bookmarkEnd w:id="3724"/>
      </w:del>
    </w:p>
    <w:tbl>
      <w:tblPr>
        <w:tblStyle w:val="afa"/>
        <w:tblW w:w="9067" w:type="dxa"/>
        <w:tblLook w:val="04A0"/>
        <w:tblPrChange w:id="3725" w:author="Batra, Mayank" w:date="2016-06-21T12:07:00Z">
          <w:tblPr>
            <w:tblStyle w:val="afa"/>
            <w:tblW w:w="9067" w:type="dxa"/>
            <w:tblLook w:val="04A0"/>
          </w:tblPr>
        </w:tblPrChange>
      </w:tblPr>
      <w:tblGrid>
        <w:gridCol w:w="3539"/>
        <w:gridCol w:w="5528"/>
        <w:tblGridChange w:id="3726">
          <w:tblGrid>
            <w:gridCol w:w="3539"/>
            <w:gridCol w:w="5528"/>
          </w:tblGrid>
        </w:tblGridChange>
      </w:tblGrid>
      <w:tr w:rsidR="00F839F6" w:rsidRPr="00F839F6" w:rsidDel="00A25942" w:rsidTr="00E43532">
        <w:trPr>
          <w:cantSplit/>
          <w:tblHeader/>
          <w:del w:id="3727" w:author="Batra, Mayank" w:date="2016-06-21T14:24:00Z"/>
        </w:trPr>
        <w:tc>
          <w:tcPr>
            <w:tcW w:w="3539" w:type="dxa"/>
            <w:shd w:val="clear" w:color="auto" w:fill="DAEEF3"/>
            <w:tcPrChange w:id="3728" w:author="Batra, Mayank" w:date="2016-06-21T12:07:00Z">
              <w:tcPr>
                <w:tcW w:w="3539" w:type="dxa"/>
                <w:shd w:val="clear" w:color="auto" w:fill="DAEEF3"/>
              </w:tcPr>
            </w:tcPrChange>
          </w:tcPr>
          <w:p w:rsidR="00F839F6" w:rsidRPr="009B3496" w:rsidDel="00A25942" w:rsidRDefault="00F839F6" w:rsidP="00A35CDE">
            <w:pPr>
              <w:rPr>
                <w:del w:id="3729" w:author="Batra, Mayank" w:date="2016-06-21T14:24:00Z"/>
                <w:rFonts w:cs="Arial"/>
                <w:b/>
              </w:rPr>
            </w:pPr>
            <w:del w:id="3730" w:author="Batra, Mayank" w:date="2016-06-21T14:24:00Z">
              <w:r w:rsidRPr="009B3496" w:rsidDel="00A25942">
                <w:rPr>
                  <w:rFonts w:cs="Arial"/>
                  <w:b/>
                </w:rPr>
                <w:delText>Value</w:delText>
              </w:r>
              <w:bookmarkStart w:id="3731" w:name="_Toc454285673"/>
              <w:bookmarkStart w:id="3732" w:name="_Toc454286049"/>
              <w:bookmarkStart w:id="3733" w:name="_Toc454286425"/>
              <w:bookmarkEnd w:id="3731"/>
              <w:bookmarkEnd w:id="3732"/>
              <w:bookmarkEnd w:id="3733"/>
            </w:del>
          </w:p>
        </w:tc>
        <w:tc>
          <w:tcPr>
            <w:tcW w:w="5528" w:type="dxa"/>
            <w:shd w:val="clear" w:color="auto" w:fill="DAEEF3"/>
            <w:tcPrChange w:id="3734" w:author="Batra, Mayank" w:date="2016-06-21T12:07:00Z">
              <w:tcPr>
                <w:tcW w:w="5528" w:type="dxa"/>
                <w:shd w:val="clear" w:color="auto" w:fill="DAEEF3"/>
              </w:tcPr>
            </w:tcPrChange>
          </w:tcPr>
          <w:p w:rsidR="00F839F6" w:rsidRPr="009B3496" w:rsidDel="00A25942" w:rsidRDefault="00F839F6" w:rsidP="00A35CDE">
            <w:pPr>
              <w:rPr>
                <w:del w:id="3735" w:author="Batra, Mayank" w:date="2016-06-21T14:24:00Z"/>
                <w:rFonts w:cs="Arial"/>
                <w:b/>
              </w:rPr>
            </w:pPr>
            <w:del w:id="3736" w:author="Batra, Mayank" w:date="2016-06-21T14:24:00Z">
              <w:r w:rsidRPr="009B3496" w:rsidDel="00A25942">
                <w:rPr>
                  <w:rFonts w:cs="Arial"/>
                  <w:b/>
                </w:rPr>
                <w:delText>Parameter Description</w:delText>
              </w:r>
              <w:bookmarkStart w:id="3737" w:name="_Toc454285674"/>
              <w:bookmarkStart w:id="3738" w:name="_Toc454286050"/>
              <w:bookmarkStart w:id="3739" w:name="_Toc454286426"/>
              <w:bookmarkEnd w:id="3737"/>
              <w:bookmarkEnd w:id="3738"/>
              <w:bookmarkEnd w:id="3739"/>
            </w:del>
          </w:p>
        </w:tc>
        <w:bookmarkStart w:id="3740" w:name="_Toc454285675"/>
        <w:bookmarkStart w:id="3741" w:name="_Toc454286051"/>
        <w:bookmarkStart w:id="3742" w:name="_Toc454286427"/>
        <w:bookmarkEnd w:id="3740"/>
        <w:bookmarkEnd w:id="3741"/>
        <w:bookmarkEnd w:id="3742"/>
      </w:tr>
      <w:tr w:rsidR="00F839F6" w:rsidRPr="00F839F6" w:rsidDel="00A25942" w:rsidTr="00E43532">
        <w:trPr>
          <w:cantSplit/>
          <w:del w:id="3743" w:author="Batra, Mayank" w:date="2016-06-21T14:24:00Z"/>
        </w:trPr>
        <w:tc>
          <w:tcPr>
            <w:tcW w:w="3539" w:type="dxa"/>
            <w:tcPrChange w:id="3744" w:author="Batra, Mayank" w:date="2016-06-21T12:07:00Z">
              <w:tcPr>
                <w:tcW w:w="3539" w:type="dxa"/>
              </w:tcPr>
            </w:tcPrChange>
          </w:tcPr>
          <w:p w:rsidR="00F839F6" w:rsidRPr="009B3496" w:rsidDel="00A25942" w:rsidRDefault="00F839F6" w:rsidP="006C4B22">
            <w:pPr>
              <w:rPr>
                <w:del w:id="3745" w:author="Batra, Mayank" w:date="2016-06-21T14:24:00Z"/>
                <w:rFonts w:cs="Arial"/>
              </w:rPr>
            </w:pPr>
            <w:del w:id="3746" w:author="Batra, Mayank" w:date="2016-06-21T14:24:00Z">
              <w:r w:rsidRPr="009B3496" w:rsidDel="00A25942">
                <w:rPr>
                  <w:rFonts w:cs="Arial"/>
                </w:rPr>
                <w:delText>All values</w:delText>
              </w:r>
              <w:bookmarkStart w:id="3747" w:name="_Toc454285676"/>
              <w:bookmarkStart w:id="3748" w:name="_Toc454286052"/>
              <w:bookmarkStart w:id="3749" w:name="_Toc454286428"/>
              <w:bookmarkEnd w:id="3747"/>
              <w:bookmarkEnd w:id="3748"/>
              <w:bookmarkEnd w:id="3749"/>
            </w:del>
          </w:p>
        </w:tc>
        <w:tc>
          <w:tcPr>
            <w:tcW w:w="5528" w:type="dxa"/>
            <w:tcPrChange w:id="3750" w:author="Batra, Mayank" w:date="2016-06-21T12:07:00Z">
              <w:tcPr>
                <w:tcW w:w="5528" w:type="dxa"/>
              </w:tcPr>
            </w:tcPrChange>
          </w:tcPr>
          <w:p w:rsidR="00F839F6" w:rsidRPr="009B3496" w:rsidDel="00A25942" w:rsidRDefault="00F839F6" w:rsidP="00A35CDE">
            <w:pPr>
              <w:rPr>
                <w:del w:id="3751" w:author="Batra, Mayank" w:date="2016-06-21T14:24:00Z"/>
                <w:rFonts w:cs="Arial"/>
              </w:rPr>
            </w:pPr>
            <w:del w:id="3752" w:author="Batra, Mayank" w:date="2016-06-21T14:24:00Z">
              <w:r w:rsidRPr="009B3496" w:rsidDel="00A25942">
                <w:rPr>
                  <w:rFonts w:cs="Arial"/>
                </w:rPr>
                <w:delText>Invalid command.</w:delText>
              </w:r>
              <w:bookmarkStart w:id="3753" w:name="_Toc454285677"/>
              <w:bookmarkStart w:id="3754" w:name="_Toc454286053"/>
              <w:bookmarkStart w:id="3755" w:name="_Toc454286429"/>
              <w:bookmarkEnd w:id="3753"/>
              <w:bookmarkEnd w:id="3754"/>
              <w:bookmarkEnd w:id="3755"/>
            </w:del>
          </w:p>
        </w:tc>
        <w:bookmarkStart w:id="3756" w:name="_Toc454285678"/>
        <w:bookmarkStart w:id="3757" w:name="_Toc454286054"/>
        <w:bookmarkStart w:id="3758" w:name="_Toc454286430"/>
        <w:bookmarkEnd w:id="3756"/>
        <w:bookmarkEnd w:id="3757"/>
        <w:bookmarkEnd w:id="3758"/>
      </w:tr>
    </w:tbl>
    <w:p w:rsidR="00E44F48" w:rsidRDefault="00E44F48" w:rsidP="00E44F48">
      <w:pPr>
        <w:pStyle w:val="31"/>
        <w:rPr>
          <w:del w:id="3759" w:author="Batra, Mayank" w:date="2016-06-21T14:24:00Z"/>
          <w:rFonts w:cs="Arial"/>
        </w:rPr>
        <w:pPrChange w:id="3760" w:author="Batra, Mayank" w:date="2016-06-21T14:25:00Z">
          <w:pPr/>
        </w:pPrChange>
      </w:pPr>
      <w:bookmarkStart w:id="3761" w:name="_Toc454286055"/>
      <w:bookmarkStart w:id="3762" w:name="_Toc454286431"/>
      <w:bookmarkEnd w:id="3761"/>
      <w:bookmarkEnd w:id="3762"/>
    </w:p>
    <w:p w:rsidR="00E44F48" w:rsidRDefault="00F839F6" w:rsidP="00E44F48">
      <w:pPr>
        <w:pStyle w:val="31"/>
        <w:rPr>
          <w:del w:id="3763" w:author="Batra, Mayank" w:date="2016-06-21T14:24:00Z"/>
        </w:rPr>
        <w:pPrChange w:id="3764" w:author="Batra, Mayank" w:date="2016-06-21T14:25:00Z">
          <w:pPr>
            <w:pStyle w:val="Bodyspace-above"/>
          </w:pPr>
        </w:pPrChange>
      </w:pPr>
      <w:del w:id="3765" w:author="Batra, Mayank" w:date="2016-06-21T14:24:00Z">
        <w:r w:rsidRPr="009B3496" w:rsidDel="00A25942">
          <w:delText>Return Parameters:</w:delText>
        </w:r>
        <w:bookmarkStart w:id="3766" w:name="_Toc454285680"/>
        <w:bookmarkStart w:id="3767" w:name="_Toc454286056"/>
        <w:bookmarkStart w:id="3768" w:name="_Toc454286432"/>
        <w:bookmarkEnd w:id="3766"/>
        <w:bookmarkEnd w:id="3767"/>
        <w:bookmarkEnd w:id="3768"/>
      </w:del>
    </w:p>
    <w:p w:rsidR="00E44F48" w:rsidRDefault="00F839F6" w:rsidP="00E44F48">
      <w:pPr>
        <w:pStyle w:val="31"/>
        <w:rPr>
          <w:del w:id="3769" w:author="Batra, Mayank" w:date="2016-06-21T14:24:00Z"/>
          <w:rFonts w:cs="Arial"/>
        </w:rPr>
        <w:pPrChange w:id="3770" w:author="Batra, Mayank" w:date="2016-06-21T14:25:00Z">
          <w:pPr/>
        </w:pPrChange>
      </w:pPr>
      <w:del w:id="3771" w:author="Batra, Mayank" w:date="2016-06-21T14:24:00Z">
        <w:r w:rsidDel="00A25942">
          <w:rPr>
            <w:rFonts w:cs="Arial"/>
          </w:rPr>
          <w:delText>&lt;unchanged&gt;</w:delText>
        </w:r>
        <w:bookmarkStart w:id="3772" w:name="_Toc454285681"/>
        <w:bookmarkStart w:id="3773" w:name="_Toc454286057"/>
        <w:bookmarkStart w:id="3774" w:name="_Toc454286433"/>
        <w:bookmarkEnd w:id="3772"/>
        <w:bookmarkEnd w:id="3773"/>
        <w:bookmarkEnd w:id="3774"/>
      </w:del>
    </w:p>
    <w:p w:rsidR="00E44F48" w:rsidRDefault="00E44F48" w:rsidP="00E44F48">
      <w:pPr>
        <w:pStyle w:val="31"/>
        <w:rPr>
          <w:del w:id="3775" w:author="Batra, Mayank" w:date="2016-06-21T14:24:00Z"/>
          <w:rFonts w:cs="Arial"/>
        </w:rPr>
        <w:pPrChange w:id="3776" w:author="Batra, Mayank" w:date="2016-06-21T14:25:00Z">
          <w:pPr/>
        </w:pPrChange>
      </w:pPr>
      <w:bookmarkStart w:id="3777" w:name="_Toc454285682"/>
      <w:bookmarkStart w:id="3778" w:name="_Toc454286058"/>
      <w:bookmarkStart w:id="3779" w:name="_Toc454286434"/>
      <w:bookmarkEnd w:id="3777"/>
      <w:bookmarkEnd w:id="3778"/>
      <w:bookmarkEnd w:id="3779"/>
    </w:p>
    <w:p w:rsidR="00E44F48" w:rsidRDefault="00F839F6" w:rsidP="00E44F48">
      <w:pPr>
        <w:pStyle w:val="31"/>
        <w:rPr>
          <w:del w:id="3780" w:author="Batra, Mayank" w:date="2016-06-21T14:24:00Z"/>
        </w:rPr>
        <w:pPrChange w:id="3781" w:author="Batra, Mayank" w:date="2016-06-21T14:25:00Z">
          <w:pPr>
            <w:pStyle w:val="Bodyspace-above"/>
          </w:pPr>
        </w:pPrChange>
      </w:pPr>
      <w:del w:id="3782" w:author="Batra, Mayank" w:date="2016-06-21T14:24:00Z">
        <w:r w:rsidRPr="009B3496" w:rsidDel="00A25942">
          <w:delText>Event(s) Generated (unless masked away):</w:delText>
        </w:r>
        <w:bookmarkStart w:id="3783" w:name="_Toc454285683"/>
        <w:bookmarkStart w:id="3784" w:name="_Toc454286059"/>
        <w:bookmarkStart w:id="3785" w:name="_Toc454286435"/>
        <w:bookmarkEnd w:id="3783"/>
        <w:bookmarkEnd w:id="3784"/>
        <w:bookmarkEnd w:id="3785"/>
      </w:del>
    </w:p>
    <w:p w:rsidR="00E44F48" w:rsidRDefault="00F839F6" w:rsidP="00E44F48">
      <w:pPr>
        <w:pStyle w:val="31"/>
        <w:rPr>
          <w:del w:id="3786" w:author="Batra, Mayank" w:date="2016-06-21T14:24:00Z"/>
          <w:rFonts w:cs="Arial"/>
        </w:rPr>
        <w:pPrChange w:id="3787" w:author="Batra, Mayank" w:date="2016-06-21T14:25:00Z">
          <w:pPr/>
        </w:pPrChange>
      </w:pPr>
      <w:del w:id="3788" w:author="Batra, Mayank" w:date="2016-06-21T14:24:00Z">
        <w:r w:rsidRPr="00684EE9" w:rsidDel="00A25942">
          <w:rPr>
            <w:rFonts w:cs="Arial"/>
          </w:rPr>
          <w:delText>&lt;unchanged&gt;</w:delText>
        </w:r>
        <w:bookmarkStart w:id="3789" w:name="_Toc454285684"/>
        <w:bookmarkStart w:id="3790" w:name="_Toc454286060"/>
        <w:bookmarkStart w:id="3791" w:name="_Toc454286436"/>
        <w:bookmarkEnd w:id="3789"/>
        <w:bookmarkEnd w:id="3790"/>
        <w:bookmarkEnd w:id="3791"/>
      </w:del>
    </w:p>
    <w:p w:rsidR="00E44F48" w:rsidRDefault="00BA5B6B" w:rsidP="00E44F48">
      <w:pPr>
        <w:pStyle w:val="31"/>
        <w:rPr>
          <w:ins w:id="3792" w:author="Batra, Mayank" w:date="2016-06-21T14:26:00Z"/>
        </w:rPr>
        <w:pPrChange w:id="3793" w:author="Batra, Mayank" w:date="2016-06-21T14:25:00Z">
          <w:pPr/>
        </w:pPrChange>
      </w:pPr>
      <w:bookmarkStart w:id="3794" w:name="_Toc454286437"/>
      <w:ins w:id="3795" w:author="Batra, Mayank" w:date="2016-06-21T15:16:00Z">
        <w:r w:rsidRPr="00047BC7">
          <w:rPr>
            <w:color w:val="FF0000"/>
          </w:rPr>
          <w:t>[NEW SECTION]</w:t>
        </w:r>
        <w:r w:rsidRPr="004B1513">
          <w:t xml:space="preserve"> 7.8.XX</w:t>
        </w:r>
      </w:ins>
      <w:ins w:id="3796" w:author="Batra, Mayank" w:date="2016-06-21T14:25:00Z">
        <w:r w:rsidR="00A25942">
          <w:t xml:space="preserve"> LE Set Supplemental </w:t>
        </w:r>
      </w:ins>
      <w:ins w:id="3797" w:author="Batra, Mayank" w:date="2016-06-21T14:31:00Z">
        <w:r w:rsidR="00A25942">
          <w:t>Receive</w:t>
        </w:r>
      </w:ins>
      <w:ins w:id="3798" w:author="Batra, Mayank" w:date="2016-06-21T14:27:00Z">
        <w:r w:rsidR="00A25942">
          <w:t xml:space="preserve"> </w:t>
        </w:r>
      </w:ins>
      <w:ins w:id="3799" w:author="Batra, Mayank" w:date="2016-06-21T14:25:00Z">
        <w:r w:rsidR="00A25942">
          <w:t>Test Parameters Command</w:t>
        </w:r>
      </w:ins>
      <w:bookmarkEnd w:id="3794"/>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077"/>
        <w:gridCol w:w="738"/>
        <w:gridCol w:w="3402"/>
        <w:gridCol w:w="1359"/>
      </w:tblGrid>
      <w:tr w:rsidR="00A25942" w:rsidRPr="005A41BB" w:rsidTr="00BA5B6B">
        <w:trPr>
          <w:cantSplit/>
          <w:tblHeader/>
          <w:ins w:id="3800" w:author="Batra, Mayank" w:date="2016-06-21T14:26:00Z"/>
        </w:trPr>
        <w:tc>
          <w:tcPr>
            <w:tcW w:w="4077" w:type="dxa"/>
            <w:shd w:val="clear" w:color="auto" w:fill="DAEEF3"/>
          </w:tcPr>
          <w:p w:rsidR="00A25942" w:rsidRPr="00197E3E" w:rsidRDefault="00A25942" w:rsidP="00BA5B6B">
            <w:pPr>
              <w:rPr>
                <w:ins w:id="3801" w:author="Batra, Mayank" w:date="2016-06-21T14:26:00Z"/>
                <w:b/>
                <w:color w:val="FF0000"/>
              </w:rPr>
            </w:pPr>
            <w:ins w:id="3802" w:author="Batra, Mayank" w:date="2016-06-21T14:26:00Z">
              <w:r w:rsidRPr="00197E3E">
                <w:rPr>
                  <w:b/>
                  <w:color w:val="FF0000"/>
                </w:rPr>
                <w:t>Command</w:t>
              </w:r>
            </w:ins>
          </w:p>
        </w:tc>
        <w:tc>
          <w:tcPr>
            <w:tcW w:w="738" w:type="dxa"/>
            <w:shd w:val="clear" w:color="auto" w:fill="DAEEF3"/>
          </w:tcPr>
          <w:p w:rsidR="00A25942" w:rsidRPr="00197E3E" w:rsidRDefault="00A25942" w:rsidP="00BA5B6B">
            <w:pPr>
              <w:rPr>
                <w:ins w:id="3803" w:author="Batra, Mayank" w:date="2016-06-21T14:26:00Z"/>
                <w:b/>
                <w:color w:val="FF0000"/>
              </w:rPr>
            </w:pPr>
            <w:ins w:id="3804" w:author="Batra, Mayank" w:date="2016-06-21T14:26:00Z">
              <w:r w:rsidRPr="00197E3E">
                <w:rPr>
                  <w:b/>
                  <w:color w:val="FF0000"/>
                </w:rPr>
                <w:t>OCF</w:t>
              </w:r>
            </w:ins>
          </w:p>
        </w:tc>
        <w:tc>
          <w:tcPr>
            <w:tcW w:w="3402" w:type="dxa"/>
            <w:shd w:val="clear" w:color="auto" w:fill="DAEEF3"/>
          </w:tcPr>
          <w:p w:rsidR="00A25942" w:rsidRPr="00197E3E" w:rsidRDefault="00A25942" w:rsidP="00BA5B6B">
            <w:pPr>
              <w:rPr>
                <w:ins w:id="3805" w:author="Batra, Mayank" w:date="2016-06-21T14:26:00Z"/>
                <w:b/>
                <w:color w:val="FF0000"/>
              </w:rPr>
            </w:pPr>
            <w:ins w:id="3806" w:author="Batra, Mayank" w:date="2016-06-21T14:26:00Z">
              <w:r w:rsidRPr="00197E3E">
                <w:rPr>
                  <w:b/>
                  <w:color w:val="FF0000"/>
                </w:rPr>
                <w:t>Command Parameters</w:t>
              </w:r>
            </w:ins>
          </w:p>
        </w:tc>
        <w:tc>
          <w:tcPr>
            <w:tcW w:w="1359" w:type="dxa"/>
            <w:shd w:val="clear" w:color="auto" w:fill="DAEEF3"/>
          </w:tcPr>
          <w:p w:rsidR="00A25942" w:rsidRPr="00197E3E" w:rsidRDefault="00A25942" w:rsidP="00BA5B6B">
            <w:pPr>
              <w:rPr>
                <w:ins w:id="3807" w:author="Batra, Mayank" w:date="2016-06-21T14:26:00Z"/>
                <w:b/>
                <w:color w:val="FF0000"/>
              </w:rPr>
            </w:pPr>
            <w:ins w:id="3808" w:author="Batra, Mayank" w:date="2016-06-21T14:26:00Z">
              <w:r w:rsidRPr="00197E3E">
                <w:rPr>
                  <w:b/>
                  <w:color w:val="FF0000"/>
                </w:rPr>
                <w:t>Return Parameters</w:t>
              </w:r>
            </w:ins>
          </w:p>
        </w:tc>
      </w:tr>
      <w:tr w:rsidR="00A25942" w:rsidRPr="005A41BB" w:rsidTr="00BA5B6B">
        <w:trPr>
          <w:cantSplit/>
          <w:ins w:id="3809" w:author="Batra, Mayank" w:date="2016-06-21T14:26:00Z"/>
        </w:trPr>
        <w:tc>
          <w:tcPr>
            <w:tcW w:w="4077" w:type="dxa"/>
          </w:tcPr>
          <w:p w:rsidR="00A25942" w:rsidRPr="00047BC7" w:rsidRDefault="00A25942">
            <w:pPr>
              <w:rPr>
                <w:ins w:id="3810" w:author="Batra, Mayank" w:date="2016-06-21T14:26:00Z"/>
                <w:color w:val="FF0000"/>
                <w:lang w:val="da-DK"/>
              </w:rPr>
            </w:pPr>
            <w:ins w:id="3811" w:author="Batra, Mayank" w:date="2016-06-21T14:26:00Z">
              <w:r w:rsidRPr="00047BC7">
                <w:rPr>
                  <w:color w:val="FF0000"/>
                  <w:lang w:val="da-DK"/>
                </w:rPr>
                <w:t>HCI_LE_Set_</w:t>
              </w:r>
              <w:r>
                <w:rPr>
                  <w:color w:val="FF0000"/>
                  <w:lang w:val="en-GB"/>
                </w:rPr>
                <w:t>Supplemental_</w:t>
              </w:r>
            </w:ins>
            <w:ins w:id="3812" w:author="Batra, Mayank" w:date="2016-06-21T14:31:00Z">
              <w:r>
                <w:rPr>
                  <w:color w:val="FF0000"/>
                  <w:lang w:val="en-GB"/>
                </w:rPr>
                <w:t>Receive</w:t>
              </w:r>
            </w:ins>
            <w:ins w:id="3813" w:author="Batra, Mayank" w:date="2016-06-21T14:27:00Z">
              <w:r>
                <w:rPr>
                  <w:color w:val="FF0000"/>
                  <w:lang w:val="en-GB"/>
                </w:rPr>
                <w:t>_</w:t>
              </w:r>
            </w:ins>
            <w:ins w:id="3814" w:author="Batra, Mayank" w:date="2016-06-21T14:26:00Z">
              <w:r>
                <w:rPr>
                  <w:color w:val="FF0000"/>
                  <w:lang w:val="en-GB"/>
                </w:rPr>
                <w:t>Test</w:t>
              </w:r>
              <w:r>
                <w:rPr>
                  <w:color w:val="FF0000"/>
                  <w:lang w:val="da-DK"/>
                </w:rPr>
                <w:t>_</w:t>
              </w:r>
              <w:r w:rsidRPr="00047BC7">
                <w:rPr>
                  <w:color w:val="FF0000"/>
                  <w:lang w:val="da-DK"/>
                </w:rPr>
                <w:t>Parameters</w:t>
              </w:r>
            </w:ins>
          </w:p>
        </w:tc>
        <w:tc>
          <w:tcPr>
            <w:tcW w:w="738" w:type="dxa"/>
          </w:tcPr>
          <w:p w:rsidR="00A25942" w:rsidRPr="005A41BB" w:rsidRDefault="00A25942" w:rsidP="00BA5B6B">
            <w:pPr>
              <w:rPr>
                <w:ins w:id="3815" w:author="Batra, Mayank" w:date="2016-06-21T14:26:00Z"/>
                <w:color w:val="FF0000"/>
              </w:rPr>
            </w:pPr>
            <w:ins w:id="3816" w:author="Batra, Mayank" w:date="2016-06-21T14:26:00Z">
              <w:r w:rsidRPr="005A41BB">
                <w:rPr>
                  <w:color w:val="FF0000"/>
                </w:rPr>
                <w:t>TBD</w:t>
              </w:r>
            </w:ins>
          </w:p>
        </w:tc>
        <w:tc>
          <w:tcPr>
            <w:tcW w:w="3402" w:type="dxa"/>
          </w:tcPr>
          <w:p w:rsidR="00A25942" w:rsidRDefault="00A25942" w:rsidP="00A25942">
            <w:pPr>
              <w:rPr>
                <w:ins w:id="3817" w:author="Batra, Mayank" w:date="2016-06-21T14:26:00Z"/>
                <w:rFonts w:cs="Arial"/>
                <w:color w:val="FF0000"/>
              </w:rPr>
            </w:pPr>
            <w:ins w:id="3818" w:author="Batra, Mayank" w:date="2016-06-21T14:26:00Z">
              <w:r>
                <w:rPr>
                  <w:rFonts w:cs="Arial"/>
                  <w:color w:val="FF0000"/>
                </w:rPr>
                <w:t>Supplemental_Length,</w:t>
              </w:r>
            </w:ins>
          </w:p>
          <w:p w:rsidR="00A25942" w:rsidRDefault="00A25942" w:rsidP="00A25942">
            <w:pPr>
              <w:rPr>
                <w:ins w:id="3819" w:author="Batra, Mayank" w:date="2016-06-21T14:26:00Z"/>
                <w:rFonts w:cs="Arial"/>
                <w:color w:val="FF0000"/>
              </w:rPr>
            </w:pPr>
            <w:ins w:id="3820" w:author="Batra, Mayank" w:date="2016-06-21T14:26:00Z">
              <w:r>
                <w:rPr>
                  <w:rFonts w:cs="Arial"/>
                  <w:color w:val="FF0000"/>
                </w:rPr>
                <w:t>Supplemental_Slot_Type,</w:t>
              </w:r>
            </w:ins>
          </w:p>
          <w:p w:rsidR="00A25942" w:rsidRDefault="00A25942" w:rsidP="00A25942">
            <w:pPr>
              <w:rPr>
                <w:ins w:id="3821" w:author="Batra, Mayank" w:date="2016-06-21T14:26:00Z"/>
                <w:rFonts w:cs="Arial"/>
                <w:color w:val="FF0000"/>
              </w:rPr>
            </w:pPr>
            <w:ins w:id="3822" w:author="Batra, Mayank" w:date="2016-06-21T14:26:00Z">
              <w:r>
                <w:rPr>
                  <w:rFonts w:cs="Arial"/>
                  <w:color w:val="FF0000"/>
                </w:rPr>
                <w:t>Number_of_Antennae,</w:t>
              </w:r>
            </w:ins>
          </w:p>
          <w:p w:rsidR="00A25942" w:rsidRPr="005A41BB" w:rsidRDefault="00A25942" w:rsidP="00A25942">
            <w:pPr>
              <w:rPr>
                <w:ins w:id="3823" w:author="Batra, Mayank" w:date="2016-06-21T14:26:00Z"/>
                <w:color w:val="FF0000"/>
              </w:rPr>
            </w:pPr>
            <w:ins w:id="3824" w:author="Batra, Mayank" w:date="2016-06-21T14:26:00Z">
              <w:r>
                <w:rPr>
                  <w:rFonts w:cs="Arial"/>
                  <w:color w:val="FF0000"/>
                </w:rPr>
                <w:t>Antenna_Switching_Pattern</w:t>
              </w:r>
            </w:ins>
          </w:p>
        </w:tc>
        <w:tc>
          <w:tcPr>
            <w:tcW w:w="1359" w:type="dxa"/>
          </w:tcPr>
          <w:p w:rsidR="00A25942" w:rsidRPr="005A41BB" w:rsidRDefault="00A25942" w:rsidP="00BA5B6B">
            <w:pPr>
              <w:rPr>
                <w:ins w:id="3825" w:author="Batra, Mayank" w:date="2016-06-21T14:26:00Z"/>
                <w:color w:val="FF0000"/>
              </w:rPr>
            </w:pPr>
            <w:ins w:id="3826" w:author="Batra, Mayank" w:date="2016-06-21T14:26:00Z">
              <w:r w:rsidRPr="005A41BB">
                <w:rPr>
                  <w:color w:val="FF0000"/>
                </w:rPr>
                <w:t>Status</w:t>
              </w:r>
            </w:ins>
          </w:p>
        </w:tc>
      </w:tr>
    </w:tbl>
    <w:p w:rsidR="00A25942" w:rsidRDefault="00A25942">
      <w:pPr>
        <w:rPr>
          <w:ins w:id="3827" w:author="Batra, Mayank" w:date="2016-06-21T14:31:00Z"/>
        </w:rPr>
      </w:pPr>
    </w:p>
    <w:p w:rsidR="00A25942" w:rsidRPr="005A41BB" w:rsidRDefault="00A25942" w:rsidP="00E44F48">
      <w:pPr>
        <w:outlineLvl w:val="0"/>
        <w:rPr>
          <w:ins w:id="3828" w:author="Batra, Mayank" w:date="2016-06-21T14:33:00Z"/>
          <w:rStyle w:val="af"/>
          <w:color w:val="FF0000"/>
        </w:rPr>
      </w:pPr>
      <w:ins w:id="3829" w:author="Batra, Mayank" w:date="2016-06-21T14:33:00Z">
        <w:r w:rsidRPr="005A41BB">
          <w:rPr>
            <w:rStyle w:val="af"/>
            <w:color w:val="FF0000"/>
          </w:rPr>
          <w:t>Description:</w:t>
        </w:r>
      </w:ins>
    </w:p>
    <w:p w:rsidR="00A25942" w:rsidRDefault="00A25942" w:rsidP="00A25942">
      <w:pPr>
        <w:rPr>
          <w:ins w:id="3830" w:author="Batra, Mayank" w:date="2016-06-21T14:33:00Z"/>
          <w:color w:val="FF0000"/>
        </w:rPr>
      </w:pPr>
      <w:ins w:id="3831" w:author="Batra, Mayank" w:date="2016-06-21T14:33:00Z">
        <w:r>
          <w:rPr>
            <w:color w:val="FF0000"/>
          </w:rPr>
          <w:lastRenderedPageBreak/>
          <w:t>The LE_Set_Supplemental_Receive_Test_Parameters</w:t>
        </w:r>
        <w:r w:rsidRPr="005A41BB">
          <w:rPr>
            <w:color w:val="FF0000"/>
          </w:rPr>
          <w:t xml:space="preserve"> command is used to</w:t>
        </w:r>
        <w:r>
          <w:rPr>
            <w:color w:val="FF0000"/>
          </w:rPr>
          <w:t xml:space="preserve"> set the antenna switching pattern and </w:t>
        </w:r>
      </w:ins>
      <w:ins w:id="3832" w:author="Batra, Mayank" w:date="2016-06-21T14:35:00Z">
        <w:r>
          <w:rPr>
            <w:color w:val="FF0000"/>
          </w:rPr>
          <w:t xml:space="preserve">the </w:t>
        </w:r>
      </w:ins>
      <w:ins w:id="3833" w:author="Batra, Mayank" w:date="2016-06-21T14:36:00Z">
        <w:r>
          <w:rPr>
            <w:color w:val="FF0000"/>
          </w:rPr>
          <w:t xml:space="preserve">switching and </w:t>
        </w:r>
      </w:ins>
      <w:ins w:id="3834" w:author="Batra, Mayank" w:date="2016-06-21T14:33:00Z">
        <w:r>
          <w:rPr>
            <w:color w:val="FF0000"/>
          </w:rPr>
          <w:t>sampling slot durations for receiving Supplementals</w:t>
        </w:r>
      </w:ins>
      <w:ins w:id="3835" w:author="Batra, Mayank" w:date="2016-06-21T14:35:00Z">
        <w:r>
          <w:rPr>
            <w:color w:val="FF0000"/>
          </w:rPr>
          <w:t xml:space="preserve"> during test mode</w:t>
        </w:r>
      </w:ins>
      <w:commentRangeStart w:id="3836"/>
      <w:ins w:id="3837" w:author="Batra, Mayank" w:date="2016-06-21T14:33:00Z">
        <w:r w:rsidRPr="005A41BB">
          <w:rPr>
            <w:color w:val="FF0000"/>
          </w:rPr>
          <w:t>.</w:t>
        </w:r>
        <w:r>
          <w:rPr>
            <w:rStyle w:val="aff1"/>
          </w:rPr>
          <w:commentReference w:id="3836"/>
        </w:r>
        <w:commentRangeEnd w:id="3836"/>
        <w:r>
          <w:rPr>
            <w:rStyle w:val="aff1"/>
          </w:rPr>
          <w:commentReference w:id="3838"/>
        </w:r>
      </w:ins>
    </w:p>
    <w:p w:rsidR="00A25942" w:rsidRDefault="00A25942" w:rsidP="00A25942">
      <w:pPr>
        <w:rPr>
          <w:ins w:id="3839" w:author="Batra, Mayank" w:date="2016-06-21T14:33:00Z"/>
          <w:color w:val="FF0000"/>
        </w:rPr>
      </w:pPr>
      <w:ins w:id="3840" w:author="Batra, Mayank" w:date="2016-06-21T14:33:00Z">
        <w:r>
          <w:rPr>
            <w:color w:val="FF0000"/>
          </w:rPr>
          <w:t xml:space="preserve">If the </w:t>
        </w:r>
      </w:ins>
      <w:ins w:id="3841" w:author="Batra, Mayank" w:date="2016-06-21T14:36:00Z">
        <w:r>
          <w:rPr>
            <w:color w:val="FF0000"/>
          </w:rPr>
          <w:t>Supplemental_Slot_Type</w:t>
        </w:r>
      </w:ins>
      <w:ins w:id="3842" w:author="Batra, Mayank" w:date="2016-06-21T14:33:00Z">
        <w:r>
          <w:rPr>
            <w:color w:val="FF0000"/>
          </w:rPr>
          <w:t xml:space="preserve"> parameter is set to 0x01 and the Controller does not support 1 µs switching and sampling, the Controller shall return the error code Unsupported Feature or Parameter value (0x11).</w:t>
        </w:r>
      </w:ins>
    </w:p>
    <w:p w:rsidR="00A25942" w:rsidRDefault="00A25942">
      <w:pPr>
        <w:rPr>
          <w:ins w:id="3843" w:author="Batra, Mayank" w:date="2016-06-21T14:37:00Z"/>
          <w:color w:val="FF0000"/>
        </w:rPr>
      </w:pPr>
      <w:ins w:id="3844" w:author="Batra, Mayank" w:date="2016-06-21T14:33:00Z">
        <w:r>
          <w:rPr>
            <w:color w:val="FF0000"/>
          </w:rPr>
          <w:t xml:space="preserve">The </w:t>
        </w:r>
      </w:ins>
      <w:ins w:id="3845" w:author="Batra, Mayank" w:date="2016-06-21T14:37:00Z">
        <w:r>
          <w:rPr>
            <w:color w:val="FF0000"/>
          </w:rPr>
          <w:t>Supplemental_Slot_Type</w:t>
        </w:r>
      </w:ins>
      <w:ins w:id="3846" w:author="Batra, Mayank" w:date="2016-06-21T14:33:00Z">
        <w:r>
          <w:rPr>
            <w:color w:val="FF0000"/>
          </w:rPr>
          <w:t xml:space="preserve"> parameter is only valid when receiving an AoA Supplemental.</w:t>
        </w:r>
      </w:ins>
    </w:p>
    <w:p w:rsidR="00A25942" w:rsidRDefault="00A25942" w:rsidP="00A25942">
      <w:pPr>
        <w:rPr>
          <w:ins w:id="3847" w:author="Batra, Mayank" w:date="2016-06-21T14:37:00Z"/>
          <w:rFonts w:cs="Arial"/>
          <w:color w:val="FF0000"/>
        </w:rPr>
      </w:pPr>
      <w:ins w:id="3848" w:author="Batra, Mayank" w:date="2016-06-21T14:37:00Z">
        <w:r>
          <w:rPr>
            <w:rFonts w:cs="Arial"/>
            <w:color w:val="FF0000"/>
          </w:rPr>
          <w:t>To test AoD receiving, Number_of_Antennae and Antenna_Switching_Pattern shall both be 0x00. To test AoA receiving, both shall be non-zero.</w:t>
        </w:r>
      </w:ins>
    </w:p>
    <w:p w:rsidR="00A25942" w:rsidRDefault="00A25942" w:rsidP="00A25942">
      <w:pPr>
        <w:rPr>
          <w:ins w:id="3849" w:author="Batra, Mayank" w:date="2016-06-21T14:37:00Z"/>
          <w:rFonts w:cs="Arial"/>
          <w:color w:val="FF0000"/>
        </w:rPr>
      </w:pPr>
      <w:ins w:id="3850" w:author="Batra, Mayank" w:date="2016-06-21T14:37:00Z">
        <w:r>
          <w:rPr>
            <w:rFonts w:cs="Arial"/>
            <w:color w:val="FF0000"/>
          </w:rPr>
          <w:t>If the length of the Supplemental in a received test reference packet is not equal to Supplemental_Length then the DUT shall discard that packet.</w:t>
        </w:r>
      </w:ins>
    </w:p>
    <w:p w:rsidR="00940887" w:rsidRPr="005A41BB" w:rsidRDefault="00940887" w:rsidP="00E44F48">
      <w:pPr>
        <w:outlineLvl w:val="0"/>
        <w:rPr>
          <w:ins w:id="3851" w:author="Batra, Mayank" w:date="2016-06-21T14:43:00Z"/>
          <w:rStyle w:val="af"/>
          <w:color w:val="FF0000"/>
        </w:rPr>
      </w:pPr>
      <w:ins w:id="3852" w:author="Batra, Mayank" w:date="2016-06-21T14:43:00Z">
        <w:r w:rsidRPr="005A41BB">
          <w:rPr>
            <w:rStyle w:val="af"/>
            <w:color w:val="FF0000"/>
          </w:rPr>
          <w:t>Command Parameters:</w:t>
        </w:r>
      </w:ins>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76"/>
        <w:gridCol w:w="847"/>
        <w:gridCol w:w="6983"/>
      </w:tblGrid>
      <w:tr w:rsidR="00940887" w:rsidRPr="005A41BB" w:rsidTr="00BA5B6B">
        <w:trPr>
          <w:cantSplit/>
          <w:ins w:id="3853" w:author="Batra, Mayank" w:date="2016-06-21T14:44:00Z"/>
        </w:trPr>
        <w:tc>
          <w:tcPr>
            <w:tcW w:w="2380" w:type="dxa"/>
            <w:gridSpan w:val="2"/>
            <w:tcBorders>
              <w:top w:val="nil"/>
              <w:left w:val="nil"/>
              <w:bottom w:val="single" w:sz="4" w:space="0" w:color="auto"/>
              <w:right w:val="nil"/>
            </w:tcBorders>
          </w:tcPr>
          <w:p w:rsidR="00940887" w:rsidRPr="00DC7EB8" w:rsidRDefault="00940887" w:rsidP="00BA5B6B">
            <w:pPr>
              <w:rPr>
                <w:ins w:id="3854" w:author="Batra, Mayank" w:date="2016-06-21T14:44:00Z"/>
                <w:i/>
                <w:color w:val="FF0000"/>
              </w:rPr>
            </w:pPr>
            <w:ins w:id="3855" w:author="Batra, Mayank" w:date="2016-06-21T14:44:00Z">
              <w:r>
                <w:rPr>
                  <w:i/>
                  <w:color w:val="FF0000"/>
                </w:rPr>
                <w:t>Supplemental_Length:</w:t>
              </w:r>
            </w:ins>
          </w:p>
        </w:tc>
        <w:tc>
          <w:tcPr>
            <w:tcW w:w="7226" w:type="dxa"/>
            <w:tcBorders>
              <w:top w:val="nil"/>
              <w:left w:val="nil"/>
              <w:bottom w:val="single" w:sz="4" w:space="0" w:color="auto"/>
              <w:right w:val="nil"/>
            </w:tcBorders>
          </w:tcPr>
          <w:p w:rsidR="00940887" w:rsidRPr="00791FF6" w:rsidRDefault="00940887" w:rsidP="00BA5B6B">
            <w:pPr>
              <w:jc w:val="right"/>
              <w:rPr>
                <w:ins w:id="3856" w:author="Batra, Mayank" w:date="2016-06-21T14:44:00Z"/>
                <w:i/>
                <w:color w:val="FF0000"/>
              </w:rPr>
            </w:pPr>
            <w:ins w:id="3857" w:author="Batra, Mayank" w:date="2016-06-21T14:44:00Z">
              <w:r w:rsidRPr="00791FF6">
                <w:rPr>
                  <w:i/>
                  <w:color w:val="FF0000"/>
                </w:rPr>
                <w:t xml:space="preserve">Size: </w:t>
              </w:r>
              <w:r>
                <w:rPr>
                  <w:i/>
                  <w:color w:val="FF0000"/>
                </w:rPr>
                <w:t>1</w:t>
              </w:r>
              <w:r w:rsidRPr="00791FF6">
                <w:rPr>
                  <w:i/>
                  <w:color w:val="FF0000"/>
                </w:rPr>
                <w:t xml:space="preserve"> Octet</w:t>
              </w:r>
            </w:ins>
          </w:p>
        </w:tc>
      </w:tr>
      <w:tr w:rsidR="00940887" w:rsidRPr="005A41BB" w:rsidTr="00BA5B6B">
        <w:trPr>
          <w:cantSplit/>
          <w:ins w:id="3858" w:author="Batra, Mayank" w:date="2016-06-21T14:44:00Z"/>
        </w:trPr>
        <w:tc>
          <w:tcPr>
            <w:tcW w:w="1526" w:type="dxa"/>
            <w:shd w:val="clear" w:color="auto" w:fill="DAEEF3"/>
          </w:tcPr>
          <w:p w:rsidR="00940887" w:rsidRPr="005A41BB" w:rsidRDefault="00940887" w:rsidP="00BA5B6B">
            <w:pPr>
              <w:rPr>
                <w:ins w:id="3859" w:author="Batra, Mayank" w:date="2016-06-21T14:44:00Z"/>
                <w:rStyle w:val="af"/>
                <w:color w:val="FF0000"/>
              </w:rPr>
            </w:pPr>
            <w:ins w:id="3860" w:author="Batra, Mayank" w:date="2016-06-21T14:44:00Z">
              <w:r w:rsidRPr="005A41BB">
                <w:rPr>
                  <w:rStyle w:val="af"/>
                  <w:color w:val="FF0000"/>
                </w:rPr>
                <w:t>Value</w:t>
              </w:r>
            </w:ins>
          </w:p>
        </w:tc>
        <w:tc>
          <w:tcPr>
            <w:tcW w:w="8080" w:type="dxa"/>
            <w:gridSpan w:val="2"/>
            <w:shd w:val="clear" w:color="auto" w:fill="DAEEF3"/>
          </w:tcPr>
          <w:p w:rsidR="00940887" w:rsidRPr="005A41BB" w:rsidRDefault="00940887" w:rsidP="00BA5B6B">
            <w:pPr>
              <w:rPr>
                <w:ins w:id="3861" w:author="Batra, Mayank" w:date="2016-06-21T14:44:00Z"/>
                <w:rStyle w:val="af"/>
                <w:color w:val="FF0000"/>
              </w:rPr>
            </w:pPr>
            <w:ins w:id="3862" w:author="Batra, Mayank" w:date="2016-06-21T14:44:00Z">
              <w:r w:rsidRPr="005A41BB">
                <w:rPr>
                  <w:rStyle w:val="af"/>
                  <w:color w:val="FF0000"/>
                </w:rPr>
                <w:t>Parameter Description</w:t>
              </w:r>
            </w:ins>
          </w:p>
        </w:tc>
      </w:tr>
      <w:tr w:rsidR="00940887" w:rsidRPr="005A41BB" w:rsidTr="00BA5B6B">
        <w:trPr>
          <w:cantSplit/>
          <w:ins w:id="3863" w:author="Batra, Mayank" w:date="2016-06-21T14:44:00Z"/>
        </w:trPr>
        <w:tc>
          <w:tcPr>
            <w:tcW w:w="1526" w:type="dxa"/>
          </w:tcPr>
          <w:p w:rsidR="00940887" w:rsidRPr="005A41BB" w:rsidRDefault="00940887" w:rsidP="00BA5B6B">
            <w:pPr>
              <w:rPr>
                <w:ins w:id="3864" w:author="Batra, Mayank" w:date="2016-06-21T14:44:00Z"/>
                <w:color w:val="FF0000"/>
              </w:rPr>
            </w:pPr>
            <w:ins w:id="3865" w:author="Batra, Mayank" w:date="2016-06-21T14:44:00Z">
              <w:r w:rsidRPr="005A41BB">
                <w:rPr>
                  <w:color w:val="FF0000"/>
                </w:rPr>
                <w:t>0x</w:t>
              </w:r>
              <w:r>
                <w:rPr>
                  <w:color w:val="FF0000"/>
                </w:rPr>
                <w:t>00</w:t>
              </w:r>
            </w:ins>
          </w:p>
        </w:tc>
        <w:tc>
          <w:tcPr>
            <w:tcW w:w="8080" w:type="dxa"/>
            <w:gridSpan w:val="2"/>
          </w:tcPr>
          <w:p w:rsidR="00940887" w:rsidRPr="00940887" w:rsidRDefault="00940887" w:rsidP="00BA5B6B">
            <w:pPr>
              <w:rPr>
                <w:ins w:id="3866" w:author="Batra, Mayank" w:date="2016-06-21T14:44:00Z"/>
                <w:color w:val="FF0000"/>
                <w:rPrChange w:id="3867" w:author="Batra, Mayank" w:date="2016-06-21T14:44:00Z">
                  <w:rPr>
                    <w:ins w:id="3868" w:author="Batra, Mayank" w:date="2016-06-21T14:44:00Z"/>
                    <w:color w:val="FF0000"/>
                    <w:lang w:val="en-GB"/>
                  </w:rPr>
                </w:rPrChange>
              </w:rPr>
            </w:pPr>
            <w:ins w:id="3869" w:author="Batra, Mayank" w:date="2016-06-21T14:44:00Z">
              <w:r>
                <w:rPr>
                  <w:color w:val="FF0000"/>
                </w:rPr>
                <w:t>No Supplemental expected</w:t>
              </w:r>
            </w:ins>
          </w:p>
        </w:tc>
      </w:tr>
      <w:tr w:rsidR="00940887" w:rsidRPr="005A41BB" w:rsidTr="00BA5B6B">
        <w:trPr>
          <w:cantSplit/>
          <w:ins w:id="3870" w:author="Batra, Mayank" w:date="2016-06-21T14:44:00Z"/>
        </w:trPr>
        <w:tc>
          <w:tcPr>
            <w:tcW w:w="1526" w:type="dxa"/>
          </w:tcPr>
          <w:p w:rsidR="00940887" w:rsidRPr="005A41BB" w:rsidRDefault="00940887" w:rsidP="00BA5B6B">
            <w:pPr>
              <w:rPr>
                <w:ins w:id="3871" w:author="Batra, Mayank" w:date="2016-06-21T14:44:00Z"/>
                <w:color w:val="FF0000"/>
              </w:rPr>
            </w:pPr>
            <w:ins w:id="3872" w:author="Batra, Mayank" w:date="2016-06-21T14:44:00Z">
              <w:r>
                <w:rPr>
                  <w:color w:val="FF0000"/>
                </w:rPr>
                <w:t>0x02 – 0x14</w:t>
              </w:r>
            </w:ins>
          </w:p>
        </w:tc>
        <w:tc>
          <w:tcPr>
            <w:tcW w:w="8080" w:type="dxa"/>
            <w:gridSpan w:val="2"/>
          </w:tcPr>
          <w:p w:rsidR="00940887" w:rsidRDefault="00940887" w:rsidP="00BA5B6B">
            <w:pPr>
              <w:rPr>
                <w:ins w:id="3873" w:author="Batra, Mayank" w:date="2016-06-21T14:44:00Z"/>
                <w:color w:val="FF0000"/>
              </w:rPr>
            </w:pPr>
            <w:ins w:id="3874" w:author="Batra, Mayank" w:date="2016-06-21T14:44:00Z">
              <w:r>
                <w:rPr>
                  <w:color w:val="FF0000"/>
                </w:rPr>
                <w:t>Expected length of the Supplemental in 8 µs units</w:t>
              </w:r>
            </w:ins>
          </w:p>
        </w:tc>
      </w:tr>
      <w:tr w:rsidR="00940887" w:rsidRPr="005A41BB" w:rsidTr="00BA5B6B">
        <w:trPr>
          <w:cantSplit/>
          <w:ins w:id="3875" w:author="Batra, Mayank" w:date="2016-06-21T14:44:00Z"/>
        </w:trPr>
        <w:tc>
          <w:tcPr>
            <w:tcW w:w="1526" w:type="dxa"/>
          </w:tcPr>
          <w:p w:rsidR="00940887" w:rsidRPr="005A41BB" w:rsidRDefault="00940887" w:rsidP="00BA5B6B">
            <w:pPr>
              <w:rPr>
                <w:ins w:id="3876" w:author="Batra, Mayank" w:date="2016-06-21T14:44:00Z"/>
                <w:color w:val="FF0000"/>
              </w:rPr>
            </w:pPr>
            <w:ins w:id="3877" w:author="Batra, Mayank" w:date="2016-06-21T14:44:00Z">
              <w:r>
                <w:rPr>
                  <w:color w:val="FF0000"/>
                </w:rPr>
                <w:t>All other values</w:t>
              </w:r>
            </w:ins>
          </w:p>
        </w:tc>
        <w:tc>
          <w:tcPr>
            <w:tcW w:w="8080" w:type="dxa"/>
            <w:gridSpan w:val="2"/>
          </w:tcPr>
          <w:p w:rsidR="00940887" w:rsidRDefault="00940887" w:rsidP="00BA5B6B">
            <w:pPr>
              <w:rPr>
                <w:ins w:id="3878" w:author="Batra, Mayank" w:date="2016-06-21T14:44:00Z"/>
                <w:color w:val="FF0000"/>
              </w:rPr>
            </w:pPr>
            <w:ins w:id="3879" w:author="Batra, Mayank" w:date="2016-06-21T14:44:00Z">
              <w:r>
                <w:rPr>
                  <w:color w:val="FF0000"/>
                </w:rPr>
                <w:t>Reserved for future use</w:t>
              </w:r>
            </w:ins>
          </w:p>
        </w:tc>
      </w:tr>
    </w:tbl>
    <w:p w:rsidR="00940887" w:rsidRDefault="00940887" w:rsidP="00940887">
      <w:pPr>
        <w:rPr>
          <w:ins w:id="3880" w:author="Batra, Mayank" w:date="2016-06-21T14:44:00Z"/>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99"/>
        <w:gridCol w:w="846"/>
        <w:gridCol w:w="6761"/>
      </w:tblGrid>
      <w:tr w:rsidR="00940887" w:rsidRPr="005A41BB" w:rsidTr="00BA5B6B">
        <w:trPr>
          <w:cantSplit/>
          <w:ins w:id="3881" w:author="Batra, Mayank" w:date="2016-06-21T14:44:00Z"/>
        </w:trPr>
        <w:tc>
          <w:tcPr>
            <w:tcW w:w="2845" w:type="dxa"/>
            <w:gridSpan w:val="2"/>
            <w:tcBorders>
              <w:top w:val="nil"/>
              <w:left w:val="nil"/>
              <w:bottom w:val="single" w:sz="4" w:space="0" w:color="auto"/>
              <w:right w:val="nil"/>
            </w:tcBorders>
          </w:tcPr>
          <w:p w:rsidR="00940887" w:rsidRPr="00DC7EB8" w:rsidRDefault="00940887" w:rsidP="00BA5B6B">
            <w:pPr>
              <w:rPr>
                <w:ins w:id="3882" w:author="Batra, Mayank" w:date="2016-06-21T14:44:00Z"/>
                <w:i/>
                <w:color w:val="FF0000"/>
              </w:rPr>
            </w:pPr>
            <w:ins w:id="3883" w:author="Batra, Mayank" w:date="2016-06-21T14:44:00Z">
              <w:r>
                <w:rPr>
                  <w:i/>
                  <w:color w:val="FF0000"/>
                </w:rPr>
                <w:t>Supplemental_Slot_Type:</w:t>
              </w:r>
            </w:ins>
          </w:p>
        </w:tc>
        <w:tc>
          <w:tcPr>
            <w:tcW w:w="6761" w:type="dxa"/>
            <w:tcBorders>
              <w:top w:val="nil"/>
              <w:left w:val="nil"/>
              <w:bottom w:val="single" w:sz="4" w:space="0" w:color="auto"/>
              <w:right w:val="nil"/>
            </w:tcBorders>
          </w:tcPr>
          <w:p w:rsidR="00940887" w:rsidRPr="00791FF6" w:rsidRDefault="00940887" w:rsidP="00BA5B6B">
            <w:pPr>
              <w:jc w:val="right"/>
              <w:rPr>
                <w:ins w:id="3884" w:author="Batra, Mayank" w:date="2016-06-21T14:44:00Z"/>
                <w:i/>
                <w:color w:val="FF0000"/>
              </w:rPr>
            </w:pPr>
            <w:ins w:id="3885" w:author="Batra, Mayank" w:date="2016-06-21T14:44:00Z">
              <w:r w:rsidRPr="00791FF6">
                <w:rPr>
                  <w:i/>
                  <w:color w:val="FF0000"/>
                </w:rPr>
                <w:t xml:space="preserve">Size: </w:t>
              </w:r>
              <w:r>
                <w:rPr>
                  <w:i/>
                  <w:color w:val="FF0000"/>
                </w:rPr>
                <w:t>1</w:t>
              </w:r>
              <w:r w:rsidRPr="00791FF6">
                <w:rPr>
                  <w:i/>
                  <w:color w:val="FF0000"/>
                </w:rPr>
                <w:t xml:space="preserve"> Octet</w:t>
              </w:r>
            </w:ins>
          </w:p>
        </w:tc>
      </w:tr>
      <w:tr w:rsidR="00940887" w:rsidRPr="005A41BB" w:rsidTr="00BA5B6B">
        <w:trPr>
          <w:cantSplit/>
          <w:ins w:id="3886" w:author="Batra, Mayank" w:date="2016-06-21T14:44:00Z"/>
        </w:trPr>
        <w:tc>
          <w:tcPr>
            <w:tcW w:w="1999" w:type="dxa"/>
            <w:shd w:val="clear" w:color="auto" w:fill="DAEEF3"/>
          </w:tcPr>
          <w:p w:rsidR="00940887" w:rsidRPr="005A41BB" w:rsidRDefault="00940887" w:rsidP="00BA5B6B">
            <w:pPr>
              <w:rPr>
                <w:ins w:id="3887" w:author="Batra, Mayank" w:date="2016-06-21T14:44:00Z"/>
                <w:rStyle w:val="af"/>
                <w:color w:val="FF0000"/>
              </w:rPr>
            </w:pPr>
            <w:ins w:id="3888" w:author="Batra, Mayank" w:date="2016-06-21T14:44:00Z">
              <w:r w:rsidRPr="005A41BB">
                <w:rPr>
                  <w:rStyle w:val="af"/>
                  <w:color w:val="FF0000"/>
                </w:rPr>
                <w:t>Value</w:t>
              </w:r>
            </w:ins>
          </w:p>
        </w:tc>
        <w:tc>
          <w:tcPr>
            <w:tcW w:w="7607" w:type="dxa"/>
            <w:gridSpan w:val="2"/>
            <w:shd w:val="clear" w:color="auto" w:fill="DAEEF3"/>
          </w:tcPr>
          <w:p w:rsidR="00940887" w:rsidRPr="005A41BB" w:rsidRDefault="00940887" w:rsidP="00BA5B6B">
            <w:pPr>
              <w:rPr>
                <w:ins w:id="3889" w:author="Batra, Mayank" w:date="2016-06-21T14:44:00Z"/>
                <w:rStyle w:val="af"/>
                <w:color w:val="FF0000"/>
              </w:rPr>
            </w:pPr>
            <w:ins w:id="3890" w:author="Batra, Mayank" w:date="2016-06-21T14:44:00Z">
              <w:r w:rsidRPr="005A41BB">
                <w:rPr>
                  <w:rStyle w:val="af"/>
                  <w:color w:val="FF0000"/>
                </w:rPr>
                <w:t>Parameter Description</w:t>
              </w:r>
            </w:ins>
          </w:p>
        </w:tc>
      </w:tr>
      <w:tr w:rsidR="00940887" w:rsidRPr="005A41BB" w:rsidTr="00BA5B6B">
        <w:trPr>
          <w:cantSplit/>
          <w:ins w:id="3891" w:author="Batra, Mayank" w:date="2016-06-21T14:44:00Z"/>
        </w:trPr>
        <w:tc>
          <w:tcPr>
            <w:tcW w:w="1999" w:type="dxa"/>
          </w:tcPr>
          <w:p w:rsidR="00940887" w:rsidRDefault="00940887" w:rsidP="00BA5B6B">
            <w:pPr>
              <w:rPr>
                <w:ins w:id="3892" w:author="Batra, Mayank" w:date="2016-06-21T14:44:00Z"/>
                <w:color w:val="FF0000"/>
              </w:rPr>
            </w:pPr>
            <w:ins w:id="3893" w:author="Batra, Mayank" w:date="2016-06-21T14:44:00Z">
              <w:r>
                <w:rPr>
                  <w:color w:val="FF0000"/>
                </w:rPr>
                <w:t>0x00</w:t>
              </w:r>
            </w:ins>
          </w:p>
        </w:tc>
        <w:tc>
          <w:tcPr>
            <w:tcW w:w="7607" w:type="dxa"/>
            <w:gridSpan w:val="2"/>
          </w:tcPr>
          <w:p w:rsidR="00940887" w:rsidRDefault="00940887" w:rsidP="00BA5B6B">
            <w:pPr>
              <w:rPr>
                <w:ins w:id="3894" w:author="Batra, Mayank" w:date="2016-06-21T14:44:00Z"/>
                <w:color w:val="FF0000"/>
              </w:rPr>
            </w:pPr>
            <w:ins w:id="3895" w:author="Batra, Mayank" w:date="2016-06-21T14:44:00Z">
              <w:r>
                <w:rPr>
                  <w:color w:val="FF0000"/>
                </w:rPr>
                <w:t>No Supplemental</w:t>
              </w:r>
            </w:ins>
          </w:p>
        </w:tc>
      </w:tr>
      <w:tr w:rsidR="00940887" w:rsidRPr="005A41BB" w:rsidTr="00BA5B6B">
        <w:trPr>
          <w:cantSplit/>
          <w:ins w:id="3896" w:author="Batra, Mayank" w:date="2016-06-21T14:44:00Z"/>
        </w:trPr>
        <w:tc>
          <w:tcPr>
            <w:tcW w:w="1999" w:type="dxa"/>
          </w:tcPr>
          <w:p w:rsidR="00940887" w:rsidRPr="005A41BB" w:rsidRDefault="00940887" w:rsidP="00BA5B6B">
            <w:pPr>
              <w:rPr>
                <w:ins w:id="3897" w:author="Batra, Mayank" w:date="2016-06-21T14:44:00Z"/>
                <w:color w:val="FF0000"/>
              </w:rPr>
            </w:pPr>
            <w:ins w:id="3898" w:author="Batra, Mayank" w:date="2016-06-21T14:44:00Z">
              <w:r>
                <w:rPr>
                  <w:color w:val="FF0000"/>
                </w:rPr>
                <w:t>0x01</w:t>
              </w:r>
            </w:ins>
          </w:p>
        </w:tc>
        <w:tc>
          <w:tcPr>
            <w:tcW w:w="7607" w:type="dxa"/>
            <w:gridSpan w:val="2"/>
          </w:tcPr>
          <w:p w:rsidR="00940887" w:rsidRPr="005A41BB" w:rsidRDefault="00940887" w:rsidP="00BA5B6B">
            <w:pPr>
              <w:rPr>
                <w:ins w:id="3899" w:author="Batra, Mayank" w:date="2016-06-21T14:44:00Z"/>
                <w:color w:val="FF0000"/>
              </w:rPr>
            </w:pPr>
            <w:ins w:id="3900" w:author="Batra, Mayank" w:date="2016-06-21T14:44:00Z">
              <w:r>
                <w:rPr>
                  <w:color w:val="FF0000"/>
                </w:rPr>
                <w:t>Sample Supplemental with 1 µs slots</w:t>
              </w:r>
            </w:ins>
          </w:p>
        </w:tc>
      </w:tr>
      <w:tr w:rsidR="00940887" w:rsidRPr="005A41BB" w:rsidTr="00BA5B6B">
        <w:trPr>
          <w:cantSplit/>
          <w:ins w:id="3901" w:author="Batra, Mayank" w:date="2016-06-21T14:44:00Z"/>
        </w:trPr>
        <w:tc>
          <w:tcPr>
            <w:tcW w:w="1999" w:type="dxa"/>
          </w:tcPr>
          <w:p w:rsidR="00940887" w:rsidRPr="005A41BB" w:rsidRDefault="00940887" w:rsidP="00BA5B6B">
            <w:pPr>
              <w:rPr>
                <w:ins w:id="3902" w:author="Batra, Mayank" w:date="2016-06-21T14:44:00Z"/>
                <w:color w:val="FF0000"/>
              </w:rPr>
            </w:pPr>
            <w:ins w:id="3903" w:author="Batra, Mayank" w:date="2016-06-21T14:44:00Z">
              <w:r>
                <w:rPr>
                  <w:color w:val="FF0000"/>
                </w:rPr>
                <w:t>0x02</w:t>
              </w:r>
            </w:ins>
          </w:p>
        </w:tc>
        <w:tc>
          <w:tcPr>
            <w:tcW w:w="7607" w:type="dxa"/>
            <w:gridSpan w:val="2"/>
          </w:tcPr>
          <w:p w:rsidR="00940887" w:rsidRDefault="00940887" w:rsidP="00BA5B6B">
            <w:pPr>
              <w:rPr>
                <w:ins w:id="3904" w:author="Batra, Mayank" w:date="2016-06-21T14:44:00Z"/>
                <w:color w:val="FF0000"/>
              </w:rPr>
            </w:pPr>
            <w:ins w:id="3905" w:author="Batra, Mayank" w:date="2016-06-21T14:44:00Z">
              <w:r>
                <w:rPr>
                  <w:color w:val="FF0000"/>
                </w:rPr>
                <w:t>Sample Supplemental with 2 µs slots</w:t>
              </w:r>
            </w:ins>
          </w:p>
        </w:tc>
      </w:tr>
      <w:tr w:rsidR="00940887" w:rsidRPr="005A41BB" w:rsidTr="00BA5B6B">
        <w:trPr>
          <w:cantSplit/>
          <w:ins w:id="3906" w:author="Batra, Mayank" w:date="2016-06-21T14:44:00Z"/>
        </w:trPr>
        <w:tc>
          <w:tcPr>
            <w:tcW w:w="1999" w:type="dxa"/>
          </w:tcPr>
          <w:p w:rsidR="00940887" w:rsidRPr="005A41BB" w:rsidRDefault="00940887" w:rsidP="00BA5B6B">
            <w:pPr>
              <w:rPr>
                <w:ins w:id="3907" w:author="Batra, Mayank" w:date="2016-06-21T14:44:00Z"/>
                <w:color w:val="FF0000"/>
              </w:rPr>
            </w:pPr>
            <w:ins w:id="3908" w:author="Batra, Mayank" w:date="2016-06-21T14:44:00Z">
              <w:r>
                <w:rPr>
                  <w:color w:val="FF0000"/>
                </w:rPr>
                <w:t>All other values</w:t>
              </w:r>
            </w:ins>
          </w:p>
        </w:tc>
        <w:tc>
          <w:tcPr>
            <w:tcW w:w="7607" w:type="dxa"/>
            <w:gridSpan w:val="2"/>
          </w:tcPr>
          <w:p w:rsidR="00940887" w:rsidRDefault="00940887" w:rsidP="00BA5B6B">
            <w:pPr>
              <w:rPr>
                <w:ins w:id="3909" w:author="Batra, Mayank" w:date="2016-06-21T14:44:00Z"/>
                <w:color w:val="FF0000"/>
              </w:rPr>
            </w:pPr>
            <w:ins w:id="3910" w:author="Batra, Mayank" w:date="2016-06-21T14:44:00Z">
              <w:r>
                <w:rPr>
                  <w:color w:val="FF0000"/>
                </w:rPr>
                <w:t>Reserved for future use</w:t>
              </w:r>
            </w:ins>
          </w:p>
        </w:tc>
      </w:tr>
    </w:tbl>
    <w:p w:rsidR="00940887" w:rsidRDefault="00940887" w:rsidP="00940887">
      <w:pPr>
        <w:rPr>
          <w:ins w:id="3911" w:author="Batra, Mayank" w:date="2016-06-21T14:44:00Z"/>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5"/>
        <w:gridCol w:w="846"/>
        <w:gridCol w:w="6975"/>
      </w:tblGrid>
      <w:tr w:rsidR="00940887" w:rsidRPr="005A41BB" w:rsidTr="00BA5B6B">
        <w:trPr>
          <w:cantSplit/>
          <w:ins w:id="3912" w:author="Batra, Mayank" w:date="2016-06-21T14:44:00Z"/>
        </w:trPr>
        <w:tc>
          <w:tcPr>
            <w:tcW w:w="2380" w:type="dxa"/>
            <w:gridSpan w:val="2"/>
            <w:tcBorders>
              <w:top w:val="nil"/>
              <w:left w:val="nil"/>
              <w:bottom w:val="single" w:sz="4" w:space="0" w:color="auto"/>
              <w:right w:val="nil"/>
            </w:tcBorders>
          </w:tcPr>
          <w:p w:rsidR="00940887" w:rsidRPr="00DC7EB8" w:rsidRDefault="00940887" w:rsidP="00BA5B6B">
            <w:pPr>
              <w:rPr>
                <w:ins w:id="3913" w:author="Batra, Mayank" w:date="2016-06-21T14:44:00Z"/>
                <w:i/>
                <w:color w:val="FF0000"/>
              </w:rPr>
            </w:pPr>
            <w:ins w:id="3914" w:author="Batra, Mayank" w:date="2016-06-21T14:44:00Z">
              <w:r>
                <w:rPr>
                  <w:i/>
                  <w:color w:val="FF0000"/>
                </w:rPr>
                <w:t>Number_of_Antennae:</w:t>
              </w:r>
            </w:ins>
          </w:p>
        </w:tc>
        <w:tc>
          <w:tcPr>
            <w:tcW w:w="7226" w:type="dxa"/>
            <w:tcBorders>
              <w:top w:val="nil"/>
              <w:left w:val="nil"/>
              <w:bottom w:val="single" w:sz="4" w:space="0" w:color="auto"/>
              <w:right w:val="nil"/>
            </w:tcBorders>
          </w:tcPr>
          <w:p w:rsidR="00940887" w:rsidRPr="00791FF6" w:rsidRDefault="00940887" w:rsidP="00BA5B6B">
            <w:pPr>
              <w:jc w:val="right"/>
              <w:rPr>
                <w:ins w:id="3915" w:author="Batra, Mayank" w:date="2016-06-21T14:44:00Z"/>
                <w:i/>
                <w:color w:val="FF0000"/>
              </w:rPr>
            </w:pPr>
            <w:ins w:id="3916" w:author="Batra, Mayank" w:date="2016-06-21T14:44:00Z">
              <w:r w:rsidRPr="00791FF6">
                <w:rPr>
                  <w:i/>
                  <w:color w:val="FF0000"/>
                </w:rPr>
                <w:t xml:space="preserve">Size: </w:t>
              </w:r>
              <w:r>
                <w:rPr>
                  <w:i/>
                  <w:color w:val="FF0000"/>
                </w:rPr>
                <w:t>1</w:t>
              </w:r>
              <w:r w:rsidRPr="00791FF6">
                <w:rPr>
                  <w:i/>
                  <w:color w:val="FF0000"/>
                </w:rPr>
                <w:t xml:space="preserve"> Octet</w:t>
              </w:r>
            </w:ins>
          </w:p>
        </w:tc>
      </w:tr>
      <w:tr w:rsidR="00940887" w:rsidRPr="005A41BB" w:rsidTr="00BA5B6B">
        <w:trPr>
          <w:cantSplit/>
          <w:ins w:id="3917" w:author="Batra, Mayank" w:date="2016-06-21T14:44:00Z"/>
        </w:trPr>
        <w:tc>
          <w:tcPr>
            <w:tcW w:w="1526" w:type="dxa"/>
            <w:shd w:val="clear" w:color="auto" w:fill="DAEEF3"/>
          </w:tcPr>
          <w:p w:rsidR="00940887" w:rsidRPr="005A41BB" w:rsidRDefault="00940887" w:rsidP="00BA5B6B">
            <w:pPr>
              <w:rPr>
                <w:ins w:id="3918" w:author="Batra, Mayank" w:date="2016-06-21T14:44:00Z"/>
                <w:rStyle w:val="af"/>
                <w:color w:val="FF0000"/>
              </w:rPr>
            </w:pPr>
            <w:ins w:id="3919" w:author="Batra, Mayank" w:date="2016-06-21T14:44:00Z">
              <w:r w:rsidRPr="005A41BB">
                <w:rPr>
                  <w:rStyle w:val="af"/>
                  <w:color w:val="FF0000"/>
                </w:rPr>
                <w:t>Value</w:t>
              </w:r>
            </w:ins>
          </w:p>
        </w:tc>
        <w:tc>
          <w:tcPr>
            <w:tcW w:w="8080" w:type="dxa"/>
            <w:gridSpan w:val="2"/>
            <w:shd w:val="clear" w:color="auto" w:fill="DAEEF3"/>
          </w:tcPr>
          <w:p w:rsidR="00940887" w:rsidRPr="005A41BB" w:rsidRDefault="00940887" w:rsidP="00BA5B6B">
            <w:pPr>
              <w:rPr>
                <w:ins w:id="3920" w:author="Batra, Mayank" w:date="2016-06-21T14:44:00Z"/>
                <w:rStyle w:val="af"/>
                <w:color w:val="FF0000"/>
              </w:rPr>
            </w:pPr>
            <w:ins w:id="3921" w:author="Batra, Mayank" w:date="2016-06-21T14:44:00Z">
              <w:r w:rsidRPr="005A41BB">
                <w:rPr>
                  <w:rStyle w:val="af"/>
                  <w:color w:val="FF0000"/>
                </w:rPr>
                <w:t>Parameter Description</w:t>
              </w:r>
            </w:ins>
          </w:p>
        </w:tc>
      </w:tr>
      <w:tr w:rsidR="00940887" w:rsidRPr="005A41BB" w:rsidTr="00BA5B6B">
        <w:trPr>
          <w:cantSplit/>
          <w:ins w:id="3922" w:author="Batra, Mayank" w:date="2016-06-21T14:44:00Z"/>
        </w:trPr>
        <w:tc>
          <w:tcPr>
            <w:tcW w:w="1526" w:type="dxa"/>
          </w:tcPr>
          <w:p w:rsidR="00940887" w:rsidRPr="005A41BB" w:rsidRDefault="00940887" w:rsidP="00BA5B6B">
            <w:pPr>
              <w:rPr>
                <w:ins w:id="3923" w:author="Batra, Mayank" w:date="2016-06-21T14:44:00Z"/>
                <w:color w:val="FF0000"/>
              </w:rPr>
            </w:pPr>
            <w:ins w:id="3924" w:author="Batra, Mayank" w:date="2016-06-21T14:44:00Z">
              <w:r w:rsidRPr="005A41BB">
                <w:rPr>
                  <w:color w:val="FF0000"/>
                </w:rPr>
                <w:t>0x</w:t>
              </w:r>
              <w:r>
                <w:rPr>
                  <w:color w:val="FF0000"/>
                </w:rPr>
                <w:t>00</w:t>
              </w:r>
            </w:ins>
          </w:p>
        </w:tc>
        <w:tc>
          <w:tcPr>
            <w:tcW w:w="8080" w:type="dxa"/>
            <w:gridSpan w:val="2"/>
          </w:tcPr>
          <w:p w:rsidR="00940887" w:rsidRPr="005A41BB" w:rsidRDefault="00940887" w:rsidP="00BA5B6B">
            <w:pPr>
              <w:rPr>
                <w:ins w:id="3925" w:author="Batra, Mayank" w:date="2016-06-21T14:44:00Z"/>
                <w:color w:val="FF0000"/>
              </w:rPr>
            </w:pPr>
            <w:ins w:id="3926" w:author="Batra, Mayank" w:date="2016-06-21T14:44:00Z">
              <w:r>
                <w:rPr>
                  <w:color w:val="FF0000"/>
                </w:rPr>
                <w:t>Antenna array not specified</w:t>
              </w:r>
            </w:ins>
          </w:p>
        </w:tc>
      </w:tr>
      <w:tr w:rsidR="00940887" w:rsidRPr="005A41BB" w:rsidTr="00BA5B6B">
        <w:trPr>
          <w:cantSplit/>
          <w:ins w:id="3927" w:author="Batra, Mayank" w:date="2016-06-21T14:44:00Z"/>
        </w:trPr>
        <w:tc>
          <w:tcPr>
            <w:tcW w:w="1526" w:type="dxa"/>
          </w:tcPr>
          <w:p w:rsidR="00940887" w:rsidRPr="005A41BB" w:rsidRDefault="00940887" w:rsidP="00BA5B6B">
            <w:pPr>
              <w:rPr>
                <w:ins w:id="3928" w:author="Batra, Mayank" w:date="2016-06-21T14:44:00Z"/>
                <w:color w:val="FF0000"/>
              </w:rPr>
            </w:pPr>
            <w:ins w:id="3929" w:author="Batra, Mayank" w:date="2016-06-21T14:44:00Z">
              <w:r>
                <w:rPr>
                  <w:color w:val="FF0000"/>
                </w:rPr>
                <w:t>0x01 – 0x4B</w:t>
              </w:r>
            </w:ins>
          </w:p>
        </w:tc>
        <w:tc>
          <w:tcPr>
            <w:tcW w:w="8080" w:type="dxa"/>
            <w:gridSpan w:val="2"/>
          </w:tcPr>
          <w:p w:rsidR="00940887" w:rsidRDefault="00940887" w:rsidP="00BA5B6B">
            <w:pPr>
              <w:rPr>
                <w:ins w:id="3930" w:author="Batra, Mayank" w:date="2016-06-21T14:44:00Z"/>
                <w:color w:val="FF0000"/>
              </w:rPr>
            </w:pPr>
            <w:ins w:id="3931" w:author="Batra, Mayank" w:date="2016-06-21T14:44:00Z">
              <w:r>
                <w:rPr>
                  <w:color w:val="FF0000"/>
                </w:rPr>
                <w:t>Number of antennae in the antenna array</w:t>
              </w:r>
            </w:ins>
          </w:p>
        </w:tc>
      </w:tr>
      <w:tr w:rsidR="00940887" w:rsidRPr="005A41BB" w:rsidTr="00BA5B6B">
        <w:trPr>
          <w:cantSplit/>
          <w:ins w:id="3932" w:author="Batra, Mayank" w:date="2016-06-21T14:44:00Z"/>
        </w:trPr>
        <w:tc>
          <w:tcPr>
            <w:tcW w:w="1526" w:type="dxa"/>
          </w:tcPr>
          <w:p w:rsidR="00940887" w:rsidRPr="005A41BB" w:rsidRDefault="00940887" w:rsidP="00BA5B6B">
            <w:pPr>
              <w:rPr>
                <w:ins w:id="3933" w:author="Batra, Mayank" w:date="2016-06-21T14:44:00Z"/>
                <w:color w:val="FF0000"/>
              </w:rPr>
            </w:pPr>
            <w:ins w:id="3934" w:author="Batra, Mayank" w:date="2016-06-21T14:44:00Z">
              <w:r>
                <w:rPr>
                  <w:color w:val="FF0000"/>
                </w:rPr>
                <w:t>All other values</w:t>
              </w:r>
            </w:ins>
          </w:p>
        </w:tc>
        <w:tc>
          <w:tcPr>
            <w:tcW w:w="8080" w:type="dxa"/>
            <w:gridSpan w:val="2"/>
          </w:tcPr>
          <w:p w:rsidR="00940887" w:rsidRDefault="00940887" w:rsidP="00BA5B6B">
            <w:pPr>
              <w:rPr>
                <w:ins w:id="3935" w:author="Batra, Mayank" w:date="2016-06-21T14:44:00Z"/>
                <w:color w:val="FF0000"/>
              </w:rPr>
            </w:pPr>
            <w:ins w:id="3936" w:author="Batra, Mayank" w:date="2016-06-21T14:44:00Z">
              <w:r>
                <w:rPr>
                  <w:color w:val="FF0000"/>
                </w:rPr>
                <w:t>Reserved for future use</w:t>
              </w:r>
            </w:ins>
          </w:p>
        </w:tc>
      </w:tr>
    </w:tbl>
    <w:p w:rsidR="00940887" w:rsidRDefault="00940887" w:rsidP="00940887">
      <w:pPr>
        <w:rPr>
          <w:ins w:id="3937" w:author="Batra, Mayank" w:date="2016-06-21T14:44:00Z"/>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87"/>
        <w:gridCol w:w="849"/>
        <w:gridCol w:w="6570"/>
      </w:tblGrid>
      <w:tr w:rsidR="00940887" w:rsidRPr="005A41BB" w:rsidTr="00BA5B6B">
        <w:trPr>
          <w:cantSplit/>
          <w:ins w:id="3938" w:author="Batra, Mayank" w:date="2016-06-21T14:44:00Z"/>
        </w:trPr>
        <w:tc>
          <w:tcPr>
            <w:tcW w:w="3036" w:type="dxa"/>
            <w:gridSpan w:val="2"/>
            <w:tcBorders>
              <w:top w:val="nil"/>
              <w:left w:val="nil"/>
              <w:bottom w:val="single" w:sz="4" w:space="0" w:color="auto"/>
              <w:right w:val="nil"/>
            </w:tcBorders>
          </w:tcPr>
          <w:p w:rsidR="00940887" w:rsidRPr="00DC7EB8" w:rsidRDefault="00940887" w:rsidP="00BA5B6B">
            <w:pPr>
              <w:rPr>
                <w:ins w:id="3939" w:author="Batra, Mayank" w:date="2016-06-21T14:44:00Z"/>
                <w:i/>
                <w:color w:val="FF0000"/>
              </w:rPr>
            </w:pPr>
            <w:ins w:id="3940" w:author="Batra, Mayank" w:date="2016-06-21T14:44:00Z">
              <w:r>
                <w:rPr>
                  <w:i/>
                  <w:color w:val="FF0000"/>
                </w:rPr>
                <w:t>Antenna_Switching_Pattern:</w:t>
              </w:r>
            </w:ins>
          </w:p>
        </w:tc>
        <w:tc>
          <w:tcPr>
            <w:tcW w:w="6570" w:type="dxa"/>
            <w:tcBorders>
              <w:top w:val="nil"/>
              <w:left w:val="nil"/>
              <w:bottom w:val="single" w:sz="4" w:space="0" w:color="auto"/>
              <w:right w:val="nil"/>
            </w:tcBorders>
          </w:tcPr>
          <w:p w:rsidR="00940887" w:rsidRPr="00791FF6" w:rsidRDefault="00940887" w:rsidP="00BA5B6B">
            <w:pPr>
              <w:jc w:val="right"/>
              <w:rPr>
                <w:ins w:id="3941" w:author="Batra, Mayank" w:date="2016-06-21T14:44:00Z"/>
                <w:i/>
                <w:color w:val="FF0000"/>
              </w:rPr>
            </w:pPr>
            <w:ins w:id="3942" w:author="Batra, Mayank" w:date="2016-06-21T14:44:00Z">
              <w:r w:rsidRPr="00791FF6">
                <w:rPr>
                  <w:i/>
                  <w:color w:val="FF0000"/>
                </w:rPr>
                <w:t xml:space="preserve">Size: </w:t>
              </w:r>
              <w:r>
                <w:rPr>
                  <w:i/>
                  <w:color w:val="FF0000"/>
                </w:rPr>
                <w:t>1</w:t>
              </w:r>
              <w:r w:rsidRPr="00791FF6">
                <w:rPr>
                  <w:i/>
                  <w:color w:val="FF0000"/>
                </w:rPr>
                <w:t xml:space="preserve"> Octet</w:t>
              </w:r>
            </w:ins>
          </w:p>
        </w:tc>
      </w:tr>
      <w:tr w:rsidR="00940887" w:rsidRPr="005A41BB" w:rsidTr="00BA5B6B">
        <w:trPr>
          <w:cantSplit/>
          <w:ins w:id="3943" w:author="Batra, Mayank" w:date="2016-06-21T14:44:00Z"/>
        </w:trPr>
        <w:tc>
          <w:tcPr>
            <w:tcW w:w="2187" w:type="dxa"/>
            <w:shd w:val="clear" w:color="auto" w:fill="DAEEF3"/>
          </w:tcPr>
          <w:p w:rsidR="00940887" w:rsidRPr="005A41BB" w:rsidRDefault="00940887" w:rsidP="00BA5B6B">
            <w:pPr>
              <w:rPr>
                <w:ins w:id="3944" w:author="Batra, Mayank" w:date="2016-06-21T14:44:00Z"/>
                <w:rStyle w:val="af"/>
                <w:color w:val="FF0000"/>
              </w:rPr>
            </w:pPr>
            <w:ins w:id="3945" w:author="Batra, Mayank" w:date="2016-06-21T14:44:00Z">
              <w:r w:rsidRPr="005A41BB">
                <w:rPr>
                  <w:rStyle w:val="af"/>
                  <w:color w:val="FF0000"/>
                </w:rPr>
                <w:lastRenderedPageBreak/>
                <w:t>Value</w:t>
              </w:r>
            </w:ins>
          </w:p>
        </w:tc>
        <w:tc>
          <w:tcPr>
            <w:tcW w:w="7419" w:type="dxa"/>
            <w:gridSpan w:val="2"/>
            <w:shd w:val="clear" w:color="auto" w:fill="DAEEF3"/>
          </w:tcPr>
          <w:p w:rsidR="00940887" w:rsidRPr="005A41BB" w:rsidRDefault="00940887" w:rsidP="00BA5B6B">
            <w:pPr>
              <w:rPr>
                <w:ins w:id="3946" w:author="Batra, Mayank" w:date="2016-06-21T14:44:00Z"/>
                <w:rStyle w:val="af"/>
                <w:color w:val="FF0000"/>
              </w:rPr>
            </w:pPr>
            <w:ins w:id="3947" w:author="Batra, Mayank" w:date="2016-06-21T14:44:00Z">
              <w:r w:rsidRPr="005A41BB">
                <w:rPr>
                  <w:rStyle w:val="af"/>
                  <w:color w:val="FF0000"/>
                </w:rPr>
                <w:t>Parameter Description</w:t>
              </w:r>
            </w:ins>
          </w:p>
        </w:tc>
      </w:tr>
      <w:tr w:rsidR="00940887" w:rsidRPr="005A41BB" w:rsidTr="00BA5B6B">
        <w:trPr>
          <w:cantSplit/>
          <w:ins w:id="3948" w:author="Batra, Mayank" w:date="2016-06-21T14:44:00Z"/>
        </w:trPr>
        <w:tc>
          <w:tcPr>
            <w:tcW w:w="2187" w:type="dxa"/>
          </w:tcPr>
          <w:p w:rsidR="00940887" w:rsidRPr="005A41BB" w:rsidRDefault="00940887" w:rsidP="00BA5B6B">
            <w:pPr>
              <w:rPr>
                <w:ins w:id="3949" w:author="Batra, Mayank" w:date="2016-06-21T14:44:00Z"/>
                <w:color w:val="FF0000"/>
              </w:rPr>
            </w:pPr>
            <w:ins w:id="3950" w:author="Batra, Mayank" w:date="2016-06-21T14:44:00Z">
              <w:r w:rsidRPr="005A41BB">
                <w:rPr>
                  <w:color w:val="FF0000"/>
                </w:rPr>
                <w:t>0x</w:t>
              </w:r>
              <w:r>
                <w:rPr>
                  <w:color w:val="FF0000"/>
                </w:rPr>
                <w:t>00</w:t>
              </w:r>
            </w:ins>
          </w:p>
        </w:tc>
        <w:tc>
          <w:tcPr>
            <w:tcW w:w="7419" w:type="dxa"/>
            <w:gridSpan w:val="2"/>
          </w:tcPr>
          <w:p w:rsidR="00940887" w:rsidRPr="005A41BB" w:rsidRDefault="00940887" w:rsidP="00BA5B6B">
            <w:pPr>
              <w:rPr>
                <w:ins w:id="3951" w:author="Batra, Mayank" w:date="2016-06-21T14:44:00Z"/>
                <w:color w:val="FF0000"/>
              </w:rPr>
            </w:pPr>
            <w:ins w:id="3952" w:author="Batra, Mayank" w:date="2016-06-21T14:44:00Z">
              <w:r>
                <w:rPr>
                  <w:color w:val="FF0000"/>
                </w:rPr>
                <w:t>Antenna switching pattern not specified</w:t>
              </w:r>
            </w:ins>
          </w:p>
        </w:tc>
      </w:tr>
      <w:tr w:rsidR="00940887" w:rsidRPr="005A41BB" w:rsidTr="00BA5B6B">
        <w:trPr>
          <w:cantSplit/>
          <w:ins w:id="3953" w:author="Batra, Mayank" w:date="2016-06-21T14:44:00Z"/>
        </w:trPr>
        <w:tc>
          <w:tcPr>
            <w:tcW w:w="2187" w:type="dxa"/>
          </w:tcPr>
          <w:p w:rsidR="00940887" w:rsidRPr="005A41BB" w:rsidRDefault="00940887" w:rsidP="00BA5B6B">
            <w:pPr>
              <w:rPr>
                <w:ins w:id="3954" w:author="Batra, Mayank" w:date="2016-06-21T14:44:00Z"/>
                <w:color w:val="FF0000"/>
              </w:rPr>
            </w:pPr>
            <w:ins w:id="3955" w:author="Batra, Mayank" w:date="2016-06-21T14:44:00Z">
              <w:r>
                <w:rPr>
                  <w:color w:val="FF0000"/>
                </w:rPr>
                <w:t>0x01</w:t>
              </w:r>
            </w:ins>
          </w:p>
        </w:tc>
        <w:tc>
          <w:tcPr>
            <w:tcW w:w="7419" w:type="dxa"/>
            <w:gridSpan w:val="2"/>
          </w:tcPr>
          <w:p w:rsidR="00940887" w:rsidRDefault="00940887" w:rsidP="00BA5B6B">
            <w:pPr>
              <w:rPr>
                <w:ins w:id="3956" w:author="Batra, Mayank" w:date="2016-06-21T14:44:00Z"/>
                <w:color w:val="FF0000"/>
              </w:rPr>
            </w:pPr>
            <w:ins w:id="3957" w:author="Batra, Mayank" w:date="2016-06-21T14:44:00Z">
              <w:r>
                <w:rPr>
                  <w:color w:val="FF0000"/>
                </w:rPr>
                <w:t xml:space="preserve">Antenna switching pattern A (see </w:t>
              </w:r>
              <w:commentRangeStart w:id="3958"/>
              <w:r>
                <w:rPr>
                  <w:color w:val="FF0000"/>
                </w:rPr>
                <w:t>[Vol 6]</w:t>
              </w:r>
              <w:commentRangeEnd w:id="3958"/>
              <w:r>
                <w:rPr>
                  <w:rStyle w:val="aff1"/>
                </w:rPr>
                <w:commentReference w:id="3958"/>
              </w:r>
              <w:r>
                <w:rPr>
                  <w:color w:val="FF0000"/>
                </w:rPr>
                <w:t xml:space="preserve"> Part F, </w:t>
              </w:r>
              <w:commentRangeStart w:id="3959"/>
              <w:r>
                <w:rPr>
                  <w:color w:val="FF0000"/>
                </w:rPr>
                <w:t xml:space="preserve">Section </w:t>
              </w:r>
              <w:commentRangeEnd w:id="3959"/>
              <w:r>
                <w:rPr>
                  <w:rStyle w:val="aff1"/>
                </w:rPr>
                <w:commentReference w:id="3959"/>
              </w:r>
              <w:r>
                <w:rPr>
                  <w:color w:val="FF0000"/>
                </w:rPr>
                <w:t>3.3.2)</w:t>
              </w:r>
            </w:ins>
          </w:p>
        </w:tc>
      </w:tr>
      <w:tr w:rsidR="00940887" w:rsidRPr="005A41BB" w:rsidTr="00BA5B6B">
        <w:trPr>
          <w:cantSplit/>
          <w:ins w:id="3960" w:author="Batra, Mayank" w:date="2016-06-21T14:44:00Z"/>
        </w:trPr>
        <w:tc>
          <w:tcPr>
            <w:tcW w:w="2187" w:type="dxa"/>
          </w:tcPr>
          <w:p w:rsidR="00940887" w:rsidRPr="005A41BB" w:rsidRDefault="00940887" w:rsidP="00BA5B6B">
            <w:pPr>
              <w:rPr>
                <w:ins w:id="3961" w:author="Batra, Mayank" w:date="2016-06-21T14:44:00Z"/>
                <w:color w:val="FF0000"/>
              </w:rPr>
            </w:pPr>
            <w:ins w:id="3962" w:author="Batra, Mayank" w:date="2016-06-21T14:44:00Z">
              <w:r>
                <w:rPr>
                  <w:color w:val="FF0000"/>
                </w:rPr>
                <w:t>0x02</w:t>
              </w:r>
            </w:ins>
          </w:p>
        </w:tc>
        <w:tc>
          <w:tcPr>
            <w:tcW w:w="7419" w:type="dxa"/>
            <w:gridSpan w:val="2"/>
          </w:tcPr>
          <w:p w:rsidR="00940887" w:rsidRDefault="00940887" w:rsidP="00BA5B6B">
            <w:pPr>
              <w:rPr>
                <w:ins w:id="3963" w:author="Batra, Mayank" w:date="2016-06-21T14:44:00Z"/>
                <w:color w:val="FF0000"/>
              </w:rPr>
            </w:pPr>
            <w:ins w:id="3964" w:author="Batra, Mayank" w:date="2016-06-21T14:44:00Z">
              <w:r>
                <w:rPr>
                  <w:color w:val="FF0000"/>
                </w:rPr>
                <w:t>Antenna switching pattern B (see [Vol 6] Part F, Section 3.3.2)</w:t>
              </w:r>
            </w:ins>
          </w:p>
        </w:tc>
      </w:tr>
      <w:tr w:rsidR="00940887" w:rsidRPr="005A41BB" w:rsidTr="00BA5B6B">
        <w:trPr>
          <w:cantSplit/>
          <w:ins w:id="3965" w:author="Batra, Mayank" w:date="2016-06-21T14:44:00Z"/>
        </w:trPr>
        <w:tc>
          <w:tcPr>
            <w:tcW w:w="2187" w:type="dxa"/>
          </w:tcPr>
          <w:p w:rsidR="00940887" w:rsidRPr="005A41BB" w:rsidRDefault="00940887" w:rsidP="00BA5B6B">
            <w:pPr>
              <w:rPr>
                <w:ins w:id="3966" w:author="Batra, Mayank" w:date="2016-06-21T14:44:00Z"/>
                <w:color w:val="FF0000"/>
              </w:rPr>
            </w:pPr>
            <w:ins w:id="3967" w:author="Batra, Mayank" w:date="2016-06-21T14:44:00Z">
              <w:r>
                <w:rPr>
                  <w:color w:val="FF0000"/>
                </w:rPr>
                <w:t>All other values</w:t>
              </w:r>
            </w:ins>
          </w:p>
        </w:tc>
        <w:tc>
          <w:tcPr>
            <w:tcW w:w="7419" w:type="dxa"/>
            <w:gridSpan w:val="2"/>
          </w:tcPr>
          <w:p w:rsidR="00940887" w:rsidRDefault="00940887" w:rsidP="00BA5B6B">
            <w:pPr>
              <w:rPr>
                <w:ins w:id="3968" w:author="Batra, Mayank" w:date="2016-06-21T14:44:00Z"/>
                <w:color w:val="FF0000"/>
              </w:rPr>
            </w:pPr>
            <w:ins w:id="3969" w:author="Batra, Mayank" w:date="2016-06-21T14:44:00Z">
              <w:r>
                <w:rPr>
                  <w:color w:val="FF0000"/>
                </w:rPr>
                <w:t>Reserved for future use</w:t>
              </w:r>
            </w:ins>
          </w:p>
        </w:tc>
      </w:tr>
    </w:tbl>
    <w:p w:rsidR="00940887" w:rsidRPr="005A41BB" w:rsidRDefault="00940887" w:rsidP="00940887">
      <w:pPr>
        <w:rPr>
          <w:ins w:id="3970" w:author="Batra, Mayank" w:date="2016-06-21T14:45:00Z"/>
          <w:rStyle w:val="af"/>
          <w:color w:val="FF0000"/>
        </w:rPr>
      </w:pPr>
      <w:ins w:id="3971" w:author="Batra, Mayank" w:date="2016-06-21T14:45:00Z">
        <w:r w:rsidRPr="005A41BB">
          <w:rPr>
            <w:rStyle w:val="af"/>
            <w:color w:val="FF0000"/>
          </w:rPr>
          <w:t>Return Parameters:</w:t>
        </w:r>
      </w:ins>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854"/>
        <w:gridCol w:w="7226"/>
      </w:tblGrid>
      <w:tr w:rsidR="00940887" w:rsidRPr="005A41BB" w:rsidTr="00BA5B6B">
        <w:trPr>
          <w:cantSplit/>
          <w:ins w:id="3972" w:author="Batra, Mayank" w:date="2016-06-21T14:45:00Z"/>
        </w:trPr>
        <w:tc>
          <w:tcPr>
            <w:tcW w:w="2380" w:type="dxa"/>
            <w:gridSpan w:val="2"/>
            <w:tcBorders>
              <w:top w:val="nil"/>
              <w:left w:val="nil"/>
              <w:bottom w:val="single" w:sz="4" w:space="0" w:color="auto"/>
              <w:right w:val="nil"/>
            </w:tcBorders>
          </w:tcPr>
          <w:p w:rsidR="00940887" w:rsidRPr="00DC7EB8" w:rsidRDefault="00940887" w:rsidP="00BA5B6B">
            <w:pPr>
              <w:rPr>
                <w:ins w:id="3973" w:author="Batra, Mayank" w:date="2016-06-21T14:45:00Z"/>
                <w:i/>
                <w:color w:val="FF0000"/>
              </w:rPr>
            </w:pPr>
            <w:ins w:id="3974" w:author="Batra, Mayank" w:date="2016-06-21T14:45:00Z">
              <w:r>
                <w:rPr>
                  <w:i/>
                  <w:color w:val="FF0000"/>
                </w:rPr>
                <w:t>Status:</w:t>
              </w:r>
            </w:ins>
          </w:p>
        </w:tc>
        <w:tc>
          <w:tcPr>
            <w:tcW w:w="7226" w:type="dxa"/>
            <w:tcBorders>
              <w:top w:val="nil"/>
              <w:left w:val="nil"/>
              <w:bottom w:val="single" w:sz="4" w:space="0" w:color="auto"/>
              <w:right w:val="nil"/>
            </w:tcBorders>
          </w:tcPr>
          <w:p w:rsidR="00940887" w:rsidRPr="00791FF6" w:rsidRDefault="00940887" w:rsidP="00BA5B6B">
            <w:pPr>
              <w:jc w:val="right"/>
              <w:rPr>
                <w:ins w:id="3975" w:author="Batra, Mayank" w:date="2016-06-21T14:45:00Z"/>
                <w:i/>
                <w:color w:val="FF0000"/>
              </w:rPr>
            </w:pPr>
            <w:ins w:id="3976" w:author="Batra, Mayank" w:date="2016-06-21T14:45:00Z">
              <w:r w:rsidRPr="00791FF6">
                <w:rPr>
                  <w:i/>
                  <w:color w:val="FF0000"/>
                </w:rPr>
                <w:t xml:space="preserve">Size: </w:t>
              </w:r>
              <w:r>
                <w:rPr>
                  <w:i/>
                  <w:color w:val="FF0000"/>
                </w:rPr>
                <w:t>1</w:t>
              </w:r>
              <w:r w:rsidRPr="00791FF6">
                <w:rPr>
                  <w:i/>
                  <w:color w:val="FF0000"/>
                </w:rPr>
                <w:t xml:space="preserve"> Octet</w:t>
              </w:r>
            </w:ins>
          </w:p>
        </w:tc>
      </w:tr>
      <w:tr w:rsidR="00940887" w:rsidRPr="005A41BB" w:rsidTr="00BA5B6B">
        <w:trPr>
          <w:cantSplit/>
          <w:ins w:id="3977" w:author="Batra, Mayank" w:date="2016-06-21T14:45:00Z"/>
        </w:trPr>
        <w:tc>
          <w:tcPr>
            <w:tcW w:w="1526" w:type="dxa"/>
            <w:shd w:val="clear" w:color="auto" w:fill="DAEEF3"/>
          </w:tcPr>
          <w:p w:rsidR="00940887" w:rsidRPr="005A41BB" w:rsidRDefault="00940887" w:rsidP="00BA5B6B">
            <w:pPr>
              <w:rPr>
                <w:ins w:id="3978" w:author="Batra, Mayank" w:date="2016-06-21T14:45:00Z"/>
                <w:rStyle w:val="af"/>
                <w:color w:val="FF0000"/>
              </w:rPr>
            </w:pPr>
            <w:ins w:id="3979" w:author="Batra, Mayank" w:date="2016-06-21T14:45:00Z">
              <w:r w:rsidRPr="005A41BB">
                <w:rPr>
                  <w:rStyle w:val="af"/>
                  <w:color w:val="FF0000"/>
                </w:rPr>
                <w:t>Value</w:t>
              </w:r>
            </w:ins>
          </w:p>
        </w:tc>
        <w:tc>
          <w:tcPr>
            <w:tcW w:w="8080" w:type="dxa"/>
            <w:gridSpan w:val="2"/>
            <w:shd w:val="clear" w:color="auto" w:fill="DAEEF3"/>
          </w:tcPr>
          <w:p w:rsidR="00940887" w:rsidRPr="005A41BB" w:rsidRDefault="00940887" w:rsidP="00BA5B6B">
            <w:pPr>
              <w:rPr>
                <w:ins w:id="3980" w:author="Batra, Mayank" w:date="2016-06-21T14:45:00Z"/>
                <w:rStyle w:val="af"/>
                <w:color w:val="FF0000"/>
              </w:rPr>
            </w:pPr>
            <w:ins w:id="3981" w:author="Batra, Mayank" w:date="2016-06-21T14:45:00Z">
              <w:r w:rsidRPr="005A41BB">
                <w:rPr>
                  <w:rStyle w:val="af"/>
                  <w:color w:val="FF0000"/>
                </w:rPr>
                <w:t>Parameter Description</w:t>
              </w:r>
            </w:ins>
          </w:p>
        </w:tc>
      </w:tr>
      <w:tr w:rsidR="00940887" w:rsidRPr="005A41BB" w:rsidTr="00BA5B6B">
        <w:trPr>
          <w:cantSplit/>
          <w:ins w:id="3982" w:author="Batra, Mayank" w:date="2016-06-21T14:45:00Z"/>
        </w:trPr>
        <w:tc>
          <w:tcPr>
            <w:tcW w:w="1526" w:type="dxa"/>
          </w:tcPr>
          <w:p w:rsidR="00940887" w:rsidRPr="005A41BB" w:rsidRDefault="00940887" w:rsidP="00BA5B6B">
            <w:pPr>
              <w:rPr>
                <w:ins w:id="3983" w:author="Batra, Mayank" w:date="2016-06-21T14:45:00Z"/>
                <w:color w:val="FF0000"/>
              </w:rPr>
            </w:pPr>
            <w:ins w:id="3984" w:author="Batra, Mayank" w:date="2016-06-21T14:45:00Z">
              <w:r w:rsidRPr="005A41BB">
                <w:rPr>
                  <w:color w:val="FF0000"/>
                </w:rPr>
                <w:t>0x00</w:t>
              </w:r>
            </w:ins>
          </w:p>
        </w:tc>
        <w:tc>
          <w:tcPr>
            <w:tcW w:w="8080" w:type="dxa"/>
            <w:gridSpan w:val="2"/>
          </w:tcPr>
          <w:p w:rsidR="00940887" w:rsidRPr="005A41BB" w:rsidRDefault="00940887">
            <w:pPr>
              <w:rPr>
                <w:ins w:id="3985" w:author="Batra, Mayank" w:date="2016-06-21T14:45:00Z"/>
                <w:color w:val="FF0000"/>
              </w:rPr>
            </w:pPr>
            <w:ins w:id="3986" w:author="Batra, Mayank" w:date="2016-06-21T14:45:00Z">
              <w:r w:rsidRPr="005A41BB">
                <w:rPr>
                  <w:color w:val="FF0000"/>
                </w:rPr>
                <w:t>LE_Set_</w:t>
              </w:r>
              <w:r>
                <w:rPr>
                  <w:color w:val="FF0000"/>
                </w:rPr>
                <w:t>Supplemental_Receive_Test_</w:t>
              </w:r>
              <w:r w:rsidRPr="005A41BB">
                <w:rPr>
                  <w:color w:val="FF0000"/>
                </w:rPr>
                <w:t>Parameters command succeeded.</w:t>
              </w:r>
            </w:ins>
          </w:p>
        </w:tc>
      </w:tr>
      <w:tr w:rsidR="00940887" w:rsidRPr="005A41BB" w:rsidTr="00BA5B6B">
        <w:trPr>
          <w:cantSplit/>
          <w:ins w:id="3987" w:author="Batra, Mayank" w:date="2016-06-21T14:45:00Z"/>
        </w:trPr>
        <w:tc>
          <w:tcPr>
            <w:tcW w:w="1526" w:type="dxa"/>
          </w:tcPr>
          <w:p w:rsidR="00940887" w:rsidRPr="005A41BB" w:rsidRDefault="00940887" w:rsidP="00BA5B6B">
            <w:pPr>
              <w:rPr>
                <w:ins w:id="3988" w:author="Batra, Mayank" w:date="2016-06-21T14:45:00Z"/>
                <w:color w:val="FF0000"/>
              </w:rPr>
            </w:pPr>
            <w:ins w:id="3989" w:author="Batra, Mayank" w:date="2016-06-21T14:45:00Z">
              <w:r w:rsidRPr="005A41BB">
                <w:rPr>
                  <w:color w:val="FF0000"/>
                </w:rPr>
                <w:t>0x01 – 0xFF</w:t>
              </w:r>
            </w:ins>
          </w:p>
        </w:tc>
        <w:tc>
          <w:tcPr>
            <w:tcW w:w="8080" w:type="dxa"/>
            <w:gridSpan w:val="2"/>
          </w:tcPr>
          <w:p w:rsidR="00940887" w:rsidRPr="005A41BB" w:rsidRDefault="00940887">
            <w:pPr>
              <w:rPr>
                <w:ins w:id="3990" w:author="Batra, Mayank" w:date="2016-06-21T14:45:00Z"/>
                <w:color w:val="FF0000"/>
              </w:rPr>
            </w:pPr>
            <w:ins w:id="3991" w:author="Batra, Mayank" w:date="2016-06-21T14:45:00Z">
              <w:r w:rsidRPr="005A41BB">
                <w:rPr>
                  <w:color w:val="FF0000"/>
                </w:rPr>
                <w:t>LE_Set_</w:t>
              </w:r>
              <w:r>
                <w:rPr>
                  <w:color w:val="FF0000"/>
                </w:rPr>
                <w:t>Supplemental_</w:t>
              </w:r>
            </w:ins>
            <w:ins w:id="3992" w:author="Batra, Mayank" w:date="2016-06-21T14:46:00Z">
              <w:r>
                <w:rPr>
                  <w:color w:val="FF0000"/>
                </w:rPr>
                <w:t>Receive_Test</w:t>
              </w:r>
            </w:ins>
            <w:ins w:id="3993" w:author="Batra, Mayank" w:date="2016-06-21T14:45:00Z">
              <w:r>
                <w:rPr>
                  <w:color w:val="FF0000"/>
                </w:rPr>
                <w:t>_</w:t>
              </w:r>
              <w:r w:rsidRPr="005A41BB">
                <w:rPr>
                  <w:color w:val="FF0000"/>
                </w:rPr>
                <w:t xml:space="preserve">Parameters command failed. See </w:t>
              </w:r>
              <w:commentRangeStart w:id="3994"/>
              <w:r>
                <w:rPr>
                  <w:color w:val="FF0000"/>
                  <w:lang w:val="en-GB"/>
                </w:rPr>
                <w:t>[Vol </w:t>
              </w:r>
              <w:r w:rsidRPr="00263E72">
                <w:rPr>
                  <w:color w:val="FF0000"/>
                  <w:lang w:val="en-GB"/>
                </w:rPr>
                <w:t>2]</w:t>
              </w:r>
              <w:commentRangeEnd w:id="3994"/>
              <w:r>
                <w:rPr>
                  <w:rStyle w:val="aff1"/>
                </w:rPr>
                <w:commentReference w:id="3994"/>
              </w:r>
              <w:r w:rsidRPr="00263E72">
                <w:rPr>
                  <w:color w:val="FF0000"/>
                  <w:lang w:val="en-GB"/>
                </w:rPr>
                <w:t xml:space="preserve"> </w:t>
              </w:r>
              <w:r w:rsidRPr="005A41BB">
                <w:rPr>
                  <w:color w:val="FF0000"/>
                </w:rPr>
                <w:t>Part D, Error Codes for a list of error codes and descriptions.</w:t>
              </w:r>
            </w:ins>
          </w:p>
        </w:tc>
      </w:tr>
    </w:tbl>
    <w:p w:rsidR="00940887" w:rsidRPr="005A41BB" w:rsidRDefault="00940887" w:rsidP="00940887">
      <w:pPr>
        <w:rPr>
          <w:ins w:id="3995" w:author="Batra, Mayank" w:date="2016-06-21T14:45:00Z"/>
          <w:color w:val="FF0000"/>
        </w:rPr>
      </w:pPr>
    </w:p>
    <w:p w:rsidR="00940887" w:rsidRPr="005A41BB" w:rsidRDefault="00940887" w:rsidP="00E44F48">
      <w:pPr>
        <w:outlineLvl w:val="0"/>
        <w:rPr>
          <w:ins w:id="3996" w:author="Batra, Mayank" w:date="2016-06-21T14:45:00Z"/>
          <w:rStyle w:val="af"/>
          <w:color w:val="FF0000"/>
        </w:rPr>
      </w:pPr>
      <w:ins w:id="3997" w:author="Batra, Mayank" w:date="2016-06-21T14:45:00Z">
        <w:r w:rsidRPr="005A41BB">
          <w:rPr>
            <w:rStyle w:val="af"/>
            <w:color w:val="FF0000"/>
          </w:rPr>
          <w:t>Event(s) Generated (unless masked away):</w:t>
        </w:r>
      </w:ins>
    </w:p>
    <w:p w:rsidR="00940887" w:rsidRDefault="00940887">
      <w:pPr>
        <w:rPr>
          <w:ins w:id="3998" w:author="Batra, Mayank" w:date="2016-06-21T14:46:00Z"/>
          <w:color w:val="FF0000"/>
        </w:rPr>
      </w:pPr>
      <w:ins w:id="3999" w:author="Batra, Mayank" w:date="2016-06-21T14:45:00Z">
        <w:r w:rsidRPr="005A41BB">
          <w:rPr>
            <w:color w:val="FF0000"/>
          </w:rPr>
          <w:t>When the LE_Set_</w:t>
        </w:r>
        <w:r>
          <w:rPr>
            <w:color w:val="FF0000"/>
          </w:rPr>
          <w:t>Supplemental</w:t>
        </w:r>
      </w:ins>
      <w:ins w:id="4000" w:author="Batra, Mayank" w:date="2016-06-21T14:46:00Z">
        <w:r>
          <w:rPr>
            <w:color w:val="FF0000"/>
          </w:rPr>
          <w:t>_Receive</w:t>
        </w:r>
      </w:ins>
      <w:ins w:id="4001" w:author="Batra, Mayank" w:date="2016-06-21T14:45:00Z">
        <w:r>
          <w:rPr>
            <w:color w:val="FF0000"/>
          </w:rPr>
          <w:t>_</w:t>
        </w:r>
      </w:ins>
      <w:ins w:id="4002" w:author="Batra, Mayank" w:date="2016-06-21T14:46:00Z">
        <w:r>
          <w:rPr>
            <w:color w:val="FF0000"/>
          </w:rPr>
          <w:t>Test</w:t>
        </w:r>
      </w:ins>
      <w:ins w:id="4003" w:author="Batra, Mayank" w:date="2016-06-21T14:45:00Z">
        <w:r>
          <w:rPr>
            <w:color w:val="FF0000"/>
          </w:rPr>
          <w:t>_</w:t>
        </w:r>
        <w:r w:rsidRPr="005A41BB">
          <w:rPr>
            <w:color w:val="FF0000"/>
          </w:rPr>
          <w:t>Parameters command has completed, a Command Complete event shall be generated.</w:t>
        </w:r>
      </w:ins>
    </w:p>
    <w:p w:rsidR="00940887" w:rsidRDefault="00940887" w:rsidP="00940887">
      <w:pPr>
        <w:rPr>
          <w:ins w:id="4004" w:author="Batra, Mayank" w:date="2016-06-21T14:46:00Z"/>
        </w:rPr>
      </w:pPr>
      <w:ins w:id="4005" w:author="Batra, Mayank" w:date="2016-06-21T14:46:00Z">
        <w:r>
          <w:rPr>
            <w:rFonts w:cs="Arial"/>
            <w:color w:val="FF0000"/>
          </w:rPr>
          <w:t xml:space="preserve">If the Supplemental_Length parameter is not set to zero, then </w:t>
        </w:r>
        <w:r w:rsidRPr="00450AA1">
          <w:rPr>
            <w:rFonts w:cs="Arial"/>
            <w:color w:val="FF0000"/>
          </w:rPr>
          <w:t>LE Connection</w:t>
        </w:r>
        <w:r>
          <w:rPr>
            <w:rFonts w:cs="Arial"/>
            <w:color w:val="FF0000"/>
          </w:rPr>
          <w:t>less I&amp;Q Report events may be generated by the Controller.</w:t>
        </w:r>
      </w:ins>
    </w:p>
    <w:p w:rsidR="00E44F48" w:rsidRDefault="00A25942" w:rsidP="00E44F48">
      <w:pPr>
        <w:pStyle w:val="31"/>
        <w:rPr>
          <w:ins w:id="4006" w:author="Batra, Mayank" w:date="2016-06-21T14:28:00Z"/>
        </w:rPr>
        <w:pPrChange w:id="4007" w:author="Batra, Mayank" w:date="2016-06-21T14:28:00Z">
          <w:pPr/>
        </w:pPrChange>
      </w:pPr>
      <w:bookmarkStart w:id="4008" w:name="_Toc454286438"/>
      <w:ins w:id="4009" w:author="Batra, Mayank" w:date="2016-06-21T14:28:00Z">
        <w:r w:rsidRPr="00047BC7">
          <w:rPr>
            <w:color w:val="FF0000"/>
          </w:rPr>
          <w:t>[NEW SECTION]</w:t>
        </w:r>
        <w:r w:rsidRPr="004B1513">
          <w:t xml:space="preserve"> 7.8.XX</w:t>
        </w:r>
      </w:ins>
      <w:ins w:id="4010" w:author="Batra, Mayank" w:date="2016-06-21T15:18:00Z">
        <w:r w:rsidR="00BA5B6B">
          <w:t>+1</w:t>
        </w:r>
      </w:ins>
      <w:ins w:id="4011" w:author="Batra, Mayank" w:date="2016-06-21T14:28:00Z">
        <w:r>
          <w:t xml:space="preserve"> LE Set Supplemental </w:t>
        </w:r>
      </w:ins>
      <w:ins w:id="4012" w:author="Batra, Mayank" w:date="2016-06-21T14:31:00Z">
        <w:r>
          <w:t>Transmit</w:t>
        </w:r>
      </w:ins>
      <w:ins w:id="4013" w:author="Batra, Mayank" w:date="2016-06-21T14:28:00Z">
        <w:r>
          <w:t xml:space="preserve"> Test Parameters Command</w:t>
        </w:r>
        <w:bookmarkEnd w:id="4008"/>
      </w:ins>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077"/>
        <w:gridCol w:w="738"/>
        <w:gridCol w:w="3402"/>
        <w:gridCol w:w="1359"/>
      </w:tblGrid>
      <w:tr w:rsidR="00A25942" w:rsidRPr="005A41BB" w:rsidTr="00BA5B6B">
        <w:trPr>
          <w:cantSplit/>
          <w:tblHeader/>
          <w:ins w:id="4014" w:author="Batra, Mayank" w:date="2016-06-21T14:28:00Z"/>
        </w:trPr>
        <w:tc>
          <w:tcPr>
            <w:tcW w:w="4077" w:type="dxa"/>
            <w:shd w:val="clear" w:color="auto" w:fill="DAEEF3"/>
          </w:tcPr>
          <w:p w:rsidR="00A25942" w:rsidRPr="00197E3E" w:rsidRDefault="00A25942" w:rsidP="00BA5B6B">
            <w:pPr>
              <w:rPr>
                <w:ins w:id="4015" w:author="Batra, Mayank" w:date="2016-06-21T14:28:00Z"/>
                <w:b/>
                <w:color w:val="FF0000"/>
              </w:rPr>
            </w:pPr>
            <w:ins w:id="4016" w:author="Batra, Mayank" w:date="2016-06-21T14:28:00Z">
              <w:r w:rsidRPr="00197E3E">
                <w:rPr>
                  <w:b/>
                  <w:color w:val="FF0000"/>
                </w:rPr>
                <w:t>Command</w:t>
              </w:r>
            </w:ins>
          </w:p>
        </w:tc>
        <w:tc>
          <w:tcPr>
            <w:tcW w:w="738" w:type="dxa"/>
            <w:shd w:val="clear" w:color="auto" w:fill="DAEEF3"/>
          </w:tcPr>
          <w:p w:rsidR="00A25942" w:rsidRPr="00197E3E" w:rsidRDefault="00A25942" w:rsidP="00BA5B6B">
            <w:pPr>
              <w:rPr>
                <w:ins w:id="4017" w:author="Batra, Mayank" w:date="2016-06-21T14:28:00Z"/>
                <w:b/>
                <w:color w:val="FF0000"/>
              </w:rPr>
            </w:pPr>
            <w:ins w:id="4018" w:author="Batra, Mayank" w:date="2016-06-21T14:28:00Z">
              <w:r w:rsidRPr="00197E3E">
                <w:rPr>
                  <w:b/>
                  <w:color w:val="FF0000"/>
                </w:rPr>
                <w:t>OCF</w:t>
              </w:r>
            </w:ins>
          </w:p>
        </w:tc>
        <w:tc>
          <w:tcPr>
            <w:tcW w:w="3402" w:type="dxa"/>
            <w:shd w:val="clear" w:color="auto" w:fill="DAEEF3"/>
          </w:tcPr>
          <w:p w:rsidR="00A25942" w:rsidRPr="00197E3E" w:rsidRDefault="00A25942" w:rsidP="00BA5B6B">
            <w:pPr>
              <w:rPr>
                <w:ins w:id="4019" w:author="Batra, Mayank" w:date="2016-06-21T14:28:00Z"/>
                <w:b/>
                <w:color w:val="FF0000"/>
              </w:rPr>
            </w:pPr>
            <w:ins w:id="4020" w:author="Batra, Mayank" w:date="2016-06-21T14:28:00Z">
              <w:r w:rsidRPr="00197E3E">
                <w:rPr>
                  <w:b/>
                  <w:color w:val="FF0000"/>
                </w:rPr>
                <w:t>Command Parameters</w:t>
              </w:r>
            </w:ins>
          </w:p>
        </w:tc>
        <w:tc>
          <w:tcPr>
            <w:tcW w:w="1359" w:type="dxa"/>
            <w:shd w:val="clear" w:color="auto" w:fill="DAEEF3"/>
          </w:tcPr>
          <w:p w:rsidR="00A25942" w:rsidRPr="00197E3E" w:rsidRDefault="00A25942" w:rsidP="00BA5B6B">
            <w:pPr>
              <w:rPr>
                <w:ins w:id="4021" w:author="Batra, Mayank" w:date="2016-06-21T14:28:00Z"/>
                <w:b/>
                <w:color w:val="FF0000"/>
              </w:rPr>
            </w:pPr>
            <w:ins w:id="4022" w:author="Batra, Mayank" w:date="2016-06-21T14:28:00Z">
              <w:r w:rsidRPr="00197E3E">
                <w:rPr>
                  <w:b/>
                  <w:color w:val="FF0000"/>
                </w:rPr>
                <w:t>Return Parameters</w:t>
              </w:r>
            </w:ins>
          </w:p>
        </w:tc>
      </w:tr>
      <w:tr w:rsidR="00A25942" w:rsidRPr="005A41BB" w:rsidTr="00BA5B6B">
        <w:trPr>
          <w:cantSplit/>
          <w:ins w:id="4023" w:author="Batra, Mayank" w:date="2016-06-21T14:28:00Z"/>
        </w:trPr>
        <w:tc>
          <w:tcPr>
            <w:tcW w:w="4077" w:type="dxa"/>
          </w:tcPr>
          <w:p w:rsidR="00A25942" w:rsidRPr="00047BC7" w:rsidRDefault="00A25942">
            <w:pPr>
              <w:rPr>
                <w:ins w:id="4024" w:author="Batra, Mayank" w:date="2016-06-21T14:28:00Z"/>
                <w:color w:val="FF0000"/>
                <w:lang w:val="da-DK"/>
              </w:rPr>
            </w:pPr>
            <w:ins w:id="4025" w:author="Batra, Mayank" w:date="2016-06-21T14:28:00Z">
              <w:r w:rsidRPr="00047BC7">
                <w:rPr>
                  <w:color w:val="FF0000"/>
                  <w:lang w:val="da-DK"/>
                </w:rPr>
                <w:t>HCI_LE_Set_</w:t>
              </w:r>
              <w:r>
                <w:rPr>
                  <w:color w:val="FF0000"/>
                  <w:lang w:val="en-GB"/>
                </w:rPr>
                <w:t>Supplemental_</w:t>
              </w:r>
            </w:ins>
            <w:ins w:id="4026" w:author="Batra, Mayank" w:date="2016-06-21T14:31:00Z">
              <w:r>
                <w:rPr>
                  <w:color w:val="FF0000"/>
                  <w:lang w:val="en-GB"/>
                </w:rPr>
                <w:t>Transmit</w:t>
              </w:r>
            </w:ins>
            <w:ins w:id="4027" w:author="Batra, Mayank" w:date="2016-06-21T14:28:00Z">
              <w:r>
                <w:rPr>
                  <w:color w:val="FF0000"/>
                  <w:lang w:val="en-GB"/>
                </w:rPr>
                <w:t>_Test</w:t>
              </w:r>
              <w:r>
                <w:rPr>
                  <w:color w:val="FF0000"/>
                  <w:lang w:val="da-DK"/>
                </w:rPr>
                <w:t>_</w:t>
              </w:r>
              <w:r w:rsidRPr="00047BC7">
                <w:rPr>
                  <w:color w:val="FF0000"/>
                  <w:lang w:val="da-DK"/>
                </w:rPr>
                <w:t>Parameters</w:t>
              </w:r>
            </w:ins>
          </w:p>
        </w:tc>
        <w:tc>
          <w:tcPr>
            <w:tcW w:w="738" w:type="dxa"/>
          </w:tcPr>
          <w:p w:rsidR="00A25942" w:rsidRPr="005A41BB" w:rsidRDefault="00A25942" w:rsidP="00BA5B6B">
            <w:pPr>
              <w:rPr>
                <w:ins w:id="4028" w:author="Batra, Mayank" w:date="2016-06-21T14:28:00Z"/>
                <w:color w:val="FF0000"/>
              </w:rPr>
            </w:pPr>
            <w:ins w:id="4029" w:author="Batra, Mayank" w:date="2016-06-21T14:28:00Z">
              <w:r w:rsidRPr="005A41BB">
                <w:rPr>
                  <w:color w:val="FF0000"/>
                </w:rPr>
                <w:t>TBD</w:t>
              </w:r>
            </w:ins>
          </w:p>
        </w:tc>
        <w:tc>
          <w:tcPr>
            <w:tcW w:w="3402" w:type="dxa"/>
          </w:tcPr>
          <w:p w:rsidR="00A25942" w:rsidRDefault="00A25942" w:rsidP="00BA5B6B">
            <w:pPr>
              <w:rPr>
                <w:ins w:id="4030" w:author="Batra, Mayank" w:date="2016-06-21T14:28:00Z"/>
                <w:rFonts w:cs="Arial"/>
                <w:color w:val="FF0000"/>
              </w:rPr>
            </w:pPr>
            <w:ins w:id="4031" w:author="Batra, Mayank" w:date="2016-06-21T14:28:00Z">
              <w:r>
                <w:rPr>
                  <w:rFonts w:cs="Arial"/>
                  <w:color w:val="FF0000"/>
                </w:rPr>
                <w:t>Supplemental_Length,</w:t>
              </w:r>
            </w:ins>
          </w:p>
          <w:p w:rsidR="00A25942" w:rsidRDefault="00A25942" w:rsidP="00BA5B6B">
            <w:pPr>
              <w:rPr>
                <w:ins w:id="4032" w:author="Batra, Mayank" w:date="2016-06-21T14:28:00Z"/>
                <w:rFonts w:cs="Arial"/>
                <w:color w:val="FF0000"/>
              </w:rPr>
            </w:pPr>
            <w:ins w:id="4033" w:author="Batra, Mayank" w:date="2016-06-21T14:28:00Z">
              <w:r>
                <w:rPr>
                  <w:rFonts w:cs="Arial"/>
                  <w:color w:val="FF0000"/>
                </w:rPr>
                <w:t>Supplemental_Slot_Type,</w:t>
              </w:r>
            </w:ins>
          </w:p>
          <w:p w:rsidR="00A25942" w:rsidRDefault="00A25942" w:rsidP="00BA5B6B">
            <w:pPr>
              <w:rPr>
                <w:ins w:id="4034" w:author="Batra, Mayank" w:date="2016-06-21T14:28:00Z"/>
                <w:rFonts w:cs="Arial"/>
                <w:color w:val="FF0000"/>
              </w:rPr>
            </w:pPr>
            <w:ins w:id="4035" w:author="Batra, Mayank" w:date="2016-06-21T14:28:00Z">
              <w:r>
                <w:rPr>
                  <w:rFonts w:cs="Arial"/>
                  <w:color w:val="FF0000"/>
                </w:rPr>
                <w:t>Number_of_Antennae,</w:t>
              </w:r>
            </w:ins>
          </w:p>
          <w:p w:rsidR="00A25942" w:rsidRPr="005A41BB" w:rsidRDefault="00A25942" w:rsidP="00BA5B6B">
            <w:pPr>
              <w:rPr>
                <w:ins w:id="4036" w:author="Batra, Mayank" w:date="2016-06-21T14:28:00Z"/>
                <w:color w:val="FF0000"/>
              </w:rPr>
            </w:pPr>
            <w:ins w:id="4037" w:author="Batra, Mayank" w:date="2016-06-21T14:28:00Z">
              <w:r>
                <w:rPr>
                  <w:rFonts w:cs="Arial"/>
                  <w:color w:val="FF0000"/>
                </w:rPr>
                <w:t>Antenna_Switching_Pattern</w:t>
              </w:r>
            </w:ins>
          </w:p>
        </w:tc>
        <w:tc>
          <w:tcPr>
            <w:tcW w:w="1359" w:type="dxa"/>
          </w:tcPr>
          <w:p w:rsidR="00A25942" w:rsidRPr="005A41BB" w:rsidRDefault="00A25942" w:rsidP="00BA5B6B">
            <w:pPr>
              <w:rPr>
                <w:ins w:id="4038" w:author="Batra, Mayank" w:date="2016-06-21T14:28:00Z"/>
                <w:color w:val="FF0000"/>
              </w:rPr>
            </w:pPr>
            <w:ins w:id="4039" w:author="Batra, Mayank" w:date="2016-06-21T14:28:00Z">
              <w:r w:rsidRPr="005A41BB">
                <w:rPr>
                  <w:color w:val="FF0000"/>
                </w:rPr>
                <w:t>Status</w:t>
              </w:r>
            </w:ins>
          </w:p>
        </w:tc>
      </w:tr>
    </w:tbl>
    <w:p w:rsidR="00A25942" w:rsidRDefault="00A25942">
      <w:pPr>
        <w:rPr>
          <w:ins w:id="4040" w:author="Batra, Mayank" w:date="2016-06-21T14:47:00Z"/>
        </w:rPr>
      </w:pPr>
    </w:p>
    <w:p w:rsidR="00262628" w:rsidRPr="005A41BB" w:rsidRDefault="00262628" w:rsidP="00E44F48">
      <w:pPr>
        <w:outlineLvl w:val="0"/>
        <w:rPr>
          <w:ins w:id="4041" w:author="Batra, Mayank" w:date="2016-06-21T14:47:00Z"/>
          <w:rStyle w:val="af"/>
          <w:color w:val="FF0000"/>
        </w:rPr>
      </w:pPr>
      <w:ins w:id="4042" w:author="Batra, Mayank" w:date="2016-06-21T14:47:00Z">
        <w:r w:rsidRPr="005A41BB">
          <w:rPr>
            <w:rStyle w:val="af"/>
            <w:color w:val="FF0000"/>
          </w:rPr>
          <w:t>Description:</w:t>
        </w:r>
      </w:ins>
    </w:p>
    <w:p w:rsidR="00262628" w:rsidRDefault="00262628" w:rsidP="00262628">
      <w:pPr>
        <w:rPr>
          <w:ins w:id="4043" w:author="Batra, Mayank" w:date="2016-06-21T14:47:00Z"/>
          <w:color w:val="FF0000"/>
        </w:rPr>
      </w:pPr>
      <w:ins w:id="4044" w:author="Batra, Mayank" w:date="2016-06-21T14:47:00Z">
        <w:r>
          <w:rPr>
            <w:color w:val="FF0000"/>
          </w:rPr>
          <w:t>The LE_Set_Supplemental_Transmit_Test_Parameters</w:t>
        </w:r>
        <w:r w:rsidRPr="005A41BB">
          <w:rPr>
            <w:color w:val="FF0000"/>
          </w:rPr>
          <w:t xml:space="preserve"> command is used to</w:t>
        </w:r>
        <w:r>
          <w:rPr>
            <w:color w:val="FF0000"/>
          </w:rPr>
          <w:t xml:space="preserve"> set the antenna switching pattern and the switching slot durations for transmitting Supplementals during test mode</w:t>
        </w:r>
        <w:commentRangeStart w:id="4045"/>
        <w:r w:rsidRPr="005A41BB">
          <w:rPr>
            <w:color w:val="FF0000"/>
          </w:rPr>
          <w:t>.</w:t>
        </w:r>
        <w:r>
          <w:rPr>
            <w:rStyle w:val="aff1"/>
          </w:rPr>
          <w:commentReference w:id="4045"/>
        </w:r>
        <w:commentRangeEnd w:id="4045"/>
        <w:r>
          <w:rPr>
            <w:rStyle w:val="aff1"/>
          </w:rPr>
          <w:commentReference w:id="4046"/>
        </w:r>
      </w:ins>
    </w:p>
    <w:p w:rsidR="00262628" w:rsidRDefault="00262628" w:rsidP="00262628">
      <w:pPr>
        <w:rPr>
          <w:ins w:id="4047" w:author="Batra, Mayank" w:date="2016-06-21T14:47:00Z"/>
          <w:color w:val="FF0000"/>
        </w:rPr>
      </w:pPr>
      <w:ins w:id="4048" w:author="Batra, Mayank" w:date="2016-06-21T14:47:00Z">
        <w:r>
          <w:rPr>
            <w:color w:val="FF0000"/>
          </w:rPr>
          <w:lastRenderedPageBreak/>
          <w:t>If the Supplemental_Slot_Type parameter is set to 0x01 and the Controller does not support 1 µs sampling, the Controller shall return the error code Unsupported Feature or Parameter value (0x11).</w:t>
        </w:r>
      </w:ins>
    </w:p>
    <w:p w:rsidR="00262628" w:rsidRDefault="00262628" w:rsidP="00262628">
      <w:pPr>
        <w:rPr>
          <w:ins w:id="4049" w:author="Batra, Mayank" w:date="2016-06-21T14:47:00Z"/>
          <w:rFonts w:cs="Arial"/>
          <w:color w:val="FF0000"/>
        </w:rPr>
      </w:pPr>
      <w:ins w:id="4050" w:author="Batra, Mayank" w:date="2016-06-21T14:47:00Z">
        <w:r>
          <w:rPr>
            <w:rFonts w:cs="Arial"/>
            <w:color w:val="FF0000"/>
          </w:rPr>
          <w:t xml:space="preserve">To </w:t>
        </w:r>
      </w:ins>
      <w:ins w:id="4051" w:author="Batra, Mayank" w:date="2016-06-21T14:48:00Z">
        <w:r>
          <w:rPr>
            <w:rFonts w:cs="Arial"/>
            <w:color w:val="FF0000"/>
          </w:rPr>
          <w:t xml:space="preserve">transmit an </w:t>
        </w:r>
      </w:ins>
      <w:ins w:id="4052" w:author="Batra, Mayank" w:date="2016-06-21T14:47:00Z">
        <w:r>
          <w:rPr>
            <w:rFonts w:cs="Arial"/>
            <w:color w:val="FF0000"/>
          </w:rPr>
          <w:t xml:space="preserve">AoA </w:t>
        </w:r>
      </w:ins>
      <w:ins w:id="4053" w:author="Batra, Mayank" w:date="2016-06-21T14:48:00Z">
        <w:r>
          <w:rPr>
            <w:rFonts w:cs="Arial"/>
            <w:color w:val="FF0000"/>
          </w:rPr>
          <w:t>Supplemental</w:t>
        </w:r>
      </w:ins>
      <w:ins w:id="4054" w:author="Batra, Mayank" w:date="2016-06-21T14:47:00Z">
        <w:r>
          <w:rPr>
            <w:rFonts w:cs="Arial"/>
            <w:color w:val="FF0000"/>
          </w:rPr>
          <w:t xml:space="preserve">, Number_of_Antennae and Antenna_Switching_Pattern shall both be 0x00. To </w:t>
        </w:r>
      </w:ins>
      <w:ins w:id="4055" w:author="Batra, Mayank" w:date="2016-06-21T14:48:00Z">
        <w:r>
          <w:rPr>
            <w:rFonts w:cs="Arial"/>
            <w:color w:val="FF0000"/>
          </w:rPr>
          <w:t xml:space="preserve">transmit an </w:t>
        </w:r>
      </w:ins>
      <w:ins w:id="4056" w:author="Batra, Mayank" w:date="2016-06-21T14:47:00Z">
        <w:r>
          <w:rPr>
            <w:rFonts w:cs="Arial"/>
            <w:color w:val="FF0000"/>
          </w:rPr>
          <w:t xml:space="preserve">AoD </w:t>
        </w:r>
      </w:ins>
      <w:ins w:id="4057" w:author="Batra, Mayank" w:date="2016-06-21T14:49:00Z">
        <w:r>
          <w:rPr>
            <w:rFonts w:cs="Arial"/>
            <w:color w:val="FF0000"/>
          </w:rPr>
          <w:t>Supplemental</w:t>
        </w:r>
      </w:ins>
      <w:ins w:id="4058" w:author="Batra, Mayank" w:date="2016-06-21T14:47:00Z">
        <w:r>
          <w:rPr>
            <w:rFonts w:cs="Arial"/>
            <w:color w:val="FF0000"/>
          </w:rPr>
          <w:t>, both shall be non-zero.</w:t>
        </w:r>
      </w:ins>
    </w:p>
    <w:p w:rsidR="00262628" w:rsidRPr="005A41BB" w:rsidRDefault="00262628" w:rsidP="00E44F48">
      <w:pPr>
        <w:outlineLvl w:val="0"/>
        <w:rPr>
          <w:ins w:id="4059" w:author="Batra, Mayank" w:date="2016-06-21T14:47:00Z"/>
          <w:rStyle w:val="af"/>
          <w:color w:val="FF0000"/>
        </w:rPr>
      </w:pPr>
      <w:ins w:id="4060" w:author="Batra, Mayank" w:date="2016-06-21T14:47:00Z">
        <w:r w:rsidRPr="005A41BB">
          <w:rPr>
            <w:rStyle w:val="af"/>
            <w:color w:val="FF0000"/>
          </w:rPr>
          <w:t>Command Parameters:</w:t>
        </w:r>
      </w:ins>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76"/>
        <w:gridCol w:w="847"/>
        <w:gridCol w:w="6983"/>
      </w:tblGrid>
      <w:tr w:rsidR="00262628" w:rsidRPr="005A41BB" w:rsidTr="00BA5B6B">
        <w:trPr>
          <w:cantSplit/>
          <w:ins w:id="4061" w:author="Batra, Mayank" w:date="2016-06-21T14:47:00Z"/>
        </w:trPr>
        <w:tc>
          <w:tcPr>
            <w:tcW w:w="2380" w:type="dxa"/>
            <w:gridSpan w:val="2"/>
            <w:tcBorders>
              <w:top w:val="nil"/>
              <w:left w:val="nil"/>
              <w:bottom w:val="single" w:sz="4" w:space="0" w:color="auto"/>
              <w:right w:val="nil"/>
            </w:tcBorders>
          </w:tcPr>
          <w:p w:rsidR="00262628" w:rsidRPr="00DC7EB8" w:rsidRDefault="00262628" w:rsidP="00BA5B6B">
            <w:pPr>
              <w:rPr>
                <w:ins w:id="4062" w:author="Batra, Mayank" w:date="2016-06-21T14:47:00Z"/>
                <w:i/>
                <w:color w:val="FF0000"/>
              </w:rPr>
            </w:pPr>
            <w:ins w:id="4063" w:author="Batra, Mayank" w:date="2016-06-21T14:47:00Z">
              <w:r>
                <w:rPr>
                  <w:i/>
                  <w:color w:val="FF0000"/>
                </w:rPr>
                <w:t>Supplemental_Length:</w:t>
              </w:r>
            </w:ins>
          </w:p>
        </w:tc>
        <w:tc>
          <w:tcPr>
            <w:tcW w:w="7226" w:type="dxa"/>
            <w:tcBorders>
              <w:top w:val="nil"/>
              <w:left w:val="nil"/>
              <w:bottom w:val="single" w:sz="4" w:space="0" w:color="auto"/>
              <w:right w:val="nil"/>
            </w:tcBorders>
          </w:tcPr>
          <w:p w:rsidR="00262628" w:rsidRPr="00791FF6" w:rsidRDefault="00262628" w:rsidP="00BA5B6B">
            <w:pPr>
              <w:jc w:val="right"/>
              <w:rPr>
                <w:ins w:id="4064" w:author="Batra, Mayank" w:date="2016-06-21T14:47:00Z"/>
                <w:i/>
                <w:color w:val="FF0000"/>
              </w:rPr>
            </w:pPr>
            <w:ins w:id="4065" w:author="Batra, Mayank" w:date="2016-06-21T14:47:00Z">
              <w:r w:rsidRPr="00791FF6">
                <w:rPr>
                  <w:i/>
                  <w:color w:val="FF0000"/>
                </w:rPr>
                <w:t xml:space="preserve">Size: </w:t>
              </w:r>
              <w:r>
                <w:rPr>
                  <w:i/>
                  <w:color w:val="FF0000"/>
                </w:rPr>
                <w:t>1</w:t>
              </w:r>
              <w:r w:rsidRPr="00791FF6">
                <w:rPr>
                  <w:i/>
                  <w:color w:val="FF0000"/>
                </w:rPr>
                <w:t xml:space="preserve"> Octet</w:t>
              </w:r>
            </w:ins>
          </w:p>
        </w:tc>
      </w:tr>
      <w:tr w:rsidR="00262628" w:rsidRPr="005A41BB" w:rsidTr="00BA5B6B">
        <w:trPr>
          <w:cantSplit/>
          <w:ins w:id="4066" w:author="Batra, Mayank" w:date="2016-06-21T14:47:00Z"/>
        </w:trPr>
        <w:tc>
          <w:tcPr>
            <w:tcW w:w="1526" w:type="dxa"/>
            <w:shd w:val="clear" w:color="auto" w:fill="DAEEF3"/>
          </w:tcPr>
          <w:p w:rsidR="00262628" w:rsidRPr="005A41BB" w:rsidRDefault="00262628" w:rsidP="00BA5B6B">
            <w:pPr>
              <w:rPr>
                <w:ins w:id="4067" w:author="Batra, Mayank" w:date="2016-06-21T14:47:00Z"/>
                <w:rStyle w:val="af"/>
                <w:color w:val="FF0000"/>
              </w:rPr>
            </w:pPr>
            <w:ins w:id="4068" w:author="Batra, Mayank" w:date="2016-06-21T14:47:00Z">
              <w:r w:rsidRPr="005A41BB">
                <w:rPr>
                  <w:rStyle w:val="af"/>
                  <w:color w:val="FF0000"/>
                </w:rPr>
                <w:t>Value</w:t>
              </w:r>
            </w:ins>
          </w:p>
        </w:tc>
        <w:tc>
          <w:tcPr>
            <w:tcW w:w="8080" w:type="dxa"/>
            <w:gridSpan w:val="2"/>
            <w:shd w:val="clear" w:color="auto" w:fill="DAEEF3"/>
          </w:tcPr>
          <w:p w:rsidR="00262628" w:rsidRPr="005A41BB" w:rsidRDefault="00262628" w:rsidP="00BA5B6B">
            <w:pPr>
              <w:rPr>
                <w:ins w:id="4069" w:author="Batra, Mayank" w:date="2016-06-21T14:47:00Z"/>
                <w:rStyle w:val="af"/>
                <w:color w:val="FF0000"/>
              </w:rPr>
            </w:pPr>
            <w:ins w:id="4070" w:author="Batra, Mayank" w:date="2016-06-21T14:47:00Z">
              <w:r w:rsidRPr="005A41BB">
                <w:rPr>
                  <w:rStyle w:val="af"/>
                  <w:color w:val="FF0000"/>
                </w:rPr>
                <w:t>Parameter Description</w:t>
              </w:r>
            </w:ins>
          </w:p>
        </w:tc>
      </w:tr>
      <w:tr w:rsidR="00262628" w:rsidRPr="005A41BB" w:rsidTr="00BA5B6B">
        <w:trPr>
          <w:cantSplit/>
          <w:ins w:id="4071" w:author="Batra, Mayank" w:date="2016-06-21T14:47:00Z"/>
        </w:trPr>
        <w:tc>
          <w:tcPr>
            <w:tcW w:w="1526" w:type="dxa"/>
          </w:tcPr>
          <w:p w:rsidR="00262628" w:rsidRPr="005A41BB" w:rsidRDefault="00262628" w:rsidP="00BA5B6B">
            <w:pPr>
              <w:rPr>
                <w:ins w:id="4072" w:author="Batra, Mayank" w:date="2016-06-21T14:47:00Z"/>
                <w:color w:val="FF0000"/>
              </w:rPr>
            </w:pPr>
            <w:ins w:id="4073" w:author="Batra, Mayank" w:date="2016-06-21T14:47:00Z">
              <w:r w:rsidRPr="005A41BB">
                <w:rPr>
                  <w:color w:val="FF0000"/>
                </w:rPr>
                <w:t>0x</w:t>
              </w:r>
              <w:r>
                <w:rPr>
                  <w:color w:val="FF0000"/>
                </w:rPr>
                <w:t>00</w:t>
              </w:r>
            </w:ins>
          </w:p>
        </w:tc>
        <w:tc>
          <w:tcPr>
            <w:tcW w:w="8080" w:type="dxa"/>
            <w:gridSpan w:val="2"/>
          </w:tcPr>
          <w:p w:rsidR="00262628" w:rsidRPr="00047BC7" w:rsidRDefault="00262628" w:rsidP="00BA5B6B">
            <w:pPr>
              <w:rPr>
                <w:ins w:id="4074" w:author="Batra, Mayank" w:date="2016-06-21T14:47:00Z"/>
                <w:color w:val="FF0000"/>
              </w:rPr>
            </w:pPr>
            <w:ins w:id="4075" w:author="Batra, Mayank" w:date="2016-06-21T14:50:00Z">
              <w:r>
                <w:rPr>
                  <w:color w:val="FF0000"/>
                </w:rPr>
                <w:t>Do not transmit a Supplemental</w:t>
              </w:r>
            </w:ins>
          </w:p>
        </w:tc>
      </w:tr>
      <w:tr w:rsidR="00262628" w:rsidRPr="005A41BB" w:rsidTr="00BA5B6B">
        <w:trPr>
          <w:cantSplit/>
          <w:ins w:id="4076" w:author="Batra, Mayank" w:date="2016-06-21T14:47:00Z"/>
        </w:trPr>
        <w:tc>
          <w:tcPr>
            <w:tcW w:w="1526" w:type="dxa"/>
          </w:tcPr>
          <w:p w:rsidR="00262628" w:rsidRPr="005A41BB" w:rsidRDefault="00262628" w:rsidP="00BA5B6B">
            <w:pPr>
              <w:rPr>
                <w:ins w:id="4077" w:author="Batra, Mayank" w:date="2016-06-21T14:47:00Z"/>
                <w:color w:val="FF0000"/>
              </w:rPr>
            </w:pPr>
            <w:ins w:id="4078" w:author="Batra, Mayank" w:date="2016-06-21T14:47:00Z">
              <w:r>
                <w:rPr>
                  <w:color w:val="FF0000"/>
                </w:rPr>
                <w:t>0x02 – 0x14</w:t>
              </w:r>
            </w:ins>
          </w:p>
        </w:tc>
        <w:tc>
          <w:tcPr>
            <w:tcW w:w="8080" w:type="dxa"/>
            <w:gridSpan w:val="2"/>
          </w:tcPr>
          <w:p w:rsidR="00262628" w:rsidRDefault="00262628">
            <w:pPr>
              <w:rPr>
                <w:ins w:id="4079" w:author="Batra, Mayank" w:date="2016-06-21T14:47:00Z"/>
                <w:color w:val="FF0000"/>
              </w:rPr>
            </w:pPr>
            <w:ins w:id="4080" w:author="Batra, Mayank" w:date="2016-06-21T14:50:00Z">
              <w:r>
                <w:rPr>
                  <w:color w:val="FF0000"/>
                </w:rPr>
                <w:t>Length of the Supplemental in 8 µs units</w:t>
              </w:r>
            </w:ins>
          </w:p>
        </w:tc>
      </w:tr>
      <w:tr w:rsidR="00262628" w:rsidRPr="005A41BB" w:rsidTr="00BA5B6B">
        <w:trPr>
          <w:cantSplit/>
          <w:ins w:id="4081" w:author="Batra, Mayank" w:date="2016-06-21T14:47:00Z"/>
        </w:trPr>
        <w:tc>
          <w:tcPr>
            <w:tcW w:w="1526" w:type="dxa"/>
          </w:tcPr>
          <w:p w:rsidR="00262628" w:rsidRPr="005A41BB" w:rsidRDefault="00262628" w:rsidP="00BA5B6B">
            <w:pPr>
              <w:rPr>
                <w:ins w:id="4082" w:author="Batra, Mayank" w:date="2016-06-21T14:47:00Z"/>
                <w:color w:val="FF0000"/>
              </w:rPr>
            </w:pPr>
            <w:ins w:id="4083" w:author="Batra, Mayank" w:date="2016-06-21T14:47:00Z">
              <w:r>
                <w:rPr>
                  <w:color w:val="FF0000"/>
                </w:rPr>
                <w:t>All other values</w:t>
              </w:r>
            </w:ins>
          </w:p>
        </w:tc>
        <w:tc>
          <w:tcPr>
            <w:tcW w:w="8080" w:type="dxa"/>
            <w:gridSpan w:val="2"/>
          </w:tcPr>
          <w:p w:rsidR="00262628" w:rsidRDefault="00262628" w:rsidP="00BA5B6B">
            <w:pPr>
              <w:rPr>
                <w:ins w:id="4084" w:author="Batra, Mayank" w:date="2016-06-21T14:47:00Z"/>
                <w:color w:val="FF0000"/>
              </w:rPr>
            </w:pPr>
            <w:ins w:id="4085" w:author="Batra, Mayank" w:date="2016-06-21T14:47:00Z">
              <w:r>
                <w:rPr>
                  <w:color w:val="FF0000"/>
                </w:rPr>
                <w:t>Reserved for future use</w:t>
              </w:r>
            </w:ins>
          </w:p>
        </w:tc>
      </w:tr>
    </w:tbl>
    <w:p w:rsidR="00262628" w:rsidRDefault="00262628" w:rsidP="00262628">
      <w:pPr>
        <w:rPr>
          <w:ins w:id="4086" w:author="Batra, Mayank" w:date="2016-06-21T14:47:00Z"/>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99"/>
        <w:gridCol w:w="846"/>
        <w:gridCol w:w="6761"/>
      </w:tblGrid>
      <w:tr w:rsidR="00262628" w:rsidRPr="005A41BB" w:rsidTr="00BA5B6B">
        <w:trPr>
          <w:cantSplit/>
          <w:ins w:id="4087" w:author="Batra, Mayank" w:date="2016-06-21T14:47:00Z"/>
        </w:trPr>
        <w:tc>
          <w:tcPr>
            <w:tcW w:w="2845" w:type="dxa"/>
            <w:gridSpan w:val="2"/>
            <w:tcBorders>
              <w:top w:val="nil"/>
              <w:left w:val="nil"/>
              <w:bottom w:val="single" w:sz="4" w:space="0" w:color="auto"/>
              <w:right w:val="nil"/>
            </w:tcBorders>
          </w:tcPr>
          <w:p w:rsidR="00262628" w:rsidRPr="00DC7EB8" w:rsidRDefault="00262628" w:rsidP="00BA5B6B">
            <w:pPr>
              <w:rPr>
                <w:ins w:id="4088" w:author="Batra, Mayank" w:date="2016-06-21T14:47:00Z"/>
                <w:i/>
                <w:color w:val="FF0000"/>
              </w:rPr>
            </w:pPr>
            <w:ins w:id="4089" w:author="Batra, Mayank" w:date="2016-06-21T14:47:00Z">
              <w:r>
                <w:rPr>
                  <w:i/>
                  <w:color w:val="FF0000"/>
                </w:rPr>
                <w:t>Supplemental_Slot_Type:</w:t>
              </w:r>
            </w:ins>
          </w:p>
        </w:tc>
        <w:tc>
          <w:tcPr>
            <w:tcW w:w="6761" w:type="dxa"/>
            <w:tcBorders>
              <w:top w:val="nil"/>
              <w:left w:val="nil"/>
              <w:bottom w:val="single" w:sz="4" w:space="0" w:color="auto"/>
              <w:right w:val="nil"/>
            </w:tcBorders>
          </w:tcPr>
          <w:p w:rsidR="00262628" w:rsidRPr="00791FF6" w:rsidRDefault="00262628" w:rsidP="00BA5B6B">
            <w:pPr>
              <w:jc w:val="right"/>
              <w:rPr>
                <w:ins w:id="4090" w:author="Batra, Mayank" w:date="2016-06-21T14:47:00Z"/>
                <w:i/>
                <w:color w:val="FF0000"/>
              </w:rPr>
            </w:pPr>
            <w:ins w:id="4091" w:author="Batra, Mayank" w:date="2016-06-21T14:47:00Z">
              <w:r w:rsidRPr="00791FF6">
                <w:rPr>
                  <w:i/>
                  <w:color w:val="FF0000"/>
                </w:rPr>
                <w:t xml:space="preserve">Size: </w:t>
              </w:r>
              <w:r>
                <w:rPr>
                  <w:i/>
                  <w:color w:val="FF0000"/>
                </w:rPr>
                <w:t>1</w:t>
              </w:r>
              <w:r w:rsidRPr="00791FF6">
                <w:rPr>
                  <w:i/>
                  <w:color w:val="FF0000"/>
                </w:rPr>
                <w:t xml:space="preserve"> Octet</w:t>
              </w:r>
            </w:ins>
          </w:p>
        </w:tc>
      </w:tr>
      <w:tr w:rsidR="00262628" w:rsidRPr="005A41BB" w:rsidTr="00BA5B6B">
        <w:trPr>
          <w:cantSplit/>
          <w:ins w:id="4092" w:author="Batra, Mayank" w:date="2016-06-21T14:47:00Z"/>
        </w:trPr>
        <w:tc>
          <w:tcPr>
            <w:tcW w:w="1999" w:type="dxa"/>
            <w:shd w:val="clear" w:color="auto" w:fill="DAEEF3"/>
          </w:tcPr>
          <w:p w:rsidR="00262628" w:rsidRPr="005A41BB" w:rsidRDefault="00262628" w:rsidP="00BA5B6B">
            <w:pPr>
              <w:rPr>
                <w:ins w:id="4093" w:author="Batra, Mayank" w:date="2016-06-21T14:47:00Z"/>
                <w:rStyle w:val="af"/>
                <w:color w:val="FF0000"/>
              </w:rPr>
            </w:pPr>
            <w:ins w:id="4094" w:author="Batra, Mayank" w:date="2016-06-21T14:47:00Z">
              <w:r w:rsidRPr="005A41BB">
                <w:rPr>
                  <w:rStyle w:val="af"/>
                  <w:color w:val="FF0000"/>
                </w:rPr>
                <w:t>Value</w:t>
              </w:r>
            </w:ins>
          </w:p>
        </w:tc>
        <w:tc>
          <w:tcPr>
            <w:tcW w:w="7607" w:type="dxa"/>
            <w:gridSpan w:val="2"/>
            <w:shd w:val="clear" w:color="auto" w:fill="DAEEF3"/>
          </w:tcPr>
          <w:p w:rsidR="00262628" w:rsidRPr="005A41BB" w:rsidRDefault="00262628" w:rsidP="00BA5B6B">
            <w:pPr>
              <w:rPr>
                <w:ins w:id="4095" w:author="Batra, Mayank" w:date="2016-06-21T14:47:00Z"/>
                <w:rStyle w:val="af"/>
                <w:color w:val="FF0000"/>
              </w:rPr>
            </w:pPr>
            <w:ins w:id="4096" w:author="Batra, Mayank" w:date="2016-06-21T14:47:00Z">
              <w:r w:rsidRPr="005A41BB">
                <w:rPr>
                  <w:rStyle w:val="af"/>
                  <w:color w:val="FF0000"/>
                </w:rPr>
                <w:t>Parameter Description</w:t>
              </w:r>
            </w:ins>
          </w:p>
        </w:tc>
      </w:tr>
      <w:tr w:rsidR="00262628" w:rsidRPr="005A41BB" w:rsidTr="00BA5B6B">
        <w:trPr>
          <w:cantSplit/>
          <w:ins w:id="4097" w:author="Batra, Mayank" w:date="2016-06-21T14:47:00Z"/>
        </w:trPr>
        <w:tc>
          <w:tcPr>
            <w:tcW w:w="1999" w:type="dxa"/>
          </w:tcPr>
          <w:p w:rsidR="00262628" w:rsidRDefault="00262628" w:rsidP="00BA5B6B">
            <w:pPr>
              <w:rPr>
                <w:ins w:id="4098" w:author="Batra, Mayank" w:date="2016-06-21T14:47:00Z"/>
                <w:color w:val="FF0000"/>
              </w:rPr>
            </w:pPr>
            <w:ins w:id="4099" w:author="Batra, Mayank" w:date="2016-06-21T14:47:00Z">
              <w:r>
                <w:rPr>
                  <w:color w:val="FF0000"/>
                </w:rPr>
                <w:t>0x00</w:t>
              </w:r>
            </w:ins>
          </w:p>
        </w:tc>
        <w:tc>
          <w:tcPr>
            <w:tcW w:w="7607" w:type="dxa"/>
            <w:gridSpan w:val="2"/>
          </w:tcPr>
          <w:p w:rsidR="00262628" w:rsidRDefault="00AA5B4D">
            <w:pPr>
              <w:rPr>
                <w:ins w:id="4100" w:author="Batra, Mayank" w:date="2016-06-21T14:47:00Z"/>
                <w:color w:val="FF0000"/>
              </w:rPr>
            </w:pPr>
            <w:ins w:id="4101" w:author="Batra, Mayank" w:date="2016-06-21T14:50:00Z">
              <w:r>
                <w:rPr>
                  <w:color w:val="FF0000"/>
                </w:rPr>
                <w:t>No switching during Supplemental</w:t>
              </w:r>
            </w:ins>
          </w:p>
        </w:tc>
      </w:tr>
      <w:tr w:rsidR="00262628" w:rsidRPr="005A41BB" w:rsidTr="00BA5B6B">
        <w:trPr>
          <w:cantSplit/>
          <w:ins w:id="4102" w:author="Batra, Mayank" w:date="2016-06-21T14:47:00Z"/>
        </w:trPr>
        <w:tc>
          <w:tcPr>
            <w:tcW w:w="1999" w:type="dxa"/>
          </w:tcPr>
          <w:p w:rsidR="00262628" w:rsidRPr="005A41BB" w:rsidRDefault="00262628" w:rsidP="00BA5B6B">
            <w:pPr>
              <w:rPr>
                <w:ins w:id="4103" w:author="Batra, Mayank" w:date="2016-06-21T14:47:00Z"/>
                <w:color w:val="FF0000"/>
              </w:rPr>
            </w:pPr>
            <w:ins w:id="4104" w:author="Batra, Mayank" w:date="2016-06-21T14:47:00Z">
              <w:r>
                <w:rPr>
                  <w:color w:val="FF0000"/>
                </w:rPr>
                <w:t>0x01</w:t>
              </w:r>
            </w:ins>
          </w:p>
        </w:tc>
        <w:tc>
          <w:tcPr>
            <w:tcW w:w="7607" w:type="dxa"/>
            <w:gridSpan w:val="2"/>
          </w:tcPr>
          <w:p w:rsidR="00262628" w:rsidRPr="005A41BB" w:rsidRDefault="00AA5B4D" w:rsidP="00BA5B6B">
            <w:pPr>
              <w:rPr>
                <w:ins w:id="4105" w:author="Batra, Mayank" w:date="2016-06-21T14:47:00Z"/>
                <w:color w:val="FF0000"/>
              </w:rPr>
            </w:pPr>
            <w:ins w:id="4106" w:author="Batra, Mayank" w:date="2016-06-21T14:50:00Z">
              <w:r>
                <w:rPr>
                  <w:color w:val="FF0000"/>
                </w:rPr>
                <w:t xml:space="preserve">Switch </w:t>
              </w:r>
            </w:ins>
            <w:ins w:id="4107" w:author="Batra, Mayank" w:date="2016-06-21T14:47:00Z">
              <w:r w:rsidR="00262628">
                <w:rPr>
                  <w:color w:val="FF0000"/>
                </w:rPr>
                <w:t>Supplemental with 1 µs slots</w:t>
              </w:r>
            </w:ins>
          </w:p>
        </w:tc>
      </w:tr>
      <w:tr w:rsidR="00262628" w:rsidRPr="005A41BB" w:rsidTr="00BA5B6B">
        <w:trPr>
          <w:cantSplit/>
          <w:ins w:id="4108" w:author="Batra, Mayank" w:date="2016-06-21T14:47:00Z"/>
        </w:trPr>
        <w:tc>
          <w:tcPr>
            <w:tcW w:w="1999" w:type="dxa"/>
          </w:tcPr>
          <w:p w:rsidR="00262628" w:rsidRPr="005A41BB" w:rsidRDefault="00262628" w:rsidP="00BA5B6B">
            <w:pPr>
              <w:rPr>
                <w:ins w:id="4109" w:author="Batra, Mayank" w:date="2016-06-21T14:47:00Z"/>
                <w:color w:val="FF0000"/>
              </w:rPr>
            </w:pPr>
            <w:ins w:id="4110" w:author="Batra, Mayank" w:date="2016-06-21T14:47:00Z">
              <w:r>
                <w:rPr>
                  <w:color w:val="FF0000"/>
                </w:rPr>
                <w:t>0x02</w:t>
              </w:r>
            </w:ins>
          </w:p>
        </w:tc>
        <w:tc>
          <w:tcPr>
            <w:tcW w:w="7607" w:type="dxa"/>
            <w:gridSpan w:val="2"/>
          </w:tcPr>
          <w:p w:rsidR="00262628" w:rsidRDefault="00AA5B4D" w:rsidP="00BA5B6B">
            <w:pPr>
              <w:rPr>
                <w:ins w:id="4111" w:author="Batra, Mayank" w:date="2016-06-21T14:47:00Z"/>
                <w:color w:val="FF0000"/>
              </w:rPr>
            </w:pPr>
            <w:ins w:id="4112" w:author="Batra, Mayank" w:date="2016-06-21T14:50:00Z">
              <w:r>
                <w:rPr>
                  <w:color w:val="FF0000"/>
                </w:rPr>
                <w:t xml:space="preserve">Switch </w:t>
              </w:r>
            </w:ins>
            <w:ins w:id="4113" w:author="Batra, Mayank" w:date="2016-06-21T14:47:00Z">
              <w:r w:rsidR="00262628">
                <w:rPr>
                  <w:color w:val="FF0000"/>
                </w:rPr>
                <w:t>Supplemental with 2 µs slots</w:t>
              </w:r>
            </w:ins>
          </w:p>
        </w:tc>
      </w:tr>
      <w:tr w:rsidR="00262628" w:rsidRPr="005A41BB" w:rsidTr="00BA5B6B">
        <w:trPr>
          <w:cantSplit/>
          <w:ins w:id="4114" w:author="Batra, Mayank" w:date="2016-06-21T14:47:00Z"/>
        </w:trPr>
        <w:tc>
          <w:tcPr>
            <w:tcW w:w="1999" w:type="dxa"/>
          </w:tcPr>
          <w:p w:rsidR="00262628" w:rsidRPr="005A41BB" w:rsidRDefault="00262628" w:rsidP="00BA5B6B">
            <w:pPr>
              <w:rPr>
                <w:ins w:id="4115" w:author="Batra, Mayank" w:date="2016-06-21T14:47:00Z"/>
                <w:color w:val="FF0000"/>
              </w:rPr>
            </w:pPr>
            <w:ins w:id="4116" w:author="Batra, Mayank" w:date="2016-06-21T14:47:00Z">
              <w:r>
                <w:rPr>
                  <w:color w:val="FF0000"/>
                </w:rPr>
                <w:t>All other values</w:t>
              </w:r>
            </w:ins>
          </w:p>
        </w:tc>
        <w:tc>
          <w:tcPr>
            <w:tcW w:w="7607" w:type="dxa"/>
            <w:gridSpan w:val="2"/>
          </w:tcPr>
          <w:p w:rsidR="00262628" w:rsidRDefault="00262628" w:rsidP="00BA5B6B">
            <w:pPr>
              <w:rPr>
                <w:ins w:id="4117" w:author="Batra, Mayank" w:date="2016-06-21T14:47:00Z"/>
                <w:color w:val="FF0000"/>
              </w:rPr>
            </w:pPr>
            <w:ins w:id="4118" w:author="Batra, Mayank" w:date="2016-06-21T14:47:00Z">
              <w:r>
                <w:rPr>
                  <w:color w:val="FF0000"/>
                </w:rPr>
                <w:t>Reserved for future use</w:t>
              </w:r>
            </w:ins>
          </w:p>
        </w:tc>
      </w:tr>
    </w:tbl>
    <w:p w:rsidR="00262628" w:rsidRDefault="00262628" w:rsidP="00262628">
      <w:pPr>
        <w:rPr>
          <w:ins w:id="4119" w:author="Batra, Mayank" w:date="2016-06-21T14:47:00Z"/>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5"/>
        <w:gridCol w:w="846"/>
        <w:gridCol w:w="6975"/>
      </w:tblGrid>
      <w:tr w:rsidR="00262628" w:rsidRPr="005A41BB" w:rsidTr="00BA5B6B">
        <w:trPr>
          <w:cantSplit/>
          <w:ins w:id="4120" w:author="Batra, Mayank" w:date="2016-06-21T14:47:00Z"/>
        </w:trPr>
        <w:tc>
          <w:tcPr>
            <w:tcW w:w="2380" w:type="dxa"/>
            <w:gridSpan w:val="2"/>
            <w:tcBorders>
              <w:top w:val="nil"/>
              <w:left w:val="nil"/>
              <w:bottom w:val="single" w:sz="4" w:space="0" w:color="auto"/>
              <w:right w:val="nil"/>
            </w:tcBorders>
          </w:tcPr>
          <w:p w:rsidR="00262628" w:rsidRPr="00DC7EB8" w:rsidRDefault="00262628" w:rsidP="00BA5B6B">
            <w:pPr>
              <w:rPr>
                <w:ins w:id="4121" w:author="Batra, Mayank" w:date="2016-06-21T14:47:00Z"/>
                <w:i/>
                <w:color w:val="FF0000"/>
              </w:rPr>
            </w:pPr>
            <w:ins w:id="4122" w:author="Batra, Mayank" w:date="2016-06-21T14:47:00Z">
              <w:r>
                <w:rPr>
                  <w:i/>
                  <w:color w:val="FF0000"/>
                </w:rPr>
                <w:t>Number_of_Antennae:</w:t>
              </w:r>
            </w:ins>
          </w:p>
        </w:tc>
        <w:tc>
          <w:tcPr>
            <w:tcW w:w="7226" w:type="dxa"/>
            <w:tcBorders>
              <w:top w:val="nil"/>
              <w:left w:val="nil"/>
              <w:bottom w:val="single" w:sz="4" w:space="0" w:color="auto"/>
              <w:right w:val="nil"/>
            </w:tcBorders>
          </w:tcPr>
          <w:p w:rsidR="00262628" w:rsidRPr="00791FF6" w:rsidRDefault="00262628" w:rsidP="00BA5B6B">
            <w:pPr>
              <w:jc w:val="right"/>
              <w:rPr>
                <w:ins w:id="4123" w:author="Batra, Mayank" w:date="2016-06-21T14:47:00Z"/>
                <w:i/>
                <w:color w:val="FF0000"/>
              </w:rPr>
            </w:pPr>
            <w:ins w:id="4124" w:author="Batra, Mayank" w:date="2016-06-21T14:47:00Z">
              <w:r w:rsidRPr="00791FF6">
                <w:rPr>
                  <w:i/>
                  <w:color w:val="FF0000"/>
                </w:rPr>
                <w:t xml:space="preserve">Size: </w:t>
              </w:r>
              <w:r>
                <w:rPr>
                  <w:i/>
                  <w:color w:val="FF0000"/>
                </w:rPr>
                <w:t>1</w:t>
              </w:r>
              <w:r w:rsidRPr="00791FF6">
                <w:rPr>
                  <w:i/>
                  <w:color w:val="FF0000"/>
                </w:rPr>
                <w:t xml:space="preserve"> Octet</w:t>
              </w:r>
            </w:ins>
          </w:p>
        </w:tc>
      </w:tr>
      <w:tr w:rsidR="00262628" w:rsidRPr="005A41BB" w:rsidTr="00BA5B6B">
        <w:trPr>
          <w:cantSplit/>
          <w:ins w:id="4125" w:author="Batra, Mayank" w:date="2016-06-21T14:47:00Z"/>
        </w:trPr>
        <w:tc>
          <w:tcPr>
            <w:tcW w:w="1526" w:type="dxa"/>
            <w:shd w:val="clear" w:color="auto" w:fill="DAEEF3"/>
          </w:tcPr>
          <w:p w:rsidR="00262628" w:rsidRPr="005A41BB" w:rsidRDefault="00262628" w:rsidP="00BA5B6B">
            <w:pPr>
              <w:rPr>
                <w:ins w:id="4126" w:author="Batra, Mayank" w:date="2016-06-21T14:47:00Z"/>
                <w:rStyle w:val="af"/>
                <w:color w:val="FF0000"/>
              </w:rPr>
            </w:pPr>
            <w:ins w:id="4127" w:author="Batra, Mayank" w:date="2016-06-21T14:47:00Z">
              <w:r w:rsidRPr="005A41BB">
                <w:rPr>
                  <w:rStyle w:val="af"/>
                  <w:color w:val="FF0000"/>
                </w:rPr>
                <w:t>Value</w:t>
              </w:r>
            </w:ins>
          </w:p>
        </w:tc>
        <w:tc>
          <w:tcPr>
            <w:tcW w:w="8080" w:type="dxa"/>
            <w:gridSpan w:val="2"/>
            <w:shd w:val="clear" w:color="auto" w:fill="DAEEF3"/>
          </w:tcPr>
          <w:p w:rsidR="00262628" w:rsidRPr="005A41BB" w:rsidRDefault="00262628" w:rsidP="00BA5B6B">
            <w:pPr>
              <w:rPr>
                <w:ins w:id="4128" w:author="Batra, Mayank" w:date="2016-06-21T14:47:00Z"/>
                <w:rStyle w:val="af"/>
                <w:color w:val="FF0000"/>
              </w:rPr>
            </w:pPr>
            <w:ins w:id="4129" w:author="Batra, Mayank" w:date="2016-06-21T14:47:00Z">
              <w:r w:rsidRPr="005A41BB">
                <w:rPr>
                  <w:rStyle w:val="af"/>
                  <w:color w:val="FF0000"/>
                </w:rPr>
                <w:t>Parameter Description</w:t>
              </w:r>
            </w:ins>
          </w:p>
        </w:tc>
      </w:tr>
      <w:tr w:rsidR="00262628" w:rsidRPr="005A41BB" w:rsidTr="00BA5B6B">
        <w:trPr>
          <w:cantSplit/>
          <w:ins w:id="4130" w:author="Batra, Mayank" w:date="2016-06-21T14:47:00Z"/>
        </w:trPr>
        <w:tc>
          <w:tcPr>
            <w:tcW w:w="1526" w:type="dxa"/>
          </w:tcPr>
          <w:p w:rsidR="00262628" w:rsidRPr="005A41BB" w:rsidRDefault="00262628" w:rsidP="00BA5B6B">
            <w:pPr>
              <w:rPr>
                <w:ins w:id="4131" w:author="Batra, Mayank" w:date="2016-06-21T14:47:00Z"/>
                <w:color w:val="FF0000"/>
              </w:rPr>
            </w:pPr>
            <w:ins w:id="4132" w:author="Batra, Mayank" w:date="2016-06-21T14:47:00Z">
              <w:r w:rsidRPr="005A41BB">
                <w:rPr>
                  <w:color w:val="FF0000"/>
                </w:rPr>
                <w:t>0x</w:t>
              </w:r>
              <w:r>
                <w:rPr>
                  <w:color w:val="FF0000"/>
                </w:rPr>
                <w:t>00</w:t>
              </w:r>
            </w:ins>
          </w:p>
        </w:tc>
        <w:tc>
          <w:tcPr>
            <w:tcW w:w="8080" w:type="dxa"/>
            <w:gridSpan w:val="2"/>
          </w:tcPr>
          <w:p w:rsidR="00262628" w:rsidRPr="005A41BB" w:rsidRDefault="00262628" w:rsidP="00BA5B6B">
            <w:pPr>
              <w:rPr>
                <w:ins w:id="4133" w:author="Batra, Mayank" w:date="2016-06-21T14:47:00Z"/>
                <w:color w:val="FF0000"/>
              </w:rPr>
            </w:pPr>
            <w:ins w:id="4134" w:author="Batra, Mayank" w:date="2016-06-21T14:47:00Z">
              <w:r>
                <w:rPr>
                  <w:color w:val="FF0000"/>
                </w:rPr>
                <w:t>Antenna array not specified</w:t>
              </w:r>
            </w:ins>
          </w:p>
        </w:tc>
      </w:tr>
      <w:tr w:rsidR="00262628" w:rsidRPr="005A41BB" w:rsidTr="00BA5B6B">
        <w:trPr>
          <w:cantSplit/>
          <w:ins w:id="4135" w:author="Batra, Mayank" w:date="2016-06-21T14:47:00Z"/>
        </w:trPr>
        <w:tc>
          <w:tcPr>
            <w:tcW w:w="1526" w:type="dxa"/>
          </w:tcPr>
          <w:p w:rsidR="00262628" w:rsidRPr="005A41BB" w:rsidRDefault="00262628" w:rsidP="00BA5B6B">
            <w:pPr>
              <w:rPr>
                <w:ins w:id="4136" w:author="Batra, Mayank" w:date="2016-06-21T14:47:00Z"/>
                <w:color w:val="FF0000"/>
              </w:rPr>
            </w:pPr>
            <w:ins w:id="4137" w:author="Batra, Mayank" w:date="2016-06-21T14:47:00Z">
              <w:r>
                <w:rPr>
                  <w:color w:val="FF0000"/>
                </w:rPr>
                <w:t>0x01 – 0x4B</w:t>
              </w:r>
            </w:ins>
          </w:p>
        </w:tc>
        <w:tc>
          <w:tcPr>
            <w:tcW w:w="8080" w:type="dxa"/>
            <w:gridSpan w:val="2"/>
          </w:tcPr>
          <w:p w:rsidR="00262628" w:rsidRDefault="00262628" w:rsidP="00BA5B6B">
            <w:pPr>
              <w:rPr>
                <w:ins w:id="4138" w:author="Batra, Mayank" w:date="2016-06-21T14:47:00Z"/>
                <w:color w:val="FF0000"/>
              </w:rPr>
            </w:pPr>
            <w:ins w:id="4139" w:author="Batra, Mayank" w:date="2016-06-21T14:47:00Z">
              <w:r>
                <w:rPr>
                  <w:color w:val="FF0000"/>
                </w:rPr>
                <w:t>Number of antennae in the antenna array</w:t>
              </w:r>
            </w:ins>
          </w:p>
        </w:tc>
      </w:tr>
      <w:tr w:rsidR="00262628" w:rsidRPr="005A41BB" w:rsidTr="00BA5B6B">
        <w:trPr>
          <w:cantSplit/>
          <w:ins w:id="4140" w:author="Batra, Mayank" w:date="2016-06-21T14:47:00Z"/>
        </w:trPr>
        <w:tc>
          <w:tcPr>
            <w:tcW w:w="1526" w:type="dxa"/>
          </w:tcPr>
          <w:p w:rsidR="00262628" w:rsidRPr="005A41BB" w:rsidRDefault="00262628" w:rsidP="00BA5B6B">
            <w:pPr>
              <w:rPr>
                <w:ins w:id="4141" w:author="Batra, Mayank" w:date="2016-06-21T14:47:00Z"/>
                <w:color w:val="FF0000"/>
              </w:rPr>
            </w:pPr>
            <w:ins w:id="4142" w:author="Batra, Mayank" w:date="2016-06-21T14:47:00Z">
              <w:r>
                <w:rPr>
                  <w:color w:val="FF0000"/>
                </w:rPr>
                <w:t>All other values</w:t>
              </w:r>
            </w:ins>
          </w:p>
        </w:tc>
        <w:tc>
          <w:tcPr>
            <w:tcW w:w="8080" w:type="dxa"/>
            <w:gridSpan w:val="2"/>
          </w:tcPr>
          <w:p w:rsidR="00262628" w:rsidRDefault="00262628" w:rsidP="00BA5B6B">
            <w:pPr>
              <w:rPr>
                <w:ins w:id="4143" w:author="Batra, Mayank" w:date="2016-06-21T14:47:00Z"/>
                <w:color w:val="FF0000"/>
              </w:rPr>
            </w:pPr>
            <w:ins w:id="4144" w:author="Batra, Mayank" w:date="2016-06-21T14:47:00Z">
              <w:r>
                <w:rPr>
                  <w:color w:val="FF0000"/>
                </w:rPr>
                <w:t>Reserved for future use</w:t>
              </w:r>
            </w:ins>
          </w:p>
        </w:tc>
      </w:tr>
    </w:tbl>
    <w:p w:rsidR="00262628" w:rsidRDefault="00262628" w:rsidP="00262628">
      <w:pPr>
        <w:rPr>
          <w:ins w:id="4145" w:author="Batra, Mayank" w:date="2016-06-21T14:47:00Z"/>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87"/>
        <w:gridCol w:w="849"/>
        <w:gridCol w:w="6570"/>
      </w:tblGrid>
      <w:tr w:rsidR="00262628" w:rsidRPr="005A41BB" w:rsidTr="00BA5B6B">
        <w:trPr>
          <w:cantSplit/>
          <w:ins w:id="4146" w:author="Batra, Mayank" w:date="2016-06-21T14:47:00Z"/>
        </w:trPr>
        <w:tc>
          <w:tcPr>
            <w:tcW w:w="3036" w:type="dxa"/>
            <w:gridSpan w:val="2"/>
            <w:tcBorders>
              <w:top w:val="nil"/>
              <w:left w:val="nil"/>
              <w:bottom w:val="single" w:sz="4" w:space="0" w:color="auto"/>
              <w:right w:val="nil"/>
            </w:tcBorders>
          </w:tcPr>
          <w:p w:rsidR="00262628" w:rsidRPr="00DC7EB8" w:rsidRDefault="00262628" w:rsidP="00BA5B6B">
            <w:pPr>
              <w:rPr>
                <w:ins w:id="4147" w:author="Batra, Mayank" w:date="2016-06-21T14:47:00Z"/>
                <w:i/>
                <w:color w:val="FF0000"/>
              </w:rPr>
            </w:pPr>
            <w:ins w:id="4148" w:author="Batra, Mayank" w:date="2016-06-21T14:47:00Z">
              <w:r>
                <w:rPr>
                  <w:i/>
                  <w:color w:val="FF0000"/>
                </w:rPr>
                <w:t>Antenna_Switching_Pattern:</w:t>
              </w:r>
            </w:ins>
          </w:p>
        </w:tc>
        <w:tc>
          <w:tcPr>
            <w:tcW w:w="6570" w:type="dxa"/>
            <w:tcBorders>
              <w:top w:val="nil"/>
              <w:left w:val="nil"/>
              <w:bottom w:val="single" w:sz="4" w:space="0" w:color="auto"/>
              <w:right w:val="nil"/>
            </w:tcBorders>
          </w:tcPr>
          <w:p w:rsidR="00262628" w:rsidRPr="00791FF6" w:rsidRDefault="00262628" w:rsidP="00BA5B6B">
            <w:pPr>
              <w:jc w:val="right"/>
              <w:rPr>
                <w:ins w:id="4149" w:author="Batra, Mayank" w:date="2016-06-21T14:47:00Z"/>
                <w:i/>
                <w:color w:val="FF0000"/>
              </w:rPr>
            </w:pPr>
            <w:ins w:id="4150" w:author="Batra, Mayank" w:date="2016-06-21T14:47:00Z">
              <w:r w:rsidRPr="00791FF6">
                <w:rPr>
                  <w:i/>
                  <w:color w:val="FF0000"/>
                </w:rPr>
                <w:t xml:space="preserve">Size: </w:t>
              </w:r>
              <w:r>
                <w:rPr>
                  <w:i/>
                  <w:color w:val="FF0000"/>
                </w:rPr>
                <w:t>1</w:t>
              </w:r>
              <w:r w:rsidRPr="00791FF6">
                <w:rPr>
                  <w:i/>
                  <w:color w:val="FF0000"/>
                </w:rPr>
                <w:t xml:space="preserve"> Octet</w:t>
              </w:r>
            </w:ins>
          </w:p>
        </w:tc>
      </w:tr>
      <w:tr w:rsidR="00262628" w:rsidRPr="005A41BB" w:rsidTr="00BA5B6B">
        <w:trPr>
          <w:cantSplit/>
          <w:ins w:id="4151" w:author="Batra, Mayank" w:date="2016-06-21T14:47:00Z"/>
        </w:trPr>
        <w:tc>
          <w:tcPr>
            <w:tcW w:w="2187" w:type="dxa"/>
            <w:shd w:val="clear" w:color="auto" w:fill="DAEEF3"/>
          </w:tcPr>
          <w:p w:rsidR="00262628" w:rsidRPr="005A41BB" w:rsidRDefault="00262628" w:rsidP="00BA5B6B">
            <w:pPr>
              <w:rPr>
                <w:ins w:id="4152" w:author="Batra, Mayank" w:date="2016-06-21T14:47:00Z"/>
                <w:rStyle w:val="af"/>
                <w:color w:val="FF0000"/>
              </w:rPr>
            </w:pPr>
            <w:ins w:id="4153" w:author="Batra, Mayank" w:date="2016-06-21T14:47:00Z">
              <w:r w:rsidRPr="005A41BB">
                <w:rPr>
                  <w:rStyle w:val="af"/>
                  <w:color w:val="FF0000"/>
                </w:rPr>
                <w:t>Value</w:t>
              </w:r>
            </w:ins>
          </w:p>
        </w:tc>
        <w:tc>
          <w:tcPr>
            <w:tcW w:w="7419" w:type="dxa"/>
            <w:gridSpan w:val="2"/>
            <w:shd w:val="clear" w:color="auto" w:fill="DAEEF3"/>
          </w:tcPr>
          <w:p w:rsidR="00262628" w:rsidRPr="005A41BB" w:rsidRDefault="00262628" w:rsidP="00BA5B6B">
            <w:pPr>
              <w:rPr>
                <w:ins w:id="4154" w:author="Batra, Mayank" w:date="2016-06-21T14:47:00Z"/>
                <w:rStyle w:val="af"/>
                <w:color w:val="FF0000"/>
              </w:rPr>
            </w:pPr>
            <w:ins w:id="4155" w:author="Batra, Mayank" w:date="2016-06-21T14:47:00Z">
              <w:r w:rsidRPr="005A41BB">
                <w:rPr>
                  <w:rStyle w:val="af"/>
                  <w:color w:val="FF0000"/>
                </w:rPr>
                <w:t>Parameter Description</w:t>
              </w:r>
            </w:ins>
          </w:p>
        </w:tc>
      </w:tr>
      <w:tr w:rsidR="00262628" w:rsidRPr="005A41BB" w:rsidTr="00BA5B6B">
        <w:trPr>
          <w:cantSplit/>
          <w:ins w:id="4156" w:author="Batra, Mayank" w:date="2016-06-21T14:47:00Z"/>
        </w:trPr>
        <w:tc>
          <w:tcPr>
            <w:tcW w:w="2187" w:type="dxa"/>
          </w:tcPr>
          <w:p w:rsidR="00262628" w:rsidRPr="005A41BB" w:rsidRDefault="00262628" w:rsidP="00BA5B6B">
            <w:pPr>
              <w:rPr>
                <w:ins w:id="4157" w:author="Batra, Mayank" w:date="2016-06-21T14:47:00Z"/>
                <w:color w:val="FF0000"/>
              </w:rPr>
            </w:pPr>
            <w:ins w:id="4158" w:author="Batra, Mayank" w:date="2016-06-21T14:47:00Z">
              <w:r w:rsidRPr="005A41BB">
                <w:rPr>
                  <w:color w:val="FF0000"/>
                </w:rPr>
                <w:t>0x</w:t>
              </w:r>
              <w:r>
                <w:rPr>
                  <w:color w:val="FF0000"/>
                </w:rPr>
                <w:t>00</w:t>
              </w:r>
            </w:ins>
          </w:p>
        </w:tc>
        <w:tc>
          <w:tcPr>
            <w:tcW w:w="7419" w:type="dxa"/>
            <w:gridSpan w:val="2"/>
          </w:tcPr>
          <w:p w:rsidR="00262628" w:rsidRPr="005A41BB" w:rsidRDefault="00262628" w:rsidP="00BA5B6B">
            <w:pPr>
              <w:rPr>
                <w:ins w:id="4159" w:author="Batra, Mayank" w:date="2016-06-21T14:47:00Z"/>
                <w:color w:val="FF0000"/>
              </w:rPr>
            </w:pPr>
            <w:ins w:id="4160" w:author="Batra, Mayank" w:date="2016-06-21T14:47:00Z">
              <w:r>
                <w:rPr>
                  <w:color w:val="FF0000"/>
                </w:rPr>
                <w:t>Antenna switching pattern not specified</w:t>
              </w:r>
            </w:ins>
          </w:p>
        </w:tc>
      </w:tr>
      <w:tr w:rsidR="00262628" w:rsidRPr="005A41BB" w:rsidTr="00BA5B6B">
        <w:trPr>
          <w:cantSplit/>
          <w:ins w:id="4161" w:author="Batra, Mayank" w:date="2016-06-21T14:47:00Z"/>
        </w:trPr>
        <w:tc>
          <w:tcPr>
            <w:tcW w:w="2187" w:type="dxa"/>
          </w:tcPr>
          <w:p w:rsidR="00262628" w:rsidRPr="005A41BB" w:rsidRDefault="00262628" w:rsidP="00BA5B6B">
            <w:pPr>
              <w:rPr>
                <w:ins w:id="4162" w:author="Batra, Mayank" w:date="2016-06-21T14:47:00Z"/>
                <w:color w:val="FF0000"/>
              </w:rPr>
            </w:pPr>
            <w:ins w:id="4163" w:author="Batra, Mayank" w:date="2016-06-21T14:47:00Z">
              <w:r>
                <w:rPr>
                  <w:color w:val="FF0000"/>
                </w:rPr>
                <w:t>0x01</w:t>
              </w:r>
            </w:ins>
          </w:p>
        </w:tc>
        <w:tc>
          <w:tcPr>
            <w:tcW w:w="7419" w:type="dxa"/>
            <w:gridSpan w:val="2"/>
          </w:tcPr>
          <w:p w:rsidR="00262628" w:rsidRDefault="00262628" w:rsidP="00BA5B6B">
            <w:pPr>
              <w:rPr>
                <w:ins w:id="4164" w:author="Batra, Mayank" w:date="2016-06-21T14:47:00Z"/>
                <w:color w:val="FF0000"/>
              </w:rPr>
            </w:pPr>
            <w:ins w:id="4165" w:author="Batra, Mayank" w:date="2016-06-21T14:47:00Z">
              <w:r>
                <w:rPr>
                  <w:color w:val="FF0000"/>
                </w:rPr>
                <w:t xml:space="preserve">Antenna switching pattern A (see </w:t>
              </w:r>
              <w:commentRangeStart w:id="4166"/>
              <w:r>
                <w:rPr>
                  <w:color w:val="FF0000"/>
                </w:rPr>
                <w:t>[Vol 6]</w:t>
              </w:r>
              <w:commentRangeEnd w:id="4166"/>
              <w:r>
                <w:rPr>
                  <w:rStyle w:val="aff1"/>
                </w:rPr>
                <w:commentReference w:id="4166"/>
              </w:r>
              <w:r>
                <w:rPr>
                  <w:color w:val="FF0000"/>
                </w:rPr>
                <w:t xml:space="preserve"> Part F, </w:t>
              </w:r>
              <w:commentRangeStart w:id="4167"/>
              <w:r>
                <w:rPr>
                  <w:color w:val="FF0000"/>
                </w:rPr>
                <w:t xml:space="preserve">Section </w:t>
              </w:r>
              <w:commentRangeEnd w:id="4167"/>
              <w:r>
                <w:rPr>
                  <w:rStyle w:val="aff1"/>
                </w:rPr>
                <w:commentReference w:id="4167"/>
              </w:r>
              <w:r>
                <w:rPr>
                  <w:color w:val="FF0000"/>
                </w:rPr>
                <w:t>3.3.2)</w:t>
              </w:r>
            </w:ins>
          </w:p>
        </w:tc>
      </w:tr>
      <w:tr w:rsidR="00262628" w:rsidRPr="005A41BB" w:rsidTr="00BA5B6B">
        <w:trPr>
          <w:cantSplit/>
          <w:ins w:id="4168" w:author="Batra, Mayank" w:date="2016-06-21T14:47:00Z"/>
        </w:trPr>
        <w:tc>
          <w:tcPr>
            <w:tcW w:w="2187" w:type="dxa"/>
          </w:tcPr>
          <w:p w:rsidR="00262628" w:rsidRPr="005A41BB" w:rsidRDefault="00262628" w:rsidP="00BA5B6B">
            <w:pPr>
              <w:rPr>
                <w:ins w:id="4169" w:author="Batra, Mayank" w:date="2016-06-21T14:47:00Z"/>
                <w:color w:val="FF0000"/>
              </w:rPr>
            </w:pPr>
            <w:ins w:id="4170" w:author="Batra, Mayank" w:date="2016-06-21T14:47:00Z">
              <w:r>
                <w:rPr>
                  <w:color w:val="FF0000"/>
                </w:rPr>
                <w:t>0x02</w:t>
              </w:r>
            </w:ins>
          </w:p>
        </w:tc>
        <w:tc>
          <w:tcPr>
            <w:tcW w:w="7419" w:type="dxa"/>
            <w:gridSpan w:val="2"/>
          </w:tcPr>
          <w:p w:rsidR="00262628" w:rsidRDefault="00262628" w:rsidP="00BA5B6B">
            <w:pPr>
              <w:rPr>
                <w:ins w:id="4171" w:author="Batra, Mayank" w:date="2016-06-21T14:47:00Z"/>
                <w:color w:val="FF0000"/>
              </w:rPr>
            </w:pPr>
            <w:ins w:id="4172" w:author="Batra, Mayank" w:date="2016-06-21T14:47:00Z">
              <w:r>
                <w:rPr>
                  <w:color w:val="FF0000"/>
                </w:rPr>
                <w:t>Antenna switching pattern B (see [Vol 6] Part F, Section 3.3.2)</w:t>
              </w:r>
            </w:ins>
          </w:p>
        </w:tc>
      </w:tr>
      <w:tr w:rsidR="00262628" w:rsidRPr="005A41BB" w:rsidTr="00BA5B6B">
        <w:trPr>
          <w:cantSplit/>
          <w:ins w:id="4173" w:author="Batra, Mayank" w:date="2016-06-21T14:47:00Z"/>
        </w:trPr>
        <w:tc>
          <w:tcPr>
            <w:tcW w:w="2187" w:type="dxa"/>
          </w:tcPr>
          <w:p w:rsidR="00262628" w:rsidRPr="005A41BB" w:rsidRDefault="00262628" w:rsidP="00BA5B6B">
            <w:pPr>
              <w:rPr>
                <w:ins w:id="4174" w:author="Batra, Mayank" w:date="2016-06-21T14:47:00Z"/>
                <w:color w:val="FF0000"/>
              </w:rPr>
            </w:pPr>
            <w:ins w:id="4175" w:author="Batra, Mayank" w:date="2016-06-21T14:47:00Z">
              <w:r>
                <w:rPr>
                  <w:color w:val="FF0000"/>
                </w:rPr>
                <w:t>All other values</w:t>
              </w:r>
            </w:ins>
          </w:p>
        </w:tc>
        <w:tc>
          <w:tcPr>
            <w:tcW w:w="7419" w:type="dxa"/>
            <w:gridSpan w:val="2"/>
          </w:tcPr>
          <w:p w:rsidR="00262628" w:rsidRDefault="00262628" w:rsidP="00BA5B6B">
            <w:pPr>
              <w:rPr>
                <w:ins w:id="4176" w:author="Batra, Mayank" w:date="2016-06-21T14:47:00Z"/>
                <w:color w:val="FF0000"/>
              </w:rPr>
            </w:pPr>
            <w:ins w:id="4177" w:author="Batra, Mayank" w:date="2016-06-21T14:47:00Z">
              <w:r>
                <w:rPr>
                  <w:color w:val="FF0000"/>
                </w:rPr>
                <w:t>Reserved for future use</w:t>
              </w:r>
            </w:ins>
          </w:p>
        </w:tc>
      </w:tr>
    </w:tbl>
    <w:p w:rsidR="00262628" w:rsidRPr="005A41BB" w:rsidRDefault="00262628" w:rsidP="00262628">
      <w:pPr>
        <w:rPr>
          <w:ins w:id="4178" w:author="Batra, Mayank" w:date="2016-06-21T14:47:00Z"/>
          <w:rStyle w:val="af"/>
          <w:color w:val="FF0000"/>
        </w:rPr>
      </w:pPr>
      <w:ins w:id="4179" w:author="Batra, Mayank" w:date="2016-06-21T14:47:00Z">
        <w:r w:rsidRPr="005A41BB">
          <w:rPr>
            <w:rStyle w:val="af"/>
            <w:color w:val="FF0000"/>
          </w:rPr>
          <w:lastRenderedPageBreak/>
          <w:t>Return Parameters:</w:t>
        </w:r>
      </w:ins>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854"/>
        <w:gridCol w:w="7226"/>
      </w:tblGrid>
      <w:tr w:rsidR="00262628" w:rsidRPr="005A41BB" w:rsidTr="00BA5B6B">
        <w:trPr>
          <w:cantSplit/>
          <w:ins w:id="4180" w:author="Batra, Mayank" w:date="2016-06-21T14:47:00Z"/>
        </w:trPr>
        <w:tc>
          <w:tcPr>
            <w:tcW w:w="2380" w:type="dxa"/>
            <w:gridSpan w:val="2"/>
            <w:tcBorders>
              <w:top w:val="nil"/>
              <w:left w:val="nil"/>
              <w:bottom w:val="single" w:sz="4" w:space="0" w:color="auto"/>
              <w:right w:val="nil"/>
            </w:tcBorders>
          </w:tcPr>
          <w:p w:rsidR="00262628" w:rsidRPr="00DC7EB8" w:rsidRDefault="00262628" w:rsidP="00BA5B6B">
            <w:pPr>
              <w:rPr>
                <w:ins w:id="4181" w:author="Batra, Mayank" w:date="2016-06-21T14:47:00Z"/>
                <w:i/>
                <w:color w:val="FF0000"/>
              </w:rPr>
            </w:pPr>
            <w:ins w:id="4182" w:author="Batra, Mayank" w:date="2016-06-21T14:47:00Z">
              <w:r>
                <w:rPr>
                  <w:i/>
                  <w:color w:val="FF0000"/>
                </w:rPr>
                <w:t>Status:</w:t>
              </w:r>
            </w:ins>
          </w:p>
        </w:tc>
        <w:tc>
          <w:tcPr>
            <w:tcW w:w="7226" w:type="dxa"/>
            <w:tcBorders>
              <w:top w:val="nil"/>
              <w:left w:val="nil"/>
              <w:bottom w:val="single" w:sz="4" w:space="0" w:color="auto"/>
              <w:right w:val="nil"/>
            </w:tcBorders>
          </w:tcPr>
          <w:p w:rsidR="00262628" w:rsidRPr="00791FF6" w:rsidRDefault="00262628" w:rsidP="00BA5B6B">
            <w:pPr>
              <w:jc w:val="right"/>
              <w:rPr>
                <w:ins w:id="4183" w:author="Batra, Mayank" w:date="2016-06-21T14:47:00Z"/>
                <w:i/>
                <w:color w:val="FF0000"/>
              </w:rPr>
            </w:pPr>
            <w:ins w:id="4184" w:author="Batra, Mayank" w:date="2016-06-21T14:47:00Z">
              <w:r w:rsidRPr="00791FF6">
                <w:rPr>
                  <w:i/>
                  <w:color w:val="FF0000"/>
                </w:rPr>
                <w:t xml:space="preserve">Size: </w:t>
              </w:r>
              <w:r>
                <w:rPr>
                  <w:i/>
                  <w:color w:val="FF0000"/>
                </w:rPr>
                <w:t>1</w:t>
              </w:r>
              <w:r w:rsidRPr="00791FF6">
                <w:rPr>
                  <w:i/>
                  <w:color w:val="FF0000"/>
                </w:rPr>
                <w:t xml:space="preserve"> Octet</w:t>
              </w:r>
            </w:ins>
          </w:p>
        </w:tc>
      </w:tr>
      <w:tr w:rsidR="00262628" w:rsidRPr="005A41BB" w:rsidTr="00BA5B6B">
        <w:trPr>
          <w:cantSplit/>
          <w:ins w:id="4185" w:author="Batra, Mayank" w:date="2016-06-21T14:47:00Z"/>
        </w:trPr>
        <w:tc>
          <w:tcPr>
            <w:tcW w:w="1526" w:type="dxa"/>
            <w:shd w:val="clear" w:color="auto" w:fill="DAEEF3"/>
          </w:tcPr>
          <w:p w:rsidR="00262628" w:rsidRPr="005A41BB" w:rsidRDefault="00262628" w:rsidP="00BA5B6B">
            <w:pPr>
              <w:rPr>
                <w:ins w:id="4186" w:author="Batra, Mayank" w:date="2016-06-21T14:47:00Z"/>
                <w:rStyle w:val="af"/>
                <w:color w:val="FF0000"/>
              </w:rPr>
            </w:pPr>
            <w:ins w:id="4187" w:author="Batra, Mayank" w:date="2016-06-21T14:47:00Z">
              <w:r w:rsidRPr="005A41BB">
                <w:rPr>
                  <w:rStyle w:val="af"/>
                  <w:color w:val="FF0000"/>
                </w:rPr>
                <w:t>Value</w:t>
              </w:r>
            </w:ins>
          </w:p>
        </w:tc>
        <w:tc>
          <w:tcPr>
            <w:tcW w:w="8080" w:type="dxa"/>
            <w:gridSpan w:val="2"/>
            <w:shd w:val="clear" w:color="auto" w:fill="DAEEF3"/>
          </w:tcPr>
          <w:p w:rsidR="00262628" w:rsidRPr="005A41BB" w:rsidRDefault="00262628" w:rsidP="00BA5B6B">
            <w:pPr>
              <w:rPr>
                <w:ins w:id="4188" w:author="Batra, Mayank" w:date="2016-06-21T14:47:00Z"/>
                <w:rStyle w:val="af"/>
                <w:color w:val="FF0000"/>
              </w:rPr>
            </w:pPr>
            <w:ins w:id="4189" w:author="Batra, Mayank" w:date="2016-06-21T14:47:00Z">
              <w:r w:rsidRPr="005A41BB">
                <w:rPr>
                  <w:rStyle w:val="af"/>
                  <w:color w:val="FF0000"/>
                </w:rPr>
                <w:t>Parameter Description</w:t>
              </w:r>
            </w:ins>
          </w:p>
        </w:tc>
      </w:tr>
      <w:tr w:rsidR="00262628" w:rsidRPr="005A41BB" w:rsidTr="00BA5B6B">
        <w:trPr>
          <w:cantSplit/>
          <w:ins w:id="4190" w:author="Batra, Mayank" w:date="2016-06-21T14:47:00Z"/>
        </w:trPr>
        <w:tc>
          <w:tcPr>
            <w:tcW w:w="1526" w:type="dxa"/>
          </w:tcPr>
          <w:p w:rsidR="00262628" w:rsidRPr="005A41BB" w:rsidRDefault="00262628" w:rsidP="00BA5B6B">
            <w:pPr>
              <w:rPr>
                <w:ins w:id="4191" w:author="Batra, Mayank" w:date="2016-06-21T14:47:00Z"/>
                <w:color w:val="FF0000"/>
              </w:rPr>
            </w:pPr>
            <w:ins w:id="4192" w:author="Batra, Mayank" w:date="2016-06-21T14:47:00Z">
              <w:r w:rsidRPr="005A41BB">
                <w:rPr>
                  <w:color w:val="FF0000"/>
                </w:rPr>
                <w:t>0x00</w:t>
              </w:r>
            </w:ins>
          </w:p>
        </w:tc>
        <w:tc>
          <w:tcPr>
            <w:tcW w:w="8080" w:type="dxa"/>
            <w:gridSpan w:val="2"/>
          </w:tcPr>
          <w:p w:rsidR="00262628" w:rsidRPr="005A41BB" w:rsidRDefault="00262628">
            <w:pPr>
              <w:rPr>
                <w:ins w:id="4193" w:author="Batra, Mayank" w:date="2016-06-21T14:47:00Z"/>
                <w:color w:val="FF0000"/>
              </w:rPr>
            </w:pPr>
            <w:ins w:id="4194" w:author="Batra, Mayank" w:date="2016-06-21T14:47:00Z">
              <w:r w:rsidRPr="005A41BB">
                <w:rPr>
                  <w:color w:val="FF0000"/>
                </w:rPr>
                <w:t>LE_Set_</w:t>
              </w:r>
              <w:r>
                <w:rPr>
                  <w:color w:val="FF0000"/>
                </w:rPr>
                <w:t>Supplemental_</w:t>
              </w:r>
            </w:ins>
            <w:ins w:id="4195" w:author="Batra, Mayank" w:date="2016-06-21T14:51:00Z">
              <w:r w:rsidR="00AA5B4D">
                <w:rPr>
                  <w:color w:val="FF0000"/>
                </w:rPr>
                <w:t>Transmit</w:t>
              </w:r>
            </w:ins>
            <w:ins w:id="4196" w:author="Batra, Mayank" w:date="2016-06-21T14:47:00Z">
              <w:r>
                <w:rPr>
                  <w:color w:val="FF0000"/>
                </w:rPr>
                <w:t>_Test_</w:t>
              </w:r>
              <w:r w:rsidRPr="005A41BB">
                <w:rPr>
                  <w:color w:val="FF0000"/>
                </w:rPr>
                <w:t>Parameters command succeeded.</w:t>
              </w:r>
            </w:ins>
          </w:p>
        </w:tc>
      </w:tr>
      <w:tr w:rsidR="00262628" w:rsidRPr="005A41BB" w:rsidTr="00BA5B6B">
        <w:trPr>
          <w:cantSplit/>
          <w:ins w:id="4197" w:author="Batra, Mayank" w:date="2016-06-21T14:47:00Z"/>
        </w:trPr>
        <w:tc>
          <w:tcPr>
            <w:tcW w:w="1526" w:type="dxa"/>
          </w:tcPr>
          <w:p w:rsidR="00262628" w:rsidRPr="005A41BB" w:rsidRDefault="00262628" w:rsidP="00BA5B6B">
            <w:pPr>
              <w:rPr>
                <w:ins w:id="4198" w:author="Batra, Mayank" w:date="2016-06-21T14:47:00Z"/>
                <w:color w:val="FF0000"/>
              </w:rPr>
            </w:pPr>
            <w:ins w:id="4199" w:author="Batra, Mayank" w:date="2016-06-21T14:47:00Z">
              <w:r w:rsidRPr="005A41BB">
                <w:rPr>
                  <w:color w:val="FF0000"/>
                </w:rPr>
                <w:t>0x01 – 0xFF</w:t>
              </w:r>
            </w:ins>
          </w:p>
        </w:tc>
        <w:tc>
          <w:tcPr>
            <w:tcW w:w="8080" w:type="dxa"/>
            <w:gridSpan w:val="2"/>
          </w:tcPr>
          <w:p w:rsidR="00262628" w:rsidRPr="005A41BB" w:rsidRDefault="00262628">
            <w:pPr>
              <w:rPr>
                <w:ins w:id="4200" w:author="Batra, Mayank" w:date="2016-06-21T14:47:00Z"/>
                <w:color w:val="FF0000"/>
              </w:rPr>
            </w:pPr>
            <w:ins w:id="4201" w:author="Batra, Mayank" w:date="2016-06-21T14:47:00Z">
              <w:r w:rsidRPr="005A41BB">
                <w:rPr>
                  <w:color w:val="FF0000"/>
                </w:rPr>
                <w:t>LE_Set_</w:t>
              </w:r>
              <w:r>
                <w:rPr>
                  <w:color w:val="FF0000"/>
                </w:rPr>
                <w:t>Supplemental_</w:t>
              </w:r>
            </w:ins>
            <w:ins w:id="4202" w:author="Batra, Mayank" w:date="2016-06-21T14:51:00Z">
              <w:r w:rsidR="00AA5B4D">
                <w:rPr>
                  <w:color w:val="FF0000"/>
                </w:rPr>
                <w:t>Transmit</w:t>
              </w:r>
            </w:ins>
            <w:ins w:id="4203" w:author="Batra, Mayank" w:date="2016-06-21T14:47:00Z">
              <w:r>
                <w:rPr>
                  <w:color w:val="FF0000"/>
                </w:rPr>
                <w:t>_Test_</w:t>
              </w:r>
              <w:r w:rsidRPr="005A41BB">
                <w:rPr>
                  <w:color w:val="FF0000"/>
                </w:rPr>
                <w:t xml:space="preserve">Parameters command failed. See </w:t>
              </w:r>
              <w:commentRangeStart w:id="4204"/>
              <w:r>
                <w:rPr>
                  <w:color w:val="FF0000"/>
                  <w:lang w:val="en-GB"/>
                </w:rPr>
                <w:t>[Vol </w:t>
              </w:r>
              <w:r w:rsidRPr="00263E72">
                <w:rPr>
                  <w:color w:val="FF0000"/>
                  <w:lang w:val="en-GB"/>
                </w:rPr>
                <w:t>2]</w:t>
              </w:r>
              <w:commentRangeEnd w:id="4204"/>
              <w:r>
                <w:rPr>
                  <w:rStyle w:val="aff1"/>
                </w:rPr>
                <w:commentReference w:id="4204"/>
              </w:r>
              <w:r w:rsidRPr="00263E72">
                <w:rPr>
                  <w:color w:val="FF0000"/>
                  <w:lang w:val="en-GB"/>
                </w:rPr>
                <w:t xml:space="preserve"> </w:t>
              </w:r>
              <w:r w:rsidRPr="005A41BB">
                <w:rPr>
                  <w:color w:val="FF0000"/>
                </w:rPr>
                <w:t>Part D, Error Codes for a list of error codes and descriptions.</w:t>
              </w:r>
            </w:ins>
          </w:p>
        </w:tc>
      </w:tr>
    </w:tbl>
    <w:p w:rsidR="00262628" w:rsidRPr="005A41BB" w:rsidRDefault="00262628" w:rsidP="00262628">
      <w:pPr>
        <w:rPr>
          <w:ins w:id="4205" w:author="Batra, Mayank" w:date="2016-06-21T14:47:00Z"/>
          <w:color w:val="FF0000"/>
        </w:rPr>
      </w:pPr>
    </w:p>
    <w:p w:rsidR="00262628" w:rsidRPr="005A41BB" w:rsidRDefault="00262628" w:rsidP="00E44F48">
      <w:pPr>
        <w:outlineLvl w:val="0"/>
        <w:rPr>
          <w:ins w:id="4206" w:author="Batra, Mayank" w:date="2016-06-21T14:47:00Z"/>
          <w:rStyle w:val="af"/>
          <w:color w:val="FF0000"/>
        </w:rPr>
      </w:pPr>
      <w:ins w:id="4207" w:author="Batra, Mayank" w:date="2016-06-21T14:47:00Z">
        <w:r w:rsidRPr="005A41BB">
          <w:rPr>
            <w:rStyle w:val="af"/>
            <w:color w:val="FF0000"/>
          </w:rPr>
          <w:t>Event(s) Generated (unless masked away):</w:t>
        </w:r>
      </w:ins>
    </w:p>
    <w:p w:rsidR="00262628" w:rsidRDefault="00262628" w:rsidP="00262628">
      <w:pPr>
        <w:rPr>
          <w:ins w:id="4208" w:author="Batra, Mayank" w:date="2016-06-21T14:47:00Z"/>
          <w:color w:val="FF0000"/>
        </w:rPr>
      </w:pPr>
      <w:ins w:id="4209" w:author="Batra, Mayank" w:date="2016-06-21T14:47:00Z">
        <w:r w:rsidRPr="005A41BB">
          <w:rPr>
            <w:color w:val="FF0000"/>
          </w:rPr>
          <w:t>When the LE_Set_</w:t>
        </w:r>
        <w:r>
          <w:rPr>
            <w:color w:val="FF0000"/>
          </w:rPr>
          <w:t>Supplemental_</w:t>
        </w:r>
      </w:ins>
      <w:ins w:id="4210" w:author="Batra, Mayank" w:date="2016-06-21T14:51:00Z">
        <w:r w:rsidR="00AA5B4D">
          <w:rPr>
            <w:color w:val="FF0000"/>
          </w:rPr>
          <w:t>Transmit</w:t>
        </w:r>
      </w:ins>
      <w:ins w:id="4211" w:author="Batra, Mayank" w:date="2016-06-21T14:47:00Z">
        <w:r>
          <w:rPr>
            <w:color w:val="FF0000"/>
          </w:rPr>
          <w:t>_Test_</w:t>
        </w:r>
        <w:r w:rsidRPr="005A41BB">
          <w:rPr>
            <w:color w:val="FF0000"/>
          </w:rPr>
          <w:t>Parameters command has completed, a Command Complete event shall be generated.</w:t>
        </w:r>
      </w:ins>
    </w:p>
    <w:p w:rsidR="00262628" w:rsidRPr="00A25942" w:rsidDel="00AA5B4D" w:rsidRDefault="00262628" w:rsidP="00E44F48">
      <w:pPr>
        <w:outlineLvl w:val="0"/>
        <w:rPr>
          <w:del w:id="4212" w:author="Batra, Mayank" w:date="2016-06-21T14:51:00Z"/>
        </w:rPr>
      </w:pPr>
      <w:bookmarkStart w:id="4213" w:name="_Toc454285687"/>
      <w:bookmarkStart w:id="4214" w:name="_Toc454286063"/>
      <w:bookmarkStart w:id="4215" w:name="_Toc454286439"/>
      <w:bookmarkEnd w:id="4213"/>
      <w:bookmarkEnd w:id="4214"/>
      <w:bookmarkEnd w:id="4215"/>
    </w:p>
    <w:p w:rsidR="00D7101C" w:rsidRPr="004B1513" w:rsidRDefault="00D7101C" w:rsidP="00E44F48">
      <w:pPr>
        <w:pStyle w:val="31"/>
      </w:pPr>
      <w:bookmarkStart w:id="4216" w:name="_Toc449707700"/>
      <w:bookmarkStart w:id="4217" w:name="_Toc454286440"/>
      <w:r w:rsidRPr="004B1513">
        <w:rPr>
          <w:color w:val="FF0000"/>
        </w:rPr>
        <w:t xml:space="preserve">[NEW SECTION] </w:t>
      </w:r>
      <w:r w:rsidRPr="004B1513">
        <w:t>7.8.XX</w:t>
      </w:r>
      <w:ins w:id="4218" w:author="Batra, Mayank" w:date="2016-06-21T15:18:00Z">
        <w:r w:rsidR="00BA5B6B">
          <w:t>+2</w:t>
        </w:r>
      </w:ins>
      <w:r w:rsidRPr="004B1513">
        <w:t xml:space="preserve"> LE Set </w:t>
      </w:r>
      <w:r w:rsidR="00AF7BEF">
        <w:t>Connectionless</w:t>
      </w:r>
      <w:r w:rsidR="00A41286">
        <w:t xml:space="preserve"> Supplemental </w:t>
      </w:r>
      <w:ins w:id="4219" w:author="Batra, Mayank" w:date="2016-06-21T12:49:00Z">
        <w:r w:rsidR="00FD2022">
          <w:t xml:space="preserve">Transmit </w:t>
        </w:r>
      </w:ins>
      <w:r w:rsidRPr="004B1513">
        <w:t>Parameters Command</w:t>
      </w:r>
      <w:bookmarkEnd w:id="2344"/>
      <w:bookmarkEnd w:id="2345"/>
      <w:bookmarkEnd w:id="2346"/>
      <w:bookmarkEnd w:id="2347"/>
      <w:bookmarkEnd w:id="4216"/>
      <w:bookmarkEnd w:id="421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077"/>
        <w:gridCol w:w="738"/>
        <w:gridCol w:w="3402"/>
        <w:gridCol w:w="1359"/>
        <w:tblGridChange w:id="4220">
          <w:tblGrid>
            <w:gridCol w:w="4077"/>
            <w:gridCol w:w="738"/>
            <w:gridCol w:w="3402"/>
            <w:gridCol w:w="1359"/>
          </w:tblGrid>
        </w:tblGridChange>
      </w:tblGrid>
      <w:tr w:rsidR="0083745C" w:rsidRPr="005A41BB" w:rsidTr="00E43532">
        <w:trPr>
          <w:cantSplit/>
          <w:tblHeader/>
        </w:trPr>
        <w:tc>
          <w:tcPr>
            <w:tcW w:w="4077" w:type="dxa"/>
            <w:shd w:val="clear" w:color="auto" w:fill="DAEEF3"/>
          </w:tcPr>
          <w:p w:rsidR="00D7101C" w:rsidRPr="00197E3E" w:rsidRDefault="00D7101C" w:rsidP="004B1513">
            <w:pPr>
              <w:rPr>
                <w:b/>
                <w:color w:val="FF0000"/>
              </w:rPr>
            </w:pPr>
            <w:r w:rsidRPr="00197E3E">
              <w:rPr>
                <w:b/>
                <w:color w:val="FF0000"/>
              </w:rPr>
              <w:t>Command</w:t>
            </w:r>
          </w:p>
        </w:tc>
        <w:tc>
          <w:tcPr>
            <w:tcW w:w="738" w:type="dxa"/>
            <w:shd w:val="clear" w:color="auto" w:fill="DAEEF3"/>
          </w:tcPr>
          <w:p w:rsidR="00D7101C" w:rsidRPr="00197E3E" w:rsidRDefault="00D7101C" w:rsidP="004B1513">
            <w:pPr>
              <w:rPr>
                <w:b/>
                <w:color w:val="FF0000"/>
              </w:rPr>
            </w:pPr>
            <w:r w:rsidRPr="00197E3E">
              <w:rPr>
                <w:b/>
                <w:color w:val="FF0000"/>
              </w:rPr>
              <w:t>OCF</w:t>
            </w:r>
          </w:p>
        </w:tc>
        <w:tc>
          <w:tcPr>
            <w:tcW w:w="3402" w:type="dxa"/>
            <w:shd w:val="clear" w:color="auto" w:fill="DAEEF3"/>
          </w:tcPr>
          <w:p w:rsidR="00D7101C" w:rsidRPr="00197E3E" w:rsidRDefault="00D7101C" w:rsidP="004B1513">
            <w:pPr>
              <w:rPr>
                <w:b/>
                <w:color w:val="FF0000"/>
              </w:rPr>
            </w:pPr>
            <w:r w:rsidRPr="00197E3E">
              <w:rPr>
                <w:b/>
                <w:color w:val="FF0000"/>
              </w:rPr>
              <w:t>Command Parameters</w:t>
            </w:r>
          </w:p>
        </w:tc>
        <w:tc>
          <w:tcPr>
            <w:tcW w:w="1359" w:type="dxa"/>
            <w:shd w:val="clear" w:color="auto" w:fill="DAEEF3"/>
          </w:tcPr>
          <w:p w:rsidR="00D7101C" w:rsidRPr="00197E3E" w:rsidRDefault="00D7101C" w:rsidP="004B1513">
            <w:pPr>
              <w:rPr>
                <w:b/>
                <w:color w:val="FF0000"/>
              </w:rPr>
            </w:pPr>
            <w:r w:rsidRPr="00197E3E">
              <w:rPr>
                <w:b/>
                <w:color w:val="FF0000"/>
              </w:rPr>
              <w:t>Return Parameters</w:t>
            </w:r>
          </w:p>
        </w:tc>
      </w:tr>
      <w:tr w:rsidR="00D7101C" w:rsidRPr="005A41BB" w:rsidTr="00E43532">
        <w:tblPrEx>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4221" w:author="Batra, Mayank" w:date="2016-06-21T12:07:00Z">
            <w:tblPrEx>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4077" w:type="dxa"/>
            <w:tcPrChange w:id="4222" w:author="Batra, Mayank" w:date="2016-06-21T12:07:00Z">
              <w:tcPr>
                <w:tcW w:w="4077" w:type="dxa"/>
              </w:tcPr>
            </w:tcPrChange>
          </w:tcPr>
          <w:p w:rsidR="00D7101C" w:rsidRPr="00B64066" w:rsidRDefault="00184984" w:rsidP="00CE330B">
            <w:pPr>
              <w:rPr>
                <w:color w:val="FF0000"/>
                <w:lang w:val="da-DK"/>
                <w:rPrChange w:id="4223" w:author="Batra, Mayank" w:date="2016-06-21T12:07:00Z">
                  <w:rPr>
                    <w:color w:val="FF0000"/>
                    <w:lang w:val="en-GB"/>
                  </w:rPr>
                </w:rPrChange>
              </w:rPr>
            </w:pPr>
            <w:r w:rsidRPr="00184984">
              <w:rPr>
                <w:color w:val="FF0000"/>
                <w:lang w:val="da-DK"/>
                <w:rPrChange w:id="4224" w:author="Batra, Mayank" w:date="2016-06-21T12:07:00Z">
                  <w:rPr>
                    <w:color w:val="FF0000"/>
                    <w:sz w:val="16"/>
                    <w:szCs w:val="16"/>
                    <w:lang w:val="en-GB"/>
                  </w:rPr>
                </w:rPrChange>
              </w:rPr>
              <w:t>HCI_LE_Set_</w:t>
            </w:r>
            <w:r w:rsidRPr="00184984">
              <w:rPr>
                <w:color w:val="FF0000"/>
                <w:lang w:val="en-GB"/>
                <w:rPrChange w:id="4225" w:author="Rasmus Abildgren" w:date="2016-06-10T17:07:00Z">
                  <w:rPr>
                    <w:color w:val="FF0000"/>
                    <w:sz w:val="16"/>
                    <w:szCs w:val="16"/>
                    <w:lang w:val="da-DK"/>
                  </w:rPr>
                </w:rPrChange>
              </w:rPr>
              <w:t>Connectionless_Supplemental</w:t>
            </w:r>
            <w:r w:rsidRPr="00184984">
              <w:rPr>
                <w:color w:val="FF0000"/>
                <w:lang w:val="da-DK"/>
                <w:rPrChange w:id="4226" w:author="Batra, Mayank" w:date="2016-06-21T12:07:00Z">
                  <w:rPr>
                    <w:color w:val="FF0000"/>
                    <w:sz w:val="16"/>
                    <w:szCs w:val="16"/>
                    <w:lang w:val="en-GB"/>
                  </w:rPr>
                </w:rPrChange>
              </w:rPr>
              <w:t>_</w:t>
            </w:r>
            <w:ins w:id="4227" w:author="Batra, Mayank" w:date="2016-06-21T12:49:00Z">
              <w:r w:rsidR="00FD2022">
                <w:rPr>
                  <w:color w:val="FF0000"/>
                  <w:lang w:val="da-DK"/>
                </w:rPr>
                <w:t>Transmit_</w:t>
              </w:r>
            </w:ins>
            <w:r w:rsidRPr="00184984">
              <w:rPr>
                <w:color w:val="FF0000"/>
                <w:lang w:val="da-DK"/>
                <w:rPrChange w:id="4228" w:author="Batra, Mayank" w:date="2016-06-21T12:07:00Z">
                  <w:rPr>
                    <w:color w:val="FF0000"/>
                    <w:sz w:val="16"/>
                    <w:szCs w:val="16"/>
                    <w:lang w:val="en-GB"/>
                  </w:rPr>
                </w:rPrChange>
              </w:rPr>
              <w:t>Parameters</w:t>
            </w:r>
          </w:p>
        </w:tc>
        <w:tc>
          <w:tcPr>
            <w:tcW w:w="738" w:type="dxa"/>
            <w:tcPrChange w:id="4229" w:author="Batra, Mayank" w:date="2016-06-21T12:07:00Z">
              <w:tcPr>
                <w:tcW w:w="738" w:type="dxa"/>
              </w:tcPr>
            </w:tcPrChange>
          </w:tcPr>
          <w:p w:rsidR="00D7101C" w:rsidRPr="005A41BB" w:rsidRDefault="00D7101C" w:rsidP="004B1513">
            <w:pPr>
              <w:rPr>
                <w:color w:val="FF0000"/>
              </w:rPr>
            </w:pPr>
            <w:r w:rsidRPr="005A41BB">
              <w:rPr>
                <w:color w:val="FF0000"/>
              </w:rPr>
              <w:t>TBD</w:t>
            </w:r>
          </w:p>
        </w:tc>
        <w:tc>
          <w:tcPr>
            <w:tcW w:w="3402" w:type="dxa"/>
            <w:tcPrChange w:id="4230" w:author="Batra, Mayank" w:date="2016-06-21T12:07:00Z">
              <w:tcPr>
                <w:tcW w:w="3402" w:type="dxa"/>
              </w:tcPr>
            </w:tcPrChange>
          </w:tcPr>
          <w:p w:rsidR="00D7101C" w:rsidRDefault="00D7101C" w:rsidP="004B1513">
            <w:pPr>
              <w:rPr>
                <w:color w:val="FF0000"/>
              </w:rPr>
            </w:pPr>
            <w:r>
              <w:rPr>
                <w:color w:val="FF0000"/>
              </w:rPr>
              <w:t>Advertising_</w:t>
            </w:r>
            <w:r w:rsidR="00377BE3">
              <w:rPr>
                <w:color w:val="FF0000"/>
              </w:rPr>
              <w:t>Handle</w:t>
            </w:r>
            <w:r>
              <w:rPr>
                <w:color w:val="FF0000"/>
              </w:rPr>
              <w:t>,</w:t>
            </w:r>
          </w:p>
          <w:p w:rsidR="00D7101C" w:rsidRDefault="00D7101C" w:rsidP="004B1513">
            <w:pPr>
              <w:rPr>
                <w:color w:val="FF0000"/>
              </w:rPr>
            </w:pPr>
            <w:r>
              <w:rPr>
                <w:color w:val="FF0000"/>
              </w:rPr>
              <w:t>Number_of_Antenna_IDs,</w:t>
            </w:r>
          </w:p>
          <w:p w:rsidR="00D7101C" w:rsidRDefault="00D7101C" w:rsidP="004B1513">
            <w:pPr>
              <w:rPr>
                <w:color w:val="FF0000"/>
              </w:rPr>
            </w:pPr>
            <w:r>
              <w:rPr>
                <w:color w:val="FF0000"/>
              </w:rPr>
              <w:t>Antenna_IDs[i],</w:t>
            </w:r>
          </w:p>
          <w:p w:rsidR="001C4BFE" w:rsidRDefault="00D836D6" w:rsidP="001C4BFE">
            <w:pPr>
              <w:rPr>
                <w:color w:val="FF0000"/>
              </w:rPr>
            </w:pPr>
            <w:r>
              <w:rPr>
                <w:color w:val="FF0000"/>
              </w:rPr>
              <w:t>Supplemental_Type</w:t>
            </w:r>
            <w:r w:rsidR="001C4BFE">
              <w:rPr>
                <w:color w:val="FF0000"/>
              </w:rPr>
              <w:t>,</w:t>
            </w:r>
          </w:p>
          <w:p w:rsidR="00D7101C" w:rsidRPr="005A41BB" w:rsidRDefault="00D7101C" w:rsidP="004B1513">
            <w:pPr>
              <w:rPr>
                <w:color w:val="FF0000"/>
              </w:rPr>
            </w:pPr>
            <w:r>
              <w:rPr>
                <w:color w:val="FF0000"/>
              </w:rPr>
              <w:t>Supplemental_Length</w:t>
            </w:r>
          </w:p>
        </w:tc>
        <w:tc>
          <w:tcPr>
            <w:tcW w:w="1359" w:type="dxa"/>
            <w:tcPrChange w:id="4231" w:author="Batra, Mayank" w:date="2016-06-21T12:07:00Z">
              <w:tcPr>
                <w:tcW w:w="1359" w:type="dxa"/>
              </w:tcPr>
            </w:tcPrChange>
          </w:tcPr>
          <w:p w:rsidR="00D7101C" w:rsidRPr="005A41BB" w:rsidRDefault="00D7101C" w:rsidP="004B1513">
            <w:pPr>
              <w:rPr>
                <w:color w:val="FF0000"/>
              </w:rPr>
            </w:pPr>
            <w:r w:rsidRPr="005A41BB">
              <w:rPr>
                <w:color w:val="FF0000"/>
              </w:rPr>
              <w:t>Status</w:t>
            </w:r>
          </w:p>
        </w:tc>
      </w:tr>
    </w:tbl>
    <w:p w:rsidR="00D7101C" w:rsidRPr="005A41BB" w:rsidRDefault="00D7101C" w:rsidP="00D7101C">
      <w:pPr>
        <w:rPr>
          <w:rStyle w:val="af"/>
          <w:color w:val="FF0000"/>
        </w:rPr>
      </w:pPr>
      <w:r w:rsidRPr="005A41BB">
        <w:rPr>
          <w:rStyle w:val="af"/>
          <w:color w:val="FF0000"/>
        </w:rPr>
        <w:br/>
        <w:t>Description:</w:t>
      </w:r>
    </w:p>
    <w:p w:rsidR="00D7101C" w:rsidRDefault="00D7101C" w:rsidP="00D7101C">
      <w:pPr>
        <w:rPr>
          <w:color w:val="FF0000"/>
        </w:rPr>
      </w:pPr>
      <w:r w:rsidRPr="005A41BB">
        <w:rPr>
          <w:color w:val="FF0000"/>
        </w:rPr>
        <w:t xml:space="preserve">The </w:t>
      </w:r>
      <w:r w:rsidR="00184984" w:rsidRPr="00184984">
        <w:rPr>
          <w:color w:val="FF0000"/>
          <w:lang w:val="da-DK"/>
          <w:rPrChange w:id="4232" w:author="Batra, Mayank" w:date="2016-06-21T12:07:00Z">
            <w:rPr>
              <w:color w:val="FF0000"/>
              <w:sz w:val="16"/>
              <w:szCs w:val="16"/>
              <w:lang w:val="en-GB"/>
            </w:rPr>
          </w:rPrChange>
        </w:rPr>
        <w:t>LE_Set_</w:t>
      </w:r>
      <w:r w:rsidR="00184984" w:rsidRPr="00184984">
        <w:rPr>
          <w:color w:val="FF0000"/>
          <w:lang w:val="en-GB"/>
          <w:rPrChange w:id="4233" w:author="Rasmus Abildgren" w:date="2016-06-10T17:07:00Z">
            <w:rPr>
              <w:color w:val="FF0000"/>
              <w:sz w:val="16"/>
              <w:szCs w:val="16"/>
              <w:lang w:val="da-DK"/>
            </w:rPr>
          </w:rPrChange>
        </w:rPr>
        <w:t>Connectionless_Supplemental</w:t>
      </w:r>
      <w:r w:rsidR="00184984" w:rsidRPr="00184984">
        <w:rPr>
          <w:color w:val="FF0000"/>
          <w:lang w:val="da-DK"/>
          <w:rPrChange w:id="4234" w:author="Batra, Mayank" w:date="2016-06-21T12:07:00Z">
            <w:rPr>
              <w:color w:val="FF0000"/>
              <w:sz w:val="16"/>
              <w:szCs w:val="16"/>
              <w:lang w:val="en-GB"/>
            </w:rPr>
          </w:rPrChange>
        </w:rPr>
        <w:t>_</w:t>
      </w:r>
      <w:ins w:id="4235" w:author="Batra, Mayank" w:date="2016-06-21T12:50:00Z">
        <w:r w:rsidR="00E83E95">
          <w:rPr>
            <w:color w:val="FF0000"/>
            <w:lang w:val="da-DK"/>
          </w:rPr>
          <w:t>Transmit_</w:t>
        </w:r>
      </w:ins>
      <w:r w:rsidR="00184984" w:rsidRPr="00184984">
        <w:rPr>
          <w:color w:val="FF0000"/>
          <w:lang w:val="da-DK"/>
          <w:rPrChange w:id="4236" w:author="Batra, Mayank" w:date="2016-06-21T12:07:00Z">
            <w:rPr>
              <w:color w:val="FF0000"/>
              <w:sz w:val="16"/>
              <w:szCs w:val="16"/>
              <w:lang w:val="en-GB"/>
            </w:rPr>
          </w:rPrChange>
        </w:rPr>
        <w:t>Parameters</w:t>
      </w:r>
      <w:r w:rsidRPr="005A41BB">
        <w:rPr>
          <w:color w:val="FF0000"/>
        </w:rPr>
        <w:t xml:space="preserve"> </w:t>
      </w:r>
      <w:r>
        <w:rPr>
          <w:color w:val="FF0000"/>
        </w:rPr>
        <w:t xml:space="preserve">command is used </w:t>
      </w:r>
      <w:r w:rsidRPr="005A41BB">
        <w:rPr>
          <w:color w:val="FF0000"/>
        </w:rPr>
        <w:t xml:space="preserve">to set the </w:t>
      </w:r>
      <w:r>
        <w:rPr>
          <w:color w:val="FF0000"/>
        </w:rPr>
        <w:t xml:space="preserve">antenna </w:t>
      </w:r>
      <w:r w:rsidRPr="005A41BB">
        <w:rPr>
          <w:color w:val="FF0000"/>
        </w:rPr>
        <w:t>switching pattern</w:t>
      </w:r>
      <w:r>
        <w:rPr>
          <w:color w:val="FF0000"/>
        </w:rPr>
        <w:t xml:space="preserve"> and switching and sampling slot durations</w:t>
      </w:r>
      <w:r w:rsidRPr="005A41BB">
        <w:rPr>
          <w:color w:val="FF0000"/>
        </w:rPr>
        <w:t xml:space="preserve"> for the transmission of </w:t>
      </w:r>
      <w:r>
        <w:rPr>
          <w:color w:val="FF0000"/>
        </w:rPr>
        <w:t xml:space="preserve">the Supplemental of Advertising PDUs for the advertising set identified by </w:t>
      </w:r>
      <w:ins w:id="4237" w:author="Clive D.W. Feather" w:date="2016-05-05T13:42:00Z">
        <w:r w:rsidR="004043C2">
          <w:rPr>
            <w:color w:val="FF0000"/>
          </w:rPr>
          <w:t xml:space="preserve">the </w:t>
        </w:r>
      </w:ins>
      <w:r>
        <w:rPr>
          <w:color w:val="FF0000"/>
        </w:rPr>
        <w:t>Advertising_</w:t>
      </w:r>
      <w:r w:rsidR="00377BE3">
        <w:rPr>
          <w:color w:val="FF0000"/>
        </w:rPr>
        <w:t>Handle</w:t>
      </w:r>
      <w:ins w:id="4238" w:author="Clive D.W. Feather" w:date="2016-05-05T13:42:00Z">
        <w:r w:rsidR="004043C2">
          <w:rPr>
            <w:color w:val="FF0000"/>
          </w:rPr>
          <w:t xml:space="preserve"> parameter</w:t>
        </w:r>
      </w:ins>
      <w:r w:rsidRPr="005A41BB">
        <w:rPr>
          <w:color w:val="FF0000"/>
        </w:rPr>
        <w:t>.</w:t>
      </w:r>
      <w:r>
        <w:rPr>
          <w:color w:val="FF0000"/>
        </w:rPr>
        <w:t xml:space="preserve"> The command is </w:t>
      </w:r>
      <w:r w:rsidR="00536715">
        <w:rPr>
          <w:color w:val="FF0000"/>
        </w:rPr>
        <w:t xml:space="preserve">also </w:t>
      </w:r>
      <w:r>
        <w:rPr>
          <w:color w:val="FF0000"/>
        </w:rPr>
        <w:t>used to set the Supplemental length</w:t>
      </w:r>
      <w:r w:rsidR="002D0DA6">
        <w:rPr>
          <w:color w:val="FF0000"/>
        </w:rPr>
        <w:t xml:space="preserve"> and type</w:t>
      </w:r>
      <w:r>
        <w:rPr>
          <w:color w:val="FF0000"/>
        </w:rPr>
        <w:t>.</w:t>
      </w:r>
    </w:p>
    <w:p w:rsidR="00D7101C" w:rsidDel="004043C2" w:rsidRDefault="00D7101C" w:rsidP="00D7101C">
      <w:pPr>
        <w:rPr>
          <w:color w:val="FF0000"/>
        </w:rPr>
      </w:pPr>
      <w:moveFromRangeStart w:id="4239" w:author="Clive D.W. Feather" w:date="2016-05-05T13:46:00Z" w:name="move450219321"/>
      <w:commentRangeStart w:id="4240"/>
      <w:moveFrom w:id="4241" w:author="Clive D.W. Feather" w:date="2016-05-05T13:46:00Z">
        <w:r w:rsidDel="004043C2">
          <w:rPr>
            <w:color w:val="FF0000"/>
          </w:rPr>
          <w:t>This</w:t>
        </w:r>
        <w:r w:rsidRPr="005A41BB" w:rsidDel="004043C2">
          <w:rPr>
            <w:color w:val="FF0000"/>
          </w:rPr>
          <w:t xml:space="preserve"> command </w:t>
        </w:r>
        <w:r w:rsidDel="004043C2">
          <w:rPr>
            <w:color w:val="FF0000"/>
          </w:rPr>
          <w:t>shall</w:t>
        </w:r>
        <w:r w:rsidRPr="005A41BB" w:rsidDel="004043C2">
          <w:rPr>
            <w:color w:val="FF0000"/>
          </w:rPr>
          <w:t xml:space="preserve"> be issued </w:t>
        </w:r>
        <w:r w:rsidDel="004043C2">
          <w:rPr>
            <w:color w:val="FF0000"/>
          </w:rPr>
          <w:t xml:space="preserve">at least once </w:t>
        </w:r>
        <w:r w:rsidRPr="005A41BB" w:rsidDel="004043C2">
          <w:rPr>
            <w:color w:val="FF0000"/>
          </w:rPr>
          <w:t>before the LE</w:t>
        </w:r>
        <w:r w:rsidDel="004043C2">
          <w:rPr>
            <w:color w:val="FF0000"/>
          </w:rPr>
          <w:t>_</w:t>
        </w:r>
        <w:r w:rsidRPr="005A41BB" w:rsidDel="004043C2">
          <w:rPr>
            <w:color w:val="FF0000"/>
          </w:rPr>
          <w:t>Set</w:t>
        </w:r>
        <w:r w:rsidDel="004043C2">
          <w:rPr>
            <w:color w:val="FF0000"/>
          </w:rPr>
          <w:t>_</w:t>
        </w:r>
        <w:r w:rsidR="00AF7BEF" w:rsidDel="004043C2">
          <w:rPr>
            <w:color w:val="FF0000"/>
          </w:rPr>
          <w:t>Connectionless</w:t>
        </w:r>
        <w:r w:rsidR="00A41286" w:rsidDel="004043C2">
          <w:rPr>
            <w:color w:val="FF0000"/>
          </w:rPr>
          <w:t>_Supplemental</w:t>
        </w:r>
        <w:r w:rsidDel="004043C2">
          <w:rPr>
            <w:color w:val="FF0000"/>
          </w:rPr>
          <w:t>_</w:t>
        </w:r>
        <w:r w:rsidRPr="005A41BB" w:rsidDel="004043C2">
          <w:rPr>
            <w:color w:val="FF0000"/>
          </w:rPr>
          <w:t>Enable comman</w:t>
        </w:r>
        <w:r w:rsidDel="004043C2">
          <w:rPr>
            <w:color w:val="FF0000"/>
          </w:rPr>
          <w:t>d is first issued for that advertising set; otherwise the Controller shall return the Command Disallowed</w:t>
        </w:r>
        <w:r w:rsidR="00F532FB" w:rsidDel="004043C2">
          <w:rPr>
            <w:color w:val="FF0000"/>
          </w:rPr>
          <w:t xml:space="preserve"> (0x0C)</w:t>
        </w:r>
        <w:r w:rsidDel="004043C2">
          <w:rPr>
            <w:color w:val="FF0000"/>
          </w:rPr>
          <w:t xml:space="preserve"> error code.</w:t>
        </w:r>
        <w:r w:rsidRPr="005A41BB" w:rsidDel="004043C2">
          <w:rPr>
            <w:color w:val="FF0000"/>
          </w:rPr>
          <w:t xml:space="preserve"> </w:t>
        </w:r>
      </w:moveFrom>
    </w:p>
    <w:moveFromRangeEnd w:id="4239"/>
    <w:p w:rsidR="00D7101C" w:rsidRDefault="004043C2" w:rsidP="00D7101C">
      <w:pPr>
        <w:rPr>
          <w:color w:val="FF0000"/>
        </w:rPr>
      </w:pPr>
      <w:ins w:id="4242" w:author="Clive D.W. Feather" w:date="2016-05-05T13:43:00Z">
        <w:r>
          <w:rPr>
            <w:color w:val="FF0000"/>
          </w:rPr>
          <w:t>I</w:t>
        </w:r>
      </w:ins>
      <w:commentRangeEnd w:id="4240"/>
      <w:ins w:id="4243" w:author="Clive D.W. Feather" w:date="2016-05-05T13:47:00Z">
        <w:r>
          <w:rPr>
            <w:rStyle w:val="aff1"/>
          </w:rPr>
          <w:commentReference w:id="4240"/>
        </w:r>
      </w:ins>
      <w:ins w:id="4244" w:author="Clive D.W. Feather" w:date="2016-05-05T13:43:00Z">
        <w:r>
          <w:rPr>
            <w:color w:val="FF0000"/>
          </w:rPr>
          <w:t>f t</w:t>
        </w:r>
      </w:ins>
      <w:del w:id="4245" w:author="Clive D.W. Feather" w:date="2016-05-05T13:43:00Z">
        <w:r w:rsidR="00D7101C" w:rsidDel="004043C2">
          <w:rPr>
            <w:color w:val="FF0000"/>
          </w:rPr>
          <w:delText>T</w:delText>
        </w:r>
      </w:del>
      <w:r w:rsidR="00D7101C">
        <w:rPr>
          <w:color w:val="FF0000"/>
        </w:rPr>
        <w:t xml:space="preserve">he Host </w:t>
      </w:r>
      <w:del w:id="4246" w:author="Clive D.W. Feather" w:date="2016-05-05T13:43:00Z">
        <w:r w:rsidR="00D7101C" w:rsidDel="004043C2">
          <w:rPr>
            <w:color w:val="FF0000"/>
          </w:rPr>
          <w:delText xml:space="preserve">shall not </w:delText>
        </w:r>
      </w:del>
      <w:r w:rsidR="00D7101C">
        <w:rPr>
          <w:color w:val="FF0000"/>
        </w:rPr>
        <w:t>issue</w:t>
      </w:r>
      <w:ins w:id="4247" w:author="Clive D.W. Feather" w:date="2016-05-05T13:43:00Z">
        <w:r>
          <w:rPr>
            <w:color w:val="FF0000"/>
          </w:rPr>
          <w:t>s</w:t>
        </w:r>
      </w:ins>
      <w:r w:rsidR="00D7101C">
        <w:rPr>
          <w:color w:val="FF0000"/>
        </w:rPr>
        <w:t xml:space="preserve"> this command when </w:t>
      </w:r>
      <w:r w:rsidR="00CE330B">
        <w:rPr>
          <w:color w:val="FF0000"/>
        </w:rPr>
        <w:t xml:space="preserve">Supplementals </w:t>
      </w:r>
      <w:r w:rsidR="00D7101C">
        <w:rPr>
          <w:color w:val="FF0000"/>
        </w:rPr>
        <w:t>have been enabled in the advertising set</w:t>
      </w:r>
      <w:ins w:id="4248" w:author="Clive D.W. Feather" w:date="2016-05-05T13:43:00Z">
        <w:r>
          <w:rPr>
            <w:color w:val="FF0000"/>
          </w:rPr>
          <w:t xml:space="preserve">, </w:t>
        </w:r>
      </w:ins>
      <w:del w:id="4249" w:author="Clive D.W. Feather" w:date="2016-05-05T13:43:00Z">
        <w:r w:rsidR="00D7101C" w:rsidDel="004043C2">
          <w:rPr>
            <w:color w:val="FF0000"/>
          </w:rPr>
          <w:delText xml:space="preserve">; otherwise </w:delText>
        </w:r>
      </w:del>
      <w:r w:rsidR="00D7101C">
        <w:rPr>
          <w:color w:val="FF0000"/>
        </w:rPr>
        <w:t xml:space="preserve">the Controller shall return the </w:t>
      </w:r>
      <w:ins w:id="4250" w:author="Clive D.W. Feather" w:date="2016-05-05T13:43:00Z">
        <w:r>
          <w:rPr>
            <w:color w:val="FF0000"/>
          </w:rPr>
          <w:t xml:space="preserve">error code </w:t>
        </w:r>
      </w:ins>
      <w:r w:rsidR="00D7101C">
        <w:rPr>
          <w:color w:val="FF0000"/>
        </w:rPr>
        <w:t>Command Disallowed</w:t>
      </w:r>
      <w:r w:rsidR="00F532FB">
        <w:rPr>
          <w:color w:val="FF0000"/>
        </w:rPr>
        <w:t xml:space="preserve"> (0x0C)</w:t>
      </w:r>
      <w:del w:id="4251" w:author="Clive D.W. Feather" w:date="2016-05-05T13:43:00Z">
        <w:r w:rsidR="00D7101C" w:rsidDel="004043C2">
          <w:rPr>
            <w:color w:val="FF0000"/>
          </w:rPr>
          <w:delText xml:space="preserve"> error code</w:delText>
        </w:r>
      </w:del>
      <w:r w:rsidR="00D7101C">
        <w:rPr>
          <w:color w:val="FF0000"/>
        </w:rPr>
        <w:t>.</w:t>
      </w:r>
    </w:p>
    <w:p w:rsidR="00D7101C" w:rsidRDefault="00D7101C" w:rsidP="00D7101C">
      <w:pPr>
        <w:rPr>
          <w:ins w:id="4252" w:author="Clive D.W. Feather" w:date="2016-05-05T13:50:00Z"/>
          <w:color w:val="FF0000"/>
        </w:rPr>
      </w:pPr>
      <w:r>
        <w:rPr>
          <w:color w:val="FF0000"/>
        </w:rPr>
        <w:t>If</w:t>
      </w:r>
      <w:ins w:id="4253" w:author="Clive D.W. Feather" w:date="2016-05-05T14:21:00Z">
        <w:r w:rsidR="009D7502">
          <w:rPr>
            <w:color w:val="FF0000"/>
          </w:rPr>
          <w:t xml:space="preserve"> the Supplemental_Type parameter is set to 0x01 and</w:t>
        </w:r>
      </w:ins>
      <w:r>
        <w:rPr>
          <w:color w:val="FF0000"/>
        </w:rPr>
        <w:t xml:space="preserve"> the Controller does not support 1</w:t>
      </w:r>
      <w:r w:rsidRPr="00707C9E">
        <w:rPr>
          <w:color w:val="FF0000"/>
        </w:rPr>
        <w:t xml:space="preserve"> </w:t>
      </w:r>
      <w:r>
        <w:rPr>
          <w:color w:val="FF0000"/>
        </w:rPr>
        <w:t xml:space="preserve">µs switching </w:t>
      </w:r>
      <w:r w:rsidR="00D836D6">
        <w:rPr>
          <w:color w:val="FF0000"/>
        </w:rPr>
        <w:t>slots</w:t>
      </w:r>
      <w:r>
        <w:rPr>
          <w:color w:val="FF0000"/>
        </w:rPr>
        <w:t xml:space="preserve">, the </w:t>
      </w:r>
      <w:ins w:id="4254" w:author="Clive D.W. Feather" w:date="2016-05-05T14:22:00Z">
        <w:r w:rsidR="009D7502">
          <w:rPr>
            <w:color w:val="FF0000"/>
          </w:rPr>
          <w:t xml:space="preserve">Controller shall return the error code </w:t>
        </w:r>
      </w:ins>
      <w:r>
        <w:rPr>
          <w:color w:val="FF0000"/>
        </w:rPr>
        <w:t>Unsupported Feature or Parameter value</w:t>
      </w:r>
      <w:r w:rsidR="00821D66">
        <w:rPr>
          <w:color w:val="FF0000"/>
        </w:rPr>
        <w:t xml:space="preserve"> (0x11)</w:t>
      </w:r>
      <w:del w:id="4255" w:author="Clive D.W. Feather" w:date="2016-05-05T14:22:00Z">
        <w:r w:rsidDel="009D7502">
          <w:rPr>
            <w:color w:val="FF0000"/>
          </w:rPr>
          <w:delText xml:space="preserve"> error code shall be returned when the Host sets the </w:delText>
        </w:r>
        <w:r w:rsidR="00D836D6" w:rsidDel="009D7502">
          <w:rPr>
            <w:color w:val="FF0000"/>
          </w:rPr>
          <w:delText>Supplemental_Type</w:delText>
        </w:r>
        <w:r w:rsidDel="009D7502">
          <w:rPr>
            <w:color w:val="FF0000"/>
          </w:rPr>
          <w:delText xml:space="preserve"> parameter to 0x01</w:delText>
        </w:r>
      </w:del>
      <w:r>
        <w:rPr>
          <w:color w:val="FF0000"/>
        </w:rPr>
        <w:t>.</w:t>
      </w:r>
    </w:p>
    <w:p w:rsidR="004043C2" w:rsidRPr="005A41BB" w:rsidRDefault="004043C2" w:rsidP="00D7101C">
      <w:pPr>
        <w:rPr>
          <w:color w:val="FF0000"/>
        </w:rPr>
      </w:pPr>
      <w:commentRangeStart w:id="4256"/>
      <w:ins w:id="4257" w:author="Clive D.W. Feather" w:date="2016-05-05T13:50:00Z">
        <w:r w:rsidRPr="004043C2">
          <w:rPr>
            <w:color w:val="FF0000"/>
          </w:rPr>
          <w:t>If the advertising set corresponding to the Advertising_Handle parameter does not exist, the Controller shall return the error code Unknown Advertising Identifier (0x42).</w:t>
        </w:r>
        <w:commentRangeEnd w:id="4256"/>
        <w:r>
          <w:rPr>
            <w:rStyle w:val="aff1"/>
          </w:rPr>
          <w:commentReference w:id="4256"/>
        </w:r>
      </w:ins>
    </w:p>
    <w:p w:rsidR="00D7101C" w:rsidRPr="005A41BB" w:rsidRDefault="00D7101C" w:rsidP="00E44F48">
      <w:pPr>
        <w:outlineLvl w:val="0"/>
        <w:rPr>
          <w:rStyle w:val="af"/>
          <w:color w:val="FF0000"/>
        </w:rPr>
      </w:pPr>
      <w:r w:rsidRPr="005A41BB">
        <w:rPr>
          <w:rStyle w:val="af"/>
          <w:color w:val="FF0000"/>
        </w:rPr>
        <w:lastRenderedPageBreak/>
        <w:t>Command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258"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259">
          <w:tblGrid>
            <w:gridCol w:w="1560"/>
            <w:gridCol w:w="1907"/>
            <w:gridCol w:w="6139"/>
          </w:tblGrid>
        </w:tblGridChange>
      </w:tblGrid>
      <w:tr w:rsidR="00D7101C" w:rsidRPr="005A41BB" w:rsidTr="00E43532">
        <w:trPr>
          <w:cantSplit/>
        </w:trPr>
        <w:tc>
          <w:tcPr>
            <w:tcW w:w="3467" w:type="dxa"/>
            <w:gridSpan w:val="2"/>
            <w:tcBorders>
              <w:top w:val="nil"/>
              <w:left w:val="nil"/>
              <w:bottom w:val="single" w:sz="4" w:space="0" w:color="auto"/>
              <w:right w:val="nil"/>
            </w:tcBorders>
            <w:tcPrChange w:id="4260" w:author="Batra, Mayank" w:date="2016-06-21T12:07:00Z">
              <w:tcPr>
                <w:tcW w:w="3467" w:type="dxa"/>
                <w:gridSpan w:val="2"/>
                <w:tcBorders>
                  <w:top w:val="nil"/>
                  <w:left w:val="nil"/>
                  <w:bottom w:val="single" w:sz="4" w:space="0" w:color="auto"/>
                  <w:right w:val="nil"/>
                </w:tcBorders>
              </w:tcPr>
            </w:tcPrChange>
          </w:tcPr>
          <w:p w:rsidR="00D7101C" w:rsidRPr="00DC7EB8" w:rsidRDefault="00D7101C">
            <w:pPr>
              <w:rPr>
                <w:i/>
                <w:color w:val="FF0000"/>
              </w:rPr>
            </w:pPr>
            <w:r>
              <w:rPr>
                <w:i/>
                <w:color w:val="FF0000"/>
              </w:rPr>
              <w:t>Advertising_</w:t>
            </w:r>
            <w:r w:rsidR="00377BE3">
              <w:rPr>
                <w:i/>
                <w:color w:val="FF0000"/>
              </w:rPr>
              <w:t>Handle</w:t>
            </w:r>
            <w:r>
              <w:rPr>
                <w:i/>
                <w:color w:val="FF0000"/>
              </w:rPr>
              <w:t>:</w:t>
            </w:r>
          </w:p>
        </w:tc>
        <w:tc>
          <w:tcPr>
            <w:tcW w:w="6139" w:type="dxa"/>
            <w:tcBorders>
              <w:top w:val="nil"/>
              <w:left w:val="nil"/>
              <w:bottom w:val="single" w:sz="4" w:space="0" w:color="auto"/>
              <w:right w:val="nil"/>
            </w:tcBorders>
            <w:tcPrChange w:id="4261" w:author="Batra, Mayank" w:date="2016-06-21T12:07:00Z">
              <w:tcPr>
                <w:tcW w:w="6139"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560"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46"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60" w:type="dxa"/>
            <w:tcPrChange w:id="4262" w:author="Batra, Mayank" w:date="2016-06-21T12:07:00Z">
              <w:tcPr>
                <w:tcW w:w="1560" w:type="dxa"/>
              </w:tcPr>
            </w:tcPrChange>
          </w:tcPr>
          <w:p w:rsidR="00D7101C" w:rsidRPr="005A41BB" w:rsidRDefault="00D7101C" w:rsidP="00C251BD">
            <w:pPr>
              <w:rPr>
                <w:color w:val="FF0000"/>
              </w:rPr>
            </w:pPr>
            <w:r w:rsidRPr="005A41BB">
              <w:rPr>
                <w:color w:val="FF0000"/>
              </w:rPr>
              <w:t>0x</w:t>
            </w:r>
            <w:r>
              <w:rPr>
                <w:color w:val="FF0000"/>
              </w:rPr>
              <w:t xml:space="preserve">00 – </w:t>
            </w:r>
            <w:r w:rsidR="00276B08">
              <w:rPr>
                <w:color w:val="FF0000"/>
              </w:rPr>
              <w:t>0x</w:t>
            </w:r>
            <w:r w:rsidR="00C251BD">
              <w:rPr>
                <w:color w:val="FF0000"/>
              </w:rPr>
              <w:t>EF</w:t>
            </w:r>
          </w:p>
        </w:tc>
        <w:tc>
          <w:tcPr>
            <w:tcW w:w="8046" w:type="dxa"/>
            <w:gridSpan w:val="2"/>
            <w:tcPrChange w:id="4263" w:author="Batra, Mayank" w:date="2016-06-21T12:07:00Z">
              <w:tcPr>
                <w:tcW w:w="8046" w:type="dxa"/>
                <w:gridSpan w:val="2"/>
              </w:tcPr>
            </w:tcPrChange>
          </w:tcPr>
          <w:p w:rsidR="00D7101C" w:rsidRPr="00985E3E" w:rsidRDefault="00D7101C" w:rsidP="00F73000">
            <w:pPr>
              <w:rPr>
                <w:color w:val="FF0000"/>
              </w:rPr>
            </w:pPr>
            <w:commentRangeStart w:id="4264"/>
            <w:del w:id="4265" w:author="Clive D.W. Feather" w:date="2016-05-05T13:41:00Z">
              <w:r w:rsidDel="00F73000">
                <w:rPr>
                  <w:color w:val="FF0000"/>
                </w:rPr>
                <w:delText>Identifier for the</w:delText>
              </w:r>
            </w:del>
            <w:ins w:id="4266" w:author="Clive D.W. Feather" w:date="2016-05-05T13:41:00Z">
              <w:r w:rsidR="00F73000">
                <w:rPr>
                  <w:color w:val="FF0000"/>
                </w:rPr>
                <w:t>Used to identify an</w:t>
              </w:r>
            </w:ins>
            <w:r>
              <w:rPr>
                <w:color w:val="FF0000"/>
              </w:rPr>
              <w:t xml:space="preserve"> advertising set</w:t>
            </w:r>
            <w:del w:id="4267" w:author="Clive D.W. Feather" w:date="2016-05-05T13:41:00Z">
              <w:r w:rsidDel="00F73000">
                <w:rPr>
                  <w:color w:val="FF0000"/>
                </w:rPr>
                <w:delText xml:space="preserve"> whose switching pattern is being specified</w:delText>
              </w:r>
            </w:del>
            <w:r>
              <w:rPr>
                <w:color w:val="FF0000"/>
              </w:rPr>
              <w:t>.</w:t>
            </w:r>
            <w:commentRangeEnd w:id="4264"/>
            <w:r w:rsidR="00F73000">
              <w:rPr>
                <w:rStyle w:val="aff1"/>
              </w:rPr>
              <w:commentReference w:id="4264"/>
            </w:r>
          </w:p>
        </w:tc>
      </w:tr>
      <w:tr w:rsidR="00C251BD" w:rsidRPr="005A41BB" w:rsidTr="00E43532">
        <w:trPr>
          <w:cantSplit/>
        </w:trPr>
        <w:tc>
          <w:tcPr>
            <w:tcW w:w="1560" w:type="dxa"/>
            <w:tcPrChange w:id="4268" w:author="Batra, Mayank" w:date="2016-06-21T12:07:00Z">
              <w:tcPr>
                <w:tcW w:w="1560" w:type="dxa"/>
              </w:tcPr>
            </w:tcPrChange>
          </w:tcPr>
          <w:p w:rsidR="00C251BD" w:rsidRPr="005A41BB" w:rsidRDefault="00C251BD" w:rsidP="00C251BD">
            <w:pPr>
              <w:rPr>
                <w:color w:val="FF0000"/>
              </w:rPr>
            </w:pPr>
            <w:r>
              <w:rPr>
                <w:color w:val="FF0000"/>
              </w:rPr>
              <w:t>All other values</w:t>
            </w:r>
          </w:p>
        </w:tc>
        <w:tc>
          <w:tcPr>
            <w:tcW w:w="8046" w:type="dxa"/>
            <w:gridSpan w:val="2"/>
            <w:tcPrChange w:id="4269" w:author="Batra, Mayank" w:date="2016-06-21T12:07:00Z">
              <w:tcPr>
                <w:tcW w:w="8046" w:type="dxa"/>
                <w:gridSpan w:val="2"/>
              </w:tcPr>
            </w:tcPrChange>
          </w:tcPr>
          <w:p w:rsidR="00C251BD" w:rsidRDefault="00C251BD" w:rsidP="004B1513">
            <w:pPr>
              <w:rPr>
                <w:color w:val="FF0000"/>
              </w:rPr>
            </w:pPr>
            <w:r>
              <w:rPr>
                <w:color w:val="FF0000"/>
              </w:rPr>
              <w:t>Reserved for future use</w:t>
            </w:r>
          </w:p>
        </w:tc>
      </w:tr>
    </w:tbl>
    <w:p w:rsidR="00D7101C"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270"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687"/>
        <w:gridCol w:w="1890"/>
        <w:gridCol w:w="6029"/>
        <w:tblGridChange w:id="4271">
          <w:tblGrid>
            <w:gridCol w:w="1560"/>
            <w:gridCol w:w="127"/>
            <w:gridCol w:w="1780"/>
            <w:gridCol w:w="6139"/>
          </w:tblGrid>
        </w:tblGridChange>
      </w:tblGrid>
      <w:tr w:rsidR="00D7101C" w:rsidRPr="005A41BB" w:rsidTr="00E43532">
        <w:trPr>
          <w:cantSplit/>
        </w:trPr>
        <w:tc>
          <w:tcPr>
            <w:tcW w:w="3467" w:type="dxa"/>
            <w:gridSpan w:val="2"/>
            <w:tcBorders>
              <w:top w:val="nil"/>
              <w:left w:val="nil"/>
              <w:bottom w:val="single" w:sz="4" w:space="0" w:color="auto"/>
              <w:right w:val="nil"/>
            </w:tcBorders>
            <w:tcPrChange w:id="4272" w:author="Batra, Mayank" w:date="2016-06-21T12:07:00Z">
              <w:tcPr>
                <w:tcW w:w="3467" w:type="dxa"/>
                <w:gridSpan w:val="3"/>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Number_of_Antenna_IDs:</w:t>
            </w:r>
          </w:p>
        </w:tc>
        <w:tc>
          <w:tcPr>
            <w:tcW w:w="6139" w:type="dxa"/>
            <w:tcBorders>
              <w:top w:val="nil"/>
              <w:left w:val="nil"/>
              <w:bottom w:val="single" w:sz="4" w:space="0" w:color="auto"/>
              <w:right w:val="nil"/>
            </w:tcBorders>
            <w:tcPrChange w:id="4273" w:author="Batra, Mayank" w:date="2016-06-21T12:07:00Z">
              <w:tcPr>
                <w:tcW w:w="6139"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560"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46"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60" w:type="dxa"/>
            <w:tcPrChange w:id="4274" w:author="Batra, Mayank" w:date="2016-06-21T12:07:00Z">
              <w:tcPr>
                <w:tcW w:w="1560" w:type="dxa"/>
              </w:tcPr>
            </w:tcPrChange>
          </w:tcPr>
          <w:p w:rsidR="00D7101C" w:rsidRPr="005A41BB" w:rsidRDefault="00A939C5">
            <w:pPr>
              <w:rPr>
                <w:color w:val="FF0000"/>
              </w:rPr>
            </w:pPr>
            <w:commentRangeStart w:id="4275"/>
            <w:r>
              <w:rPr>
                <w:color w:val="FF0000"/>
              </w:rPr>
              <w:t>0x01</w:t>
            </w:r>
            <w:del w:id="4276" w:author="Chris Reisinger" w:date="2016-05-12T15:37:00Z">
              <w:r w:rsidDel="00D902C1">
                <w:rPr>
                  <w:color w:val="FF0000"/>
                </w:rPr>
                <w:delText>-</w:delText>
              </w:r>
            </w:del>
            <w:ins w:id="4277" w:author="Chris Reisinger" w:date="2016-05-12T15:37:00Z">
              <w:r w:rsidR="00D902C1">
                <w:rPr>
                  <w:color w:val="FF0000"/>
                </w:rPr>
                <w:t xml:space="preserve"> – </w:t>
              </w:r>
            </w:ins>
            <w:del w:id="4278" w:author="Batra, Mayank" w:date="2016-06-16T10:19:00Z">
              <w:r w:rsidDel="00C35EA9">
                <w:rPr>
                  <w:color w:val="FF0000"/>
                </w:rPr>
                <w:delText>0x3F</w:delText>
              </w:r>
            </w:del>
            <w:commentRangeEnd w:id="4275"/>
            <w:ins w:id="4279" w:author="Batra, Mayank" w:date="2016-06-16T10:19:00Z">
              <w:r w:rsidR="00C35EA9">
                <w:rPr>
                  <w:color w:val="FF0000"/>
                </w:rPr>
                <w:t>0x4B</w:t>
              </w:r>
            </w:ins>
            <w:ins w:id="4280" w:author="Batra, Mayank" w:date="2016-06-21T12:05:00Z">
              <w:r w:rsidR="00A83759">
                <w:rPr>
                  <w:rStyle w:val="aff1"/>
                </w:rPr>
                <w:commentReference w:id="4275"/>
              </w:r>
            </w:ins>
          </w:p>
        </w:tc>
        <w:tc>
          <w:tcPr>
            <w:tcW w:w="8046" w:type="dxa"/>
            <w:gridSpan w:val="2"/>
            <w:tcPrChange w:id="4281" w:author="Batra, Mayank" w:date="2016-06-21T12:07:00Z">
              <w:tcPr>
                <w:tcW w:w="8046" w:type="dxa"/>
                <w:gridSpan w:val="3"/>
              </w:tcPr>
            </w:tcPrChange>
          </w:tcPr>
          <w:p w:rsidR="00D7101C" w:rsidRPr="00985E3E" w:rsidRDefault="00D7101C" w:rsidP="009D7502">
            <w:pPr>
              <w:rPr>
                <w:color w:val="FF0000"/>
              </w:rPr>
            </w:pPr>
            <w:r>
              <w:rPr>
                <w:color w:val="FF0000"/>
              </w:rPr>
              <w:t xml:space="preserve">The number of </w:t>
            </w:r>
            <w:del w:id="4282" w:author="Clive D.W. Feather" w:date="2016-05-05T14:18:00Z">
              <w:r w:rsidDel="009D7502">
                <w:rPr>
                  <w:color w:val="FF0000"/>
                </w:rPr>
                <w:delText xml:space="preserve">antenna </w:delText>
              </w:r>
            </w:del>
            <w:ins w:id="4283" w:author="Clive D.W. Feather" w:date="2016-05-05T14:18:00Z">
              <w:r w:rsidR="009D7502">
                <w:rPr>
                  <w:color w:val="FF0000"/>
                </w:rPr>
                <w:t xml:space="preserve">Antenna </w:t>
              </w:r>
            </w:ins>
            <w:r>
              <w:rPr>
                <w:color w:val="FF0000"/>
              </w:rPr>
              <w:t>IDs in the sequence</w:t>
            </w:r>
          </w:p>
        </w:tc>
      </w:tr>
      <w:tr w:rsidR="00A939C5" w:rsidRPr="005A41BB" w:rsidTr="00E43532">
        <w:trPr>
          <w:cantSplit/>
        </w:trPr>
        <w:tc>
          <w:tcPr>
            <w:tcW w:w="1560" w:type="dxa"/>
            <w:tcPrChange w:id="4284" w:author="Batra, Mayank" w:date="2016-06-21T12:07:00Z">
              <w:tcPr>
                <w:tcW w:w="1560" w:type="dxa"/>
              </w:tcPr>
            </w:tcPrChange>
          </w:tcPr>
          <w:p w:rsidR="00A939C5" w:rsidRPr="005A41BB" w:rsidDel="00A939C5" w:rsidRDefault="00A939C5" w:rsidP="004B1513">
            <w:pPr>
              <w:rPr>
                <w:color w:val="FF0000"/>
              </w:rPr>
            </w:pPr>
            <w:r>
              <w:rPr>
                <w:color w:val="FF0000"/>
              </w:rPr>
              <w:t>All other values</w:t>
            </w:r>
          </w:p>
        </w:tc>
        <w:tc>
          <w:tcPr>
            <w:tcW w:w="8046" w:type="dxa"/>
            <w:gridSpan w:val="2"/>
            <w:tcPrChange w:id="4285" w:author="Batra, Mayank" w:date="2016-06-21T12:07:00Z">
              <w:tcPr>
                <w:tcW w:w="8046" w:type="dxa"/>
                <w:gridSpan w:val="3"/>
              </w:tcPr>
            </w:tcPrChange>
          </w:tcPr>
          <w:p w:rsidR="00A939C5" w:rsidRDefault="00A939C5" w:rsidP="004B1513">
            <w:pPr>
              <w:rPr>
                <w:color w:val="FF0000"/>
              </w:rPr>
            </w:pPr>
            <w:r>
              <w:rPr>
                <w:color w:val="FF0000"/>
              </w:rPr>
              <w:t>Reserved for future use</w:t>
            </w:r>
          </w:p>
        </w:tc>
      </w:tr>
    </w:tbl>
    <w:p w:rsidR="00D7101C"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286"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287">
          <w:tblGrid>
            <w:gridCol w:w="1560"/>
            <w:gridCol w:w="1907"/>
            <w:gridCol w:w="6139"/>
          </w:tblGrid>
        </w:tblGridChange>
      </w:tblGrid>
      <w:tr w:rsidR="00D7101C" w:rsidRPr="005A41BB" w:rsidTr="00E43532">
        <w:trPr>
          <w:cantSplit/>
        </w:trPr>
        <w:tc>
          <w:tcPr>
            <w:tcW w:w="3467" w:type="dxa"/>
            <w:gridSpan w:val="2"/>
            <w:tcBorders>
              <w:top w:val="nil"/>
              <w:left w:val="nil"/>
              <w:bottom w:val="single" w:sz="4" w:space="0" w:color="auto"/>
              <w:right w:val="nil"/>
            </w:tcBorders>
            <w:tcPrChange w:id="4288" w:author="Batra, Mayank" w:date="2016-06-21T12:07:00Z">
              <w:tcPr>
                <w:tcW w:w="3467"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Antenna_IDs[i]:</w:t>
            </w:r>
          </w:p>
        </w:tc>
        <w:tc>
          <w:tcPr>
            <w:tcW w:w="6139" w:type="dxa"/>
            <w:tcBorders>
              <w:top w:val="nil"/>
              <w:left w:val="nil"/>
              <w:bottom w:val="single" w:sz="4" w:space="0" w:color="auto"/>
              <w:right w:val="nil"/>
            </w:tcBorders>
            <w:tcPrChange w:id="4289" w:author="Batra, Mayank" w:date="2016-06-21T12:07:00Z">
              <w:tcPr>
                <w:tcW w:w="6139"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Number_of_Antenna_IDs * 1</w:t>
            </w:r>
            <w:r w:rsidRPr="00791FF6">
              <w:rPr>
                <w:i/>
                <w:color w:val="FF0000"/>
              </w:rPr>
              <w:t xml:space="preserve"> Octet</w:t>
            </w:r>
          </w:p>
        </w:tc>
      </w:tr>
      <w:tr w:rsidR="0083745C" w:rsidRPr="005A41BB" w:rsidTr="00E43532">
        <w:trPr>
          <w:cantSplit/>
        </w:trPr>
        <w:tc>
          <w:tcPr>
            <w:tcW w:w="1560"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46"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60" w:type="dxa"/>
            <w:tcPrChange w:id="4290" w:author="Batra, Mayank" w:date="2016-06-21T12:07:00Z">
              <w:tcPr>
                <w:tcW w:w="1560" w:type="dxa"/>
              </w:tcPr>
            </w:tcPrChange>
          </w:tcPr>
          <w:p w:rsidR="00D7101C" w:rsidRPr="005A41BB" w:rsidRDefault="00D7101C" w:rsidP="004B1513">
            <w:pPr>
              <w:rPr>
                <w:color w:val="FF0000"/>
              </w:rPr>
            </w:pPr>
            <w:r w:rsidRPr="005A41BB">
              <w:rPr>
                <w:color w:val="FF0000"/>
              </w:rPr>
              <w:t>0x</w:t>
            </w:r>
            <w:r>
              <w:rPr>
                <w:color w:val="FF0000"/>
              </w:rPr>
              <w:t>XX</w:t>
            </w:r>
          </w:p>
        </w:tc>
        <w:tc>
          <w:tcPr>
            <w:tcW w:w="8046" w:type="dxa"/>
            <w:gridSpan w:val="2"/>
            <w:tcPrChange w:id="4291" w:author="Batra, Mayank" w:date="2016-06-21T12:07:00Z">
              <w:tcPr>
                <w:tcW w:w="8046" w:type="dxa"/>
                <w:gridSpan w:val="2"/>
              </w:tcPr>
            </w:tcPrChange>
          </w:tcPr>
          <w:p w:rsidR="00D7101C" w:rsidRPr="00985E3E" w:rsidRDefault="00D7101C" w:rsidP="0017768F">
            <w:pPr>
              <w:rPr>
                <w:color w:val="FF0000"/>
              </w:rPr>
            </w:pPr>
            <w:r>
              <w:rPr>
                <w:color w:val="FF0000"/>
              </w:rPr>
              <w:t xml:space="preserve">List of Antenna IDs in the sequence. The Antenna IDs shall take values from 0 to </w:t>
            </w:r>
            <w:r w:rsidR="0017768F">
              <w:rPr>
                <w:color w:val="FF0000"/>
              </w:rPr>
              <w:t>Number_of_Antenna_IDs-1</w:t>
            </w:r>
            <w:r w:rsidR="00F27705">
              <w:rPr>
                <w:color w:val="FF0000"/>
              </w:rPr>
              <w:t xml:space="preserve"> inclusive</w:t>
            </w:r>
            <w:r w:rsidR="0017768F">
              <w:rPr>
                <w:color w:val="FF0000"/>
              </w:rPr>
              <w:t>.</w:t>
            </w:r>
          </w:p>
        </w:tc>
      </w:tr>
    </w:tbl>
    <w:p w:rsidR="00D7101C"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292"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4293">
          <w:tblGrid>
            <w:gridCol w:w="1526"/>
            <w:gridCol w:w="854"/>
            <w:gridCol w:w="7226"/>
          </w:tblGrid>
        </w:tblGridChange>
      </w:tblGrid>
      <w:tr w:rsidR="00D7101C" w:rsidRPr="005A41BB" w:rsidTr="00E43532">
        <w:trPr>
          <w:cantSplit/>
        </w:trPr>
        <w:tc>
          <w:tcPr>
            <w:tcW w:w="2380" w:type="dxa"/>
            <w:gridSpan w:val="2"/>
            <w:tcBorders>
              <w:top w:val="nil"/>
              <w:left w:val="nil"/>
              <w:bottom w:val="single" w:sz="4" w:space="0" w:color="auto"/>
              <w:right w:val="nil"/>
            </w:tcBorders>
            <w:tcPrChange w:id="4294" w:author="Batra, Mayank" w:date="2016-06-21T12:07:00Z">
              <w:tcPr>
                <w:tcW w:w="2380" w:type="dxa"/>
                <w:gridSpan w:val="2"/>
                <w:tcBorders>
                  <w:top w:val="nil"/>
                  <w:left w:val="nil"/>
                  <w:bottom w:val="single" w:sz="4" w:space="0" w:color="auto"/>
                  <w:right w:val="nil"/>
                </w:tcBorders>
              </w:tcPr>
            </w:tcPrChange>
          </w:tcPr>
          <w:p w:rsidR="00D7101C" w:rsidRPr="00DC7EB8" w:rsidRDefault="00D836D6" w:rsidP="004B1513">
            <w:pPr>
              <w:rPr>
                <w:i/>
                <w:color w:val="FF0000"/>
              </w:rPr>
            </w:pPr>
            <w:r>
              <w:rPr>
                <w:i/>
                <w:color w:val="FF0000"/>
              </w:rPr>
              <w:t>Supplemental_Type</w:t>
            </w:r>
            <w:r w:rsidR="00D7101C">
              <w:rPr>
                <w:i/>
                <w:color w:val="FF0000"/>
              </w:rPr>
              <w:t>:</w:t>
            </w:r>
          </w:p>
        </w:tc>
        <w:tc>
          <w:tcPr>
            <w:tcW w:w="7226" w:type="dxa"/>
            <w:tcBorders>
              <w:top w:val="nil"/>
              <w:left w:val="nil"/>
              <w:bottom w:val="single" w:sz="4" w:space="0" w:color="auto"/>
              <w:right w:val="nil"/>
            </w:tcBorders>
            <w:tcPrChange w:id="4295"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836D6" w:rsidRPr="005A41BB" w:rsidTr="00E43532">
        <w:trPr>
          <w:cantSplit/>
        </w:trPr>
        <w:tc>
          <w:tcPr>
            <w:tcW w:w="1526" w:type="dxa"/>
            <w:tcPrChange w:id="4296" w:author="Batra, Mayank" w:date="2016-06-21T12:07:00Z">
              <w:tcPr>
                <w:tcW w:w="1526" w:type="dxa"/>
              </w:tcPr>
            </w:tcPrChange>
          </w:tcPr>
          <w:p w:rsidR="00D836D6" w:rsidRPr="005A41BB" w:rsidRDefault="00D836D6" w:rsidP="004B1513">
            <w:pPr>
              <w:rPr>
                <w:color w:val="FF0000"/>
              </w:rPr>
            </w:pPr>
            <w:r>
              <w:rPr>
                <w:color w:val="FF0000"/>
              </w:rPr>
              <w:t>0x00</w:t>
            </w:r>
          </w:p>
        </w:tc>
        <w:tc>
          <w:tcPr>
            <w:tcW w:w="8080" w:type="dxa"/>
            <w:gridSpan w:val="2"/>
            <w:tcPrChange w:id="4297" w:author="Batra, Mayank" w:date="2016-06-21T12:07:00Z">
              <w:tcPr>
                <w:tcW w:w="8080" w:type="dxa"/>
                <w:gridSpan w:val="2"/>
              </w:tcPr>
            </w:tcPrChange>
          </w:tcPr>
          <w:p w:rsidR="00D836D6" w:rsidRDefault="00D836D6" w:rsidP="004B1513">
            <w:pPr>
              <w:rPr>
                <w:color w:val="FF0000"/>
              </w:rPr>
            </w:pPr>
            <w:r>
              <w:rPr>
                <w:color w:val="FF0000"/>
              </w:rPr>
              <w:t>AoA Supplemental</w:t>
            </w:r>
          </w:p>
        </w:tc>
      </w:tr>
      <w:tr w:rsidR="00D7101C" w:rsidRPr="005A41BB" w:rsidTr="00E43532">
        <w:trPr>
          <w:cantSplit/>
        </w:trPr>
        <w:tc>
          <w:tcPr>
            <w:tcW w:w="1526" w:type="dxa"/>
            <w:tcPrChange w:id="4298" w:author="Batra, Mayank" w:date="2016-06-21T12:07:00Z">
              <w:tcPr>
                <w:tcW w:w="1526" w:type="dxa"/>
              </w:tcPr>
            </w:tcPrChange>
          </w:tcPr>
          <w:p w:rsidR="00D7101C" w:rsidRPr="005A41BB" w:rsidRDefault="00D836D6" w:rsidP="004B1513">
            <w:pPr>
              <w:rPr>
                <w:color w:val="FF0000"/>
              </w:rPr>
            </w:pPr>
            <w:r>
              <w:rPr>
                <w:color w:val="FF0000"/>
              </w:rPr>
              <w:t>0x01</w:t>
            </w:r>
          </w:p>
        </w:tc>
        <w:tc>
          <w:tcPr>
            <w:tcW w:w="8080" w:type="dxa"/>
            <w:gridSpan w:val="2"/>
            <w:tcPrChange w:id="4299" w:author="Batra, Mayank" w:date="2016-06-21T12:07:00Z">
              <w:tcPr>
                <w:tcW w:w="8080" w:type="dxa"/>
                <w:gridSpan w:val="2"/>
              </w:tcPr>
            </w:tcPrChange>
          </w:tcPr>
          <w:p w:rsidR="00D7101C" w:rsidRPr="005A41BB" w:rsidRDefault="00D836D6" w:rsidP="004B1513">
            <w:pPr>
              <w:rPr>
                <w:color w:val="FF0000"/>
              </w:rPr>
            </w:pPr>
            <w:r>
              <w:rPr>
                <w:color w:val="FF0000"/>
              </w:rPr>
              <w:t>AoD Supplemental with 1 µs slots</w:t>
            </w:r>
          </w:p>
        </w:tc>
      </w:tr>
      <w:tr w:rsidR="00D7101C" w:rsidRPr="005A41BB" w:rsidTr="00E43532">
        <w:trPr>
          <w:cantSplit/>
        </w:trPr>
        <w:tc>
          <w:tcPr>
            <w:tcW w:w="1526" w:type="dxa"/>
            <w:tcPrChange w:id="4300" w:author="Batra, Mayank" w:date="2016-06-21T12:07:00Z">
              <w:tcPr>
                <w:tcW w:w="1526" w:type="dxa"/>
              </w:tcPr>
            </w:tcPrChange>
          </w:tcPr>
          <w:p w:rsidR="00D7101C" w:rsidRPr="005A41BB" w:rsidRDefault="00D836D6" w:rsidP="004B1513">
            <w:pPr>
              <w:rPr>
                <w:color w:val="FF0000"/>
              </w:rPr>
            </w:pPr>
            <w:r>
              <w:rPr>
                <w:color w:val="FF0000"/>
              </w:rPr>
              <w:t>0x02</w:t>
            </w:r>
          </w:p>
        </w:tc>
        <w:tc>
          <w:tcPr>
            <w:tcW w:w="8080" w:type="dxa"/>
            <w:gridSpan w:val="2"/>
            <w:tcPrChange w:id="4301" w:author="Batra, Mayank" w:date="2016-06-21T12:07:00Z">
              <w:tcPr>
                <w:tcW w:w="8080" w:type="dxa"/>
                <w:gridSpan w:val="2"/>
              </w:tcPr>
            </w:tcPrChange>
          </w:tcPr>
          <w:p w:rsidR="00D7101C" w:rsidRPr="005A41BB" w:rsidRDefault="00D836D6" w:rsidP="004B1513">
            <w:pPr>
              <w:rPr>
                <w:color w:val="FF0000"/>
              </w:rPr>
            </w:pPr>
            <w:r>
              <w:rPr>
                <w:color w:val="FF0000"/>
              </w:rPr>
              <w:t>AoD Supplemental with 2 µs slots</w:t>
            </w:r>
          </w:p>
        </w:tc>
      </w:tr>
      <w:tr w:rsidR="00D7101C" w:rsidRPr="005A41BB" w:rsidTr="00E43532">
        <w:trPr>
          <w:cantSplit/>
        </w:trPr>
        <w:tc>
          <w:tcPr>
            <w:tcW w:w="1526" w:type="dxa"/>
            <w:tcPrChange w:id="4302" w:author="Batra, Mayank" w:date="2016-06-21T12:07:00Z">
              <w:tcPr>
                <w:tcW w:w="1526" w:type="dxa"/>
              </w:tcPr>
            </w:tcPrChange>
          </w:tcPr>
          <w:p w:rsidR="00D7101C" w:rsidRPr="005A41BB" w:rsidRDefault="003237AA">
            <w:pPr>
              <w:rPr>
                <w:color w:val="FF0000"/>
              </w:rPr>
            </w:pPr>
            <w:r>
              <w:rPr>
                <w:color w:val="FF0000"/>
              </w:rPr>
              <w:t>All other values</w:t>
            </w:r>
          </w:p>
        </w:tc>
        <w:tc>
          <w:tcPr>
            <w:tcW w:w="8080" w:type="dxa"/>
            <w:gridSpan w:val="2"/>
            <w:tcPrChange w:id="4303" w:author="Batra, Mayank" w:date="2016-06-21T12:07:00Z">
              <w:tcPr>
                <w:tcW w:w="8080" w:type="dxa"/>
                <w:gridSpan w:val="2"/>
              </w:tcPr>
            </w:tcPrChange>
          </w:tcPr>
          <w:p w:rsidR="00D7101C" w:rsidRPr="005A41BB" w:rsidRDefault="00D7101C" w:rsidP="004B1513">
            <w:pPr>
              <w:rPr>
                <w:color w:val="FF0000"/>
              </w:rPr>
            </w:pPr>
            <w:r w:rsidRPr="005A41BB">
              <w:rPr>
                <w:color w:val="FF0000"/>
              </w:rPr>
              <w:t>Reserved for future</w:t>
            </w:r>
            <w:r>
              <w:rPr>
                <w:color w:val="FF0000"/>
              </w:rPr>
              <w:t xml:space="preserve"> use</w:t>
            </w:r>
          </w:p>
        </w:tc>
      </w:tr>
    </w:tbl>
    <w:p w:rsidR="00D7101C"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304"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766"/>
        <w:gridCol w:w="847"/>
        <w:gridCol w:w="6993"/>
        <w:tblGridChange w:id="4305">
          <w:tblGrid>
            <w:gridCol w:w="1766"/>
            <w:gridCol w:w="847"/>
            <w:gridCol w:w="6993"/>
          </w:tblGrid>
        </w:tblGridChange>
      </w:tblGrid>
      <w:tr w:rsidR="00D7101C" w:rsidRPr="005A41BB" w:rsidTr="00E43532">
        <w:trPr>
          <w:cantSplit/>
        </w:trPr>
        <w:tc>
          <w:tcPr>
            <w:tcW w:w="2613" w:type="dxa"/>
            <w:gridSpan w:val="2"/>
            <w:tcBorders>
              <w:top w:val="nil"/>
              <w:left w:val="nil"/>
              <w:bottom w:val="single" w:sz="4" w:space="0" w:color="auto"/>
              <w:right w:val="nil"/>
            </w:tcBorders>
            <w:tcPrChange w:id="4306" w:author="Batra, Mayank" w:date="2016-06-21T12:07:00Z">
              <w:tcPr>
                <w:tcW w:w="2613"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Supplemental_Length:</w:t>
            </w:r>
          </w:p>
        </w:tc>
        <w:tc>
          <w:tcPr>
            <w:tcW w:w="6993" w:type="dxa"/>
            <w:tcBorders>
              <w:top w:val="nil"/>
              <w:left w:val="nil"/>
              <w:bottom w:val="single" w:sz="4" w:space="0" w:color="auto"/>
              <w:right w:val="nil"/>
            </w:tcBorders>
            <w:tcPrChange w:id="4307" w:author="Batra, Mayank" w:date="2016-06-21T12:07:00Z">
              <w:tcPr>
                <w:tcW w:w="6993"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76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784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FB3F7E" w:rsidRPr="005A41BB" w:rsidTr="00E43532">
        <w:trPr>
          <w:cantSplit/>
        </w:trPr>
        <w:tc>
          <w:tcPr>
            <w:tcW w:w="1766" w:type="dxa"/>
            <w:tcPrChange w:id="4308" w:author="Batra, Mayank" w:date="2016-06-21T12:07:00Z">
              <w:tcPr>
                <w:tcW w:w="1766" w:type="dxa"/>
              </w:tcPr>
            </w:tcPrChange>
          </w:tcPr>
          <w:p w:rsidR="00FB3F7E" w:rsidRPr="005A41BB" w:rsidRDefault="00FB3F7E" w:rsidP="00FB3F7E">
            <w:pPr>
              <w:rPr>
                <w:color w:val="FF0000"/>
              </w:rPr>
            </w:pPr>
            <w:r>
              <w:rPr>
                <w:color w:val="FF0000"/>
              </w:rPr>
              <w:t>0x00</w:t>
            </w:r>
          </w:p>
        </w:tc>
        <w:tc>
          <w:tcPr>
            <w:tcW w:w="7840" w:type="dxa"/>
            <w:gridSpan w:val="2"/>
            <w:tcPrChange w:id="4309" w:author="Batra, Mayank" w:date="2016-06-21T12:07:00Z">
              <w:tcPr>
                <w:tcW w:w="7840" w:type="dxa"/>
                <w:gridSpan w:val="2"/>
              </w:tcPr>
            </w:tcPrChange>
          </w:tcPr>
          <w:p w:rsidR="00FB3F7E" w:rsidRDefault="00FB3F7E" w:rsidP="004B1513">
            <w:pPr>
              <w:rPr>
                <w:color w:val="FF0000"/>
              </w:rPr>
            </w:pPr>
            <w:r>
              <w:rPr>
                <w:color w:val="FF0000"/>
              </w:rPr>
              <w:t>No Supplemental</w:t>
            </w:r>
          </w:p>
        </w:tc>
      </w:tr>
      <w:tr w:rsidR="00D7101C" w:rsidRPr="005A41BB" w:rsidTr="00E43532">
        <w:trPr>
          <w:cantSplit/>
        </w:trPr>
        <w:tc>
          <w:tcPr>
            <w:tcW w:w="1766" w:type="dxa"/>
            <w:tcPrChange w:id="4310" w:author="Batra, Mayank" w:date="2016-06-21T12:07:00Z">
              <w:tcPr>
                <w:tcW w:w="1766" w:type="dxa"/>
              </w:tcPr>
            </w:tcPrChange>
          </w:tcPr>
          <w:p w:rsidR="00D7101C" w:rsidRPr="005A41BB" w:rsidRDefault="00D7101C" w:rsidP="00FB3F7E">
            <w:pPr>
              <w:rPr>
                <w:color w:val="FF0000"/>
              </w:rPr>
            </w:pPr>
            <w:r w:rsidRPr="005A41BB">
              <w:rPr>
                <w:color w:val="FF0000"/>
              </w:rPr>
              <w:t>0x0</w:t>
            </w:r>
            <w:r>
              <w:rPr>
                <w:color w:val="FF0000"/>
              </w:rPr>
              <w:t xml:space="preserve">2 – </w:t>
            </w:r>
            <w:r w:rsidR="00A939C5">
              <w:rPr>
                <w:color w:val="FF0000"/>
              </w:rPr>
              <w:t>0x14</w:t>
            </w:r>
          </w:p>
        </w:tc>
        <w:tc>
          <w:tcPr>
            <w:tcW w:w="7840" w:type="dxa"/>
            <w:gridSpan w:val="2"/>
            <w:tcPrChange w:id="4311" w:author="Batra, Mayank" w:date="2016-06-21T12:07:00Z">
              <w:tcPr>
                <w:tcW w:w="7840" w:type="dxa"/>
                <w:gridSpan w:val="2"/>
              </w:tcPr>
            </w:tcPrChange>
          </w:tcPr>
          <w:p w:rsidR="00D7101C" w:rsidRPr="005A41BB" w:rsidRDefault="00D7101C" w:rsidP="004B1513">
            <w:pPr>
              <w:rPr>
                <w:color w:val="FF0000"/>
              </w:rPr>
            </w:pPr>
            <w:r>
              <w:rPr>
                <w:color w:val="FF0000"/>
              </w:rPr>
              <w:t>Supplemental length in 8 µs units</w:t>
            </w:r>
          </w:p>
        </w:tc>
      </w:tr>
      <w:tr w:rsidR="00D7101C" w:rsidRPr="005A41BB" w:rsidTr="00E43532">
        <w:trPr>
          <w:cantSplit/>
        </w:trPr>
        <w:tc>
          <w:tcPr>
            <w:tcW w:w="1766" w:type="dxa"/>
            <w:tcPrChange w:id="4312" w:author="Batra, Mayank" w:date="2016-06-21T12:07:00Z">
              <w:tcPr>
                <w:tcW w:w="1766" w:type="dxa"/>
              </w:tcPr>
            </w:tcPrChange>
          </w:tcPr>
          <w:p w:rsidR="00D7101C" w:rsidRPr="005A41BB" w:rsidRDefault="003237AA" w:rsidP="004B1513">
            <w:pPr>
              <w:rPr>
                <w:color w:val="FF0000"/>
              </w:rPr>
            </w:pPr>
            <w:r>
              <w:rPr>
                <w:color w:val="FF0000"/>
              </w:rPr>
              <w:t>All other values</w:t>
            </w:r>
          </w:p>
        </w:tc>
        <w:tc>
          <w:tcPr>
            <w:tcW w:w="7840" w:type="dxa"/>
            <w:gridSpan w:val="2"/>
            <w:tcPrChange w:id="4313" w:author="Batra, Mayank" w:date="2016-06-21T12:07:00Z">
              <w:tcPr>
                <w:tcW w:w="7840" w:type="dxa"/>
                <w:gridSpan w:val="2"/>
              </w:tcPr>
            </w:tcPrChange>
          </w:tcPr>
          <w:p w:rsidR="00D7101C" w:rsidRPr="005A41BB" w:rsidRDefault="00D7101C" w:rsidP="004B1513">
            <w:pPr>
              <w:rPr>
                <w:color w:val="FF0000"/>
              </w:rPr>
            </w:pPr>
            <w:r w:rsidRPr="005A41BB">
              <w:rPr>
                <w:color w:val="FF0000"/>
              </w:rPr>
              <w:t>Reserved for future</w:t>
            </w:r>
            <w:r>
              <w:rPr>
                <w:color w:val="FF0000"/>
              </w:rPr>
              <w:t xml:space="preserve"> use</w:t>
            </w:r>
          </w:p>
        </w:tc>
      </w:tr>
    </w:tbl>
    <w:p w:rsidR="00D7101C" w:rsidRPr="005A41BB" w:rsidRDefault="00D7101C" w:rsidP="00D7101C">
      <w:pPr>
        <w:rPr>
          <w:rStyle w:val="af"/>
          <w:color w:val="FF0000"/>
        </w:rPr>
      </w:pPr>
    </w:p>
    <w:p w:rsidR="00D7101C" w:rsidRPr="005A41BB" w:rsidRDefault="00D7101C" w:rsidP="00E44F48">
      <w:pPr>
        <w:outlineLvl w:val="0"/>
        <w:rPr>
          <w:rStyle w:val="af"/>
          <w:color w:val="FF0000"/>
        </w:rPr>
      </w:pPr>
      <w:r w:rsidRPr="005A41BB">
        <w:rPr>
          <w:rStyle w:val="af"/>
          <w:color w:val="FF0000"/>
        </w:rPr>
        <w:lastRenderedPageBreak/>
        <w:t>Return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314"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4315">
          <w:tblGrid>
            <w:gridCol w:w="1526"/>
            <w:gridCol w:w="854"/>
            <w:gridCol w:w="7226"/>
          </w:tblGrid>
        </w:tblGridChange>
      </w:tblGrid>
      <w:tr w:rsidR="00D7101C" w:rsidRPr="005A41BB" w:rsidTr="00E43532">
        <w:trPr>
          <w:cantSplit/>
        </w:trPr>
        <w:tc>
          <w:tcPr>
            <w:tcW w:w="2380" w:type="dxa"/>
            <w:gridSpan w:val="2"/>
            <w:tcBorders>
              <w:top w:val="nil"/>
              <w:left w:val="nil"/>
              <w:bottom w:val="single" w:sz="4" w:space="0" w:color="auto"/>
              <w:right w:val="nil"/>
            </w:tcBorders>
            <w:tcPrChange w:id="4316" w:author="Batra, Mayank" w:date="2016-06-21T12:07:00Z">
              <w:tcPr>
                <w:tcW w:w="2380"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Status:</w:t>
            </w:r>
          </w:p>
        </w:tc>
        <w:tc>
          <w:tcPr>
            <w:tcW w:w="7226" w:type="dxa"/>
            <w:tcBorders>
              <w:top w:val="nil"/>
              <w:left w:val="nil"/>
              <w:bottom w:val="single" w:sz="4" w:space="0" w:color="auto"/>
              <w:right w:val="nil"/>
            </w:tcBorders>
            <w:tcPrChange w:id="4317"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26" w:type="dxa"/>
            <w:tcPrChange w:id="4318" w:author="Batra, Mayank" w:date="2016-06-21T12:07:00Z">
              <w:tcPr>
                <w:tcW w:w="1526" w:type="dxa"/>
              </w:tcPr>
            </w:tcPrChange>
          </w:tcPr>
          <w:p w:rsidR="00D7101C" w:rsidRPr="005A41BB" w:rsidRDefault="00D7101C" w:rsidP="004B1513">
            <w:pPr>
              <w:rPr>
                <w:color w:val="FF0000"/>
              </w:rPr>
            </w:pPr>
            <w:r w:rsidRPr="005A41BB">
              <w:rPr>
                <w:color w:val="FF0000"/>
              </w:rPr>
              <w:t>0x00</w:t>
            </w:r>
          </w:p>
        </w:tc>
        <w:tc>
          <w:tcPr>
            <w:tcW w:w="8080" w:type="dxa"/>
            <w:gridSpan w:val="2"/>
            <w:tcPrChange w:id="4319" w:author="Batra, Mayank" w:date="2016-06-21T12:07:00Z">
              <w:tcPr>
                <w:tcW w:w="8080" w:type="dxa"/>
                <w:gridSpan w:val="2"/>
              </w:tcPr>
            </w:tcPrChange>
          </w:tcPr>
          <w:p w:rsidR="00D7101C" w:rsidRPr="005A41BB" w:rsidRDefault="00D7101C" w:rsidP="00CE330B">
            <w:pPr>
              <w:rPr>
                <w:color w:val="FF0000"/>
              </w:rPr>
            </w:pPr>
            <w:r w:rsidRPr="005A41BB">
              <w:rPr>
                <w:color w:val="FF0000"/>
              </w:rPr>
              <w:t>LE_Set_</w:t>
            </w:r>
            <w:r w:rsidR="00AF7BEF">
              <w:rPr>
                <w:color w:val="FF0000"/>
              </w:rPr>
              <w:t>Connectionless</w:t>
            </w:r>
            <w:r w:rsidR="00A41286">
              <w:rPr>
                <w:color w:val="FF0000"/>
              </w:rPr>
              <w:t>_Supplemental</w:t>
            </w:r>
            <w:r>
              <w:rPr>
                <w:color w:val="FF0000"/>
              </w:rPr>
              <w:t>_</w:t>
            </w:r>
            <w:ins w:id="4320" w:author="Batra, Mayank" w:date="2016-06-21T12:50:00Z">
              <w:r w:rsidR="00E83E95">
                <w:rPr>
                  <w:color w:val="FF0000"/>
                </w:rPr>
                <w:t>Transmit_</w:t>
              </w:r>
            </w:ins>
            <w:r w:rsidRPr="005A41BB">
              <w:rPr>
                <w:color w:val="FF0000"/>
              </w:rPr>
              <w:t>Parameters command succeeded.</w:t>
            </w:r>
          </w:p>
        </w:tc>
      </w:tr>
      <w:tr w:rsidR="00D7101C" w:rsidRPr="005A41BB" w:rsidTr="00E43532">
        <w:trPr>
          <w:cantSplit/>
        </w:trPr>
        <w:tc>
          <w:tcPr>
            <w:tcW w:w="1526" w:type="dxa"/>
            <w:tcPrChange w:id="4321" w:author="Batra, Mayank" w:date="2016-06-21T12:07:00Z">
              <w:tcPr>
                <w:tcW w:w="1526" w:type="dxa"/>
              </w:tcPr>
            </w:tcPrChange>
          </w:tcPr>
          <w:p w:rsidR="00D7101C" w:rsidRPr="005A41BB" w:rsidRDefault="00D7101C" w:rsidP="004B1513">
            <w:pPr>
              <w:rPr>
                <w:color w:val="FF0000"/>
              </w:rPr>
            </w:pPr>
            <w:r w:rsidRPr="005A41BB">
              <w:rPr>
                <w:color w:val="FF0000"/>
              </w:rPr>
              <w:t>0x01 – 0xFF</w:t>
            </w:r>
          </w:p>
        </w:tc>
        <w:tc>
          <w:tcPr>
            <w:tcW w:w="8080" w:type="dxa"/>
            <w:gridSpan w:val="2"/>
            <w:tcPrChange w:id="4322" w:author="Batra, Mayank" w:date="2016-06-21T12:07:00Z">
              <w:tcPr>
                <w:tcW w:w="8080" w:type="dxa"/>
                <w:gridSpan w:val="2"/>
              </w:tcPr>
            </w:tcPrChange>
          </w:tcPr>
          <w:p w:rsidR="00D7101C" w:rsidRPr="005A41BB" w:rsidRDefault="00D7101C" w:rsidP="0017768F">
            <w:pPr>
              <w:rPr>
                <w:color w:val="FF0000"/>
              </w:rPr>
            </w:pPr>
            <w:r w:rsidRPr="005A41BB">
              <w:rPr>
                <w:color w:val="FF0000"/>
              </w:rPr>
              <w:t>LE_Set_</w:t>
            </w:r>
            <w:r w:rsidR="00FD48E3">
              <w:rPr>
                <w:color w:val="FF0000"/>
              </w:rPr>
              <w:t>Connectionless</w:t>
            </w:r>
            <w:r w:rsidR="00A41286">
              <w:rPr>
                <w:color w:val="FF0000"/>
              </w:rPr>
              <w:t>_Supplemental</w:t>
            </w:r>
            <w:r>
              <w:rPr>
                <w:color w:val="FF0000"/>
              </w:rPr>
              <w:t>_</w:t>
            </w:r>
            <w:ins w:id="4323" w:author="Batra, Mayank" w:date="2016-06-21T12:50:00Z">
              <w:r w:rsidR="00E83E95">
                <w:rPr>
                  <w:color w:val="FF0000"/>
                </w:rPr>
                <w:t>Transmit_</w:t>
              </w:r>
            </w:ins>
            <w:r w:rsidRPr="005A41BB">
              <w:rPr>
                <w:color w:val="FF0000"/>
              </w:rPr>
              <w:t xml:space="preserve">Parameters command failed. See </w:t>
            </w:r>
            <w:commentRangeStart w:id="4324"/>
            <w:ins w:id="4325" w:author="Chris Reisinger" w:date="2016-05-18T14:33:00Z">
              <w:r w:rsidR="006B3AAE">
                <w:rPr>
                  <w:color w:val="FF0000"/>
                  <w:lang w:val="en-GB"/>
                </w:rPr>
                <w:t>[Vol </w:t>
              </w:r>
              <w:r w:rsidR="006B3AAE" w:rsidRPr="00263E72">
                <w:rPr>
                  <w:color w:val="FF0000"/>
                  <w:lang w:val="en-GB"/>
                </w:rPr>
                <w:t>2]</w:t>
              </w:r>
            </w:ins>
            <w:commentRangeEnd w:id="4324"/>
            <w:ins w:id="4326" w:author="Chris Reisinger" w:date="2016-05-18T14:34:00Z">
              <w:r w:rsidR="006B3AAE">
                <w:rPr>
                  <w:rStyle w:val="aff1"/>
                </w:rPr>
                <w:commentReference w:id="4324"/>
              </w:r>
            </w:ins>
            <w:ins w:id="4327" w:author="Chris Reisinger" w:date="2016-05-18T14:33:00Z">
              <w:r w:rsidR="006B3AAE" w:rsidRPr="00263E72">
                <w:rPr>
                  <w:color w:val="FF0000"/>
                  <w:lang w:val="en-GB"/>
                </w:rPr>
                <w:t xml:space="preserve"> </w:t>
              </w:r>
            </w:ins>
            <w:r w:rsidRPr="005A41BB">
              <w:rPr>
                <w:color w:val="FF0000"/>
              </w:rPr>
              <w:t>Part D, Error Codes for a list of error codes and descriptions.</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Event(s) Generated (unless masked away):</w:t>
      </w:r>
    </w:p>
    <w:p w:rsidR="00D7101C" w:rsidRDefault="00D7101C" w:rsidP="00D7101C">
      <w:pPr>
        <w:rPr>
          <w:color w:val="FF0000"/>
        </w:rPr>
      </w:pPr>
      <w:r w:rsidRPr="005A41BB">
        <w:rPr>
          <w:color w:val="FF0000"/>
        </w:rPr>
        <w:t>When the LE_Set_</w:t>
      </w:r>
      <w:r w:rsidR="00AF7BEF">
        <w:rPr>
          <w:color w:val="FF0000"/>
        </w:rPr>
        <w:t>Connectionless</w:t>
      </w:r>
      <w:r w:rsidR="00A41286">
        <w:rPr>
          <w:color w:val="FF0000"/>
        </w:rPr>
        <w:t>_Supplemental</w:t>
      </w:r>
      <w:r>
        <w:rPr>
          <w:color w:val="FF0000"/>
        </w:rPr>
        <w:t>_</w:t>
      </w:r>
      <w:ins w:id="4328" w:author="Batra, Mayank" w:date="2016-06-21T12:50:00Z">
        <w:r w:rsidR="00E83E95">
          <w:rPr>
            <w:color w:val="FF0000"/>
          </w:rPr>
          <w:t>Transmit_</w:t>
        </w:r>
      </w:ins>
      <w:r w:rsidRPr="005A41BB">
        <w:rPr>
          <w:color w:val="FF0000"/>
        </w:rPr>
        <w:t xml:space="preserve">Parameters command has completed, a Command Complete event shall be generated. </w:t>
      </w:r>
      <w:r w:rsidRPr="005A41BB">
        <w:rPr>
          <w:color w:val="FF0000"/>
        </w:rPr>
        <w:br/>
      </w:r>
    </w:p>
    <w:p w:rsidR="00D7101C" w:rsidRPr="005A41BB" w:rsidRDefault="00D7101C" w:rsidP="00E44F48">
      <w:pPr>
        <w:pStyle w:val="31"/>
      </w:pPr>
      <w:bookmarkStart w:id="4329" w:name="_Toc435092232"/>
      <w:bookmarkStart w:id="4330" w:name="_Toc449707701"/>
      <w:bookmarkStart w:id="4331" w:name="_Toc454286441"/>
      <w:r w:rsidRPr="004B1513">
        <w:rPr>
          <w:color w:val="FF0000"/>
        </w:rPr>
        <w:t xml:space="preserve">[NEW SECTION] </w:t>
      </w:r>
      <w:r w:rsidRPr="00622F23">
        <w:t>7.8.XX+</w:t>
      </w:r>
      <w:del w:id="4332" w:author="Batra, Mayank" w:date="2016-06-21T15:18:00Z">
        <w:r w:rsidRPr="00622F23" w:rsidDel="00BA5B6B">
          <w:delText xml:space="preserve">1 </w:delText>
        </w:r>
      </w:del>
      <w:ins w:id="4333" w:author="Batra, Mayank" w:date="2016-06-21T15:18:00Z">
        <w:r w:rsidR="00BA5B6B">
          <w:t>3</w:t>
        </w:r>
        <w:r w:rsidR="00BA5B6B" w:rsidRPr="00622F23">
          <w:t xml:space="preserve"> </w:t>
        </w:r>
      </w:ins>
      <w:r w:rsidRPr="00622F23">
        <w:t xml:space="preserve">LE Set </w:t>
      </w:r>
      <w:r w:rsidR="00AF7BEF">
        <w:t>Connectionless</w:t>
      </w:r>
      <w:r w:rsidR="00A41286">
        <w:t xml:space="preserve"> Supplemental</w:t>
      </w:r>
      <w:r w:rsidRPr="00622F23">
        <w:t xml:space="preserve"> </w:t>
      </w:r>
      <w:ins w:id="4334" w:author="Batra, Mayank" w:date="2016-06-21T12:52:00Z">
        <w:r w:rsidR="00E83E95">
          <w:t xml:space="preserve">Transmit </w:t>
        </w:r>
      </w:ins>
      <w:r w:rsidRPr="004B1513">
        <w:t>Enable</w:t>
      </w:r>
      <w:r w:rsidRPr="00622F23">
        <w:t xml:space="preserve"> Command</w:t>
      </w:r>
      <w:bookmarkEnd w:id="4329"/>
      <w:bookmarkEnd w:id="4330"/>
      <w:bookmarkEnd w:id="43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73"/>
        <w:gridCol w:w="992"/>
        <w:gridCol w:w="2445"/>
        <w:gridCol w:w="1240"/>
        <w:tblGridChange w:id="4335">
          <w:tblGrid>
            <w:gridCol w:w="4673"/>
            <w:gridCol w:w="992"/>
            <w:gridCol w:w="2445"/>
            <w:gridCol w:w="1240"/>
          </w:tblGrid>
        </w:tblGridChange>
      </w:tblGrid>
      <w:tr w:rsidR="0083745C" w:rsidRPr="005A41BB" w:rsidTr="00E43532">
        <w:trPr>
          <w:cantSplit/>
          <w:tblHeader/>
        </w:trPr>
        <w:tc>
          <w:tcPr>
            <w:tcW w:w="4673" w:type="dxa"/>
            <w:shd w:val="clear" w:color="auto" w:fill="DAEEF3"/>
          </w:tcPr>
          <w:p w:rsidR="00D7101C" w:rsidRPr="00B84999" w:rsidRDefault="00D7101C" w:rsidP="004B1513">
            <w:pPr>
              <w:rPr>
                <w:b/>
                <w:color w:val="FF0000"/>
              </w:rPr>
            </w:pPr>
            <w:r w:rsidRPr="00B84999">
              <w:rPr>
                <w:b/>
                <w:color w:val="FF0000"/>
              </w:rPr>
              <w:t>Command</w:t>
            </w:r>
          </w:p>
        </w:tc>
        <w:tc>
          <w:tcPr>
            <w:tcW w:w="992" w:type="dxa"/>
            <w:shd w:val="clear" w:color="auto" w:fill="DAEEF3"/>
          </w:tcPr>
          <w:p w:rsidR="00D7101C" w:rsidRPr="00B84999" w:rsidRDefault="00D7101C" w:rsidP="004B1513">
            <w:pPr>
              <w:rPr>
                <w:b/>
                <w:color w:val="FF0000"/>
              </w:rPr>
            </w:pPr>
            <w:r w:rsidRPr="00B84999">
              <w:rPr>
                <w:b/>
                <w:color w:val="FF0000"/>
              </w:rPr>
              <w:t>OCF</w:t>
            </w:r>
          </w:p>
        </w:tc>
        <w:tc>
          <w:tcPr>
            <w:tcW w:w="2445" w:type="dxa"/>
            <w:shd w:val="clear" w:color="auto" w:fill="DAEEF3"/>
          </w:tcPr>
          <w:p w:rsidR="00D7101C" w:rsidRPr="00B84999" w:rsidRDefault="00D7101C" w:rsidP="004B1513">
            <w:pPr>
              <w:rPr>
                <w:b/>
                <w:color w:val="FF0000"/>
              </w:rPr>
            </w:pPr>
            <w:r w:rsidRPr="00B84999">
              <w:rPr>
                <w:b/>
                <w:color w:val="FF0000"/>
              </w:rPr>
              <w:t>Command Parameters</w:t>
            </w:r>
          </w:p>
        </w:tc>
        <w:tc>
          <w:tcPr>
            <w:tcW w:w="1240" w:type="dxa"/>
            <w:shd w:val="clear" w:color="auto" w:fill="DAEEF3"/>
          </w:tcPr>
          <w:p w:rsidR="00D7101C" w:rsidRPr="00B84999" w:rsidRDefault="00D7101C" w:rsidP="004B1513">
            <w:pPr>
              <w:rPr>
                <w:b/>
                <w:color w:val="FF0000"/>
              </w:rPr>
            </w:pPr>
            <w:r w:rsidRPr="00B84999">
              <w:rPr>
                <w:b/>
                <w:color w:val="FF0000"/>
              </w:rPr>
              <w:t>Return Parameters</w:t>
            </w:r>
          </w:p>
        </w:tc>
      </w:tr>
      <w:tr w:rsidR="00D7101C" w:rsidRPr="005A41BB" w:rsidTr="00E4353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4336"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4673" w:type="dxa"/>
            <w:tcPrChange w:id="4337" w:author="Batra, Mayank" w:date="2016-06-21T12:07:00Z">
              <w:tcPr>
                <w:tcW w:w="4673" w:type="dxa"/>
              </w:tcPr>
            </w:tcPrChange>
          </w:tcPr>
          <w:p w:rsidR="00D7101C" w:rsidRPr="00A10179" w:rsidRDefault="00D7101C" w:rsidP="00CE330B">
            <w:pPr>
              <w:rPr>
                <w:color w:val="FF0000"/>
                <w:lang w:val="fr-FR"/>
              </w:rPr>
            </w:pPr>
            <w:r>
              <w:rPr>
                <w:color w:val="FF0000"/>
                <w:lang w:val="fr-FR"/>
              </w:rPr>
              <w:t>HCI_LE_Set_</w:t>
            </w:r>
            <w:r w:rsidR="00AF7BEF">
              <w:rPr>
                <w:color w:val="FF0000"/>
                <w:lang w:val="fr-FR"/>
              </w:rPr>
              <w:t>Connectionless</w:t>
            </w:r>
            <w:r w:rsidR="00A41286">
              <w:rPr>
                <w:color w:val="FF0000"/>
                <w:lang w:val="fr-FR"/>
              </w:rPr>
              <w:t>_Supplemental</w:t>
            </w:r>
            <w:r>
              <w:rPr>
                <w:color w:val="FF0000"/>
                <w:lang w:val="fr-FR"/>
              </w:rPr>
              <w:t>_</w:t>
            </w:r>
            <w:ins w:id="4338" w:author="Batra, Mayank" w:date="2016-06-21T12:53:00Z">
              <w:r w:rsidR="00E83E95">
                <w:rPr>
                  <w:color w:val="FF0000"/>
                  <w:lang w:val="fr-FR"/>
                </w:rPr>
                <w:t>Transmit_</w:t>
              </w:r>
            </w:ins>
            <w:r>
              <w:rPr>
                <w:color w:val="FF0000"/>
                <w:lang w:val="fr-FR"/>
              </w:rPr>
              <w:t>Enable</w:t>
            </w:r>
          </w:p>
        </w:tc>
        <w:tc>
          <w:tcPr>
            <w:tcW w:w="992" w:type="dxa"/>
            <w:tcPrChange w:id="4339" w:author="Batra, Mayank" w:date="2016-06-21T12:07:00Z">
              <w:tcPr>
                <w:tcW w:w="992" w:type="dxa"/>
              </w:tcPr>
            </w:tcPrChange>
          </w:tcPr>
          <w:p w:rsidR="00D7101C" w:rsidRPr="005A41BB" w:rsidRDefault="00D7101C" w:rsidP="004B1513">
            <w:pPr>
              <w:rPr>
                <w:color w:val="FF0000"/>
              </w:rPr>
            </w:pPr>
            <w:r w:rsidRPr="005A41BB">
              <w:rPr>
                <w:color w:val="FF0000"/>
              </w:rPr>
              <w:t>TBD</w:t>
            </w:r>
          </w:p>
        </w:tc>
        <w:tc>
          <w:tcPr>
            <w:tcW w:w="2445" w:type="dxa"/>
            <w:tcPrChange w:id="4340" w:author="Batra, Mayank" w:date="2016-06-21T12:07:00Z">
              <w:tcPr>
                <w:tcW w:w="2445" w:type="dxa"/>
              </w:tcPr>
            </w:tcPrChange>
          </w:tcPr>
          <w:p w:rsidR="00D7101C" w:rsidRDefault="00D7101C" w:rsidP="004B1513">
            <w:pPr>
              <w:rPr>
                <w:color w:val="FF0000"/>
              </w:rPr>
            </w:pPr>
            <w:r>
              <w:rPr>
                <w:color w:val="FF0000"/>
              </w:rPr>
              <w:t>Advertising_</w:t>
            </w:r>
            <w:r w:rsidR="00377BE3">
              <w:rPr>
                <w:color w:val="FF0000"/>
              </w:rPr>
              <w:t>Handle</w:t>
            </w:r>
            <w:r>
              <w:rPr>
                <w:color w:val="FF0000"/>
              </w:rPr>
              <w:t>,</w:t>
            </w:r>
          </w:p>
          <w:p w:rsidR="00D7101C" w:rsidRPr="005A41BB" w:rsidRDefault="00AB685C" w:rsidP="004B1513">
            <w:pPr>
              <w:rPr>
                <w:color w:val="FF0000"/>
              </w:rPr>
            </w:pPr>
            <w:r>
              <w:rPr>
                <w:color w:val="FF0000"/>
              </w:rPr>
              <w:t>Supplemental</w:t>
            </w:r>
            <w:r w:rsidR="00D7101C">
              <w:rPr>
                <w:color w:val="FF0000"/>
              </w:rPr>
              <w:t>_</w:t>
            </w:r>
            <w:r w:rsidR="00D7101C" w:rsidRPr="005A41BB">
              <w:rPr>
                <w:color w:val="FF0000"/>
              </w:rPr>
              <w:t>Enable</w:t>
            </w:r>
          </w:p>
        </w:tc>
        <w:tc>
          <w:tcPr>
            <w:tcW w:w="1240" w:type="dxa"/>
            <w:tcPrChange w:id="4341" w:author="Batra, Mayank" w:date="2016-06-21T12:07:00Z">
              <w:tcPr>
                <w:tcW w:w="1240" w:type="dxa"/>
              </w:tcPr>
            </w:tcPrChange>
          </w:tcPr>
          <w:p w:rsidR="00D7101C" w:rsidRPr="005A41BB" w:rsidRDefault="00D7101C" w:rsidP="004B1513">
            <w:pPr>
              <w:rPr>
                <w:color w:val="FF0000"/>
              </w:rPr>
            </w:pPr>
            <w:r w:rsidRPr="005A41BB">
              <w:rPr>
                <w:color w:val="FF0000"/>
              </w:rPr>
              <w:t>Status</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Description:</w:t>
      </w:r>
    </w:p>
    <w:p w:rsidR="00D7101C" w:rsidRDefault="00D7101C" w:rsidP="00D7101C">
      <w:pPr>
        <w:rPr>
          <w:color w:val="FF0000"/>
        </w:rPr>
      </w:pPr>
      <w:r w:rsidRPr="005A41BB">
        <w:rPr>
          <w:color w:val="FF0000"/>
        </w:rPr>
        <w:t xml:space="preserve">The </w:t>
      </w:r>
      <w:commentRangeStart w:id="4342"/>
      <w:r w:rsidRPr="005A41BB">
        <w:rPr>
          <w:color w:val="FF0000"/>
        </w:rPr>
        <w:t>LE_Set_</w:t>
      </w:r>
      <w:r w:rsidR="00AF7BEF">
        <w:rPr>
          <w:color w:val="FF0000"/>
        </w:rPr>
        <w:t>Connectionless</w:t>
      </w:r>
      <w:r w:rsidR="00A41286">
        <w:rPr>
          <w:color w:val="FF0000"/>
        </w:rPr>
        <w:t>_Supplemental</w:t>
      </w:r>
      <w:r>
        <w:rPr>
          <w:color w:val="FF0000"/>
        </w:rPr>
        <w:t>_</w:t>
      </w:r>
      <w:ins w:id="4343" w:author="Batra, Mayank" w:date="2016-06-21T12:53:00Z">
        <w:r w:rsidR="00E83E95">
          <w:rPr>
            <w:color w:val="FF0000"/>
          </w:rPr>
          <w:t>Transmit_</w:t>
        </w:r>
      </w:ins>
      <w:r w:rsidRPr="005A41BB">
        <w:rPr>
          <w:color w:val="FF0000"/>
        </w:rPr>
        <w:t xml:space="preserve">Enable </w:t>
      </w:r>
      <w:commentRangeEnd w:id="4342"/>
      <w:r w:rsidR="003A3C1C">
        <w:rPr>
          <w:rStyle w:val="aff1"/>
        </w:rPr>
        <w:commentReference w:id="4342"/>
      </w:r>
      <w:r w:rsidRPr="005A41BB">
        <w:rPr>
          <w:color w:val="FF0000"/>
        </w:rPr>
        <w:t xml:space="preserve">command is used to request </w:t>
      </w:r>
      <w:r>
        <w:rPr>
          <w:color w:val="FF0000"/>
        </w:rPr>
        <w:t xml:space="preserve">that </w:t>
      </w:r>
      <w:r w:rsidRPr="005A41BB">
        <w:rPr>
          <w:color w:val="FF0000"/>
        </w:rPr>
        <w:t>the</w:t>
      </w:r>
      <w:r>
        <w:rPr>
          <w:color w:val="FF0000"/>
        </w:rPr>
        <w:t xml:space="preserve"> Controller enables or disables sending packets containing the AUX_SYNC_IND PDU and the SupplementalType field of the SuppInfo set to value “AoD Supplemental” on the advertising set identified by Advertising_</w:t>
      </w:r>
      <w:r w:rsidR="00377BE3">
        <w:rPr>
          <w:color w:val="FF0000"/>
        </w:rPr>
        <w:t>Handle</w:t>
      </w:r>
      <w:r>
        <w:rPr>
          <w:color w:val="FF0000"/>
        </w:rPr>
        <w:t>.</w:t>
      </w:r>
    </w:p>
    <w:p w:rsidR="00D7101C" w:rsidRDefault="00D7101C" w:rsidP="00D7101C">
      <w:pPr>
        <w:rPr>
          <w:color w:val="FF0000"/>
        </w:rPr>
      </w:pPr>
      <w:r>
        <w:rPr>
          <w:color w:val="FF0000"/>
        </w:rPr>
        <w:t xml:space="preserve">The Host must also enable advertising using the </w:t>
      </w:r>
      <w:commentRangeStart w:id="4344"/>
      <w:del w:id="4345" w:author="Batra, Mayank" w:date="2016-05-27T11:19:00Z">
        <w:r w:rsidDel="00700D57">
          <w:rPr>
            <w:color w:val="FF0000"/>
          </w:rPr>
          <w:delText xml:space="preserve">LE </w:delText>
        </w:r>
      </w:del>
      <w:ins w:id="4346" w:author="Batra, Mayank" w:date="2016-05-27T11:19:00Z">
        <w:r w:rsidR="00700D57">
          <w:rPr>
            <w:color w:val="FF0000"/>
          </w:rPr>
          <w:t>LE_</w:t>
        </w:r>
      </w:ins>
      <w:del w:id="4347" w:author="Batra, Mayank" w:date="2016-05-27T11:19:00Z">
        <w:r w:rsidDel="00700D57">
          <w:rPr>
            <w:color w:val="FF0000"/>
          </w:rPr>
          <w:delText xml:space="preserve">Set </w:delText>
        </w:r>
      </w:del>
      <w:ins w:id="4348" w:author="Batra, Mayank" w:date="2016-05-27T11:19:00Z">
        <w:r w:rsidR="00700D57">
          <w:rPr>
            <w:color w:val="FF0000"/>
          </w:rPr>
          <w:t>Set_</w:t>
        </w:r>
      </w:ins>
      <w:del w:id="4349" w:author="Batra, Mayank" w:date="2016-05-27T11:20:00Z">
        <w:r w:rsidDel="00700D57">
          <w:rPr>
            <w:color w:val="FF0000"/>
          </w:rPr>
          <w:delText xml:space="preserve">Extended </w:delText>
        </w:r>
      </w:del>
      <w:ins w:id="4350" w:author="Batra, Mayank" w:date="2016-05-27T11:20:00Z">
        <w:r w:rsidR="00700D57">
          <w:rPr>
            <w:color w:val="FF0000"/>
          </w:rPr>
          <w:t>Extended_</w:t>
        </w:r>
      </w:ins>
      <w:commentRangeStart w:id="4351"/>
      <w:del w:id="4352" w:author="Batra, Mayank" w:date="2016-05-27T11:18:00Z">
        <w:r w:rsidDel="00700D57">
          <w:rPr>
            <w:color w:val="FF0000"/>
          </w:rPr>
          <w:delText xml:space="preserve">Advertise </w:delText>
        </w:r>
      </w:del>
      <w:commentRangeEnd w:id="4351"/>
      <w:ins w:id="4353" w:author="Batra, Mayank" w:date="2016-05-27T11:18:00Z">
        <w:r w:rsidR="00700D57">
          <w:rPr>
            <w:color w:val="FF0000"/>
          </w:rPr>
          <w:t>Advertising</w:t>
        </w:r>
      </w:ins>
      <w:ins w:id="4354" w:author="Batra, Mayank" w:date="2016-05-27T11:20:00Z">
        <w:r w:rsidR="00700D57">
          <w:rPr>
            <w:rStyle w:val="aff1"/>
          </w:rPr>
          <w:t>_</w:t>
        </w:r>
      </w:ins>
      <w:del w:id="4355" w:author="Batra, Mayank" w:date="2016-05-27T11:20:00Z">
        <w:r w:rsidR="003A3C1C" w:rsidDel="00700D57">
          <w:rPr>
            <w:rStyle w:val="aff1"/>
          </w:rPr>
          <w:commentReference w:id="4351"/>
        </w:r>
      </w:del>
      <w:r>
        <w:rPr>
          <w:color w:val="FF0000"/>
        </w:rPr>
        <w:t xml:space="preserve">Enable command </w:t>
      </w:r>
      <w:commentRangeEnd w:id="4344"/>
      <w:r w:rsidR="003A3C1C">
        <w:rPr>
          <w:rStyle w:val="aff1"/>
        </w:rPr>
        <w:commentReference w:id="4344"/>
      </w:r>
      <w:r>
        <w:rPr>
          <w:color w:val="FF0000"/>
        </w:rPr>
        <w:t>(</w:t>
      </w:r>
      <w:commentRangeStart w:id="4356"/>
      <w:ins w:id="4357" w:author="Chris Reisinger" w:date="2016-05-12T15:40:00Z">
        <w:r w:rsidR="00D902C1">
          <w:rPr>
            <w:color w:val="FF0000"/>
          </w:rPr>
          <w:t xml:space="preserve">see </w:t>
        </w:r>
        <w:commentRangeEnd w:id="4356"/>
        <w:r w:rsidR="00D902C1">
          <w:rPr>
            <w:rStyle w:val="aff1"/>
          </w:rPr>
          <w:commentReference w:id="4356"/>
        </w:r>
      </w:ins>
      <w:r>
        <w:rPr>
          <w:color w:val="FF0000"/>
        </w:rPr>
        <w:t xml:space="preserve">Section </w:t>
      </w:r>
      <w:commentRangeStart w:id="4358"/>
      <w:r>
        <w:rPr>
          <w:color w:val="FF0000"/>
        </w:rPr>
        <w:t>7.8.</w:t>
      </w:r>
      <w:del w:id="4359" w:author="Batra, Mayank" w:date="2016-06-21T13:59:00Z">
        <w:r w:rsidDel="006F1C98">
          <w:rPr>
            <w:color w:val="FF0000"/>
          </w:rPr>
          <w:delText>X</w:delText>
        </w:r>
      </w:del>
      <w:ins w:id="4360" w:author="Batra, Mayank" w:date="2016-06-21T13:59:00Z">
        <w:r w:rsidR="006F1C98">
          <w:rPr>
            <w:color w:val="FF0000"/>
          </w:rPr>
          <w:t>57</w:t>
        </w:r>
      </w:ins>
      <w:del w:id="4361" w:author="Batra, Mayank" w:date="2016-05-27T12:12:00Z">
        <w:r w:rsidDel="0036172E">
          <w:rPr>
            <w:color w:val="FF0000"/>
          </w:rPr>
          <w:delText>X</w:delText>
        </w:r>
      </w:del>
      <w:commentRangeEnd w:id="4358"/>
      <w:r w:rsidR="00D902C1">
        <w:rPr>
          <w:rStyle w:val="aff1"/>
        </w:rPr>
        <w:commentReference w:id="4358"/>
      </w:r>
      <w:r>
        <w:rPr>
          <w:color w:val="FF0000"/>
        </w:rPr>
        <w:t>).</w:t>
      </w:r>
    </w:p>
    <w:p w:rsidR="00D7101C" w:rsidRPr="005A41BB" w:rsidRDefault="00D7101C" w:rsidP="00D7101C">
      <w:pPr>
        <w:rPr>
          <w:color w:val="FF0000"/>
        </w:rPr>
      </w:pPr>
      <w:r>
        <w:rPr>
          <w:color w:val="FF0000"/>
        </w:rPr>
        <w:t xml:space="preserve">The </w:t>
      </w:r>
      <w:r w:rsidR="008E1A7A">
        <w:rPr>
          <w:color w:val="FF0000"/>
        </w:rPr>
        <w:t xml:space="preserve">Host shall create the advertising set </w:t>
      </w:r>
      <w:r>
        <w:rPr>
          <w:color w:val="FF0000"/>
        </w:rPr>
        <w:t xml:space="preserve">using the </w:t>
      </w:r>
      <w:commentRangeStart w:id="4362"/>
      <w:del w:id="4363" w:author="Batra, Mayank" w:date="2016-05-27T11:22:00Z">
        <w:r w:rsidR="001C4BFE" w:rsidDel="002727FE">
          <w:rPr>
            <w:color w:val="FF0000"/>
          </w:rPr>
          <w:delText xml:space="preserve">LE </w:delText>
        </w:r>
      </w:del>
      <w:ins w:id="4364" w:author="Batra, Mayank" w:date="2016-05-27T11:22:00Z">
        <w:r w:rsidR="002727FE">
          <w:rPr>
            <w:color w:val="FF0000"/>
          </w:rPr>
          <w:t>LE_</w:t>
        </w:r>
      </w:ins>
      <w:del w:id="4365" w:author="Batra, Mayank" w:date="2016-05-27T11:22:00Z">
        <w:r w:rsidR="001C4BFE" w:rsidDel="002727FE">
          <w:rPr>
            <w:color w:val="FF0000"/>
          </w:rPr>
          <w:delText xml:space="preserve">Set </w:delText>
        </w:r>
      </w:del>
      <w:ins w:id="4366" w:author="Batra, Mayank" w:date="2016-05-27T11:22:00Z">
        <w:r w:rsidR="002727FE">
          <w:rPr>
            <w:color w:val="FF0000"/>
          </w:rPr>
          <w:t>Set_</w:t>
        </w:r>
      </w:ins>
      <w:del w:id="4367" w:author="Batra, Mayank" w:date="2016-05-27T11:22:00Z">
        <w:r w:rsidR="00CE330B" w:rsidDel="002727FE">
          <w:rPr>
            <w:color w:val="FF0000"/>
          </w:rPr>
          <w:delText xml:space="preserve">Periodic </w:delText>
        </w:r>
      </w:del>
      <w:ins w:id="4368" w:author="Batra, Mayank" w:date="2016-05-27T11:22:00Z">
        <w:r w:rsidR="002727FE">
          <w:rPr>
            <w:color w:val="FF0000"/>
          </w:rPr>
          <w:t>Periodic_</w:t>
        </w:r>
      </w:ins>
      <w:del w:id="4369" w:author="Batra, Mayank" w:date="2016-05-27T11:22:00Z">
        <w:r w:rsidR="001C4BFE" w:rsidDel="002727FE">
          <w:rPr>
            <w:color w:val="FF0000"/>
          </w:rPr>
          <w:delText xml:space="preserve">Advertising </w:delText>
        </w:r>
      </w:del>
      <w:ins w:id="4370" w:author="Batra, Mayank" w:date="2016-05-27T11:22:00Z">
        <w:r w:rsidR="002727FE">
          <w:rPr>
            <w:color w:val="FF0000"/>
          </w:rPr>
          <w:t>Advertising_</w:t>
        </w:r>
      </w:ins>
      <w:r w:rsidR="001C4BFE">
        <w:rPr>
          <w:color w:val="FF0000"/>
        </w:rPr>
        <w:t>Parameters</w:t>
      </w:r>
      <w:r>
        <w:rPr>
          <w:color w:val="FF0000"/>
        </w:rPr>
        <w:t xml:space="preserve"> command </w:t>
      </w:r>
      <w:commentRangeEnd w:id="4362"/>
      <w:r w:rsidR="00C461B7">
        <w:rPr>
          <w:rStyle w:val="aff1"/>
        </w:rPr>
        <w:commentReference w:id="4362"/>
      </w:r>
      <w:r>
        <w:rPr>
          <w:color w:val="FF0000"/>
        </w:rPr>
        <w:t>(</w:t>
      </w:r>
      <w:commentRangeStart w:id="4371"/>
      <w:ins w:id="4372" w:author="Chris Reisinger" w:date="2016-05-12T15:40:00Z">
        <w:r w:rsidR="00D902C1">
          <w:rPr>
            <w:color w:val="FF0000"/>
          </w:rPr>
          <w:t xml:space="preserve">see </w:t>
        </w:r>
        <w:commentRangeEnd w:id="4371"/>
        <w:r w:rsidR="00D902C1">
          <w:rPr>
            <w:rStyle w:val="aff1"/>
          </w:rPr>
          <w:commentReference w:id="4371"/>
        </w:r>
      </w:ins>
      <w:r>
        <w:rPr>
          <w:color w:val="FF0000"/>
        </w:rPr>
        <w:t>Section 7.8.</w:t>
      </w:r>
      <w:ins w:id="4373" w:author="Batra, Mayank" w:date="2016-06-21T13:59:00Z">
        <w:r w:rsidR="006F1C98">
          <w:rPr>
            <w:color w:val="FF0000"/>
          </w:rPr>
          <w:t>62</w:t>
        </w:r>
      </w:ins>
      <w:del w:id="4374" w:author="Batra, Mayank" w:date="2016-06-21T13:59:00Z">
        <w:r w:rsidDel="006F1C98">
          <w:rPr>
            <w:color w:val="FF0000"/>
          </w:rPr>
          <w:delText>X</w:delText>
        </w:r>
      </w:del>
      <w:del w:id="4375" w:author="Batra, Mayank" w:date="2016-05-27T12:13:00Z">
        <w:r w:rsidDel="0036172E">
          <w:rPr>
            <w:color w:val="FF0000"/>
          </w:rPr>
          <w:delText>X</w:delText>
        </w:r>
      </w:del>
      <w:r>
        <w:rPr>
          <w:color w:val="FF0000"/>
        </w:rPr>
        <w:t>)</w:t>
      </w:r>
      <w:r w:rsidR="008E1A7A">
        <w:rPr>
          <w:color w:val="FF0000"/>
        </w:rPr>
        <w:t xml:space="preserve"> before issuing this command</w:t>
      </w:r>
      <w:r>
        <w:rPr>
          <w:color w:val="FF0000"/>
        </w:rPr>
        <w:t xml:space="preserve">. When advertising is disabled using the </w:t>
      </w:r>
      <w:del w:id="4376" w:author="Batra, Mayank" w:date="2016-05-27T11:22:00Z">
        <w:r w:rsidDel="002727FE">
          <w:rPr>
            <w:color w:val="FF0000"/>
          </w:rPr>
          <w:delText xml:space="preserve">LE </w:delText>
        </w:r>
      </w:del>
      <w:ins w:id="4377" w:author="Batra, Mayank" w:date="2016-05-27T11:22:00Z">
        <w:r w:rsidR="002727FE">
          <w:rPr>
            <w:color w:val="FF0000"/>
          </w:rPr>
          <w:t>LE_</w:t>
        </w:r>
      </w:ins>
      <w:del w:id="4378" w:author="Batra, Mayank" w:date="2016-05-27T11:22:00Z">
        <w:r w:rsidDel="002727FE">
          <w:rPr>
            <w:color w:val="FF0000"/>
          </w:rPr>
          <w:delText xml:space="preserve">Set </w:delText>
        </w:r>
      </w:del>
      <w:ins w:id="4379" w:author="Batra, Mayank" w:date="2016-05-27T11:22:00Z">
        <w:r w:rsidR="002727FE">
          <w:rPr>
            <w:color w:val="FF0000"/>
          </w:rPr>
          <w:t>Set_</w:t>
        </w:r>
      </w:ins>
      <w:del w:id="4380" w:author="Batra, Mayank" w:date="2016-05-27T11:22:00Z">
        <w:r w:rsidDel="002727FE">
          <w:rPr>
            <w:color w:val="FF0000"/>
          </w:rPr>
          <w:delText xml:space="preserve">Extended </w:delText>
        </w:r>
      </w:del>
      <w:ins w:id="4381" w:author="Batra, Mayank" w:date="2016-05-27T11:22:00Z">
        <w:r w:rsidR="002727FE">
          <w:rPr>
            <w:color w:val="FF0000"/>
          </w:rPr>
          <w:t>Extended_</w:t>
        </w:r>
      </w:ins>
      <w:del w:id="4382" w:author="Batra, Mayank" w:date="2016-05-27T11:18:00Z">
        <w:r w:rsidDel="00700D57">
          <w:rPr>
            <w:color w:val="FF0000"/>
          </w:rPr>
          <w:delText xml:space="preserve">Advertise </w:delText>
        </w:r>
      </w:del>
      <w:ins w:id="4383" w:author="Batra, Mayank" w:date="2016-05-27T11:18:00Z">
        <w:r w:rsidR="00700D57">
          <w:rPr>
            <w:color w:val="FF0000"/>
          </w:rPr>
          <w:t>Advertising</w:t>
        </w:r>
      </w:ins>
      <w:ins w:id="4384" w:author="Batra, Mayank" w:date="2016-05-27T11:22:00Z">
        <w:r w:rsidR="002727FE">
          <w:rPr>
            <w:color w:val="FF0000"/>
          </w:rPr>
          <w:t>_</w:t>
        </w:r>
      </w:ins>
      <w:r>
        <w:rPr>
          <w:color w:val="FF0000"/>
        </w:rPr>
        <w:t>Enable command (</w:t>
      </w:r>
      <w:commentRangeStart w:id="4385"/>
      <w:ins w:id="4386" w:author="Chris Reisinger" w:date="2016-05-12T15:40:00Z">
        <w:r w:rsidR="00D902C1">
          <w:rPr>
            <w:color w:val="FF0000"/>
          </w:rPr>
          <w:t xml:space="preserve">see </w:t>
        </w:r>
        <w:commentRangeEnd w:id="4385"/>
        <w:r w:rsidR="00D902C1">
          <w:rPr>
            <w:rStyle w:val="aff1"/>
          </w:rPr>
          <w:commentReference w:id="4385"/>
        </w:r>
      </w:ins>
      <w:commentRangeStart w:id="4387"/>
      <w:del w:id="4388" w:author="Chris Reisinger" w:date="2016-05-12T15:40:00Z">
        <w:r w:rsidDel="00D902C1">
          <w:rPr>
            <w:color w:val="FF0000"/>
          </w:rPr>
          <w:delText>s</w:delText>
        </w:r>
      </w:del>
      <w:ins w:id="4389" w:author="Chris Reisinger" w:date="2016-05-12T15:40:00Z">
        <w:r w:rsidR="00D902C1">
          <w:rPr>
            <w:color w:val="FF0000"/>
          </w:rPr>
          <w:t>S</w:t>
        </w:r>
      </w:ins>
      <w:r>
        <w:rPr>
          <w:color w:val="FF0000"/>
        </w:rPr>
        <w:t xml:space="preserve">ection </w:t>
      </w:r>
      <w:commentRangeEnd w:id="4387"/>
      <w:r w:rsidR="00D902C1">
        <w:rPr>
          <w:rStyle w:val="aff1"/>
        </w:rPr>
        <w:commentReference w:id="4387"/>
      </w:r>
      <w:r>
        <w:rPr>
          <w:color w:val="FF0000"/>
        </w:rPr>
        <w:t>7.8.</w:t>
      </w:r>
      <w:del w:id="4390" w:author="Batra, Mayank" w:date="2016-06-21T14:00:00Z">
        <w:r w:rsidDel="006F1C98">
          <w:rPr>
            <w:color w:val="FF0000"/>
          </w:rPr>
          <w:delText>X</w:delText>
        </w:r>
      </w:del>
      <w:ins w:id="4391" w:author="Batra, Mayank" w:date="2016-06-21T14:00:00Z">
        <w:r w:rsidR="006F1C98">
          <w:rPr>
            <w:color w:val="FF0000"/>
          </w:rPr>
          <w:t>57</w:t>
        </w:r>
      </w:ins>
      <w:del w:id="4392" w:author="Batra, Mayank" w:date="2016-05-27T12:13:00Z">
        <w:r w:rsidDel="0036172E">
          <w:rPr>
            <w:color w:val="FF0000"/>
          </w:rPr>
          <w:delText>X</w:delText>
        </w:r>
      </w:del>
      <w:r>
        <w:rPr>
          <w:color w:val="FF0000"/>
        </w:rPr>
        <w:t xml:space="preserve">), the packets containing the AUX_SYNC_IND PDUs and </w:t>
      </w:r>
      <w:r w:rsidR="00FD48E3">
        <w:rPr>
          <w:color w:val="FF0000"/>
        </w:rPr>
        <w:t xml:space="preserve">the </w:t>
      </w:r>
      <w:r>
        <w:rPr>
          <w:color w:val="FF0000"/>
        </w:rPr>
        <w:t>Supplemental are no longer transmitted.</w:t>
      </w:r>
    </w:p>
    <w:p w:rsidR="00D7101C" w:rsidRDefault="00D7101C" w:rsidP="00D7101C">
      <w:pPr>
        <w:rPr>
          <w:color w:val="FF0000"/>
        </w:rPr>
      </w:pPr>
      <w:r>
        <w:rPr>
          <w:color w:val="FF0000"/>
        </w:rPr>
        <w:t>Once enabled, t</w:t>
      </w:r>
      <w:r w:rsidRPr="005A41BB">
        <w:rPr>
          <w:color w:val="FF0000"/>
        </w:rPr>
        <w:t>he Controlle</w:t>
      </w:r>
      <w:r>
        <w:rPr>
          <w:color w:val="FF0000"/>
        </w:rPr>
        <w:t xml:space="preserve">r shall continue advertising with Supplementals </w:t>
      </w:r>
      <w:r w:rsidRPr="005A41BB">
        <w:rPr>
          <w:color w:val="FF0000"/>
        </w:rPr>
        <w:t>until the Host issues an LE_</w:t>
      </w:r>
      <w:r>
        <w:rPr>
          <w:color w:val="FF0000"/>
        </w:rPr>
        <w:t>Set_</w:t>
      </w:r>
      <w:r w:rsidR="00AF7BEF">
        <w:rPr>
          <w:color w:val="FF0000"/>
        </w:rPr>
        <w:t>Connectionless</w:t>
      </w:r>
      <w:r w:rsidR="00A41286">
        <w:rPr>
          <w:color w:val="FF0000"/>
        </w:rPr>
        <w:t>_Supplemental</w:t>
      </w:r>
      <w:r w:rsidRPr="005A41BB">
        <w:rPr>
          <w:color w:val="FF0000"/>
        </w:rPr>
        <w:t>_</w:t>
      </w:r>
      <w:ins w:id="4393" w:author="Batra, Mayank" w:date="2016-06-21T12:53:00Z">
        <w:r w:rsidR="00E83E95">
          <w:rPr>
            <w:color w:val="FF0000"/>
          </w:rPr>
          <w:t>Transmit_</w:t>
        </w:r>
      </w:ins>
      <w:r w:rsidRPr="005A41BB">
        <w:rPr>
          <w:color w:val="FF0000"/>
        </w:rPr>
        <w:t xml:space="preserve">Enable command with </w:t>
      </w:r>
      <w:r w:rsidR="00AB685C">
        <w:rPr>
          <w:color w:val="FF0000"/>
        </w:rPr>
        <w:t>Supplemental</w:t>
      </w:r>
      <w:r w:rsidRPr="005A41BB">
        <w:rPr>
          <w:color w:val="FF0000"/>
        </w:rPr>
        <w:t>_Ena</w:t>
      </w:r>
      <w:r>
        <w:rPr>
          <w:color w:val="FF0000"/>
        </w:rPr>
        <w:t>ble set to 0x00 (disabling Supplementals</w:t>
      </w:r>
      <w:r w:rsidRPr="005A41BB">
        <w:rPr>
          <w:color w:val="FF0000"/>
        </w:rPr>
        <w:t>)</w:t>
      </w:r>
      <w:r>
        <w:rPr>
          <w:color w:val="FF0000"/>
        </w:rPr>
        <w:t xml:space="preserve"> or if the Host issues an </w:t>
      </w:r>
      <w:commentRangeStart w:id="4394"/>
      <w:r>
        <w:rPr>
          <w:color w:val="FF0000"/>
        </w:rPr>
        <w:t>LE_</w:t>
      </w:r>
      <w:del w:id="4395" w:author="Batra, Mayank" w:date="2016-05-27T11:22:00Z">
        <w:r w:rsidDel="002727FE">
          <w:rPr>
            <w:color w:val="FF0000"/>
          </w:rPr>
          <w:delText xml:space="preserve">Set </w:delText>
        </w:r>
      </w:del>
      <w:ins w:id="4396" w:author="Batra, Mayank" w:date="2016-05-27T11:22:00Z">
        <w:r w:rsidR="002727FE">
          <w:rPr>
            <w:color w:val="FF0000"/>
          </w:rPr>
          <w:t>Set_</w:t>
        </w:r>
      </w:ins>
      <w:r>
        <w:rPr>
          <w:color w:val="FF0000"/>
        </w:rPr>
        <w:t>Extended_</w:t>
      </w:r>
      <w:del w:id="4397" w:author="Batra, Mayank" w:date="2016-05-27T11:23:00Z">
        <w:r w:rsidDel="002727FE">
          <w:rPr>
            <w:color w:val="FF0000"/>
          </w:rPr>
          <w:delText>Advertise</w:delText>
        </w:r>
      </w:del>
      <w:ins w:id="4398" w:author="Batra, Mayank" w:date="2016-05-27T11:23:00Z">
        <w:r w:rsidR="002727FE">
          <w:rPr>
            <w:color w:val="FF0000"/>
          </w:rPr>
          <w:t>Advertising</w:t>
        </w:r>
      </w:ins>
      <w:r>
        <w:rPr>
          <w:color w:val="FF0000"/>
        </w:rPr>
        <w:t xml:space="preserve">_Enable command </w:t>
      </w:r>
      <w:commentRangeEnd w:id="4394"/>
      <w:r w:rsidR="003A3C1C">
        <w:rPr>
          <w:rStyle w:val="aff1"/>
        </w:rPr>
        <w:commentReference w:id="4394"/>
      </w:r>
      <w:r>
        <w:rPr>
          <w:color w:val="FF0000"/>
        </w:rPr>
        <w:t>(</w:t>
      </w:r>
      <w:commentRangeStart w:id="4399"/>
      <w:ins w:id="4400" w:author="Chris Reisinger" w:date="2016-05-12T15:40:00Z">
        <w:r w:rsidR="00D902C1">
          <w:rPr>
            <w:color w:val="FF0000"/>
          </w:rPr>
          <w:t xml:space="preserve">see </w:t>
        </w:r>
        <w:commentRangeEnd w:id="4399"/>
        <w:r w:rsidR="00D902C1">
          <w:rPr>
            <w:rStyle w:val="aff1"/>
          </w:rPr>
          <w:commentReference w:id="4399"/>
        </w:r>
      </w:ins>
      <w:r>
        <w:rPr>
          <w:color w:val="FF0000"/>
        </w:rPr>
        <w:t>Section 7.8.</w:t>
      </w:r>
      <w:del w:id="4401" w:author="Batra, Mayank" w:date="2016-06-21T14:00:00Z">
        <w:r w:rsidDel="006F1C98">
          <w:rPr>
            <w:color w:val="FF0000"/>
          </w:rPr>
          <w:delText>X</w:delText>
        </w:r>
      </w:del>
      <w:ins w:id="4402" w:author="Batra, Mayank" w:date="2016-06-21T14:00:00Z">
        <w:r w:rsidR="006F1C98">
          <w:rPr>
            <w:color w:val="FF0000"/>
          </w:rPr>
          <w:t>57</w:t>
        </w:r>
      </w:ins>
      <w:del w:id="4403" w:author="Batra, Mayank" w:date="2016-05-27T12:13:00Z">
        <w:r w:rsidDel="00602412">
          <w:rPr>
            <w:color w:val="FF0000"/>
          </w:rPr>
          <w:delText>X</w:delText>
        </w:r>
      </w:del>
      <w:r>
        <w:rPr>
          <w:color w:val="FF0000"/>
        </w:rPr>
        <w:t>) with Advertising_Enable set to 0x00 (disabling advertising)</w:t>
      </w:r>
      <w:r w:rsidRPr="005A41BB">
        <w:rPr>
          <w:color w:val="FF0000"/>
        </w:rPr>
        <w:t>.</w:t>
      </w:r>
      <w:r>
        <w:rPr>
          <w:color w:val="FF0000"/>
        </w:rPr>
        <w:t xml:space="preserve"> </w:t>
      </w:r>
    </w:p>
    <w:p w:rsidR="004043C2" w:rsidRDefault="004043C2" w:rsidP="004043C2">
      <w:pPr>
        <w:rPr>
          <w:color w:val="FF0000"/>
        </w:rPr>
      </w:pPr>
      <w:commentRangeStart w:id="4404"/>
      <w:ins w:id="4405" w:author="Clive D.W. Feather" w:date="2016-05-05T13:47:00Z">
        <w:r>
          <w:rPr>
            <w:color w:val="FF0000"/>
          </w:rPr>
          <w:lastRenderedPageBreak/>
          <w:t xml:space="preserve">If the Host issues </w:t>
        </w:r>
      </w:ins>
      <w:moveToRangeStart w:id="4406" w:author="Clive D.W. Feather" w:date="2016-05-05T13:46:00Z" w:name="move450219321"/>
      <w:moveTo w:id="4407" w:author="Clive D.W. Feather" w:date="2016-05-05T13:46:00Z">
        <w:del w:id="4408" w:author="Clive D.W. Feather" w:date="2016-05-05T13:47:00Z">
          <w:r w:rsidDel="004043C2">
            <w:rPr>
              <w:color w:val="FF0000"/>
            </w:rPr>
            <w:delText>T</w:delText>
          </w:r>
        </w:del>
      </w:moveTo>
      <w:ins w:id="4409" w:author="Clive D.W. Feather" w:date="2016-05-05T13:47:00Z">
        <w:r>
          <w:rPr>
            <w:color w:val="FF0000"/>
          </w:rPr>
          <w:t>t</w:t>
        </w:r>
      </w:ins>
      <w:moveTo w:id="4410" w:author="Clive D.W. Feather" w:date="2016-05-05T13:46:00Z">
        <w:r>
          <w:rPr>
            <w:color w:val="FF0000"/>
          </w:rPr>
          <w:t>his</w:t>
        </w:r>
        <w:r w:rsidRPr="005A41BB">
          <w:rPr>
            <w:color w:val="FF0000"/>
          </w:rPr>
          <w:t xml:space="preserve"> command</w:t>
        </w:r>
      </w:moveTo>
      <w:ins w:id="4411" w:author="Clive D.W. Feather" w:date="2016-05-05T13:47:00Z">
        <w:r>
          <w:rPr>
            <w:color w:val="FF0000"/>
          </w:rPr>
          <w:t xml:space="preserve"> before it has issued the</w:t>
        </w:r>
      </w:ins>
      <w:moveTo w:id="4412" w:author="Clive D.W. Feather" w:date="2016-05-05T13:46:00Z">
        <w:r w:rsidRPr="005A41BB">
          <w:rPr>
            <w:color w:val="FF0000"/>
          </w:rPr>
          <w:t xml:space="preserve"> </w:t>
        </w:r>
      </w:moveTo>
      <w:commentRangeStart w:id="4413"/>
      <w:ins w:id="4414" w:author="Clive D.W. Feather" w:date="2016-05-05T13:46:00Z">
        <w:r>
          <w:rPr>
            <w:color w:val="FF0000"/>
          </w:rPr>
          <w:t>LE</w:t>
        </w:r>
        <w:del w:id="4415" w:author="Batra, Mayank" w:date="2016-05-27T11:23:00Z">
          <w:r w:rsidDel="002727FE">
            <w:rPr>
              <w:color w:val="FF0000"/>
            </w:rPr>
            <w:delText xml:space="preserve"> </w:delText>
          </w:r>
        </w:del>
      </w:ins>
      <w:ins w:id="4416" w:author="Batra, Mayank" w:date="2016-05-27T11:23:00Z">
        <w:r w:rsidR="002727FE">
          <w:rPr>
            <w:color w:val="FF0000"/>
          </w:rPr>
          <w:t>_</w:t>
        </w:r>
      </w:ins>
      <w:ins w:id="4417" w:author="Clive D.W. Feather" w:date="2016-05-05T13:46:00Z">
        <w:r>
          <w:rPr>
            <w:color w:val="FF0000"/>
          </w:rPr>
          <w:t>Set</w:t>
        </w:r>
        <w:del w:id="4418" w:author="Batra, Mayank" w:date="2016-05-27T11:23:00Z">
          <w:r w:rsidDel="002727FE">
            <w:rPr>
              <w:color w:val="FF0000"/>
            </w:rPr>
            <w:delText xml:space="preserve"> </w:delText>
          </w:r>
        </w:del>
      </w:ins>
      <w:ins w:id="4419" w:author="Batra, Mayank" w:date="2016-05-27T11:23:00Z">
        <w:r w:rsidR="002727FE">
          <w:rPr>
            <w:color w:val="FF0000"/>
          </w:rPr>
          <w:t>_</w:t>
        </w:r>
      </w:ins>
      <w:ins w:id="4420" w:author="Clive D.W. Feather" w:date="2016-05-05T13:46:00Z">
        <w:r>
          <w:rPr>
            <w:color w:val="FF0000"/>
          </w:rPr>
          <w:t>Connectionless</w:t>
        </w:r>
        <w:del w:id="4421" w:author="Batra, Mayank" w:date="2016-05-27T11:23:00Z">
          <w:r w:rsidDel="002727FE">
            <w:rPr>
              <w:color w:val="FF0000"/>
            </w:rPr>
            <w:delText xml:space="preserve"> </w:delText>
          </w:r>
        </w:del>
      </w:ins>
      <w:ins w:id="4422" w:author="Batra, Mayank" w:date="2016-05-27T11:23:00Z">
        <w:r w:rsidR="002727FE">
          <w:rPr>
            <w:color w:val="FF0000"/>
          </w:rPr>
          <w:t>_</w:t>
        </w:r>
      </w:ins>
      <w:ins w:id="4423" w:author="Clive D.W. Feather" w:date="2016-05-05T13:46:00Z">
        <w:r>
          <w:rPr>
            <w:color w:val="FF0000"/>
          </w:rPr>
          <w:t>Supplemental</w:t>
        </w:r>
        <w:del w:id="4424" w:author="Batra, Mayank" w:date="2016-05-27T11:23:00Z">
          <w:r w:rsidDel="002727FE">
            <w:rPr>
              <w:color w:val="FF0000"/>
            </w:rPr>
            <w:delText xml:space="preserve"> </w:delText>
          </w:r>
        </w:del>
      </w:ins>
      <w:ins w:id="4425" w:author="Batra, Mayank" w:date="2016-05-27T11:23:00Z">
        <w:r w:rsidR="002727FE">
          <w:rPr>
            <w:color w:val="FF0000"/>
          </w:rPr>
          <w:t>_</w:t>
        </w:r>
      </w:ins>
      <w:ins w:id="4426" w:author="Batra, Mayank" w:date="2016-06-21T12:50:00Z">
        <w:r w:rsidR="00E83E95">
          <w:rPr>
            <w:color w:val="FF0000"/>
          </w:rPr>
          <w:t>Transmit_</w:t>
        </w:r>
      </w:ins>
      <w:ins w:id="4427" w:author="Clive D.W. Feather" w:date="2016-05-05T13:46:00Z">
        <w:r>
          <w:rPr>
            <w:color w:val="FF0000"/>
          </w:rPr>
          <w:t>Parameters</w:t>
        </w:r>
      </w:ins>
      <w:ins w:id="4428" w:author="Clive D.W. Feather" w:date="2016-05-05T13:49:00Z">
        <w:r>
          <w:rPr>
            <w:color w:val="FF0000"/>
          </w:rPr>
          <w:t xml:space="preserve"> </w:t>
        </w:r>
      </w:ins>
      <w:commentRangeEnd w:id="4413"/>
      <w:r w:rsidR="00D71DEF">
        <w:rPr>
          <w:rStyle w:val="aff1"/>
        </w:rPr>
        <w:commentReference w:id="4413"/>
      </w:r>
      <w:ins w:id="4429" w:author="Clive D.W. Feather" w:date="2016-05-05T13:49:00Z">
        <w:r>
          <w:rPr>
            <w:color w:val="FF0000"/>
          </w:rPr>
          <w:t xml:space="preserve">command for the advertising set, </w:t>
        </w:r>
      </w:ins>
      <w:moveTo w:id="4430" w:author="Clive D.W. Feather" w:date="2016-05-05T13:46:00Z">
        <w:del w:id="4431" w:author="Clive D.W. Feather" w:date="2016-05-05T13:49:00Z">
          <w:r w:rsidDel="004043C2">
            <w:rPr>
              <w:color w:val="FF0000"/>
            </w:rPr>
            <w:delText>shall</w:delText>
          </w:r>
          <w:r w:rsidRPr="005A41BB" w:rsidDel="004043C2">
            <w:rPr>
              <w:color w:val="FF0000"/>
            </w:rPr>
            <w:delText xml:space="preserve"> be issued </w:delText>
          </w:r>
          <w:r w:rsidDel="004043C2">
            <w:rPr>
              <w:color w:val="FF0000"/>
            </w:rPr>
            <w:delText xml:space="preserve">at least once </w:delText>
          </w:r>
          <w:r w:rsidRPr="005A41BB" w:rsidDel="004043C2">
            <w:rPr>
              <w:color w:val="FF0000"/>
            </w:rPr>
            <w:delText>before the LE</w:delText>
          </w:r>
          <w:r w:rsidDel="004043C2">
            <w:rPr>
              <w:color w:val="FF0000"/>
            </w:rPr>
            <w:delText>_</w:delText>
          </w:r>
          <w:r w:rsidRPr="005A41BB" w:rsidDel="004043C2">
            <w:rPr>
              <w:color w:val="FF0000"/>
            </w:rPr>
            <w:delText>Set</w:delText>
          </w:r>
          <w:r w:rsidDel="004043C2">
            <w:rPr>
              <w:color w:val="FF0000"/>
            </w:rPr>
            <w:delText>_Connectionless_Supplemental_</w:delText>
          </w:r>
          <w:r w:rsidRPr="005A41BB" w:rsidDel="004043C2">
            <w:rPr>
              <w:color w:val="FF0000"/>
            </w:rPr>
            <w:delText>Enable comman</w:delText>
          </w:r>
          <w:r w:rsidDel="004043C2">
            <w:rPr>
              <w:color w:val="FF0000"/>
            </w:rPr>
            <w:delText xml:space="preserve">d is first issued for that advertising set; otherwise </w:delText>
          </w:r>
        </w:del>
        <w:r>
          <w:rPr>
            <w:color w:val="FF0000"/>
          </w:rPr>
          <w:t xml:space="preserve">the Controller shall return the </w:t>
        </w:r>
      </w:moveTo>
      <w:ins w:id="4432" w:author="Clive D.W. Feather" w:date="2016-05-05T13:49:00Z">
        <w:r>
          <w:rPr>
            <w:color w:val="FF0000"/>
          </w:rPr>
          <w:t xml:space="preserve">error code </w:t>
        </w:r>
      </w:ins>
      <w:moveTo w:id="4433" w:author="Clive D.W. Feather" w:date="2016-05-05T13:46:00Z">
        <w:r>
          <w:rPr>
            <w:color w:val="FF0000"/>
          </w:rPr>
          <w:t>Command Disallowed (0x0C)</w:t>
        </w:r>
        <w:del w:id="4434" w:author="Clive D.W. Feather" w:date="2016-05-05T13:49:00Z">
          <w:r w:rsidDel="004043C2">
            <w:rPr>
              <w:color w:val="FF0000"/>
            </w:rPr>
            <w:delText xml:space="preserve"> error code</w:delText>
          </w:r>
        </w:del>
        <w:r>
          <w:rPr>
            <w:color w:val="FF0000"/>
          </w:rPr>
          <w:t>.</w:t>
        </w:r>
        <w:r w:rsidRPr="005A41BB">
          <w:rPr>
            <w:color w:val="FF0000"/>
          </w:rPr>
          <w:t xml:space="preserve"> </w:t>
        </w:r>
      </w:moveTo>
      <w:commentRangeEnd w:id="4404"/>
      <w:r>
        <w:rPr>
          <w:rStyle w:val="aff1"/>
        </w:rPr>
        <w:commentReference w:id="4404"/>
      </w:r>
    </w:p>
    <w:moveToRangeEnd w:id="4406"/>
    <w:p w:rsidR="008B4202" w:rsidRPr="005A41BB" w:rsidRDefault="008B4202" w:rsidP="008B4202">
      <w:pPr>
        <w:rPr>
          <w:ins w:id="4435" w:author="Clive D.W. Feather" w:date="2016-05-05T13:52:00Z"/>
          <w:color w:val="FF0000"/>
        </w:rPr>
      </w:pPr>
      <w:ins w:id="4436" w:author="Clive D.W. Feather" w:date="2016-05-05T13:52:00Z">
        <w:r w:rsidRPr="004043C2">
          <w:rPr>
            <w:color w:val="FF0000"/>
          </w:rPr>
          <w:t>If the advertising set corresponding to the Advertising_Handle parameter does not exist, the Controller shall return the error code Unknown Advertising Identifier (0x42).</w:t>
        </w:r>
      </w:ins>
    </w:p>
    <w:p w:rsidR="00D7101C" w:rsidRPr="005A41BB" w:rsidRDefault="00D7101C" w:rsidP="00D7101C">
      <w:pPr>
        <w:rPr>
          <w:color w:val="FF0000"/>
        </w:rPr>
      </w:pPr>
      <w:r>
        <w:rPr>
          <w:color w:val="FF0000"/>
        </w:rPr>
        <w:t>The Host may issue this command when advertising is enabled in the advertising set.</w:t>
      </w:r>
    </w:p>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Command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437"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438">
          <w:tblGrid>
            <w:gridCol w:w="1560"/>
            <w:gridCol w:w="1907"/>
            <w:gridCol w:w="6139"/>
          </w:tblGrid>
        </w:tblGridChange>
      </w:tblGrid>
      <w:tr w:rsidR="00D7101C" w:rsidRPr="005A41BB" w:rsidTr="00E43532">
        <w:trPr>
          <w:cantSplit/>
        </w:trPr>
        <w:tc>
          <w:tcPr>
            <w:tcW w:w="3467" w:type="dxa"/>
            <w:gridSpan w:val="2"/>
            <w:tcBorders>
              <w:top w:val="nil"/>
              <w:left w:val="nil"/>
              <w:bottom w:val="single" w:sz="4" w:space="0" w:color="auto"/>
              <w:right w:val="nil"/>
            </w:tcBorders>
            <w:tcPrChange w:id="4439" w:author="Batra, Mayank" w:date="2016-06-21T12:07:00Z">
              <w:tcPr>
                <w:tcW w:w="3467" w:type="dxa"/>
                <w:gridSpan w:val="2"/>
                <w:tcBorders>
                  <w:top w:val="nil"/>
                  <w:left w:val="nil"/>
                  <w:bottom w:val="single" w:sz="4" w:space="0" w:color="auto"/>
                  <w:right w:val="nil"/>
                </w:tcBorders>
              </w:tcPr>
            </w:tcPrChange>
          </w:tcPr>
          <w:p w:rsidR="00D7101C" w:rsidRPr="00DC7EB8" w:rsidRDefault="00D7101C">
            <w:pPr>
              <w:rPr>
                <w:i/>
                <w:color w:val="FF0000"/>
              </w:rPr>
            </w:pPr>
            <w:r>
              <w:rPr>
                <w:i/>
                <w:color w:val="FF0000"/>
              </w:rPr>
              <w:t>Advertising_</w:t>
            </w:r>
            <w:r w:rsidR="00377BE3">
              <w:rPr>
                <w:i/>
                <w:color w:val="FF0000"/>
              </w:rPr>
              <w:t>Handle</w:t>
            </w:r>
            <w:r>
              <w:rPr>
                <w:i/>
                <w:color w:val="FF0000"/>
              </w:rPr>
              <w:t>:</w:t>
            </w:r>
          </w:p>
        </w:tc>
        <w:tc>
          <w:tcPr>
            <w:tcW w:w="6139" w:type="dxa"/>
            <w:tcBorders>
              <w:top w:val="nil"/>
              <w:left w:val="nil"/>
              <w:bottom w:val="single" w:sz="4" w:space="0" w:color="auto"/>
              <w:right w:val="nil"/>
            </w:tcBorders>
            <w:tcPrChange w:id="4440" w:author="Batra, Mayank" w:date="2016-06-21T12:07:00Z">
              <w:tcPr>
                <w:tcW w:w="6139"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560"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46"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60" w:type="dxa"/>
            <w:tcPrChange w:id="4441" w:author="Batra, Mayank" w:date="2016-06-21T12:07:00Z">
              <w:tcPr>
                <w:tcW w:w="1560" w:type="dxa"/>
              </w:tcPr>
            </w:tcPrChange>
          </w:tcPr>
          <w:p w:rsidR="00D7101C" w:rsidRPr="005A41BB" w:rsidRDefault="00D7101C" w:rsidP="00C251BD">
            <w:pPr>
              <w:rPr>
                <w:color w:val="FF0000"/>
              </w:rPr>
            </w:pPr>
            <w:r w:rsidRPr="005A41BB">
              <w:rPr>
                <w:color w:val="FF0000"/>
              </w:rPr>
              <w:t>0x</w:t>
            </w:r>
            <w:r>
              <w:rPr>
                <w:color w:val="FF0000"/>
              </w:rPr>
              <w:t xml:space="preserve">00 – </w:t>
            </w:r>
            <w:r w:rsidR="00276B08">
              <w:rPr>
                <w:color w:val="FF0000"/>
              </w:rPr>
              <w:t>0x</w:t>
            </w:r>
            <w:r w:rsidR="00C251BD">
              <w:rPr>
                <w:color w:val="FF0000"/>
              </w:rPr>
              <w:t>E</w:t>
            </w:r>
            <w:r w:rsidR="00276B08">
              <w:rPr>
                <w:color w:val="FF0000"/>
              </w:rPr>
              <w:t>F</w:t>
            </w:r>
          </w:p>
        </w:tc>
        <w:tc>
          <w:tcPr>
            <w:tcW w:w="8046" w:type="dxa"/>
            <w:gridSpan w:val="2"/>
            <w:tcPrChange w:id="4442" w:author="Batra, Mayank" w:date="2016-06-21T12:07:00Z">
              <w:tcPr>
                <w:tcW w:w="8046" w:type="dxa"/>
                <w:gridSpan w:val="2"/>
              </w:tcPr>
            </w:tcPrChange>
          </w:tcPr>
          <w:p w:rsidR="00D7101C" w:rsidRPr="00985E3E" w:rsidRDefault="00D7101C" w:rsidP="00CE330B">
            <w:pPr>
              <w:rPr>
                <w:color w:val="FF0000"/>
              </w:rPr>
            </w:pPr>
            <w:r>
              <w:rPr>
                <w:color w:val="FF0000"/>
              </w:rPr>
              <w:t>Identifier for the advertising set in which Supplemental is being enabled or disabled.</w:t>
            </w:r>
          </w:p>
        </w:tc>
      </w:tr>
      <w:tr w:rsidR="00C251BD" w:rsidRPr="005A41BB" w:rsidTr="00E43532">
        <w:trPr>
          <w:cantSplit/>
        </w:trPr>
        <w:tc>
          <w:tcPr>
            <w:tcW w:w="1560" w:type="dxa"/>
            <w:tcPrChange w:id="4443" w:author="Batra, Mayank" w:date="2016-06-21T12:07:00Z">
              <w:tcPr>
                <w:tcW w:w="1560" w:type="dxa"/>
              </w:tcPr>
            </w:tcPrChange>
          </w:tcPr>
          <w:p w:rsidR="00C251BD" w:rsidRPr="005A41BB" w:rsidRDefault="00C251BD" w:rsidP="00C251BD">
            <w:pPr>
              <w:rPr>
                <w:color w:val="FF0000"/>
              </w:rPr>
            </w:pPr>
            <w:r>
              <w:rPr>
                <w:color w:val="FF0000"/>
              </w:rPr>
              <w:t>All other values</w:t>
            </w:r>
          </w:p>
        </w:tc>
        <w:tc>
          <w:tcPr>
            <w:tcW w:w="8046" w:type="dxa"/>
            <w:gridSpan w:val="2"/>
            <w:tcPrChange w:id="4444" w:author="Batra, Mayank" w:date="2016-06-21T12:07:00Z">
              <w:tcPr>
                <w:tcW w:w="8046" w:type="dxa"/>
                <w:gridSpan w:val="2"/>
              </w:tcPr>
            </w:tcPrChange>
          </w:tcPr>
          <w:p w:rsidR="00C251BD" w:rsidRDefault="00C251BD" w:rsidP="00CE330B">
            <w:pPr>
              <w:rPr>
                <w:color w:val="FF0000"/>
              </w:rPr>
            </w:pPr>
            <w:r>
              <w:rPr>
                <w:color w:val="FF0000"/>
              </w:rPr>
              <w:t>Reserved for future use</w:t>
            </w:r>
          </w:p>
        </w:tc>
      </w:tr>
    </w:tbl>
    <w:p w:rsidR="00D7101C" w:rsidRPr="005A41BB"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44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665"/>
        <w:gridCol w:w="6381"/>
        <w:tblGridChange w:id="4446">
          <w:tblGrid>
            <w:gridCol w:w="1560"/>
            <w:gridCol w:w="1665"/>
            <w:gridCol w:w="6381"/>
          </w:tblGrid>
        </w:tblGridChange>
      </w:tblGrid>
      <w:tr w:rsidR="00D7101C" w:rsidRPr="005A41BB" w:rsidTr="00E43532">
        <w:trPr>
          <w:cantSplit/>
        </w:trPr>
        <w:tc>
          <w:tcPr>
            <w:tcW w:w="3225" w:type="dxa"/>
            <w:gridSpan w:val="2"/>
            <w:tcBorders>
              <w:top w:val="nil"/>
              <w:left w:val="nil"/>
              <w:bottom w:val="single" w:sz="4" w:space="0" w:color="auto"/>
              <w:right w:val="nil"/>
            </w:tcBorders>
            <w:tcPrChange w:id="4447" w:author="Batra, Mayank" w:date="2016-06-21T12:07:00Z">
              <w:tcPr>
                <w:tcW w:w="3225" w:type="dxa"/>
                <w:gridSpan w:val="2"/>
                <w:tcBorders>
                  <w:top w:val="nil"/>
                  <w:left w:val="nil"/>
                  <w:bottom w:val="single" w:sz="4" w:space="0" w:color="auto"/>
                  <w:right w:val="nil"/>
                </w:tcBorders>
              </w:tcPr>
            </w:tcPrChange>
          </w:tcPr>
          <w:p w:rsidR="00D7101C" w:rsidRPr="00DC7EB8" w:rsidRDefault="00AB685C" w:rsidP="004B1513">
            <w:pPr>
              <w:rPr>
                <w:i/>
                <w:color w:val="FF0000"/>
              </w:rPr>
            </w:pPr>
            <w:r>
              <w:rPr>
                <w:i/>
                <w:color w:val="FF0000"/>
              </w:rPr>
              <w:t>Supplemental</w:t>
            </w:r>
            <w:r w:rsidR="00D7101C">
              <w:rPr>
                <w:i/>
                <w:color w:val="FF0000"/>
              </w:rPr>
              <w:t>_Enable:</w:t>
            </w:r>
          </w:p>
        </w:tc>
        <w:tc>
          <w:tcPr>
            <w:tcW w:w="6381" w:type="dxa"/>
            <w:tcBorders>
              <w:top w:val="nil"/>
              <w:left w:val="nil"/>
              <w:bottom w:val="single" w:sz="4" w:space="0" w:color="auto"/>
              <w:right w:val="nil"/>
            </w:tcBorders>
            <w:tcPrChange w:id="4448" w:author="Batra, Mayank" w:date="2016-06-21T12:07:00Z">
              <w:tcPr>
                <w:tcW w:w="6381"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560"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46"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60" w:type="dxa"/>
            <w:tcPrChange w:id="4449" w:author="Batra, Mayank" w:date="2016-06-21T12:07:00Z">
              <w:tcPr>
                <w:tcW w:w="1560" w:type="dxa"/>
              </w:tcPr>
            </w:tcPrChange>
          </w:tcPr>
          <w:p w:rsidR="00D7101C" w:rsidRPr="005A41BB" w:rsidRDefault="00D7101C" w:rsidP="004B1513">
            <w:pPr>
              <w:rPr>
                <w:color w:val="FF0000"/>
              </w:rPr>
            </w:pPr>
            <w:r w:rsidRPr="005A41BB">
              <w:rPr>
                <w:color w:val="FF0000"/>
              </w:rPr>
              <w:t>0x00</w:t>
            </w:r>
          </w:p>
        </w:tc>
        <w:tc>
          <w:tcPr>
            <w:tcW w:w="8046" w:type="dxa"/>
            <w:gridSpan w:val="2"/>
            <w:tcPrChange w:id="4450" w:author="Batra, Mayank" w:date="2016-06-21T12:07:00Z">
              <w:tcPr>
                <w:tcW w:w="8046" w:type="dxa"/>
                <w:gridSpan w:val="2"/>
              </w:tcPr>
            </w:tcPrChange>
          </w:tcPr>
          <w:p w:rsidR="00D7101C" w:rsidRPr="005A41BB" w:rsidRDefault="00D7101C" w:rsidP="00C413F4">
            <w:pPr>
              <w:rPr>
                <w:color w:val="FF0000"/>
              </w:rPr>
            </w:pPr>
            <w:r>
              <w:rPr>
                <w:color w:val="FF0000"/>
              </w:rPr>
              <w:t xml:space="preserve">Advertising with Supplemental is </w:t>
            </w:r>
            <w:r w:rsidRPr="005A41BB">
              <w:rPr>
                <w:color w:val="FF0000"/>
              </w:rPr>
              <w:t>disabled (default)</w:t>
            </w:r>
          </w:p>
        </w:tc>
      </w:tr>
      <w:tr w:rsidR="00D7101C" w:rsidRPr="005A41BB" w:rsidTr="00E43532">
        <w:trPr>
          <w:cantSplit/>
        </w:trPr>
        <w:tc>
          <w:tcPr>
            <w:tcW w:w="1560" w:type="dxa"/>
            <w:tcPrChange w:id="4451" w:author="Batra, Mayank" w:date="2016-06-21T12:07:00Z">
              <w:tcPr>
                <w:tcW w:w="1560" w:type="dxa"/>
              </w:tcPr>
            </w:tcPrChange>
          </w:tcPr>
          <w:p w:rsidR="00D7101C" w:rsidRPr="005A41BB" w:rsidRDefault="00D7101C" w:rsidP="004B1513">
            <w:pPr>
              <w:rPr>
                <w:color w:val="FF0000"/>
              </w:rPr>
            </w:pPr>
            <w:r w:rsidRPr="005A41BB">
              <w:rPr>
                <w:color w:val="FF0000"/>
              </w:rPr>
              <w:t>0x01</w:t>
            </w:r>
          </w:p>
        </w:tc>
        <w:tc>
          <w:tcPr>
            <w:tcW w:w="8046" w:type="dxa"/>
            <w:gridSpan w:val="2"/>
            <w:tcPrChange w:id="4452" w:author="Batra, Mayank" w:date="2016-06-21T12:07:00Z">
              <w:tcPr>
                <w:tcW w:w="8046" w:type="dxa"/>
                <w:gridSpan w:val="2"/>
              </w:tcPr>
            </w:tcPrChange>
          </w:tcPr>
          <w:p w:rsidR="00D7101C" w:rsidRPr="005A41BB" w:rsidRDefault="00D7101C" w:rsidP="00C413F4">
            <w:pPr>
              <w:rPr>
                <w:color w:val="FF0000"/>
              </w:rPr>
            </w:pPr>
            <w:r>
              <w:rPr>
                <w:color w:val="FF0000"/>
              </w:rPr>
              <w:t>Advertising with Supplemental is</w:t>
            </w:r>
            <w:r w:rsidRPr="005A41BB">
              <w:rPr>
                <w:color w:val="FF0000"/>
              </w:rPr>
              <w:t xml:space="preserve"> enabled</w:t>
            </w:r>
          </w:p>
        </w:tc>
      </w:tr>
      <w:tr w:rsidR="00D7101C" w:rsidRPr="005A41BB" w:rsidTr="00E43532">
        <w:trPr>
          <w:cantSplit/>
        </w:trPr>
        <w:tc>
          <w:tcPr>
            <w:tcW w:w="1560" w:type="dxa"/>
            <w:tcPrChange w:id="4453" w:author="Batra, Mayank" w:date="2016-06-21T12:07:00Z">
              <w:tcPr>
                <w:tcW w:w="1560" w:type="dxa"/>
              </w:tcPr>
            </w:tcPrChange>
          </w:tcPr>
          <w:p w:rsidR="00D7101C" w:rsidRPr="005A41BB" w:rsidRDefault="003237AA" w:rsidP="004B1513">
            <w:pPr>
              <w:rPr>
                <w:color w:val="FF0000"/>
              </w:rPr>
            </w:pPr>
            <w:r>
              <w:rPr>
                <w:color w:val="FF0000"/>
              </w:rPr>
              <w:t>All other values</w:t>
            </w:r>
          </w:p>
        </w:tc>
        <w:tc>
          <w:tcPr>
            <w:tcW w:w="8046" w:type="dxa"/>
            <w:gridSpan w:val="2"/>
            <w:tcPrChange w:id="4454" w:author="Batra, Mayank" w:date="2016-06-21T12:07:00Z">
              <w:tcPr>
                <w:tcW w:w="8046" w:type="dxa"/>
                <w:gridSpan w:val="2"/>
              </w:tcPr>
            </w:tcPrChange>
          </w:tcPr>
          <w:p w:rsidR="00D7101C" w:rsidRPr="005A41BB" w:rsidRDefault="00D7101C" w:rsidP="004B1513">
            <w:pPr>
              <w:rPr>
                <w:color w:val="FF0000"/>
              </w:rPr>
            </w:pPr>
            <w:r w:rsidRPr="005A41BB">
              <w:rPr>
                <w:color w:val="FF0000"/>
              </w:rPr>
              <w:t>Reserved for future</w:t>
            </w:r>
            <w:r>
              <w:rPr>
                <w:color w:val="FF0000"/>
              </w:rPr>
              <w:t xml:space="preserve"> use</w:t>
            </w:r>
          </w:p>
        </w:tc>
      </w:tr>
    </w:tbl>
    <w:p w:rsidR="00D7101C"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Return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45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4456">
          <w:tblGrid>
            <w:gridCol w:w="1526"/>
            <w:gridCol w:w="854"/>
            <w:gridCol w:w="7226"/>
          </w:tblGrid>
        </w:tblGridChange>
      </w:tblGrid>
      <w:tr w:rsidR="00D7101C" w:rsidRPr="005A41BB" w:rsidTr="00E43532">
        <w:trPr>
          <w:cantSplit/>
        </w:trPr>
        <w:tc>
          <w:tcPr>
            <w:tcW w:w="2380" w:type="dxa"/>
            <w:gridSpan w:val="2"/>
            <w:tcBorders>
              <w:top w:val="nil"/>
              <w:left w:val="nil"/>
              <w:bottom w:val="single" w:sz="4" w:space="0" w:color="auto"/>
              <w:right w:val="nil"/>
            </w:tcBorders>
            <w:tcPrChange w:id="4457" w:author="Batra, Mayank" w:date="2016-06-21T12:07:00Z">
              <w:tcPr>
                <w:tcW w:w="2380"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Status:</w:t>
            </w:r>
          </w:p>
        </w:tc>
        <w:tc>
          <w:tcPr>
            <w:tcW w:w="7226" w:type="dxa"/>
            <w:tcBorders>
              <w:top w:val="nil"/>
              <w:left w:val="nil"/>
              <w:bottom w:val="single" w:sz="4" w:space="0" w:color="auto"/>
              <w:right w:val="nil"/>
            </w:tcBorders>
            <w:tcPrChange w:id="4458"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26" w:type="dxa"/>
            <w:tcPrChange w:id="4459" w:author="Batra, Mayank" w:date="2016-06-21T12:07:00Z">
              <w:tcPr>
                <w:tcW w:w="1526" w:type="dxa"/>
              </w:tcPr>
            </w:tcPrChange>
          </w:tcPr>
          <w:p w:rsidR="00D7101C" w:rsidRPr="005A41BB" w:rsidRDefault="00D7101C" w:rsidP="004B1513">
            <w:pPr>
              <w:rPr>
                <w:color w:val="FF0000"/>
              </w:rPr>
            </w:pPr>
            <w:r w:rsidRPr="005A41BB">
              <w:rPr>
                <w:color w:val="FF0000"/>
              </w:rPr>
              <w:t>0x00</w:t>
            </w:r>
          </w:p>
        </w:tc>
        <w:tc>
          <w:tcPr>
            <w:tcW w:w="8080" w:type="dxa"/>
            <w:gridSpan w:val="2"/>
            <w:tcPrChange w:id="4460" w:author="Batra, Mayank" w:date="2016-06-21T12:07:00Z">
              <w:tcPr>
                <w:tcW w:w="8080" w:type="dxa"/>
                <w:gridSpan w:val="2"/>
              </w:tcPr>
            </w:tcPrChange>
          </w:tcPr>
          <w:p w:rsidR="00D7101C" w:rsidRPr="005A41BB" w:rsidRDefault="00D7101C" w:rsidP="00CE330B">
            <w:pPr>
              <w:rPr>
                <w:color w:val="FF0000"/>
              </w:rPr>
            </w:pPr>
            <w:r w:rsidRPr="005A41BB">
              <w:rPr>
                <w:color w:val="FF0000"/>
              </w:rPr>
              <w:t>LE_Set_</w:t>
            </w:r>
            <w:r w:rsidR="00AF7BEF">
              <w:rPr>
                <w:color w:val="FF0000"/>
              </w:rPr>
              <w:t>Connectionless</w:t>
            </w:r>
            <w:r w:rsidR="00A41286">
              <w:rPr>
                <w:color w:val="FF0000"/>
              </w:rPr>
              <w:t>_Supplemental</w:t>
            </w:r>
            <w:r>
              <w:rPr>
                <w:color w:val="FF0000"/>
              </w:rPr>
              <w:t>_</w:t>
            </w:r>
            <w:ins w:id="4461" w:author="Batra, Mayank" w:date="2016-06-21T12:53:00Z">
              <w:r w:rsidR="00E83E95">
                <w:rPr>
                  <w:color w:val="FF0000"/>
                </w:rPr>
                <w:t>Transmit_</w:t>
              </w:r>
            </w:ins>
            <w:r w:rsidRPr="005A41BB">
              <w:rPr>
                <w:color w:val="FF0000"/>
              </w:rPr>
              <w:t>Enable command succeeded.</w:t>
            </w:r>
          </w:p>
        </w:tc>
      </w:tr>
      <w:tr w:rsidR="00D7101C" w:rsidRPr="005A41BB" w:rsidTr="00E43532">
        <w:trPr>
          <w:cantSplit/>
        </w:trPr>
        <w:tc>
          <w:tcPr>
            <w:tcW w:w="1526" w:type="dxa"/>
            <w:tcPrChange w:id="4462" w:author="Batra, Mayank" w:date="2016-06-21T12:07:00Z">
              <w:tcPr>
                <w:tcW w:w="1526" w:type="dxa"/>
              </w:tcPr>
            </w:tcPrChange>
          </w:tcPr>
          <w:p w:rsidR="00D7101C" w:rsidRPr="005A41BB" w:rsidRDefault="00D7101C" w:rsidP="004B1513">
            <w:pPr>
              <w:rPr>
                <w:color w:val="FF0000"/>
              </w:rPr>
            </w:pPr>
            <w:r w:rsidRPr="005A41BB">
              <w:rPr>
                <w:color w:val="FF0000"/>
              </w:rPr>
              <w:t>0x01 – 0xFF</w:t>
            </w:r>
          </w:p>
        </w:tc>
        <w:tc>
          <w:tcPr>
            <w:tcW w:w="8080" w:type="dxa"/>
            <w:gridSpan w:val="2"/>
            <w:tcPrChange w:id="4463" w:author="Batra, Mayank" w:date="2016-06-21T12:07:00Z">
              <w:tcPr>
                <w:tcW w:w="8080" w:type="dxa"/>
                <w:gridSpan w:val="2"/>
              </w:tcPr>
            </w:tcPrChange>
          </w:tcPr>
          <w:p w:rsidR="00D7101C" w:rsidRPr="005A41BB" w:rsidRDefault="00D7101C" w:rsidP="00821D66">
            <w:pPr>
              <w:rPr>
                <w:color w:val="FF0000"/>
              </w:rPr>
            </w:pPr>
            <w:r w:rsidRPr="005A41BB">
              <w:rPr>
                <w:color w:val="FF0000"/>
              </w:rPr>
              <w:t>LE_Set_</w:t>
            </w:r>
            <w:r w:rsidR="00AF7BEF">
              <w:rPr>
                <w:color w:val="FF0000"/>
              </w:rPr>
              <w:t>Connectionless</w:t>
            </w:r>
            <w:r w:rsidR="00A41286">
              <w:rPr>
                <w:color w:val="FF0000"/>
              </w:rPr>
              <w:t>_Supplemental</w:t>
            </w:r>
            <w:r>
              <w:rPr>
                <w:color w:val="FF0000"/>
              </w:rPr>
              <w:t>_</w:t>
            </w:r>
            <w:ins w:id="4464" w:author="Batra, Mayank" w:date="2016-06-21T12:53:00Z">
              <w:r w:rsidR="00E83E95">
                <w:rPr>
                  <w:color w:val="FF0000"/>
                </w:rPr>
                <w:t>Transmit_</w:t>
              </w:r>
            </w:ins>
            <w:r w:rsidRPr="005A41BB">
              <w:rPr>
                <w:color w:val="FF0000"/>
              </w:rPr>
              <w:t xml:space="preserve">Enable command failed. See </w:t>
            </w:r>
            <w:ins w:id="4465" w:author="Chris Reisinger" w:date="2016-05-18T14:34:00Z">
              <w:r w:rsidR="006B3AAE" w:rsidRPr="00263E72">
                <w:rPr>
                  <w:color w:val="FF0000"/>
                  <w:lang w:val="en-GB"/>
                </w:rPr>
                <w:t xml:space="preserve">[Vol 2] </w:t>
              </w:r>
            </w:ins>
            <w:r w:rsidRPr="005A41BB">
              <w:rPr>
                <w:color w:val="FF0000"/>
              </w:rPr>
              <w:t>Part D, Error Codes for a list of error codes and descriptions.</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Event(s) Generated (unless masked away):</w:t>
      </w:r>
    </w:p>
    <w:p w:rsidR="00D7101C" w:rsidRDefault="00D7101C" w:rsidP="00D7101C">
      <w:pPr>
        <w:rPr>
          <w:color w:val="FF0000"/>
        </w:rPr>
      </w:pPr>
      <w:r w:rsidRPr="005A41BB">
        <w:rPr>
          <w:color w:val="FF0000"/>
        </w:rPr>
        <w:t>When the LE_Set_</w:t>
      </w:r>
      <w:r w:rsidR="00AF7BEF">
        <w:rPr>
          <w:color w:val="FF0000"/>
        </w:rPr>
        <w:t>Connectionless</w:t>
      </w:r>
      <w:r w:rsidR="00A41286">
        <w:rPr>
          <w:color w:val="FF0000"/>
        </w:rPr>
        <w:t>_Supplemental</w:t>
      </w:r>
      <w:r w:rsidRPr="005A41BB">
        <w:rPr>
          <w:color w:val="FF0000"/>
        </w:rPr>
        <w:t>_</w:t>
      </w:r>
      <w:ins w:id="4466" w:author="Batra, Mayank" w:date="2016-06-21T12:53:00Z">
        <w:r w:rsidR="00E83E95">
          <w:rPr>
            <w:color w:val="FF0000"/>
          </w:rPr>
          <w:t>Transmit_</w:t>
        </w:r>
      </w:ins>
      <w:r w:rsidRPr="005A41BB">
        <w:rPr>
          <w:color w:val="FF0000"/>
        </w:rPr>
        <w:t xml:space="preserve">Enable command has completed, a Command Complete event shall be generated. </w:t>
      </w:r>
      <w:r w:rsidRPr="005A41BB">
        <w:rPr>
          <w:color w:val="FF0000"/>
        </w:rPr>
        <w:br/>
      </w:r>
    </w:p>
    <w:p w:rsidR="00D7101C" w:rsidRPr="005A41BB" w:rsidRDefault="00D7101C" w:rsidP="00E44F48">
      <w:pPr>
        <w:pStyle w:val="31"/>
      </w:pPr>
      <w:bookmarkStart w:id="4467" w:name="_Toc435092233"/>
      <w:bookmarkStart w:id="4468" w:name="_Toc449707702"/>
      <w:bookmarkStart w:id="4469" w:name="_Toc454286442"/>
      <w:r w:rsidRPr="004B1513">
        <w:rPr>
          <w:color w:val="FF0000"/>
        </w:rPr>
        <w:lastRenderedPageBreak/>
        <w:t xml:space="preserve">[NEW SECTION] </w:t>
      </w:r>
      <w:r w:rsidRPr="00622F23">
        <w:t>7.8.XX+</w:t>
      </w:r>
      <w:del w:id="4470" w:author="Batra, Mayank" w:date="2016-06-21T15:18:00Z">
        <w:r w:rsidRPr="00622F23" w:rsidDel="00BA5B6B">
          <w:delText xml:space="preserve">2 </w:delText>
        </w:r>
      </w:del>
      <w:ins w:id="4471" w:author="Batra, Mayank" w:date="2016-06-21T15:18:00Z">
        <w:r w:rsidR="00BA5B6B">
          <w:t>4</w:t>
        </w:r>
        <w:r w:rsidR="00BA5B6B" w:rsidRPr="00622F23">
          <w:t xml:space="preserve"> </w:t>
        </w:r>
      </w:ins>
      <w:r w:rsidRPr="00622F23">
        <w:t xml:space="preserve">LE Read Connectionless </w:t>
      </w:r>
      <w:r w:rsidR="001C4BFE" w:rsidRPr="001C4BFE">
        <w:t>I&amp;Q Sampling</w:t>
      </w:r>
      <w:r w:rsidRPr="00622F23">
        <w:t xml:space="preserve"> List Size Command</w:t>
      </w:r>
      <w:bookmarkEnd w:id="4467"/>
      <w:bookmarkEnd w:id="4468"/>
      <w:bookmarkEnd w:id="44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23"/>
        <w:gridCol w:w="708"/>
        <w:gridCol w:w="2552"/>
        <w:gridCol w:w="2267"/>
        <w:tblGridChange w:id="4472">
          <w:tblGrid>
            <w:gridCol w:w="3823"/>
            <w:gridCol w:w="708"/>
            <w:gridCol w:w="2552"/>
            <w:gridCol w:w="2267"/>
          </w:tblGrid>
        </w:tblGridChange>
      </w:tblGrid>
      <w:tr w:rsidR="0083745C" w:rsidRPr="005A41BB" w:rsidTr="00E43532">
        <w:trPr>
          <w:cantSplit/>
          <w:tblHeader/>
        </w:trPr>
        <w:tc>
          <w:tcPr>
            <w:tcW w:w="3823" w:type="dxa"/>
            <w:shd w:val="clear" w:color="auto" w:fill="DAEEF3"/>
          </w:tcPr>
          <w:p w:rsidR="00D7101C" w:rsidRPr="00B84999" w:rsidRDefault="00D7101C" w:rsidP="004B1513">
            <w:pPr>
              <w:rPr>
                <w:b/>
                <w:color w:val="FF0000"/>
              </w:rPr>
            </w:pPr>
            <w:r w:rsidRPr="00B84999">
              <w:rPr>
                <w:b/>
                <w:color w:val="FF0000"/>
              </w:rPr>
              <w:t>Command</w:t>
            </w:r>
          </w:p>
        </w:tc>
        <w:tc>
          <w:tcPr>
            <w:tcW w:w="708" w:type="dxa"/>
            <w:shd w:val="clear" w:color="auto" w:fill="DAEEF3"/>
          </w:tcPr>
          <w:p w:rsidR="00D7101C" w:rsidRPr="00B84999" w:rsidRDefault="00D7101C" w:rsidP="004B1513">
            <w:pPr>
              <w:rPr>
                <w:b/>
                <w:color w:val="FF0000"/>
              </w:rPr>
            </w:pPr>
            <w:r w:rsidRPr="00B84999">
              <w:rPr>
                <w:b/>
                <w:color w:val="FF0000"/>
              </w:rPr>
              <w:t>OCF</w:t>
            </w:r>
          </w:p>
        </w:tc>
        <w:tc>
          <w:tcPr>
            <w:tcW w:w="2552" w:type="dxa"/>
            <w:shd w:val="clear" w:color="auto" w:fill="DAEEF3"/>
          </w:tcPr>
          <w:p w:rsidR="00D7101C" w:rsidRPr="00B84999" w:rsidRDefault="00D7101C" w:rsidP="004B1513">
            <w:pPr>
              <w:rPr>
                <w:b/>
                <w:color w:val="FF0000"/>
              </w:rPr>
            </w:pPr>
            <w:r w:rsidRPr="00B84999">
              <w:rPr>
                <w:b/>
                <w:color w:val="FF0000"/>
              </w:rPr>
              <w:t>Command Parameters</w:t>
            </w:r>
          </w:p>
        </w:tc>
        <w:tc>
          <w:tcPr>
            <w:tcW w:w="2267" w:type="dxa"/>
            <w:shd w:val="clear" w:color="auto" w:fill="DAEEF3"/>
          </w:tcPr>
          <w:p w:rsidR="00D7101C" w:rsidRPr="00B84999" w:rsidRDefault="00D7101C" w:rsidP="004B1513">
            <w:pPr>
              <w:rPr>
                <w:b/>
                <w:color w:val="FF0000"/>
              </w:rPr>
            </w:pPr>
            <w:r w:rsidRPr="00B84999">
              <w:rPr>
                <w:b/>
                <w:color w:val="FF0000"/>
              </w:rPr>
              <w:t>Return Parameters</w:t>
            </w:r>
          </w:p>
        </w:tc>
      </w:tr>
      <w:tr w:rsidR="00D7101C" w:rsidRPr="005A41BB" w:rsidTr="00E4353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4473"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3823" w:type="dxa"/>
            <w:tcPrChange w:id="4474" w:author="Batra, Mayank" w:date="2016-06-21T12:07:00Z">
              <w:tcPr>
                <w:tcW w:w="3823" w:type="dxa"/>
              </w:tcPr>
            </w:tcPrChange>
          </w:tcPr>
          <w:p w:rsidR="00D7101C" w:rsidRPr="0083745C" w:rsidRDefault="00D7101C" w:rsidP="004B1513">
            <w:pPr>
              <w:rPr>
                <w:color w:val="FF0000"/>
                <w:lang w:val="fr-FR"/>
              </w:rPr>
            </w:pPr>
            <w:r w:rsidRPr="0083745C">
              <w:rPr>
                <w:color w:val="FF0000"/>
                <w:lang w:val="fr-FR"/>
              </w:rPr>
              <w:t>HCI_LE_</w:t>
            </w:r>
            <w:r w:rsidR="00184984" w:rsidRPr="00184984">
              <w:rPr>
                <w:color w:val="FF0000"/>
                <w:rPrChange w:id="4475" w:author="Lefeuvre, Florian" w:date="2016-06-21T12:07:00Z">
                  <w:rPr>
                    <w:color w:val="FF0000"/>
                    <w:sz w:val="16"/>
                    <w:szCs w:val="16"/>
                    <w:lang w:val="fr-FR"/>
                  </w:rPr>
                </w:rPrChange>
              </w:rPr>
              <w:t>Read_Connectionless_I&amp;Q_Sampling_List_Size</w:t>
            </w:r>
          </w:p>
        </w:tc>
        <w:tc>
          <w:tcPr>
            <w:tcW w:w="708" w:type="dxa"/>
            <w:tcPrChange w:id="4476" w:author="Batra, Mayank" w:date="2016-06-21T12:07:00Z">
              <w:tcPr>
                <w:tcW w:w="708" w:type="dxa"/>
              </w:tcPr>
            </w:tcPrChange>
          </w:tcPr>
          <w:p w:rsidR="00D7101C" w:rsidRPr="005A41BB" w:rsidRDefault="00D7101C" w:rsidP="004B1513">
            <w:pPr>
              <w:rPr>
                <w:color w:val="FF0000"/>
              </w:rPr>
            </w:pPr>
            <w:r w:rsidRPr="005A41BB">
              <w:rPr>
                <w:color w:val="FF0000"/>
              </w:rPr>
              <w:t>TBD</w:t>
            </w:r>
          </w:p>
        </w:tc>
        <w:tc>
          <w:tcPr>
            <w:tcW w:w="2552" w:type="dxa"/>
            <w:tcPrChange w:id="4477" w:author="Batra, Mayank" w:date="2016-06-21T12:07:00Z">
              <w:tcPr>
                <w:tcW w:w="2552" w:type="dxa"/>
              </w:tcPr>
            </w:tcPrChange>
          </w:tcPr>
          <w:p w:rsidR="00D7101C" w:rsidRPr="005A41BB" w:rsidRDefault="00D7101C" w:rsidP="004B1513">
            <w:pPr>
              <w:rPr>
                <w:color w:val="FF0000"/>
              </w:rPr>
            </w:pPr>
          </w:p>
        </w:tc>
        <w:tc>
          <w:tcPr>
            <w:tcW w:w="2267" w:type="dxa"/>
            <w:tcPrChange w:id="4478" w:author="Batra, Mayank" w:date="2016-06-21T12:07:00Z">
              <w:tcPr>
                <w:tcW w:w="2267" w:type="dxa"/>
              </w:tcPr>
            </w:tcPrChange>
          </w:tcPr>
          <w:p w:rsidR="00D7101C" w:rsidRDefault="00D7101C" w:rsidP="004B1513">
            <w:pPr>
              <w:rPr>
                <w:color w:val="FF0000"/>
              </w:rPr>
            </w:pPr>
            <w:r w:rsidRPr="005A41BB">
              <w:rPr>
                <w:color w:val="FF0000"/>
              </w:rPr>
              <w:t>Status</w:t>
            </w:r>
            <w:r>
              <w:rPr>
                <w:color w:val="FF0000"/>
              </w:rPr>
              <w:t>,</w:t>
            </w:r>
          </w:p>
          <w:p w:rsidR="00D7101C" w:rsidRPr="005A41BB" w:rsidRDefault="00D7101C" w:rsidP="004B1513">
            <w:pPr>
              <w:rPr>
                <w:color w:val="FF0000"/>
              </w:rPr>
            </w:pPr>
            <w:r>
              <w:rPr>
                <w:color w:val="FF0000"/>
              </w:rPr>
              <w:t>I&amp;Q_Sampling_List_Size</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Description:</w:t>
      </w:r>
    </w:p>
    <w:p w:rsidR="00D7101C" w:rsidRDefault="00D7101C" w:rsidP="00D7101C">
      <w:pPr>
        <w:autoSpaceDE w:val="0"/>
        <w:autoSpaceDN w:val="0"/>
        <w:adjustRightInd w:val="0"/>
        <w:spacing w:after="0" w:line="240" w:lineRule="auto"/>
        <w:rPr>
          <w:rFonts w:cs="Arial"/>
          <w:color w:val="FF0000"/>
          <w:sz w:val="24"/>
          <w:szCs w:val="24"/>
        </w:rPr>
      </w:pPr>
      <w:r w:rsidRPr="00727E66">
        <w:rPr>
          <w:rFonts w:cs="Arial"/>
          <w:color w:val="FF0000"/>
          <w:sz w:val="24"/>
          <w:szCs w:val="24"/>
        </w:rPr>
        <w:t xml:space="preserve">The LE_Read_Connectionless_I&amp;Q_Sampling_List_Size command is used to read the </w:t>
      </w:r>
      <w:r>
        <w:rPr>
          <w:rFonts w:cs="Arial"/>
          <w:color w:val="FF0000"/>
          <w:sz w:val="24"/>
          <w:szCs w:val="24"/>
        </w:rPr>
        <w:t>maximum</w:t>
      </w:r>
      <w:r w:rsidRPr="00727E66">
        <w:rPr>
          <w:rFonts w:cs="Arial"/>
          <w:color w:val="FF0000"/>
          <w:sz w:val="24"/>
          <w:szCs w:val="24"/>
        </w:rPr>
        <w:t xml:space="preserve"> number of </w:t>
      </w:r>
      <w:r>
        <w:rPr>
          <w:rFonts w:cs="Arial"/>
          <w:color w:val="FF0000"/>
          <w:sz w:val="24"/>
          <w:szCs w:val="24"/>
        </w:rPr>
        <w:t xml:space="preserve">I&amp;Q_sampling </w:t>
      </w:r>
      <w:r w:rsidRPr="00727E66">
        <w:rPr>
          <w:rFonts w:cs="Arial"/>
          <w:color w:val="FF0000"/>
          <w:sz w:val="24"/>
          <w:szCs w:val="24"/>
        </w:rPr>
        <w:t xml:space="preserve">list entries </w:t>
      </w:r>
      <w:r>
        <w:rPr>
          <w:rFonts w:cs="Arial"/>
          <w:color w:val="FF0000"/>
          <w:sz w:val="24"/>
          <w:szCs w:val="24"/>
        </w:rPr>
        <w:t>(</w:t>
      </w:r>
      <w:r w:rsidRPr="00880E42">
        <w:rPr>
          <w:color w:val="FF0000"/>
          <w:sz w:val="24"/>
          <w:szCs w:val="24"/>
        </w:rPr>
        <w:t xml:space="preserve">the list of advertisers from which the Controller is requested to </w:t>
      </w:r>
      <w:commentRangeStart w:id="4479"/>
      <w:del w:id="4480" w:author="Batra, Mayank" w:date="2016-06-16T11:41:00Z">
        <w:r w:rsidRPr="00880E42">
          <w:rPr>
            <w:color w:val="FF0000"/>
            <w:sz w:val="24"/>
            <w:szCs w:val="24"/>
          </w:rPr>
          <w:delText xml:space="preserve">take </w:delText>
        </w:r>
      </w:del>
      <w:commentRangeEnd w:id="4479"/>
      <w:ins w:id="4481" w:author="Batra, Mayank" w:date="2016-06-16T11:41:00Z">
        <w:r w:rsidR="00B06EB2">
          <w:rPr>
            <w:color w:val="FF0000"/>
            <w:sz w:val="24"/>
            <w:szCs w:val="24"/>
          </w:rPr>
          <w:t>capture</w:t>
        </w:r>
        <w:r w:rsidR="00B06EB2" w:rsidRPr="00880E42">
          <w:rPr>
            <w:color w:val="FF0000"/>
            <w:sz w:val="24"/>
            <w:szCs w:val="24"/>
          </w:rPr>
          <w:t xml:space="preserve"> </w:t>
        </w:r>
      </w:ins>
      <w:ins w:id="4482" w:author="Batra, Mayank" w:date="2016-06-21T12:07:00Z">
        <w:r w:rsidR="00DA6371">
          <w:rPr>
            <w:rStyle w:val="aff1"/>
          </w:rPr>
          <w:commentReference w:id="4479"/>
        </w:r>
      </w:ins>
      <w:r w:rsidRPr="00880E42">
        <w:rPr>
          <w:color w:val="FF0000"/>
          <w:sz w:val="24"/>
          <w:szCs w:val="24"/>
        </w:rPr>
        <w:t>I&amp;Q samples</w:t>
      </w:r>
      <w:r>
        <w:rPr>
          <w:rFonts w:cs="Arial"/>
          <w:color w:val="FF0000"/>
          <w:sz w:val="24"/>
          <w:szCs w:val="24"/>
        </w:rPr>
        <w:t xml:space="preserve">) </w:t>
      </w:r>
      <w:r w:rsidRPr="00727E66">
        <w:rPr>
          <w:rFonts w:cs="Arial"/>
          <w:color w:val="FF0000"/>
          <w:sz w:val="24"/>
          <w:szCs w:val="24"/>
        </w:rPr>
        <w:t>that can be stored in the Controller.</w:t>
      </w:r>
    </w:p>
    <w:p w:rsidR="00FB3F7E" w:rsidRDefault="00FB3F7E" w:rsidP="00D7101C">
      <w:pPr>
        <w:autoSpaceDE w:val="0"/>
        <w:autoSpaceDN w:val="0"/>
        <w:adjustRightInd w:val="0"/>
        <w:spacing w:after="0" w:line="240" w:lineRule="auto"/>
        <w:rPr>
          <w:rFonts w:cs="Arial"/>
          <w:color w:val="FF0000"/>
          <w:sz w:val="24"/>
          <w:szCs w:val="24"/>
        </w:rPr>
      </w:pPr>
    </w:p>
    <w:p w:rsidR="00FB3F7E" w:rsidRPr="00727E66" w:rsidRDefault="00FB3F7E" w:rsidP="00D7101C">
      <w:pPr>
        <w:autoSpaceDE w:val="0"/>
        <w:autoSpaceDN w:val="0"/>
        <w:adjustRightInd w:val="0"/>
        <w:spacing w:after="0" w:line="240" w:lineRule="auto"/>
        <w:rPr>
          <w:rFonts w:cs="Arial"/>
          <w:bCs/>
          <w:color w:val="FF0000"/>
          <w:sz w:val="24"/>
          <w:szCs w:val="24"/>
        </w:rPr>
      </w:pPr>
      <w:r>
        <w:rPr>
          <w:rFonts w:cs="Arial"/>
          <w:color w:val="FF0000"/>
          <w:sz w:val="24"/>
          <w:szCs w:val="24"/>
        </w:rPr>
        <w:t xml:space="preserve">Note: </w:t>
      </w:r>
      <w:r w:rsidR="000261C1">
        <w:rPr>
          <w:rFonts w:cs="Arial"/>
          <w:color w:val="FF0000"/>
          <w:sz w:val="24"/>
          <w:szCs w:val="24"/>
        </w:rPr>
        <w:t xml:space="preserve">The </w:t>
      </w:r>
      <w:r>
        <w:rPr>
          <w:rFonts w:cs="Arial"/>
          <w:color w:val="FF0000"/>
          <w:sz w:val="24"/>
          <w:szCs w:val="24"/>
        </w:rPr>
        <w:t>number of entries that can be stored is not fixed</w:t>
      </w:r>
      <w:ins w:id="4483" w:author="Batra, Mayank" w:date="2016-06-21T15:23:00Z">
        <w:r w:rsidR="007B0AF8">
          <w:rPr>
            <w:rFonts w:cs="Arial"/>
            <w:color w:val="FF0000"/>
            <w:sz w:val="24"/>
            <w:szCs w:val="24"/>
          </w:rPr>
          <w:t xml:space="preserve"> </w:t>
        </w:r>
      </w:ins>
      <w:commentRangeStart w:id="4484"/>
      <w:ins w:id="4485" w:author="Chris Reisinger" w:date="2016-05-12T15:48:00Z">
        <w:del w:id="4486" w:author="Batra, Mayank" w:date="2016-06-16T11:35:00Z">
          <w:r w:rsidR="00D902C1">
            <w:rPr>
              <w:rFonts w:cs="Arial"/>
              <w:color w:val="FF0000"/>
              <w:sz w:val="24"/>
              <w:szCs w:val="24"/>
            </w:rPr>
            <w:delText>,</w:delText>
          </w:r>
        </w:del>
        <w:commentRangeEnd w:id="4484"/>
        <w:r w:rsidR="00D902C1">
          <w:rPr>
            <w:rStyle w:val="aff1"/>
          </w:rPr>
          <w:commentReference w:id="4484"/>
        </w:r>
      </w:ins>
      <w:del w:id="4487" w:author="Batra, Mayank" w:date="2016-06-16T11:35:00Z">
        <w:r>
          <w:rPr>
            <w:rFonts w:cs="Arial"/>
            <w:color w:val="FF0000"/>
            <w:sz w:val="24"/>
            <w:szCs w:val="24"/>
          </w:rPr>
          <w:delText xml:space="preserve"> </w:delText>
        </w:r>
      </w:del>
      <w:r>
        <w:rPr>
          <w:rFonts w:cs="Arial"/>
          <w:color w:val="FF0000"/>
          <w:sz w:val="24"/>
          <w:szCs w:val="24"/>
        </w:rPr>
        <w:t xml:space="preserve">and the Controller can change </w:t>
      </w:r>
      <w:commentRangeStart w:id="4488"/>
      <w:r>
        <w:rPr>
          <w:rFonts w:cs="Arial"/>
          <w:color w:val="FF0000"/>
          <w:sz w:val="24"/>
          <w:szCs w:val="24"/>
        </w:rPr>
        <w:t xml:space="preserve">it </w:t>
      </w:r>
      <w:commentRangeEnd w:id="4488"/>
      <w:r w:rsidR="00D902C1">
        <w:rPr>
          <w:rStyle w:val="aff1"/>
        </w:rPr>
        <w:commentReference w:id="4488"/>
      </w:r>
      <w:r>
        <w:rPr>
          <w:rFonts w:cs="Arial"/>
          <w:color w:val="FF0000"/>
          <w:sz w:val="24"/>
          <w:szCs w:val="24"/>
        </w:rPr>
        <w:t>at any time</w:t>
      </w:r>
      <w:commentRangeStart w:id="4489"/>
      <w:r>
        <w:rPr>
          <w:rFonts w:cs="Arial"/>
          <w:color w:val="FF0000"/>
          <w:sz w:val="24"/>
          <w:szCs w:val="24"/>
        </w:rPr>
        <w:t xml:space="preserve"> (e.g. </w:t>
      </w:r>
      <w:commentRangeEnd w:id="4489"/>
      <w:r w:rsidR="00D902C1">
        <w:rPr>
          <w:rStyle w:val="aff1"/>
        </w:rPr>
        <w:commentReference w:id="4489"/>
      </w:r>
      <w:r>
        <w:rPr>
          <w:rFonts w:cs="Arial"/>
          <w:color w:val="FF0000"/>
          <w:sz w:val="24"/>
          <w:szCs w:val="24"/>
        </w:rPr>
        <w:t>because the memory used to store the list can also be used for other purposes).</w:t>
      </w:r>
    </w:p>
    <w:p w:rsidR="00D7101C" w:rsidRPr="00727E66" w:rsidDel="00D902C1" w:rsidRDefault="00D902C1" w:rsidP="00D7101C">
      <w:pPr>
        <w:autoSpaceDE w:val="0"/>
        <w:autoSpaceDN w:val="0"/>
        <w:adjustRightInd w:val="0"/>
        <w:spacing w:after="0" w:line="240" w:lineRule="auto"/>
        <w:rPr>
          <w:del w:id="4490" w:author="Chris Reisinger" w:date="2016-05-12T15:47:00Z"/>
          <w:rFonts w:cs="Arial"/>
          <w:bCs/>
          <w:color w:val="FF0000"/>
          <w:sz w:val="24"/>
          <w:szCs w:val="24"/>
        </w:rPr>
      </w:pPr>
      <w:r>
        <w:rPr>
          <w:rStyle w:val="aff1"/>
        </w:rPr>
        <w:commentReference w:id="4491"/>
      </w:r>
    </w:p>
    <w:p w:rsidR="00D7101C" w:rsidRPr="005A41BB" w:rsidRDefault="00D7101C" w:rsidP="00D7101C">
      <w:pPr>
        <w:autoSpaceDE w:val="0"/>
        <w:autoSpaceDN w:val="0"/>
        <w:adjustRightInd w:val="0"/>
        <w:spacing w:after="0" w:line="240" w:lineRule="auto"/>
        <w:rPr>
          <w:color w:val="FF0000"/>
        </w:rPr>
      </w:pPr>
    </w:p>
    <w:p w:rsidR="00D7101C" w:rsidRPr="005A41BB" w:rsidRDefault="00D7101C" w:rsidP="00E44F48">
      <w:pPr>
        <w:outlineLvl w:val="0"/>
        <w:rPr>
          <w:rStyle w:val="af"/>
          <w:color w:val="FF0000"/>
        </w:rPr>
      </w:pPr>
      <w:r w:rsidRPr="005A41BB">
        <w:rPr>
          <w:rStyle w:val="af"/>
          <w:color w:val="FF0000"/>
        </w:rPr>
        <w:t>Command Parameters:</w:t>
      </w:r>
    </w:p>
    <w:p w:rsidR="00D7101C" w:rsidRDefault="00D7101C" w:rsidP="00D7101C">
      <w:pPr>
        <w:rPr>
          <w:color w:val="FF0000"/>
        </w:rPr>
      </w:pPr>
      <w:r>
        <w:rPr>
          <w:color w:val="FF0000"/>
        </w:rPr>
        <w:t>None.</w:t>
      </w:r>
    </w:p>
    <w:p w:rsidR="00D7101C" w:rsidRPr="005A41BB" w:rsidRDefault="00D7101C" w:rsidP="00E44F48">
      <w:pPr>
        <w:outlineLvl w:val="0"/>
        <w:rPr>
          <w:rStyle w:val="af"/>
          <w:color w:val="FF0000"/>
        </w:rPr>
      </w:pPr>
      <w:r w:rsidRPr="005A41BB">
        <w:rPr>
          <w:rStyle w:val="af"/>
          <w:color w:val="FF0000"/>
        </w:rPr>
        <w:t>Return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492"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4493">
          <w:tblGrid>
            <w:gridCol w:w="1526"/>
            <w:gridCol w:w="854"/>
            <w:gridCol w:w="7226"/>
          </w:tblGrid>
        </w:tblGridChange>
      </w:tblGrid>
      <w:tr w:rsidR="00D7101C" w:rsidRPr="005A41BB" w:rsidTr="00E43532">
        <w:trPr>
          <w:cantSplit/>
        </w:trPr>
        <w:tc>
          <w:tcPr>
            <w:tcW w:w="2380" w:type="dxa"/>
            <w:gridSpan w:val="2"/>
            <w:tcBorders>
              <w:top w:val="nil"/>
              <w:left w:val="nil"/>
              <w:bottom w:val="single" w:sz="4" w:space="0" w:color="auto"/>
              <w:right w:val="nil"/>
            </w:tcBorders>
            <w:tcPrChange w:id="4494" w:author="Batra, Mayank" w:date="2016-06-21T12:07:00Z">
              <w:tcPr>
                <w:tcW w:w="2380"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Status:</w:t>
            </w:r>
          </w:p>
        </w:tc>
        <w:tc>
          <w:tcPr>
            <w:tcW w:w="7226" w:type="dxa"/>
            <w:tcBorders>
              <w:top w:val="nil"/>
              <w:left w:val="nil"/>
              <w:bottom w:val="single" w:sz="4" w:space="0" w:color="auto"/>
              <w:right w:val="nil"/>
            </w:tcBorders>
            <w:tcPrChange w:id="4495"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26" w:type="dxa"/>
            <w:tcPrChange w:id="4496" w:author="Batra, Mayank" w:date="2016-06-21T12:07:00Z">
              <w:tcPr>
                <w:tcW w:w="1526" w:type="dxa"/>
              </w:tcPr>
            </w:tcPrChange>
          </w:tcPr>
          <w:p w:rsidR="00D7101C" w:rsidRPr="005A41BB" w:rsidRDefault="00D7101C" w:rsidP="004B1513">
            <w:pPr>
              <w:rPr>
                <w:color w:val="FF0000"/>
              </w:rPr>
            </w:pPr>
            <w:r w:rsidRPr="005A41BB">
              <w:rPr>
                <w:color w:val="FF0000"/>
              </w:rPr>
              <w:t>0x00</w:t>
            </w:r>
          </w:p>
        </w:tc>
        <w:tc>
          <w:tcPr>
            <w:tcW w:w="8080" w:type="dxa"/>
            <w:gridSpan w:val="2"/>
            <w:tcPrChange w:id="4497" w:author="Batra, Mayank" w:date="2016-06-21T12:07:00Z">
              <w:tcPr>
                <w:tcW w:w="8080" w:type="dxa"/>
                <w:gridSpan w:val="2"/>
              </w:tcPr>
            </w:tcPrChange>
          </w:tcPr>
          <w:p w:rsidR="00D7101C" w:rsidRPr="005A41BB" w:rsidRDefault="00D7101C" w:rsidP="004B1513">
            <w:pPr>
              <w:rPr>
                <w:color w:val="FF0000"/>
              </w:rPr>
            </w:pPr>
            <w:r w:rsidRPr="005A41BB">
              <w:rPr>
                <w:color w:val="FF0000"/>
              </w:rPr>
              <w:t>LE_</w:t>
            </w:r>
            <w:r>
              <w:rPr>
                <w:color w:val="FF0000"/>
              </w:rPr>
              <w:t>Read_Connectionless_I&amp;Q_Sampling_List_Size</w:t>
            </w:r>
            <w:r w:rsidRPr="005A41BB">
              <w:rPr>
                <w:color w:val="FF0000"/>
              </w:rPr>
              <w:t xml:space="preserve"> command succeeded.</w:t>
            </w:r>
          </w:p>
        </w:tc>
      </w:tr>
      <w:tr w:rsidR="00D7101C" w:rsidRPr="005A41BB" w:rsidTr="00E43532">
        <w:trPr>
          <w:cantSplit/>
        </w:trPr>
        <w:tc>
          <w:tcPr>
            <w:tcW w:w="1526" w:type="dxa"/>
            <w:tcPrChange w:id="4498" w:author="Batra, Mayank" w:date="2016-06-21T12:07:00Z">
              <w:tcPr>
                <w:tcW w:w="1526" w:type="dxa"/>
              </w:tcPr>
            </w:tcPrChange>
          </w:tcPr>
          <w:p w:rsidR="00D7101C" w:rsidRPr="005A41BB" w:rsidRDefault="00D7101C" w:rsidP="004B1513">
            <w:pPr>
              <w:rPr>
                <w:color w:val="FF0000"/>
              </w:rPr>
            </w:pPr>
            <w:r w:rsidRPr="005A41BB">
              <w:rPr>
                <w:color w:val="FF0000"/>
              </w:rPr>
              <w:t>0x01 – 0xFF</w:t>
            </w:r>
          </w:p>
        </w:tc>
        <w:tc>
          <w:tcPr>
            <w:tcW w:w="8080" w:type="dxa"/>
            <w:gridSpan w:val="2"/>
            <w:tcPrChange w:id="4499" w:author="Batra, Mayank" w:date="2016-06-21T12:07:00Z">
              <w:tcPr>
                <w:tcW w:w="8080" w:type="dxa"/>
                <w:gridSpan w:val="2"/>
              </w:tcPr>
            </w:tcPrChange>
          </w:tcPr>
          <w:p w:rsidR="00D7101C" w:rsidRPr="005A41BB" w:rsidRDefault="00D7101C" w:rsidP="00821D66">
            <w:pPr>
              <w:rPr>
                <w:color w:val="FF0000"/>
              </w:rPr>
            </w:pPr>
            <w:r w:rsidRPr="005A41BB">
              <w:rPr>
                <w:color w:val="FF0000"/>
              </w:rPr>
              <w:t>LE_</w:t>
            </w:r>
            <w:r>
              <w:rPr>
                <w:color w:val="FF0000"/>
              </w:rPr>
              <w:t>Read_Connectionless_I&amp;Q_Sampling_List_Size</w:t>
            </w:r>
            <w:r w:rsidRPr="005A41BB">
              <w:rPr>
                <w:color w:val="FF0000"/>
              </w:rPr>
              <w:t xml:space="preserve"> command failed. See </w:t>
            </w:r>
            <w:ins w:id="4500" w:author="Chris Reisinger" w:date="2016-05-18T14:34:00Z">
              <w:r w:rsidR="006B3AAE">
                <w:rPr>
                  <w:color w:val="FF0000"/>
                  <w:lang w:val="en-GB"/>
                </w:rPr>
                <w:t>[Vol </w:t>
              </w:r>
              <w:r w:rsidR="006B3AAE" w:rsidRPr="00263E72">
                <w:rPr>
                  <w:color w:val="FF0000"/>
                  <w:lang w:val="en-GB"/>
                </w:rPr>
                <w:t xml:space="preserve">2] </w:t>
              </w:r>
            </w:ins>
            <w:r w:rsidRPr="005A41BB">
              <w:rPr>
                <w:color w:val="FF0000"/>
              </w:rPr>
              <w:t>Part D, Error Codes for a list of error codes and descriptions.</w:t>
            </w:r>
          </w:p>
        </w:tc>
      </w:tr>
    </w:tbl>
    <w:p w:rsidR="00D7101C"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501"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1168"/>
        <w:gridCol w:w="6912"/>
        <w:tblGridChange w:id="4502">
          <w:tblGrid>
            <w:gridCol w:w="1526"/>
            <w:gridCol w:w="1168"/>
            <w:gridCol w:w="6912"/>
          </w:tblGrid>
        </w:tblGridChange>
      </w:tblGrid>
      <w:tr w:rsidR="00D7101C" w:rsidRPr="005A41BB" w:rsidTr="00E43532">
        <w:trPr>
          <w:cantSplit/>
        </w:trPr>
        <w:tc>
          <w:tcPr>
            <w:tcW w:w="2694" w:type="dxa"/>
            <w:gridSpan w:val="2"/>
            <w:tcBorders>
              <w:top w:val="nil"/>
              <w:left w:val="nil"/>
              <w:bottom w:val="single" w:sz="4" w:space="0" w:color="auto"/>
              <w:right w:val="nil"/>
            </w:tcBorders>
            <w:tcPrChange w:id="4503" w:author="Batra, Mayank" w:date="2016-06-21T12:07:00Z">
              <w:tcPr>
                <w:tcW w:w="2694"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I&amp;Q Sampling List Size:</w:t>
            </w:r>
          </w:p>
        </w:tc>
        <w:tc>
          <w:tcPr>
            <w:tcW w:w="6912" w:type="dxa"/>
            <w:tcBorders>
              <w:top w:val="nil"/>
              <w:left w:val="nil"/>
              <w:bottom w:val="single" w:sz="4" w:space="0" w:color="auto"/>
              <w:right w:val="nil"/>
            </w:tcBorders>
            <w:tcPrChange w:id="4504" w:author="Batra, Mayank" w:date="2016-06-21T12:07:00Z">
              <w:tcPr>
                <w:tcW w:w="6912"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2</w:t>
            </w:r>
            <w:r w:rsidRPr="00791FF6">
              <w:rPr>
                <w:i/>
                <w:color w:val="FF0000"/>
              </w:rPr>
              <w:t xml:space="preserve"> Octet</w:t>
            </w:r>
            <w:r>
              <w:rPr>
                <w:i/>
                <w:color w:val="FF0000"/>
              </w:rPr>
              <w:t>s</w:t>
            </w:r>
          </w:p>
        </w:tc>
      </w:tr>
      <w:tr w:rsidR="0083745C" w:rsidRPr="005A41BB" w:rsidTr="00E43532">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26" w:type="dxa"/>
            <w:tcPrChange w:id="4505" w:author="Batra, Mayank" w:date="2016-06-21T12:07:00Z">
              <w:tcPr>
                <w:tcW w:w="1526" w:type="dxa"/>
              </w:tcPr>
            </w:tcPrChange>
          </w:tcPr>
          <w:p w:rsidR="00D7101C" w:rsidRPr="005A41BB" w:rsidRDefault="00D7101C" w:rsidP="004B1513">
            <w:pPr>
              <w:rPr>
                <w:color w:val="FF0000"/>
              </w:rPr>
            </w:pPr>
            <w:r w:rsidRPr="005A41BB">
              <w:rPr>
                <w:color w:val="FF0000"/>
              </w:rPr>
              <w:t>0x0</w:t>
            </w:r>
            <w:r>
              <w:rPr>
                <w:color w:val="FF0000"/>
              </w:rPr>
              <w:t>001</w:t>
            </w:r>
            <w:r w:rsidRPr="005A41BB">
              <w:rPr>
                <w:color w:val="FF0000"/>
              </w:rPr>
              <w:t xml:space="preserve"> – 0x</w:t>
            </w:r>
            <w:r>
              <w:rPr>
                <w:color w:val="FF0000"/>
              </w:rPr>
              <w:t>FF</w:t>
            </w:r>
            <w:r w:rsidRPr="005A41BB">
              <w:rPr>
                <w:color w:val="FF0000"/>
              </w:rPr>
              <w:t>FF</w:t>
            </w:r>
          </w:p>
        </w:tc>
        <w:tc>
          <w:tcPr>
            <w:tcW w:w="8080" w:type="dxa"/>
            <w:gridSpan w:val="2"/>
            <w:tcPrChange w:id="4506" w:author="Batra, Mayank" w:date="2016-06-21T12:07:00Z">
              <w:tcPr>
                <w:tcW w:w="8080" w:type="dxa"/>
                <w:gridSpan w:val="2"/>
              </w:tcPr>
            </w:tcPrChange>
          </w:tcPr>
          <w:p w:rsidR="00D7101C" w:rsidRPr="005A41BB" w:rsidRDefault="00D7101C" w:rsidP="004B1513">
            <w:pPr>
              <w:rPr>
                <w:color w:val="FF0000"/>
              </w:rPr>
            </w:pPr>
            <w:r>
              <w:rPr>
                <w:color w:val="FF0000"/>
              </w:rPr>
              <w:t>Maximum</w:t>
            </w:r>
            <w:r w:rsidRPr="0098314D">
              <w:rPr>
                <w:color w:val="FF0000"/>
              </w:rPr>
              <w:t xml:space="preserve"> number of</w:t>
            </w:r>
            <w:r>
              <w:rPr>
                <w:color w:val="FF0000"/>
              </w:rPr>
              <w:t xml:space="preserve"> I&amp;Q sampling</w:t>
            </w:r>
            <w:r w:rsidRPr="0098314D">
              <w:rPr>
                <w:color w:val="FF0000"/>
              </w:rPr>
              <w:t xml:space="preserve"> list entries that can be stored in the Controller.</w:t>
            </w:r>
          </w:p>
        </w:tc>
      </w:tr>
      <w:tr w:rsidR="00D7101C" w:rsidRPr="005A41BB" w:rsidTr="00E43532">
        <w:trPr>
          <w:cantSplit/>
        </w:trPr>
        <w:tc>
          <w:tcPr>
            <w:tcW w:w="1526" w:type="dxa"/>
            <w:tcPrChange w:id="4507" w:author="Batra, Mayank" w:date="2016-06-21T12:07:00Z">
              <w:tcPr>
                <w:tcW w:w="1526" w:type="dxa"/>
              </w:tcPr>
            </w:tcPrChange>
          </w:tcPr>
          <w:p w:rsidR="00D7101C" w:rsidRPr="005A41BB" w:rsidRDefault="00D7101C" w:rsidP="004B1513">
            <w:pPr>
              <w:rPr>
                <w:color w:val="FF0000"/>
              </w:rPr>
            </w:pPr>
            <w:r>
              <w:rPr>
                <w:color w:val="FF0000"/>
              </w:rPr>
              <w:t>0x0000</w:t>
            </w:r>
          </w:p>
        </w:tc>
        <w:tc>
          <w:tcPr>
            <w:tcW w:w="8080" w:type="dxa"/>
            <w:gridSpan w:val="2"/>
            <w:tcPrChange w:id="4508" w:author="Batra, Mayank" w:date="2016-06-21T12:07:00Z">
              <w:tcPr>
                <w:tcW w:w="8080" w:type="dxa"/>
                <w:gridSpan w:val="2"/>
              </w:tcPr>
            </w:tcPrChange>
          </w:tcPr>
          <w:p w:rsidR="00D7101C" w:rsidRPr="0098314D" w:rsidDel="005B1C59" w:rsidRDefault="00D7101C" w:rsidP="004B1513">
            <w:pPr>
              <w:rPr>
                <w:color w:val="FF0000"/>
              </w:rPr>
            </w:pPr>
            <w:r>
              <w:rPr>
                <w:color w:val="FF0000"/>
              </w:rPr>
              <w:t>Reserved for future use</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Event(s) Generated (unless masked away):</w:t>
      </w:r>
    </w:p>
    <w:p w:rsidR="00D7101C" w:rsidRDefault="00D7101C" w:rsidP="00D7101C">
      <w:pPr>
        <w:rPr>
          <w:color w:val="FF0000"/>
        </w:rPr>
      </w:pPr>
      <w:r w:rsidRPr="005A41BB">
        <w:rPr>
          <w:color w:val="FF0000"/>
        </w:rPr>
        <w:t>When the LE_</w:t>
      </w:r>
      <w:r>
        <w:rPr>
          <w:color w:val="FF0000"/>
        </w:rPr>
        <w:t>Read_Connectionless_I&amp;Q_Sampling_List_Size</w:t>
      </w:r>
      <w:r w:rsidRPr="005A41BB">
        <w:rPr>
          <w:color w:val="FF0000"/>
        </w:rPr>
        <w:t xml:space="preserve"> command has completed, a Command Complet</w:t>
      </w:r>
      <w:r>
        <w:rPr>
          <w:color w:val="FF0000"/>
        </w:rPr>
        <w:t xml:space="preserve">e event shall be generated. </w:t>
      </w:r>
    </w:p>
    <w:p w:rsidR="00D7101C" w:rsidRPr="005A41BB" w:rsidRDefault="00D7101C" w:rsidP="00D7101C">
      <w:pPr>
        <w:rPr>
          <w:color w:val="FF0000"/>
        </w:rPr>
      </w:pPr>
    </w:p>
    <w:p w:rsidR="00D7101C" w:rsidRPr="005A41BB" w:rsidRDefault="00D7101C" w:rsidP="00E44F48">
      <w:pPr>
        <w:pStyle w:val="31"/>
      </w:pPr>
      <w:bookmarkStart w:id="4509" w:name="_Toc435092234"/>
      <w:bookmarkStart w:id="4510" w:name="_Toc449707703"/>
      <w:bookmarkStart w:id="4511" w:name="_Toc454286443"/>
      <w:r w:rsidRPr="004B1513">
        <w:rPr>
          <w:color w:val="FF0000"/>
        </w:rPr>
        <w:lastRenderedPageBreak/>
        <w:t xml:space="preserve">[NEW SECTION] </w:t>
      </w:r>
      <w:r w:rsidRPr="00622F23">
        <w:t>7.8.XX+</w:t>
      </w:r>
      <w:del w:id="4512" w:author="Batra, Mayank" w:date="2016-06-21T15:18:00Z">
        <w:r w:rsidRPr="00622F23" w:rsidDel="00BA5B6B">
          <w:delText xml:space="preserve">3 </w:delText>
        </w:r>
      </w:del>
      <w:ins w:id="4513" w:author="Batra, Mayank" w:date="2016-06-21T15:18:00Z">
        <w:r w:rsidR="00BA5B6B">
          <w:t>5</w:t>
        </w:r>
        <w:r w:rsidR="00BA5B6B" w:rsidRPr="00622F23">
          <w:t xml:space="preserve"> </w:t>
        </w:r>
      </w:ins>
      <w:r w:rsidRPr="00622F23">
        <w:t xml:space="preserve">LE Add Device To Connectionless </w:t>
      </w:r>
      <w:r w:rsidR="001C4BFE" w:rsidRPr="001C4BFE">
        <w:t xml:space="preserve">I&amp;Q Sampling </w:t>
      </w:r>
      <w:r w:rsidRPr="00622F23">
        <w:t>List Command</w:t>
      </w:r>
      <w:bookmarkEnd w:id="4509"/>
      <w:bookmarkEnd w:id="4510"/>
      <w:bookmarkEnd w:id="45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23"/>
        <w:gridCol w:w="708"/>
        <w:gridCol w:w="2552"/>
        <w:gridCol w:w="2267"/>
        <w:tblGridChange w:id="4514">
          <w:tblGrid>
            <w:gridCol w:w="3823"/>
            <w:gridCol w:w="708"/>
            <w:gridCol w:w="2552"/>
            <w:gridCol w:w="2267"/>
          </w:tblGrid>
        </w:tblGridChange>
      </w:tblGrid>
      <w:tr w:rsidR="0083745C" w:rsidRPr="005A41BB" w:rsidTr="00E43532">
        <w:trPr>
          <w:cantSplit/>
          <w:tblHeader/>
        </w:trPr>
        <w:tc>
          <w:tcPr>
            <w:tcW w:w="3823" w:type="dxa"/>
            <w:shd w:val="clear" w:color="auto" w:fill="DAEEF3"/>
          </w:tcPr>
          <w:p w:rsidR="00D7101C" w:rsidRPr="005870DA" w:rsidRDefault="00D7101C" w:rsidP="004B1513">
            <w:pPr>
              <w:rPr>
                <w:b/>
                <w:color w:val="FF0000"/>
              </w:rPr>
            </w:pPr>
            <w:r w:rsidRPr="005870DA">
              <w:rPr>
                <w:b/>
                <w:color w:val="FF0000"/>
              </w:rPr>
              <w:t>Command</w:t>
            </w:r>
          </w:p>
        </w:tc>
        <w:tc>
          <w:tcPr>
            <w:tcW w:w="708" w:type="dxa"/>
            <w:shd w:val="clear" w:color="auto" w:fill="DAEEF3"/>
          </w:tcPr>
          <w:p w:rsidR="00D7101C" w:rsidRPr="005870DA" w:rsidRDefault="00D7101C" w:rsidP="004B1513">
            <w:pPr>
              <w:rPr>
                <w:b/>
                <w:color w:val="FF0000"/>
              </w:rPr>
            </w:pPr>
            <w:r w:rsidRPr="005870DA">
              <w:rPr>
                <w:b/>
                <w:color w:val="FF0000"/>
              </w:rPr>
              <w:t>OCF</w:t>
            </w:r>
          </w:p>
        </w:tc>
        <w:tc>
          <w:tcPr>
            <w:tcW w:w="2552" w:type="dxa"/>
            <w:shd w:val="clear" w:color="auto" w:fill="DAEEF3"/>
          </w:tcPr>
          <w:p w:rsidR="00D7101C" w:rsidRPr="005870DA" w:rsidRDefault="00D7101C" w:rsidP="004B1513">
            <w:pPr>
              <w:rPr>
                <w:b/>
                <w:color w:val="FF0000"/>
              </w:rPr>
            </w:pPr>
            <w:r w:rsidRPr="005870DA">
              <w:rPr>
                <w:b/>
                <w:color w:val="FF0000"/>
              </w:rPr>
              <w:t>Command Parameters</w:t>
            </w:r>
          </w:p>
        </w:tc>
        <w:tc>
          <w:tcPr>
            <w:tcW w:w="2267" w:type="dxa"/>
            <w:shd w:val="clear" w:color="auto" w:fill="DAEEF3"/>
          </w:tcPr>
          <w:p w:rsidR="00D7101C" w:rsidRPr="005870DA" w:rsidRDefault="00D7101C" w:rsidP="004B1513">
            <w:pPr>
              <w:rPr>
                <w:b/>
                <w:color w:val="FF0000"/>
              </w:rPr>
            </w:pPr>
            <w:r w:rsidRPr="005870DA">
              <w:rPr>
                <w:b/>
                <w:color w:val="FF0000"/>
              </w:rPr>
              <w:t>Return Parameters</w:t>
            </w:r>
          </w:p>
        </w:tc>
      </w:tr>
      <w:tr w:rsidR="00D7101C" w:rsidRPr="005A41BB" w:rsidTr="00E4353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4515"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3823" w:type="dxa"/>
            <w:tcPrChange w:id="4516" w:author="Batra, Mayank" w:date="2016-06-21T12:07:00Z">
              <w:tcPr>
                <w:tcW w:w="3823" w:type="dxa"/>
              </w:tcPr>
            </w:tcPrChange>
          </w:tcPr>
          <w:p w:rsidR="00D7101C" w:rsidRPr="0083745C" w:rsidRDefault="00D7101C" w:rsidP="004B1513">
            <w:pPr>
              <w:rPr>
                <w:color w:val="FF0000"/>
                <w:lang w:val="fr-FR"/>
              </w:rPr>
            </w:pPr>
            <w:r w:rsidRPr="0083745C">
              <w:rPr>
                <w:color w:val="FF0000"/>
                <w:lang w:val="fr-FR"/>
              </w:rPr>
              <w:t>HCI_LE_</w:t>
            </w:r>
            <w:r w:rsidR="00184984" w:rsidRPr="00184984">
              <w:rPr>
                <w:color w:val="FF0000"/>
                <w:rPrChange w:id="4517" w:author="Lefeuvre, Florian" w:date="2016-06-21T12:07:00Z">
                  <w:rPr>
                    <w:color w:val="FF0000"/>
                    <w:sz w:val="16"/>
                    <w:szCs w:val="16"/>
                    <w:lang w:val="fr-FR"/>
                  </w:rPr>
                </w:rPrChange>
              </w:rPr>
              <w:t>Add_Device_To_Connectionless_I&amp;Q_Sampling_List</w:t>
            </w:r>
          </w:p>
        </w:tc>
        <w:tc>
          <w:tcPr>
            <w:tcW w:w="708" w:type="dxa"/>
            <w:tcPrChange w:id="4518" w:author="Batra, Mayank" w:date="2016-06-21T12:07:00Z">
              <w:tcPr>
                <w:tcW w:w="708" w:type="dxa"/>
              </w:tcPr>
            </w:tcPrChange>
          </w:tcPr>
          <w:p w:rsidR="00D7101C" w:rsidRPr="005A41BB" w:rsidRDefault="00D7101C" w:rsidP="004B1513">
            <w:pPr>
              <w:rPr>
                <w:color w:val="FF0000"/>
              </w:rPr>
            </w:pPr>
            <w:r w:rsidRPr="005A41BB">
              <w:rPr>
                <w:color w:val="FF0000"/>
              </w:rPr>
              <w:t>TBD</w:t>
            </w:r>
          </w:p>
        </w:tc>
        <w:tc>
          <w:tcPr>
            <w:tcW w:w="2552" w:type="dxa"/>
            <w:tcPrChange w:id="4519" w:author="Batra, Mayank" w:date="2016-06-21T12:07:00Z">
              <w:tcPr>
                <w:tcW w:w="2552" w:type="dxa"/>
              </w:tcPr>
            </w:tcPrChange>
          </w:tcPr>
          <w:p w:rsidR="00D7101C" w:rsidRDefault="00D7101C" w:rsidP="004B1513">
            <w:pPr>
              <w:rPr>
                <w:color w:val="FF0000"/>
              </w:rPr>
            </w:pPr>
            <w:r>
              <w:rPr>
                <w:color w:val="FF0000"/>
              </w:rPr>
              <w:t>Address_Type,</w:t>
            </w:r>
          </w:p>
          <w:p w:rsidR="00D7101C" w:rsidRDefault="00D7101C" w:rsidP="004B1513">
            <w:pPr>
              <w:rPr>
                <w:color w:val="FF0000"/>
              </w:rPr>
            </w:pPr>
            <w:r w:rsidRPr="005A41BB">
              <w:rPr>
                <w:color w:val="FF0000"/>
              </w:rPr>
              <w:t>Addr</w:t>
            </w:r>
            <w:r>
              <w:rPr>
                <w:color w:val="FF0000"/>
              </w:rPr>
              <w:t>ess,</w:t>
            </w:r>
          </w:p>
          <w:p w:rsidR="00D7101C" w:rsidRDefault="00D7101C">
            <w:pPr>
              <w:rPr>
                <w:ins w:id="4520" w:author="Batra, Mayank" w:date="2016-05-27T15:29:00Z"/>
                <w:color w:val="FF0000"/>
              </w:rPr>
            </w:pPr>
            <w:r>
              <w:rPr>
                <w:color w:val="FF0000"/>
              </w:rPr>
              <w:t>Advertising_SID</w:t>
            </w:r>
            <w:ins w:id="4521" w:author="Batra, Mayank" w:date="2016-05-27T15:29:00Z">
              <w:r w:rsidR="00C17F46">
                <w:rPr>
                  <w:color w:val="FF0000"/>
                </w:rPr>
                <w:t>,</w:t>
              </w:r>
            </w:ins>
          </w:p>
          <w:p w:rsidR="00C17F46" w:rsidRPr="005A41BB" w:rsidRDefault="00C17F46">
            <w:pPr>
              <w:rPr>
                <w:color w:val="FF0000"/>
              </w:rPr>
            </w:pPr>
            <w:ins w:id="4522" w:author="Batra, Mayank" w:date="2016-06-21T12:05:00Z">
              <w:r>
                <w:rPr>
                  <w:color w:val="FF0000"/>
                </w:rPr>
                <w:t>Slot_Durations</w:t>
              </w:r>
            </w:ins>
          </w:p>
        </w:tc>
        <w:tc>
          <w:tcPr>
            <w:tcW w:w="2267" w:type="dxa"/>
            <w:tcPrChange w:id="4523" w:author="Batra, Mayank" w:date="2016-06-21T12:07:00Z">
              <w:tcPr>
                <w:tcW w:w="2267" w:type="dxa"/>
              </w:tcPr>
            </w:tcPrChange>
          </w:tcPr>
          <w:p w:rsidR="00D7101C" w:rsidRDefault="00D7101C" w:rsidP="004B1513">
            <w:pPr>
              <w:rPr>
                <w:color w:val="FF0000"/>
              </w:rPr>
            </w:pPr>
            <w:r w:rsidRPr="005A41BB">
              <w:rPr>
                <w:color w:val="FF0000"/>
              </w:rPr>
              <w:t>Status</w:t>
            </w:r>
            <w:r>
              <w:rPr>
                <w:color w:val="FF0000"/>
              </w:rPr>
              <w:t>,</w:t>
            </w:r>
          </w:p>
          <w:p w:rsidR="00D7101C" w:rsidRPr="005A41BB" w:rsidRDefault="00D7101C" w:rsidP="004B1513">
            <w:pPr>
              <w:rPr>
                <w:color w:val="FF0000"/>
              </w:rPr>
            </w:pPr>
            <w:r>
              <w:rPr>
                <w:color w:val="FF0000"/>
              </w:rPr>
              <w:t>Current_List_Size</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Description:</w:t>
      </w:r>
    </w:p>
    <w:p w:rsidR="00DC00A7" w:rsidRDefault="00D7101C" w:rsidP="00D7101C">
      <w:pPr>
        <w:rPr>
          <w:ins w:id="4524" w:author="Clive D.W. Feather" w:date="2016-05-05T14:09:00Z"/>
          <w:color w:val="FF0000"/>
        </w:rPr>
      </w:pPr>
      <w:r w:rsidRPr="00880E42">
        <w:rPr>
          <w:color w:val="FF0000"/>
        </w:rPr>
        <w:t xml:space="preserve">The LE_Add_Device_To_Connectionless_I&amp;Q_Sampling_List command is used to </w:t>
      </w:r>
      <w:r>
        <w:rPr>
          <w:color w:val="FF0000"/>
        </w:rPr>
        <w:t>add</w:t>
      </w:r>
      <w:r w:rsidRPr="00880E42">
        <w:rPr>
          <w:color w:val="FF0000"/>
        </w:rPr>
        <w:t xml:space="preserve"> a device to the list of advertisers from which the Controller is requested to take I&amp;Q samples</w:t>
      </w:r>
      <w:r>
        <w:rPr>
          <w:color w:val="FF0000"/>
        </w:rPr>
        <w:t>.</w:t>
      </w:r>
      <w:ins w:id="4525" w:author="Clive D.W. Feather" w:date="2016-05-05T14:10:00Z">
        <w:r w:rsidR="00DC00A7" w:rsidRPr="00DC00A7">
          <w:t xml:space="preserve"> </w:t>
        </w:r>
        <w:r w:rsidR="00DC00A7" w:rsidRPr="00DC00A7">
          <w:rPr>
            <w:color w:val="FF0000"/>
          </w:rPr>
          <w:t>If the device is already on the list, the Controller shall return the error code Invalid HCI Command Parameters (0x12).</w:t>
        </w:r>
      </w:ins>
    </w:p>
    <w:p w:rsidR="00D7101C" w:rsidRDefault="00D7101C" w:rsidP="00D7101C">
      <w:pPr>
        <w:rPr>
          <w:ins w:id="4526" w:author="Clive D.W. Feather" w:date="2016-05-05T14:06:00Z"/>
          <w:color w:val="FF0000"/>
        </w:rPr>
      </w:pPr>
      <w:del w:id="4527" w:author="Clive D.W. Feather" w:date="2016-05-05T14:10:00Z">
        <w:r w:rsidDel="00DC00A7">
          <w:rPr>
            <w:color w:val="FF0000"/>
          </w:rPr>
          <w:delText xml:space="preserve"> </w:delText>
        </w:r>
      </w:del>
      <w:r>
        <w:rPr>
          <w:color w:val="FF0000"/>
        </w:rPr>
        <w:t xml:space="preserve">Note: </w:t>
      </w:r>
      <w:r w:rsidR="006A5E37">
        <w:rPr>
          <w:color w:val="FF0000"/>
        </w:rPr>
        <w:t xml:space="preserve">If </w:t>
      </w:r>
      <w:r>
        <w:rPr>
          <w:color w:val="FF0000"/>
        </w:rPr>
        <w:t xml:space="preserve">the address is not </w:t>
      </w:r>
      <w:del w:id="4528" w:author="Clive D.W. Feather" w:date="2016-05-05T14:10:00Z">
        <w:r w:rsidDel="00DC00A7">
          <w:rPr>
            <w:color w:val="FF0000"/>
          </w:rPr>
          <w:delText xml:space="preserve">in </w:delText>
        </w:r>
      </w:del>
      <w:ins w:id="4529" w:author="Clive D.W. Feather" w:date="2016-05-05T14:10:00Z">
        <w:r w:rsidR="00DC00A7">
          <w:rPr>
            <w:color w:val="FF0000"/>
          </w:rPr>
          <w:t xml:space="preserve">on </w:t>
        </w:r>
      </w:ins>
      <w:r>
        <w:rPr>
          <w:color w:val="FF0000"/>
        </w:rPr>
        <w:t xml:space="preserve">the </w:t>
      </w:r>
      <w:del w:id="4530" w:author="Clive D.W. Feather" w:date="2016-05-05T14:10:00Z">
        <w:r w:rsidDel="00DC00A7">
          <w:rPr>
            <w:color w:val="FF0000"/>
          </w:rPr>
          <w:delText xml:space="preserve">white </w:delText>
        </w:r>
      </w:del>
      <w:ins w:id="4531" w:author="Clive D.W. Feather" w:date="2016-05-05T14:10:00Z">
        <w:r w:rsidR="00DC00A7">
          <w:rPr>
            <w:color w:val="FF0000"/>
          </w:rPr>
          <w:t xml:space="preserve">White </w:t>
        </w:r>
      </w:ins>
      <w:del w:id="4532" w:author="Clive D.W. Feather" w:date="2016-05-05T14:10:00Z">
        <w:r w:rsidDel="00DC00A7">
          <w:rPr>
            <w:color w:val="FF0000"/>
          </w:rPr>
          <w:delText xml:space="preserve">list </w:delText>
        </w:r>
      </w:del>
      <w:ins w:id="4533" w:author="Clive D.W. Feather" w:date="2016-05-05T14:10:00Z">
        <w:r w:rsidR="00DC00A7">
          <w:rPr>
            <w:color w:val="FF0000"/>
          </w:rPr>
          <w:t xml:space="preserve">List </w:t>
        </w:r>
      </w:ins>
      <w:r>
        <w:rPr>
          <w:color w:val="FF0000"/>
        </w:rPr>
        <w:t xml:space="preserve">then advertisements from it will be ignored and therefore I&amp;Q samples will not be </w:t>
      </w:r>
      <w:commentRangeStart w:id="4534"/>
      <w:del w:id="4535" w:author="Batra, Mayank" w:date="2016-06-16T11:41:00Z">
        <w:r>
          <w:rPr>
            <w:color w:val="FF0000"/>
          </w:rPr>
          <w:delText>taken</w:delText>
        </w:r>
        <w:commentRangeEnd w:id="4534"/>
        <w:r w:rsidR="00DA6371" w:rsidDel="00B06EB2">
          <w:rPr>
            <w:rStyle w:val="aff1"/>
          </w:rPr>
          <w:commentReference w:id="4534"/>
        </w:r>
      </w:del>
      <w:ins w:id="4536" w:author="Batra, Mayank" w:date="2016-06-16T11:41:00Z">
        <w:r w:rsidR="00B06EB2">
          <w:rPr>
            <w:color w:val="FF0000"/>
          </w:rPr>
          <w:t>captured</w:t>
        </w:r>
      </w:ins>
      <w:r>
        <w:rPr>
          <w:color w:val="FF0000"/>
        </w:rPr>
        <w:t xml:space="preserve">. </w:t>
      </w:r>
    </w:p>
    <w:p w:rsidR="00DC00A7" w:rsidDel="00DC00A7" w:rsidRDefault="00DC00A7" w:rsidP="00D7101C">
      <w:pPr>
        <w:rPr>
          <w:del w:id="4537" w:author="Clive D.W. Feather" w:date="2016-05-05T14:07:00Z"/>
          <w:color w:val="FF0000"/>
        </w:rPr>
      </w:pPr>
      <w:ins w:id="4538" w:author="Clive D.W. Feather" w:date="2016-05-05T14:06:00Z">
        <w:r>
          <w:rPr>
            <w:color w:val="FF0000"/>
          </w:rPr>
          <w:t>The Advertising_SID parameter specifies the value that must be in the Advertising SID subfield in the ADI field of the advertising PDU that identifies the periodic advertising.</w:t>
        </w:r>
      </w:ins>
      <w:ins w:id="4539" w:author="Clive D.W. Feather" w:date="2016-05-05T14:07:00Z">
        <w:r>
          <w:rPr>
            <w:color w:val="FF0000"/>
          </w:rPr>
          <w:t xml:space="preserve"> </w:t>
        </w:r>
      </w:ins>
    </w:p>
    <w:p w:rsidR="0069734D" w:rsidRDefault="0063783C" w:rsidP="00D7101C">
      <w:pPr>
        <w:rPr>
          <w:ins w:id="4540" w:author="Batra, Mayank" w:date="2016-05-27T15:31:00Z"/>
          <w:color w:val="FF0000"/>
        </w:rPr>
      </w:pPr>
      <w:r>
        <w:rPr>
          <w:color w:val="FF0000"/>
        </w:rPr>
        <w:t xml:space="preserve">If </w:t>
      </w:r>
      <w:r w:rsidR="0069734D">
        <w:rPr>
          <w:color w:val="FF0000"/>
        </w:rPr>
        <w:t xml:space="preserve">Advertising_SID </w:t>
      </w:r>
      <w:r>
        <w:rPr>
          <w:color w:val="FF0000"/>
        </w:rPr>
        <w:t xml:space="preserve">is set to </w:t>
      </w:r>
      <w:r w:rsidR="0069734D">
        <w:rPr>
          <w:color w:val="FF0000"/>
        </w:rPr>
        <w:t>0xFF</w:t>
      </w:r>
      <w:r>
        <w:rPr>
          <w:color w:val="FF0000"/>
        </w:rPr>
        <w:t xml:space="preserve"> then </w:t>
      </w:r>
      <w:r w:rsidR="0069734D">
        <w:rPr>
          <w:color w:val="FF0000"/>
        </w:rPr>
        <w:t xml:space="preserve">the Controller shall accept </w:t>
      </w:r>
      <w:commentRangeStart w:id="4541"/>
      <w:r w:rsidR="0069734D">
        <w:rPr>
          <w:color w:val="FF0000"/>
        </w:rPr>
        <w:t xml:space="preserve">any value for </w:t>
      </w:r>
      <w:ins w:id="4542" w:author="Clive D.W. Feather" w:date="2016-05-05T14:07:00Z">
        <w:r w:rsidR="00DC00A7">
          <w:rPr>
            <w:color w:val="FF0000"/>
          </w:rPr>
          <w:t xml:space="preserve">the </w:t>
        </w:r>
      </w:ins>
      <w:r w:rsidR="0069734D">
        <w:rPr>
          <w:color w:val="FF0000"/>
        </w:rPr>
        <w:t>Advertising_SID</w:t>
      </w:r>
      <w:ins w:id="4543" w:author="Clive D.W. Feather" w:date="2016-05-05T14:07:00Z">
        <w:r w:rsidR="00DC00A7">
          <w:rPr>
            <w:color w:val="FF0000"/>
          </w:rPr>
          <w:t xml:space="preserve"> subfield</w:t>
        </w:r>
      </w:ins>
      <w:del w:id="4544" w:author="Clive D.W. Feather" w:date="2016-05-05T13:57:00Z">
        <w:r w:rsidR="0069734D" w:rsidDel="003B1828">
          <w:rPr>
            <w:color w:val="FF0000"/>
          </w:rPr>
          <w:delText xml:space="preserve"> because </w:delText>
        </w:r>
        <w:r w:rsidDel="003B1828">
          <w:rPr>
            <w:color w:val="FF0000"/>
          </w:rPr>
          <w:delText>the Extended Header of the advertising packet does not contain the AdvDataInfo field (see Section 2.3.X.4)</w:delText>
        </w:r>
      </w:del>
      <w:commentRangeEnd w:id="4541"/>
      <w:r w:rsidR="003B1828">
        <w:rPr>
          <w:rStyle w:val="aff1"/>
        </w:rPr>
        <w:commentReference w:id="4541"/>
      </w:r>
      <w:r>
        <w:rPr>
          <w:color w:val="FF0000"/>
        </w:rPr>
        <w:t>.</w:t>
      </w:r>
    </w:p>
    <w:p w:rsidR="00C17F46" w:rsidRDefault="00C17F46" w:rsidP="00C17F46">
      <w:pPr>
        <w:rPr>
          <w:ins w:id="4545" w:author="Batra, Mayank" w:date="2016-05-27T15:31:00Z"/>
          <w:color w:val="FF0000"/>
        </w:rPr>
      </w:pPr>
      <w:ins w:id="4546" w:author="Batra, Mayank" w:date="2016-05-27T15:31:00Z">
        <w:r>
          <w:rPr>
            <w:color w:val="FF0000"/>
          </w:rPr>
          <w:t>If the Slot_Durations parameter is set to 0x01 and the Controller does not support 1 µs switching and sampling, the Controller shall return the error code Unsupported Feature or Parameter value (0x11).</w:t>
        </w:r>
      </w:ins>
    </w:p>
    <w:p w:rsidR="00C17F46" w:rsidRDefault="00C17F46" w:rsidP="00C17F46">
      <w:pPr>
        <w:rPr>
          <w:ins w:id="4547" w:author="Batra, Mayank" w:date="2016-06-10T17:07:00Z"/>
          <w:color w:val="FF0000"/>
        </w:rPr>
      </w:pPr>
      <w:ins w:id="4548" w:author="Batra, Mayank" w:date="2016-05-27T15:31:00Z">
        <w:r>
          <w:rPr>
            <w:color w:val="FF0000"/>
          </w:rPr>
          <w:t>The Slot_Durations parameter is only valid when receiving an AoA Supplemental.</w:t>
        </w:r>
      </w:ins>
    </w:p>
    <w:p w:rsidR="0063783C" w:rsidRPr="00DF4735" w:rsidDel="003B1828" w:rsidRDefault="0063783C" w:rsidP="00E44F48">
      <w:pPr>
        <w:outlineLvl w:val="0"/>
        <w:rPr>
          <w:del w:id="4549" w:author="Clive D.W. Feather" w:date="2016-05-05T14:00:00Z"/>
          <w:color w:val="00B050"/>
        </w:rPr>
      </w:pPr>
      <w:del w:id="4550" w:author="Clive D.W. Feather" w:date="2016-05-05T14:00:00Z">
        <w:r w:rsidRPr="00DF4735" w:rsidDel="003B1828">
          <w:rPr>
            <w:color w:val="00B050"/>
          </w:rPr>
          <w:delText xml:space="preserve">[Note to the editor: Section 2.3.X.4 was introduced by Advertising Extensions </w:delText>
        </w:r>
        <w:r w:rsidR="00184984" w:rsidDel="003B1828">
          <w:rPr>
            <w:color w:val="00B050"/>
          </w:rPr>
          <w:fldChar w:fldCharType="begin"/>
        </w:r>
        <w:r w:rsidDel="003B1828">
          <w:rPr>
            <w:color w:val="00B050"/>
          </w:rPr>
          <w:delInstrText xml:space="preserve"> REF _Ref441076024 \r \h </w:delInstrText>
        </w:r>
        <w:r w:rsidR="00184984" w:rsidDel="003B1828">
          <w:rPr>
            <w:color w:val="00B050"/>
          </w:rPr>
        </w:r>
        <w:r w:rsidR="00184984" w:rsidDel="003B1828">
          <w:rPr>
            <w:color w:val="00B050"/>
          </w:rPr>
          <w:fldChar w:fldCharType="separate"/>
        </w:r>
        <w:r w:rsidDel="003B1828">
          <w:rPr>
            <w:color w:val="00B050"/>
          </w:rPr>
          <w:delText>[2]</w:delText>
        </w:r>
        <w:r w:rsidR="00184984" w:rsidDel="003B1828">
          <w:rPr>
            <w:color w:val="00B050"/>
          </w:rPr>
          <w:fldChar w:fldCharType="end"/>
        </w:r>
        <w:r w:rsidRPr="00DF4735" w:rsidDel="003B1828">
          <w:rPr>
            <w:color w:val="00B050"/>
          </w:rPr>
          <w:delText>]</w:delText>
        </w:r>
      </w:del>
    </w:p>
    <w:p w:rsidR="00D7101C" w:rsidRPr="005A41BB" w:rsidRDefault="00D7101C" w:rsidP="00E44F48">
      <w:pPr>
        <w:outlineLvl w:val="0"/>
        <w:rPr>
          <w:rStyle w:val="af"/>
          <w:color w:val="FF0000"/>
        </w:rPr>
      </w:pPr>
      <w:r w:rsidRPr="005A41BB">
        <w:rPr>
          <w:rStyle w:val="af"/>
          <w:color w:val="FF0000"/>
        </w:rPr>
        <w:t>Command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551"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330"/>
        <w:gridCol w:w="7750"/>
        <w:tblGridChange w:id="4552">
          <w:tblGrid>
            <w:gridCol w:w="1526"/>
            <w:gridCol w:w="330"/>
            <w:gridCol w:w="7750"/>
          </w:tblGrid>
        </w:tblGridChange>
      </w:tblGrid>
      <w:tr w:rsidR="00D7101C" w:rsidRPr="005A41BB" w:rsidTr="00E43532">
        <w:trPr>
          <w:cantSplit/>
        </w:trPr>
        <w:tc>
          <w:tcPr>
            <w:tcW w:w="1856" w:type="dxa"/>
            <w:gridSpan w:val="2"/>
            <w:tcBorders>
              <w:top w:val="nil"/>
              <w:left w:val="nil"/>
              <w:bottom w:val="single" w:sz="4" w:space="0" w:color="auto"/>
              <w:right w:val="nil"/>
            </w:tcBorders>
            <w:tcPrChange w:id="4553" w:author="Batra, Mayank" w:date="2016-06-21T12:07:00Z">
              <w:tcPr>
                <w:tcW w:w="1856" w:type="dxa"/>
                <w:gridSpan w:val="2"/>
                <w:tcBorders>
                  <w:top w:val="nil"/>
                  <w:left w:val="nil"/>
                  <w:bottom w:val="single" w:sz="4" w:space="0" w:color="auto"/>
                  <w:right w:val="nil"/>
                </w:tcBorders>
              </w:tcPr>
            </w:tcPrChange>
          </w:tcPr>
          <w:p w:rsidR="00D7101C" w:rsidRPr="00791FF6" w:rsidRDefault="00D7101C" w:rsidP="004B1513">
            <w:pPr>
              <w:rPr>
                <w:i/>
                <w:color w:val="FF0000"/>
              </w:rPr>
            </w:pPr>
            <w:r>
              <w:rPr>
                <w:i/>
                <w:color w:val="FF0000"/>
              </w:rPr>
              <w:t>Address_Type:</w:t>
            </w:r>
          </w:p>
        </w:tc>
        <w:tc>
          <w:tcPr>
            <w:tcW w:w="7750" w:type="dxa"/>
            <w:tcBorders>
              <w:top w:val="nil"/>
              <w:left w:val="nil"/>
              <w:bottom w:val="single" w:sz="4" w:space="0" w:color="auto"/>
              <w:right w:val="nil"/>
            </w:tcBorders>
            <w:tcPrChange w:id="4554" w:author="Batra, Mayank" w:date="2016-06-21T12:07:00Z">
              <w:tcPr>
                <w:tcW w:w="7750"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Size: 1 Octet</w:t>
            </w:r>
          </w:p>
        </w:tc>
      </w:tr>
      <w:tr w:rsidR="0083745C" w:rsidRPr="005A41BB" w:rsidTr="00E43532">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26" w:type="dxa"/>
            <w:tcPrChange w:id="4555" w:author="Batra, Mayank" w:date="2016-06-21T12:07:00Z">
              <w:tcPr>
                <w:tcW w:w="1526" w:type="dxa"/>
              </w:tcPr>
            </w:tcPrChange>
          </w:tcPr>
          <w:p w:rsidR="00D7101C" w:rsidRPr="005A41BB" w:rsidRDefault="00D7101C" w:rsidP="004B1513">
            <w:pPr>
              <w:rPr>
                <w:color w:val="FF0000"/>
              </w:rPr>
            </w:pPr>
            <w:r w:rsidRPr="005A41BB">
              <w:rPr>
                <w:color w:val="FF0000"/>
              </w:rPr>
              <w:t>0x00</w:t>
            </w:r>
          </w:p>
        </w:tc>
        <w:tc>
          <w:tcPr>
            <w:tcW w:w="8080" w:type="dxa"/>
            <w:gridSpan w:val="2"/>
            <w:tcPrChange w:id="4556" w:author="Batra, Mayank" w:date="2016-06-21T12:07:00Z">
              <w:tcPr>
                <w:tcW w:w="8080" w:type="dxa"/>
                <w:gridSpan w:val="2"/>
              </w:tcPr>
            </w:tcPrChange>
          </w:tcPr>
          <w:p w:rsidR="00D7101C" w:rsidRPr="005A41BB" w:rsidRDefault="00D7101C" w:rsidP="004B1513">
            <w:pPr>
              <w:rPr>
                <w:color w:val="FF0000"/>
              </w:rPr>
            </w:pPr>
            <w:r w:rsidRPr="005A41BB">
              <w:rPr>
                <w:color w:val="FF0000"/>
              </w:rPr>
              <w:t>Public Device Address</w:t>
            </w:r>
          </w:p>
        </w:tc>
      </w:tr>
      <w:tr w:rsidR="00D7101C" w:rsidRPr="005A41BB" w:rsidTr="00E43532">
        <w:trPr>
          <w:cantSplit/>
        </w:trPr>
        <w:tc>
          <w:tcPr>
            <w:tcW w:w="1526" w:type="dxa"/>
            <w:tcPrChange w:id="4557" w:author="Batra, Mayank" w:date="2016-06-21T12:07:00Z">
              <w:tcPr>
                <w:tcW w:w="1526" w:type="dxa"/>
              </w:tcPr>
            </w:tcPrChange>
          </w:tcPr>
          <w:p w:rsidR="00D7101C" w:rsidRPr="005A41BB" w:rsidRDefault="00D7101C" w:rsidP="004B1513">
            <w:pPr>
              <w:rPr>
                <w:color w:val="FF0000"/>
              </w:rPr>
            </w:pPr>
            <w:r w:rsidRPr="005A41BB">
              <w:rPr>
                <w:color w:val="FF0000"/>
              </w:rPr>
              <w:t>0x01</w:t>
            </w:r>
          </w:p>
        </w:tc>
        <w:tc>
          <w:tcPr>
            <w:tcW w:w="8080" w:type="dxa"/>
            <w:gridSpan w:val="2"/>
            <w:tcPrChange w:id="4558" w:author="Batra, Mayank" w:date="2016-06-21T12:07:00Z">
              <w:tcPr>
                <w:tcW w:w="8080" w:type="dxa"/>
                <w:gridSpan w:val="2"/>
              </w:tcPr>
            </w:tcPrChange>
          </w:tcPr>
          <w:p w:rsidR="00D7101C" w:rsidRPr="005A41BB" w:rsidRDefault="00D7101C" w:rsidP="004B1513">
            <w:pPr>
              <w:rPr>
                <w:color w:val="FF0000"/>
              </w:rPr>
            </w:pPr>
            <w:r w:rsidRPr="005A41BB">
              <w:rPr>
                <w:color w:val="FF0000"/>
              </w:rPr>
              <w:t>Random Device Address</w:t>
            </w:r>
          </w:p>
        </w:tc>
      </w:tr>
      <w:tr w:rsidR="00D7101C" w:rsidRPr="005A41BB" w:rsidTr="00E43532">
        <w:trPr>
          <w:cantSplit/>
        </w:trPr>
        <w:tc>
          <w:tcPr>
            <w:tcW w:w="1526" w:type="dxa"/>
            <w:tcPrChange w:id="4559" w:author="Batra, Mayank" w:date="2016-06-21T12:07:00Z">
              <w:tcPr>
                <w:tcW w:w="1526" w:type="dxa"/>
              </w:tcPr>
            </w:tcPrChange>
          </w:tcPr>
          <w:p w:rsidR="00D7101C" w:rsidRPr="005A41BB" w:rsidRDefault="00D7101C" w:rsidP="004B1513">
            <w:pPr>
              <w:rPr>
                <w:color w:val="FF0000"/>
              </w:rPr>
            </w:pPr>
            <w:r>
              <w:rPr>
                <w:color w:val="FF0000"/>
              </w:rPr>
              <w:t>0x02</w:t>
            </w:r>
          </w:p>
        </w:tc>
        <w:tc>
          <w:tcPr>
            <w:tcW w:w="8080" w:type="dxa"/>
            <w:gridSpan w:val="2"/>
            <w:tcPrChange w:id="4560" w:author="Batra, Mayank" w:date="2016-06-21T12:07:00Z">
              <w:tcPr>
                <w:tcW w:w="8080" w:type="dxa"/>
                <w:gridSpan w:val="2"/>
              </w:tcPr>
            </w:tcPrChange>
          </w:tcPr>
          <w:p w:rsidR="00D7101C" w:rsidRPr="005A41BB" w:rsidRDefault="00D7101C" w:rsidP="004B1513">
            <w:pPr>
              <w:rPr>
                <w:color w:val="FF0000"/>
              </w:rPr>
            </w:pPr>
            <w:r w:rsidRPr="00965C29">
              <w:rPr>
                <w:color w:val="FF0000"/>
              </w:rPr>
              <w:t>Public Identity Address (</w:t>
            </w:r>
            <w:r>
              <w:rPr>
                <w:color w:val="FF0000"/>
              </w:rPr>
              <w:t>c</w:t>
            </w:r>
            <w:r w:rsidRPr="00965C29">
              <w:rPr>
                <w:color w:val="FF0000"/>
              </w:rPr>
              <w:t>orresponds to peer’s Resolvable Private</w:t>
            </w:r>
            <w:r w:rsidR="00744A5F">
              <w:rPr>
                <w:color w:val="FF0000"/>
              </w:rPr>
              <w:t xml:space="preserve"> </w:t>
            </w:r>
            <w:r w:rsidRPr="00965C29">
              <w:rPr>
                <w:color w:val="FF0000"/>
              </w:rPr>
              <w:t>Address)</w:t>
            </w:r>
          </w:p>
        </w:tc>
      </w:tr>
      <w:tr w:rsidR="00D7101C" w:rsidRPr="005A41BB" w:rsidTr="00E43532">
        <w:trPr>
          <w:cantSplit/>
        </w:trPr>
        <w:tc>
          <w:tcPr>
            <w:tcW w:w="1526" w:type="dxa"/>
            <w:tcPrChange w:id="4561" w:author="Batra, Mayank" w:date="2016-06-21T12:07:00Z">
              <w:tcPr>
                <w:tcW w:w="1526" w:type="dxa"/>
              </w:tcPr>
            </w:tcPrChange>
          </w:tcPr>
          <w:p w:rsidR="00D7101C" w:rsidRDefault="00D7101C" w:rsidP="004B1513">
            <w:pPr>
              <w:rPr>
                <w:color w:val="FF0000"/>
              </w:rPr>
            </w:pPr>
            <w:r>
              <w:rPr>
                <w:color w:val="FF0000"/>
              </w:rPr>
              <w:t>0x03</w:t>
            </w:r>
          </w:p>
        </w:tc>
        <w:tc>
          <w:tcPr>
            <w:tcW w:w="8080" w:type="dxa"/>
            <w:gridSpan w:val="2"/>
            <w:tcPrChange w:id="4562" w:author="Batra, Mayank" w:date="2016-06-21T12:07:00Z">
              <w:tcPr>
                <w:tcW w:w="8080" w:type="dxa"/>
                <w:gridSpan w:val="2"/>
              </w:tcPr>
            </w:tcPrChange>
          </w:tcPr>
          <w:p w:rsidR="00D7101C" w:rsidRPr="00965C29" w:rsidRDefault="00D7101C" w:rsidP="004B1513">
            <w:pPr>
              <w:rPr>
                <w:color w:val="FF0000"/>
              </w:rPr>
            </w:pPr>
            <w:r w:rsidRPr="00965C29">
              <w:rPr>
                <w:color w:val="FF0000"/>
              </w:rPr>
              <w:t>Random (static) Identity Address (</w:t>
            </w:r>
            <w:r>
              <w:rPr>
                <w:color w:val="FF0000"/>
              </w:rPr>
              <w:t>c</w:t>
            </w:r>
            <w:r w:rsidRPr="00965C29">
              <w:rPr>
                <w:color w:val="FF0000"/>
              </w:rPr>
              <w:t>orresponds to peer’s Resolvable</w:t>
            </w:r>
            <w:r>
              <w:rPr>
                <w:color w:val="FF0000"/>
              </w:rPr>
              <w:t xml:space="preserve"> </w:t>
            </w:r>
            <w:r w:rsidRPr="00965C29">
              <w:rPr>
                <w:color w:val="FF0000"/>
              </w:rPr>
              <w:t>Private Address)</w:t>
            </w:r>
          </w:p>
        </w:tc>
      </w:tr>
      <w:tr w:rsidR="00D7101C" w:rsidRPr="005A41BB" w:rsidTr="00E43532">
        <w:trPr>
          <w:cantSplit/>
        </w:trPr>
        <w:tc>
          <w:tcPr>
            <w:tcW w:w="1526" w:type="dxa"/>
            <w:tcPrChange w:id="4563" w:author="Batra, Mayank" w:date="2016-06-21T12:07:00Z">
              <w:tcPr>
                <w:tcW w:w="1526" w:type="dxa"/>
              </w:tcPr>
            </w:tcPrChange>
          </w:tcPr>
          <w:p w:rsidR="00D7101C" w:rsidRPr="005A41BB" w:rsidRDefault="003237AA" w:rsidP="004B1513">
            <w:pPr>
              <w:rPr>
                <w:color w:val="FF0000"/>
              </w:rPr>
            </w:pPr>
            <w:r>
              <w:rPr>
                <w:color w:val="FF0000"/>
              </w:rPr>
              <w:t>All other values</w:t>
            </w:r>
          </w:p>
        </w:tc>
        <w:tc>
          <w:tcPr>
            <w:tcW w:w="8080" w:type="dxa"/>
            <w:gridSpan w:val="2"/>
            <w:tcPrChange w:id="4564" w:author="Batra, Mayank" w:date="2016-06-21T12:07:00Z">
              <w:tcPr>
                <w:tcW w:w="8080" w:type="dxa"/>
                <w:gridSpan w:val="2"/>
              </w:tcPr>
            </w:tcPrChange>
          </w:tcPr>
          <w:p w:rsidR="00D7101C" w:rsidRPr="005A41BB" w:rsidRDefault="00D7101C" w:rsidP="004B1513">
            <w:pPr>
              <w:rPr>
                <w:color w:val="FF0000"/>
              </w:rPr>
            </w:pPr>
            <w:r w:rsidRPr="005A41BB">
              <w:rPr>
                <w:color w:val="FF0000"/>
              </w:rPr>
              <w:t>Reserved for future use</w:t>
            </w:r>
          </w:p>
        </w:tc>
      </w:tr>
    </w:tbl>
    <w:p w:rsidR="00D7101C" w:rsidRPr="005A41BB"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56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856"/>
        <w:gridCol w:w="354"/>
        <w:gridCol w:w="7396"/>
        <w:tblGridChange w:id="4566">
          <w:tblGrid>
            <w:gridCol w:w="1856"/>
            <w:gridCol w:w="354"/>
            <w:gridCol w:w="7396"/>
          </w:tblGrid>
        </w:tblGridChange>
      </w:tblGrid>
      <w:tr w:rsidR="00D7101C" w:rsidRPr="005A41BB" w:rsidTr="00E43532">
        <w:trPr>
          <w:cantSplit/>
        </w:trPr>
        <w:tc>
          <w:tcPr>
            <w:tcW w:w="1856" w:type="dxa"/>
            <w:tcBorders>
              <w:top w:val="nil"/>
              <w:left w:val="nil"/>
              <w:bottom w:val="single" w:sz="4" w:space="0" w:color="auto"/>
              <w:right w:val="nil"/>
            </w:tcBorders>
            <w:tcPrChange w:id="4567" w:author="Batra, Mayank" w:date="2016-06-21T12:07:00Z">
              <w:tcPr>
                <w:tcW w:w="1856" w:type="dxa"/>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Address</w:t>
            </w:r>
            <w:r w:rsidRPr="00BE51CF">
              <w:rPr>
                <w:i/>
                <w:color w:val="FF0000"/>
              </w:rPr>
              <w:t>:</w:t>
            </w:r>
          </w:p>
        </w:tc>
        <w:tc>
          <w:tcPr>
            <w:tcW w:w="7750" w:type="dxa"/>
            <w:gridSpan w:val="2"/>
            <w:tcBorders>
              <w:top w:val="nil"/>
              <w:left w:val="nil"/>
              <w:bottom w:val="single" w:sz="4" w:space="0" w:color="auto"/>
              <w:right w:val="nil"/>
            </w:tcBorders>
            <w:tcPrChange w:id="4568" w:author="Batra, Mayank" w:date="2016-06-21T12:07:00Z">
              <w:tcPr>
                <w:tcW w:w="7750" w:type="dxa"/>
                <w:gridSpan w:val="2"/>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6</w:t>
            </w:r>
            <w:r w:rsidRPr="00791FF6">
              <w:rPr>
                <w:i/>
                <w:color w:val="FF0000"/>
              </w:rPr>
              <w:t xml:space="preserve"> Octet</w:t>
            </w:r>
            <w:r>
              <w:rPr>
                <w:i/>
                <w:color w:val="FF0000"/>
              </w:rPr>
              <w:t>s</w:t>
            </w:r>
          </w:p>
        </w:tc>
      </w:tr>
      <w:tr w:rsidR="0083745C" w:rsidRPr="005A41BB" w:rsidTr="00E43532">
        <w:trPr>
          <w:cantSplit/>
        </w:trPr>
        <w:tc>
          <w:tcPr>
            <w:tcW w:w="2210" w:type="dxa"/>
            <w:gridSpan w:val="2"/>
            <w:shd w:val="clear" w:color="auto" w:fill="DAEEF3"/>
          </w:tcPr>
          <w:p w:rsidR="00D7101C" w:rsidRPr="005A41BB" w:rsidRDefault="00D7101C" w:rsidP="004B1513">
            <w:pPr>
              <w:rPr>
                <w:rStyle w:val="af"/>
                <w:color w:val="FF0000"/>
              </w:rPr>
            </w:pPr>
            <w:r w:rsidRPr="005A41BB">
              <w:rPr>
                <w:rStyle w:val="af"/>
                <w:color w:val="FF0000"/>
              </w:rPr>
              <w:lastRenderedPageBreak/>
              <w:t>Value</w:t>
            </w:r>
          </w:p>
        </w:tc>
        <w:tc>
          <w:tcPr>
            <w:tcW w:w="7396" w:type="dxa"/>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2210" w:type="dxa"/>
            <w:gridSpan w:val="2"/>
            <w:tcPrChange w:id="4569" w:author="Batra, Mayank" w:date="2016-06-21T12:07:00Z">
              <w:tcPr>
                <w:tcW w:w="2210" w:type="dxa"/>
                <w:gridSpan w:val="2"/>
              </w:tcPr>
            </w:tcPrChange>
          </w:tcPr>
          <w:p w:rsidR="00D7101C" w:rsidRPr="005A41BB" w:rsidRDefault="00D7101C" w:rsidP="004B1513">
            <w:pPr>
              <w:rPr>
                <w:color w:val="FF0000"/>
              </w:rPr>
            </w:pPr>
            <w:r w:rsidRPr="005A41BB">
              <w:rPr>
                <w:color w:val="FF0000"/>
              </w:rPr>
              <w:t>0xXXXXXXXXXXXX</w:t>
            </w:r>
          </w:p>
        </w:tc>
        <w:tc>
          <w:tcPr>
            <w:tcW w:w="7396" w:type="dxa"/>
            <w:tcPrChange w:id="4570" w:author="Batra, Mayank" w:date="2016-06-21T12:07:00Z">
              <w:tcPr>
                <w:tcW w:w="7396" w:type="dxa"/>
              </w:tcPr>
            </w:tcPrChange>
          </w:tcPr>
          <w:p w:rsidR="00D7101C" w:rsidRPr="005A41BB" w:rsidRDefault="00D7101C" w:rsidP="004B1513">
            <w:pPr>
              <w:rPr>
                <w:color w:val="FF0000"/>
              </w:rPr>
            </w:pPr>
            <w:r>
              <w:rPr>
                <w:color w:val="FF0000"/>
              </w:rPr>
              <w:t>Public Device Address, Random Device Address, Public Identity Address or Random (static) Identity Address of the device whose advertising PDU is being reported.</w:t>
            </w:r>
          </w:p>
        </w:tc>
      </w:tr>
    </w:tbl>
    <w:p w:rsidR="00D7101C" w:rsidRPr="005A41BB"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571"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572">
          <w:tblGrid>
            <w:gridCol w:w="1560"/>
            <w:gridCol w:w="1907"/>
            <w:gridCol w:w="6139"/>
          </w:tblGrid>
        </w:tblGridChange>
      </w:tblGrid>
      <w:tr w:rsidR="00D7101C" w:rsidRPr="005A41BB" w:rsidTr="00E43532">
        <w:trPr>
          <w:cantSplit/>
        </w:trPr>
        <w:tc>
          <w:tcPr>
            <w:tcW w:w="3467" w:type="dxa"/>
            <w:gridSpan w:val="2"/>
            <w:tcBorders>
              <w:top w:val="nil"/>
              <w:left w:val="nil"/>
              <w:bottom w:val="single" w:sz="4" w:space="0" w:color="auto"/>
              <w:right w:val="nil"/>
            </w:tcBorders>
            <w:tcPrChange w:id="4573" w:author="Batra, Mayank" w:date="2016-06-21T12:07:00Z">
              <w:tcPr>
                <w:tcW w:w="3467" w:type="dxa"/>
                <w:gridSpan w:val="2"/>
                <w:tcBorders>
                  <w:top w:val="nil"/>
                  <w:left w:val="nil"/>
                  <w:bottom w:val="single" w:sz="4" w:space="0" w:color="auto"/>
                  <w:right w:val="nil"/>
                </w:tcBorders>
              </w:tcPr>
            </w:tcPrChange>
          </w:tcPr>
          <w:p w:rsidR="00D7101C" w:rsidRPr="00DC7EB8" w:rsidRDefault="00D7101C">
            <w:pPr>
              <w:rPr>
                <w:i/>
                <w:color w:val="FF0000"/>
              </w:rPr>
            </w:pPr>
            <w:r>
              <w:rPr>
                <w:i/>
                <w:color w:val="FF0000"/>
              </w:rPr>
              <w:t>Advertising_SID:</w:t>
            </w:r>
          </w:p>
        </w:tc>
        <w:tc>
          <w:tcPr>
            <w:tcW w:w="6139" w:type="dxa"/>
            <w:tcBorders>
              <w:top w:val="nil"/>
              <w:left w:val="nil"/>
              <w:bottom w:val="single" w:sz="4" w:space="0" w:color="auto"/>
              <w:right w:val="nil"/>
            </w:tcBorders>
            <w:tcPrChange w:id="4574" w:author="Batra, Mayank" w:date="2016-06-21T12:07:00Z">
              <w:tcPr>
                <w:tcW w:w="6139"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E43532">
        <w:trPr>
          <w:cantSplit/>
        </w:trPr>
        <w:tc>
          <w:tcPr>
            <w:tcW w:w="1560"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46"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60" w:type="dxa"/>
            <w:tcPrChange w:id="4575" w:author="Batra, Mayank" w:date="2016-06-21T12:07:00Z">
              <w:tcPr>
                <w:tcW w:w="1560" w:type="dxa"/>
              </w:tcPr>
            </w:tcPrChange>
          </w:tcPr>
          <w:p w:rsidR="00D7101C" w:rsidRPr="005A41BB" w:rsidRDefault="00D7101C">
            <w:pPr>
              <w:rPr>
                <w:color w:val="FF0000"/>
              </w:rPr>
            </w:pPr>
            <w:r w:rsidRPr="005A41BB">
              <w:rPr>
                <w:color w:val="FF0000"/>
              </w:rPr>
              <w:t>0x</w:t>
            </w:r>
            <w:r>
              <w:rPr>
                <w:color w:val="FF0000"/>
              </w:rPr>
              <w:t>00 – 0x0F</w:t>
            </w:r>
          </w:p>
        </w:tc>
        <w:tc>
          <w:tcPr>
            <w:tcW w:w="8046" w:type="dxa"/>
            <w:gridSpan w:val="2"/>
            <w:tcPrChange w:id="4576" w:author="Batra, Mayank" w:date="2016-06-21T12:07:00Z">
              <w:tcPr>
                <w:tcW w:w="8046" w:type="dxa"/>
                <w:gridSpan w:val="2"/>
              </w:tcPr>
            </w:tcPrChange>
          </w:tcPr>
          <w:p w:rsidR="00D7101C" w:rsidRPr="00985E3E" w:rsidRDefault="00DC00A7" w:rsidP="00DC00A7">
            <w:pPr>
              <w:rPr>
                <w:color w:val="FF0000"/>
              </w:rPr>
            </w:pPr>
            <w:ins w:id="4577" w:author="Clive D.W. Feather" w:date="2016-05-05T14:07:00Z">
              <w:r>
                <w:rPr>
                  <w:color w:val="FF0000"/>
                </w:rPr>
                <w:t>V</w:t>
              </w:r>
            </w:ins>
            <w:ins w:id="4578" w:author="Clive D.W. Feather" w:date="2016-05-05T14:02:00Z">
              <w:r w:rsidRPr="00DC00A7">
                <w:rPr>
                  <w:color w:val="FF0000"/>
                </w:rPr>
                <w:t xml:space="preserve">alue </w:t>
              </w:r>
            </w:ins>
            <w:ins w:id="4579" w:author="Clive D.W. Feather" w:date="2016-05-05T14:08:00Z">
              <w:r>
                <w:rPr>
                  <w:color w:val="FF0000"/>
                </w:rPr>
                <w:t>that must be in</w:t>
              </w:r>
            </w:ins>
            <w:ins w:id="4580" w:author="Clive D.W. Feather" w:date="2016-05-05T14:02:00Z">
              <w:r w:rsidRPr="00DC00A7">
                <w:rPr>
                  <w:color w:val="FF0000"/>
                </w:rPr>
                <w:t xml:space="preserve"> the Advertising SID subfield in the ADI field</w:t>
              </w:r>
            </w:ins>
            <w:del w:id="4581" w:author="Clive D.W. Feather" w:date="2016-05-05T14:02:00Z">
              <w:r w:rsidR="00D7101C" w:rsidDel="00DC00A7">
                <w:rPr>
                  <w:color w:val="FF0000"/>
                </w:rPr>
                <w:delText>Identifier for the advertising set being used by the advertise</w:delText>
              </w:r>
            </w:del>
            <w:ins w:id="4582" w:author="Clive D.W. Feather" w:date="2016-05-05T14:03:00Z">
              <w:r>
                <w:rPr>
                  <w:color w:val="FF0000"/>
                </w:rPr>
                <w:t>.</w:t>
              </w:r>
            </w:ins>
            <w:del w:id="4583" w:author="Clive D.W. Feather" w:date="2016-05-05T14:02:00Z">
              <w:r w:rsidR="00D7101C" w:rsidDel="00DC00A7">
                <w:rPr>
                  <w:color w:val="FF0000"/>
                </w:rPr>
                <w:delText>r</w:delText>
              </w:r>
            </w:del>
          </w:p>
        </w:tc>
      </w:tr>
      <w:tr w:rsidR="00D7101C" w:rsidRPr="005A41BB" w:rsidDel="00DC00A7" w:rsidTr="00E43532">
        <w:trPr>
          <w:cantSplit/>
          <w:del w:id="4584" w:author="Clive D.W. Feather" w:date="2016-05-05T14:04:00Z"/>
        </w:trPr>
        <w:tc>
          <w:tcPr>
            <w:tcW w:w="1560" w:type="dxa"/>
            <w:tcPrChange w:id="4585" w:author="Batra, Mayank" w:date="2016-06-21T12:07:00Z">
              <w:tcPr>
                <w:tcW w:w="1560" w:type="dxa"/>
              </w:tcPr>
            </w:tcPrChange>
          </w:tcPr>
          <w:p w:rsidR="00D7101C" w:rsidRPr="005A41BB" w:rsidDel="00DC00A7" w:rsidRDefault="00D7101C" w:rsidP="004B1513">
            <w:pPr>
              <w:rPr>
                <w:del w:id="4586" w:author="Clive D.W. Feather" w:date="2016-05-05T14:04:00Z"/>
                <w:color w:val="FF0000"/>
              </w:rPr>
            </w:pPr>
            <w:del w:id="4587" w:author="Clive D.W. Feather" w:date="2016-05-05T14:04:00Z">
              <w:r w:rsidDel="00DC00A7">
                <w:rPr>
                  <w:color w:val="FF0000"/>
                </w:rPr>
                <w:delText>0x10 – 0xFE</w:delText>
              </w:r>
            </w:del>
          </w:p>
        </w:tc>
        <w:tc>
          <w:tcPr>
            <w:tcW w:w="8046" w:type="dxa"/>
            <w:gridSpan w:val="2"/>
            <w:tcPrChange w:id="4588" w:author="Batra, Mayank" w:date="2016-06-21T12:07:00Z">
              <w:tcPr>
                <w:tcW w:w="8046" w:type="dxa"/>
                <w:gridSpan w:val="2"/>
              </w:tcPr>
            </w:tcPrChange>
          </w:tcPr>
          <w:p w:rsidR="00D7101C" w:rsidDel="00DC00A7" w:rsidRDefault="00D7101C" w:rsidP="004B1513">
            <w:pPr>
              <w:rPr>
                <w:del w:id="4589" w:author="Clive D.W. Feather" w:date="2016-05-05T14:04:00Z"/>
                <w:color w:val="FF0000"/>
              </w:rPr>
            </w:pPr>
            <w:del w:id="4590" w:author="Clive D.W. Feather" w:date="2016-05-05T14:04:00Z">
              <w:r w:rsidDel="00DC00A7">
                <w:rPr>
                  <w:color w:val="FF0000"/>
                </w:rPr>
                <w:delText>Reserved for future use</w:delText>
              </w:r>
            </w:del>
          </w:p>
        </w:tc>
      </w:tr>
      <w:tr w:rsidR="00D7101C" w:rsidRPr="005A41BB" w:rsidTr="00E43532">
        <w:trPr>
          <w:cantSplit/>
        </w:trPr>
        <w:tc>
          <w:tcPr>
            <w:tcW w:w="1560" w:type="dxa"/>
            <w:tcPrChange w:id="4591" w:author="Batra, Mayank" w:date="2016-06-21T12:07:00Z">
              <w:tcPr>
                <w:tcW w:w="1560" w:type="dxa"/>
              </w:tcPr>
            </w:tcPrChange>
          </w:tcPr>
          <w:p w:rsidR="00D7101C" w:rsidRDefault="00D7101C" w:rsidP="004B1513">
            <w:pPr>
              <w:rPr>
                <w:color w:val="FF0000"/>
              </w:rPr>
            </w:pPr>
            <w:r>
              <w:rPr>
                <w:color w:val="FF0000"/>
              </w:rPr>
              <w:t>0xFF</w:t>
            </w:r>
          </w:p>
        </w:tc>
        <w:tc>
          <w:tcPr>
            <w:tcW w:w="8046" w:type="dxa"/>
            <w:gridSpan w:val="2"/>
            <w:tcPrChange w:id="4592" w:author="Batra, Mayank" w:date="2016-06-21T12:07:00Z">
              <w:tcPr>
                <w:tcW w:w="8046" w:type="dxa"/>
                <w:gridSpan w:val="2"/>
              </w:tcPr>
            </w:tcPrChange>
          </w:tcPr>
          <w:p w:rsidR="00D7101C" w:rsidRDefault="00775DD9" w:rsidP="00DC00A7">
            <w:pPr>
              <w:rPr>
                <w:color w:val="FF0000"/>
              </w:rPr>
            </w:pPr>
            <w:del w:id="4593" w:author="Clive D.W. Feather" w:date="2016-05-05T14:03:00Z">
              <w:r w:rsidDel="00DC00A7">
                <w:rPr>
                  <w:color w:val="FF0000"/>
                </w:rPr>
                <w:delText>No Advertising_SID; a</w:delText>
              </w:r>
            </w:del>
            <w:ins w:id="4594" w:author="Clive D.W. Feather" w:date="2016-05-05T14:03:00Z">
              <w:r w:rsidR="00DC00A7">
                <w:rPr>
                  <w:color w:val="FF0000"/>
                </w:rPr>
                <w:t>A</w:t>
              </w:r>
            </w:ins>
            <w:r w:rsidR="0042191F">
              <w:rPr>
                <w:color w:val="FF0000"/>
              </w:rPr>
              <w:t xml:space="preserve">ccept any value </w:t>
            </w:r>
            <w:del w:id="4595" w:author="Clive D.W. Feather" w:date="2016-05-05T14:03:00Z">
              <w:r w:rsidR="0042191F" w:rsidDel="00DC00A7">
                <w:rPr>
                  <w:color w:val="FF0000"/>
                </w:rPr>
                <w:delText xml:space="preserve">for </w:delText>
              </w:r>
            </w:del>
            <w:ins w:id="4596" w:author="Clive D.W. Feather" w:date="2016-05-05T14:03:00Z">
              <w:r w:rsidR="00DC00A7">
                <w:rPr>
                  <w:color w:val="FF0000"/>
                </w:rPr>
                <w:t xml:space="preserve">in the </w:t>
              </w:r>
            </w:ins>
            <w:r w:rsidR="0042191F">
              <w:rPr>
                <w:color w:val="FF0000"/>
              </w:rPr>
              <w:t>Advertising_SID</w:t>
            </w:r>
            <w:ins w:id="4597" w:author="Clive D.W. Feather" w:date="2016-05-05T14:03:00Z">
              <w:r w:rsidR="00DC00A7">
                <w:rPr>
                  <w:color w:val="FF0000"/>
                </w:rPr>
                <w:t xml:space="preserve"> subfield</w:t>
              </w:r>
            </w:ins>
          </w:p>
        </w:tc>
      </w:tr>
      <w:tr w:rsidR="00DC00A7" w:rsidRPr="005A41BB" w:rsidTr="00E43532">
        <w:trPr>
          <w:cantSplit/>
          <w:ins w:id="4598" w:author="Clive D.W. Feather" w:date="2016-05-05T14:04:00Z"/>
        </w:trPr>
        <w:tc>
          <w:tcPr>
            <w:tcW w:w="1560" w:type="dxa"/>
            <w:tcPrChange w:id="4599" w:author="Batra, Mayank" w:date="2016-06-21T12:07:00Z">
              <w:tcPr>
                <w:tcW w:w="1560" w:type="dxa"/>
              </w:tcPr>
            </w:tcPrChange>
          </w:tcPr>
          <w:p w:rsidR="00DC00A7" w:rsidRDefault="00DC00A7" w:rsidP="004B1513">
            <w:pPr>
              <w:rPr>
                <w:ins w:id="4600" w:author="Clive D.W. Feather" w:date="2016-05-05T14:04:00Z"/>
                <w:color w:val="FF0000"/>
              </w:rPr>
            </w:pPr>
            <w:ins w:id="4601" w:author="Clive D.W. Feather" w:date="2016-05-05T14:04:00Z">
              <w:r>
                <w:rPr>
                  <w:color w:val="FF0000"/>
                </w:rPr>
                <w:t>All other values</w:t>
              </w:r>
            </w:ins>
          </w:p>
        </w:tc>
        <w:tc>
          <w:tcPr>
            <w:tcW w:w="8046" w:type="dxa"/>
            <w:gridSpan w:val="2"/>
            <w:tcPrChange w:id="4602" w:author="Batra, Mayank" w:date="2016-06-21T12:07:00Z">
              <w:tcPr>
                <w:tcW w:w="8046" w:type="dxa"/>
                <w:gridSpan w:val="2"/>
              </w:tcPr>
            </w:tcPrChange>
          </w:tcPr>
          <w:p w:rsidR="00DC00A7" w:rsidDel="00DC00A7" w:rsidRDefault="00DC00A7" w:rsidP="00DC00A7">
            <w:pPr>
              <w:rPr>
                <w:ins w:id="4603" w:author="Clive D.W. Feather" w:date="2016-05-05T14:04:00Z"/>
                <w:color w:val="FF0000"/>
              </w:rPr>
            </w:pPr>
            <w:ins w:id="4604" w:author="Clive D.W. Feather" w:date="2016-05-05T14:04:00Z">
              <w:r>
                <w:rPr>
                  <w:color w:val="FF0000"/>
                </w:rPr>
                <w:t>Reserved for future use</w:t>
              </w:r>
            </w:ins>
          </w:p>
        </w:tc>
      </w:tr>
    </w:tbl>
    <w:p w:rsidR="00D7101C" w:rsidRDefault="00D7101C" w:rsidP="00D7101C">
      <w:pPr>
        <w:rPr>
          <w:ins w:id="4605" w:author="Batra, Mayank" w:date="2016-05-27T15:33:00Z"/>
          <w:color w:val="FF0000"/>
        </w:rPr>
      </w:pPr>
    </w:p>
    <w:p w:rsidR="00D7101C" w:rsidRPr="005A41BB" w:rsidRDefault="00D7101C" w:rsidP="00D7101C">
      <w:pPr>
        <w:rPr>
          <w:del w:id="4606" w:author="Batra, Mayank" w:date="2016-06-10T17:07:00Z"/>
          <w:rStyle w:val="af"/>
          <w:color w:val="FF0000"/>
        </w:rPr>
      </w:pPr>
      <w:del w:id="4607" w:author="Batra, Mayank" w:date="2016-06-10T17:07:00Z">
        <w:r w:rsidRPr="005A41BB">
          <w:rPr>
            <w:rStyle w:val="af"/>
            <w:color w:val="FF0000"/>
          </w:rPr>
          <w:delText>Return Parameters:</w:delText>
        </w:r>
      </w:del>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608"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609">
          <w:tblGrid>
            <w:gridCol w:w="1526"/>
            <w:gridCol w:w="34"/>
            <w:gridCol w:w="820"/>
            <w:gridCol w:w="7226"/>
          </w:tblGrid>
        </w:tblGridChange>
      </w:tblGrid>
      <w:tr w:rsidR="00DB4045" w:rsidRPr="005A41BB" w:rsidTr="00DC4746">
        <w:trPr>
          <w:cantSplit/>
          <w:ins w:id="4610" w:author="Batra, Mayank" w:date="2016-05-27T15:33:00Z"/>
        </w:trPr>
        <w:tc>
          <w:tcPr>
            <w:tcW w:w="3467" w:type="dxa"/>
            <w:gridSpan w:val="2"/>
            <w:tcBorders>
              <w:top w:val="nil"/>
              <w:left w:val="nil"/>
              <w:bottom w:val="single" w:sz="4" w:space="0" w:color="auto"/>
              <w:right w:val="nil"/>
            </w:tcBorders>
            <w:tcPrChange w:id="4611" w:author="Batra, Mayank" w:date="2016-06-21T12:07:00Z">
              <w:tcPr>
                <w:tcW w:w="2380" w:type="dxa"/>
                <w:gridSpan w:val="3"/>
                <w:tcBorders>
                  <w:top w:val="nil"/>
                  <w:left w:val="nil"/>
                  <w:bottom w:val="single" w:sz="4" w:space="0" w:color="auto"/>
                  <w:right w:val="nil"/>
                </w:tcBorders>
              </w:tcPr>
            </w:tcPrChange>
          </w:tcPr>
          <w:p w:rsidR="00C17F46" w:rsidRPr="00DC7EB8" w:rsidRDefault="00D7101C" w:rsidP="00DC4746">
            <w:pPr>
              <w:rPr>
                <w:ins w:id="4612" w:author="Batra, Mayank" w:date="2016-05-27T15:33:00Z"/>
                <w:i/>
                <w:color w:val="FF0000"/>
              </w:rPr>
            </w:pPr>
            <w:del w:id="4613" w:author="Batra, Mayank" w:date="2016-06-10T17:07:00Z">
              <w:r>
                <w:rPr>
                  <w:i/>
                  <w:color w:val="FF0000"/>
                </w:rPr>
                <w:delText>Status:</w:delText>
              </w:r>
            </w:del>
            <w:ins w:id="4614" w:author="Batra, Mayank" w:date="2016-05-27T15:33:00Z">
              <w:r w:rsidR="00C17F46">
                <w:rPr>
                  <w:i/>
                  <w:color w:val="FF0000"/>
                </w:rPr>
                <w:t>Slot_Durations:</w:t>
              </w:r>
            </w:ins>
          </w:p>
        </w:tc>
        <w:tc>
          <w:tcPr>
            <w:tcW w:w="6139" w:type="dxa"/>
            <w:tcBorders>
              <w:top w:val="nil"/>
              <w:left w:val="nil"/>
              <w:bottom w:val="single" w:sz="4" w:space="0" w:color="auto"/>
              <w:right w:val="nil"/>
            </w:tcBorders>
            <w:tcPrChange w:id="4615" w:author="Batra, Mayank" w:date="2016-06-21T12:07:00Z">
              <w:tcPr>
                <w:tcW w:w="7226" w:type="dxa"/>
                <w:tcBorders>
                  <w:top w:val="nil"/>
                  <w:left w:val="nil"/>
                  <w:bottom w:val="single" w:sz="4" w:space="0" w:color="auto"/>
                  <w:right w:val="nil"/>
                </w:tcBorders>
              </w:tcPr>
            </w:tcPrChange>
          </w:tcPr>
          <w:p w:rsidR="00C17F46" w:rsidRPr="00791FF6" w:rsidRDefault="00C17F46" w:rsidP="00DC4746">
            <w:pPr>
              <w:jc w:val="right"/>
              <w:rPr>
                <w:ins w:id="4616" w:author="Batra, Mayank" w:date="2016-05-27T15:33:00Z"/>
                <w:i/>
                <w:color w:val="FF0000"/>
              </w:rPr>
            </w:pPr>
            <w:ins w:id="4617" w:author="Batra, Mayank" w:date="2016-05-27T15:33:00Z">
              <w:r w:rsidRPr="00791FF6">
                <w:rPr>
                  <w:i/>
                  <w:color w:val="FF0000"/>
                </w:rPr>
                <w:t xml:space="preserve">Size: </w:t>
              </w:r>
              <w:r>
                <w:rPr>
                  <w:i/>
                  <w:color w:val="FF0000"/>
                </w:rPr>
                <w:t>1</w:t>
              </w:r>
              <w:r w:rsidRPr="00791FF6">
                <w:rPr>
                  <w:i/>
                  <w:color w:val="FF0000"/>
                </w:rPr>
                <w:t xml:space="preserve"> Octet</w:t>
              </w:r>
            </w:ins>
          </w:p>
        </w:tc>
      </w:tr>
      <w:tr w:rsidR="00DB4045" w:rsidRPr="005A41BB" w:rsidTr="00DC4746">
        <w:trPr>
          <w:cantSplit/>
          <w:ins w:id="4618" w:author="Batra, Mayank" w:date="2016-05-27T15:33:00Z"/>
        </w:trPr>
        <w:tc>
          <w:tcPr>
            <w:tcW w:w="1560" w:type="dxa"/>
            <w:shd w:val="clear" w:color="auto" w:fill="DAEEF3"/>
            <w:tcPrChange w:id="4619" w:author="Batra, Mayank" w:date="2016-06-21T12:07:00Z">
              <w:tcPr>
                <w:tcW w:w="1526" w:type="dxa"/>
                <w:shd w:val="clear" w:color="auto" w:fill="DAEEF3"/>
              </w:tcPr>
            </w:tcPrChange>
          </w:tcPr>
          <w:p w:rsidR="00C17F46" w:rsidRPr="005A41BB" w:rsidRDefault="00C17F46" w:rsidP="00DC4746">
            <w:pPr>
              <w:rPr>
                <w:ins w:id="4620" w:author="Batra, Mayank" w:date="2016-05-27T15:33:00Z"/>
                <w:rStyle w:val="af"/>
                <w:color w:val="FF0000"/>
              </w:rPr>
            </w:pPr>
            <w:ins w:id="4621" w:author="Batra, Mayank" w:date="2016-05-27T15:33:00Z">
              <w:r w:rsidRPr="005A41BB">
                <w:rPr>
                  <w:rStyle w:val="af"/>
                  <w:color w:val="FF0000"/>
                </w:rPr>
                <w:t>Value</w:t>
              </w:r>
            </w:ins>
          </w:p>
        </w:tc>
        <w:tc>
          <w:tcPr>
            <w:tcW w:w="8046" w:type="dxa"/>
            <w:gridSpan w:val="2"/>
            <w:shd w:val="clear" w:color="auto" w:fill="DAEEF3"/>
            <w:tcPrChange w:id="4622" w:author="Batra, Mayank" w:date="2016-06-21T12:07:00Z">
              <w:tcPr>
                <w:tcW w:w="8080" w:type="dxa"/>
                <w:gridSpan w:val="3"/>
                <w:shd w:val="clear" w:color="auto" w:fill="DAEEF3"/>
              </w:tcPr>
            </w:tcPrChange>
          </w:tcPr>
          <w:p w:rsidR="00C17F46" w:rsidRPr="005A41BB" w:rsidRDefault="00C17F46" w:rsidP="00DC4746">
            <w:pPr>
              <w:rPr>
                <w:ins w:id="4623" w:author="Batra, Mayank" w:date="2016-05-27T15:33:00Z"/>
                <w:rStyle w:val="af"/>
                <w:color w:val="FF0000"/>
              </w:rPr>
            </w:pPr>
            <w:ins w:id="4624" w:author="Batra, Mayank" w:date="2016-05-27T15:33:00Z">
              <w:r w:rsidRPr="005A41BB">
                <w:rPr>
                  <w:rStyle w:val="af"/>
                  <w:color w:val="FF0000"/>
                </w:rPr>
                <w:t>Parameter Description</w:t>
              </w:r>
            </w:ins>
          </w:p>
        </w:tc>
      </w:tr>
      <w:tr w:rsidR="00C17F46" w:rsidRPr="005A41BB" w:rsidTr="00DC4746">
        <w:trPr>
          <w:cantSplit/>
          <w:ins w:id="4625" w:author="Batra, Mayank" w:date="2016-05-27T15:33:00Z"/>
        </w:trPr>
        <w:tc>
          <w:tcPr>
            <w:tcW w:w="1560" w:type="dxa"/>
          </w:tcPr>
          <w:p w:rsidR="00C17F46" w:rsidRPr="005A41BB" w:rsidRDefault="00C17F46" w:rsidP="00DC4746">
            <w:pPr>
              <w:rPr>
                <w:ins w:id="4626" w:author="Batra, Mayank" w:date="2016-05-27T15:33:00Z"/>
                <w:color w:val="FF0000"/>
              </w:rPr>
            </w:pPr>
            <w:ins w:id="4627" w:author="Batra, Mayank" w:date="2016-05-27T15:33:00Z">
              <w:r w:rsidRPr="005A41BB">
                <w:rPr>
                  <w:color w:val="FF0000"/>
                </w:rPr>
                <w:t>0x</w:t>
              </w:r>
              <w:r>
                <w:rPr>
                  <w:color w:val="FF0000"/>
                </w:rPr>
                <w:t>01</w:t>
              </w:r>
            </w:ins>
          </w:p>
        </w:tc>
        <w:tc>
          <w:tcPr>
            <w:tcW w:w="8046" w:type="dxa"/>
            <w:gridSpan w:val="2"/>
          </w:tcPr>
          <w:p w:rsidR="00C17F46" w:rsidRPr="00985E3E" w:rsidRDefault="00C17F46" w:rsidP="00DC4746">
            <w:pPr>
              <w:rPr>
                <w:ins w:id="4628" w:author="Batra, Mayank" w:date="2016-05-27T15:33:00Z"/>
                <w:color w:val="FF0000"/>
              </w:rPr>
            </w:pPr>
            <w:ins w:id="4629" w:author="Batra, Mayank" w:date="2016-05-27T15:33:00Z">
              <w:r>
                <w:rPr>
                  <w:color w:val="FF0000"/>
                </w:rPr>
                <w:t xml:space="preserve">Switching and sampling slots are 1 µs each </w:t>
              </w:r>
            </w:ins>
          </w:p>
        </w:tc>
      </w:tr>
      <w:tr w:rsidR="00C17F46" w:rsidRPr="005A41BB" w:rsidTr="00DC4746">
        <w:trPr>
          <w:cantSplit/>
          <w:ins w:id="4630" w:author="Batra, Mayank" w:date="2016-05-27T15:33:00Z"/>
        </w:trPr>
        <w:tc>
          <w:tcPr>
            <w:tcW w:w="1560" w:type="dxa"/>
          </w:tcPr>
          <w:p w:rsidR="00C17F46" w:rsidRPr="005A41BB" w:rsidRDefault="00C17F46" w:rsidP="00DC4746">
            <w:pPr>
              <w:rPr>
                <w:ins w:id="4631" w:author="Batra, Mayank" w:date="2016-05-27T15:33:00Z"/>
                <w:color w:val="FF0000"/>
              </w:rPr>
            </w:pPr>
            <w:ins w:id="4632" w:author="Batra, Mayank" w:date="2016-05-27T15:33:00Z">
              <w:r>
                <w:rPr>
                  <w:color w:val="FF0000"/>
                </w:rPr>
                <w:t>0x02</w:t>
              </w:r>
            </w:ins>
          </w:p>
        </w:tc>
        <w:tc>
          <w:tcPr>
            <w:tcW w:w="8046" w:type="dxa"/>
            <w:gridSpan w:val="2"/>
          </w:tcPr>
          <w:p w:rsidR="00C17F46" w:rsidRDefault="00C17F46" w:rsidP="00DC4746">
            <w:pPr>
              <w:rPr>
                <w:ins w:id="4633" w:author="Batra, Mayank" w:date="2016-05-27T15:33:00Z"/>
                <w:color w:val="FF0000"/>
              </w:rPr>
            </w:pPr>
            <w:ins w:id="4634" w:author="Batra, Mayank" w:date="2016-05-27T15:33:00Z">
              <w:r>
                <w:rPr>
                  <w:color w:val="FF0000"/>
                </w:rPr>
                <w:t>Switching and sampling slots are 2 µs each</w:t>
              </w:r>
            </w:ins>
          </w:p>
        </w:tc>
      </w:tr>
      <w:tr w:rsidR="00C17F46" w:rsidRPr="005A41BB" w:rsidTr="00DC4746">
        <w:trPr>
          <w:cantSplit/>
          <w:ins w:id="4635" w:author="Batra, Mayank" w:date="2016-05-27T15:33:00Z"/>
        </w:trPr>
        <w:tc>
          <w:tcPr>
            <w:tcW w:w="1560" w:type="dxa"/>
          </w:tcPr>
          <w:p w:rsidR="00C17F46" w:rsidRDefault="00C17F46" w:rsidP="00DC4746">
            <w:pPr>
              <w:rPr>
                <w:ins w:id="4636" w:author="Batra, Mayank" w:date="2016-05-27T15:33:00Z"/>
                <w:color w:val="FF0000"/>
              </w:rPr>
            </w:pPr>
            <w:ins w:id="4637" w:author="Batra, Mayank" w:date="2016-05-27T15:33:00Z">
              <w:r>
                <w:rPr>
                  <w:color w:val="FF0000"/>
                </w:rPr>
                <w:t>All other values</w:t>
              </w:r>
            </w:ins>
          </w:p>
        </w:tc>
        <w:tc>
          <w:tcPr>
            <w:tcW w:w="8046" w:type="dxa"/>
            <w:gridSpan w:val="2"/>
          </w:tcPr>
          <w:p w:rsidR="00C17F46" w:rsidRDefault="00C17F46" w:rsidP="00DC4746">
            <w:pPr>
              <w:rPr>
                <w:ins w:id="4638" w:author="Batra, Mayank" w:date="2016-05-27T15:33:00Z"/>
                <w:color w:val="FF0000"/>
              </w:rPr>
            </w:pPr>
            <w:ins w:id="4639" w:author="Batra, Mayank" w:date="2016-05-27T15:33:00Z">
              <w:r>
                <w:rPr>
                  <w:color w:val="FF0000"/>
                </w:rPr>
                <w:t>Reserved for future use</w:t>
              </w:r>
            </w:ins>
          </w:p>
        </w:tc>
      </w:tr>
    </w:tbl>
    <w:p w:rsidR="00C17F46" w:rsidRPr="005A41BB" w:rsidRDefault="00C17F46" w:rsidP="00D7101C">
      <w:pPr>
        <w:rPr>
          <w:ins w:id="4640" w:author="Batra, Mayank" w:date="2016-06-10T17:07:00Z"/>
          <w:color w:val="FF0000"/>
        </w:rPr>
      </w:pPr>
    </w:p>
    <w:p w:rsidR="00D7101C" w:rsidRPr="005A41BB" w:rsidRDefault="00D7101C" w:rsidP="00E44F48">
      <w:pPr>
        <w:outlineLvl w:val="0"/>
        <w:rPr>
          <w:ins w:id="4641" w:author="Batra, Mayank" w:date="2016-06-10T17:07:00Z"/>
          <w:rStyle w:val="af"/>
          <w:color w:val="FF0000"/>
        </w:rPr>
      </w:pPr>
      <w:ins w:id="4642" w:author="Batra, Mayank" w:date="2016-06-10T17:07:00Z">
        <w:r w:rsidRPr="005A41BB">
          <w:rPr>
            <w:rStyle w:val="af"/>
            <w:color w:val="FF0000"/>
          </w:rPr>
          <w:t>Return Parameters:</w:t>
        </w:r>
      </w:ins>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643" w:author="Batra, Mayank" w:date="2016-05-27T10:53: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4644">
          <w:tblGrid>
            <w:gridCol w:w="216"/>
            <w:gridCol w:w="1310"/>
            <w:gridCol w:w="216"/>
            <w:gridCol w:w="854"/>
            <w:gridCol w:w="7010"/>
            <w:gridCol w:w="216"/>
          </w:tblGrid>
        </w:tblGridChange>
      </w:tblGrid>
      <w:tr w:rsidR="00D7101C" w:rsidRPr="005A41BB" w:rsidTr="00E43532">
        <w:trPr>
          <w:cantSplit/>
          <w:ins w:id="4645" w:author="Batra, Mayank" w:date="2016-06-10T17:07:00Z"/>
          <w:trPrChange w:id="4646" w:author="Batra, Mayank" w:date="2016-05-27T10:53:00Z">
            <w:trPr>
              <w:gridBefore w:val="1"/>
            </w:trPr>
          </w:trPrChange>
        </w:trPr>
        <w:tc>
          <w:tcPr>
            <w:tcW w:w="2380" w:type="dxa"/>
            <w:gridSpan w:val="2"/>
            <w:tcBorders>
              <w:top w:val="nil"/>
              <w:left w:val="nil"/>
              <w:bottom w:val="single" w:sz="4" w:space="0" w:color="auto"/>
              <w:right w:val="nil"/>
            </w:tcBorders>
            <w:tcPrChange w:id="4647" w:author="Batra, Mayank" w:date="2016-05-27T10:53:00Z">
              <w:tcPr>
                <w:tcW w:w="2380" w:type="dxa"/>
                <w:gridSpan w:val="3"/>
                <w:tcBorders>
                  <w:top w:val="nil"/>
                  <w:left w:val="nil"/>
                  <w:bottom w:val="single" w:sz="4" w:space="0" w:color="auto"/>
                  <w:right w:val="nil"/>
                </w:tcBorders>
              </w:tcPr>
            </w:tcPrChange>
          </w:tcPr>
          <w:p w:rsidR="00D7101C" w:rsidRPr="00DC7EB8" w:rsidRDefault="00D7101C" w:rsidP="004B1513">
            <w:pPr>
              <w:rPr>
                <w:ins w:id="4648" w:author="Batra, Mayank" w:date="2016-06-10T17:07:00Z"/>
                <w:i/>
                <w:color w:val="FF0000"/>
              </w:rPr>
            </w:pPr>
            <w:ins w:id="4649" w:author="Batra, Mayank" w:date="2016-06-10T17:07:00Z">
              <w:r>
                <w:rPr>
                  <w:i/>
                  <w:color w:val="FF0000"/>
                </w:rPr>
                <w:t>Status:</w:t>
              </w:r>
            </w:ins>
          </w:p>
        </w:tc>
        <w:tc>
          <w:tcPr>
            <w:tcW w:w="7226" w:type="dxa"/>
            <w:tcBorders>
              <w:top w:val="nil"/>
              <w:left w:val="nil"/>
              <w:bottom w:val="single" w:sz="4" w:space="0" w:color="auto"/>
              <w:right w:val="nil"/>
            </w:tcBorders>
            <w:tcPrChange w:id="4650" w:author="Batra, Mayank" w:date="2016-05-27T10:53:00Z">
              <w:tcPr>
                <w:tcW w:w="7226" w:type="dxa"/>
                <w:gridSpan w:val="2"/>
                <w:tcBorders>
                  <w:top w:val="nil"/>
                  <w:left w:val="nil"/>
                  <w:bottom w:val="single" w:sz="4" w:space="0" w:color="auto"/>
                  <w:right w:val="nil"/>
                </w:tcBorders>
              </w:tcPr>
            </w:tcPrChange>
          </w:tcPr>
          <w:p w:rsidR="00D7101C" w:rsidRPr="00791FF6" w:rsidRDefault="00D7101C" w:rsidP="004B1513">
            <w:pPr>
              <w:jc w:val="right"/>
              <w:rPr>
                <w:ins w:id="4651" w:author="Batra, Mayank" w:date="2016-06-10T17:07:00Z"/>
                <w:i/>
                <w:color w:val="FF0000"/>
              </w:rPr>
            </w:pPr>
            <w:ins w:id="4652" w:author="Batra, Mayank" w:date="2016-06-10T17:07:00Z">
              <w:r w:rsidRPr="00791FF6">
                <w:rPr>
                  <w:i/>
                  <w:color w:val="FF0000"/>
                </w:rPr>
                <w:t xml:space="preserve">Size: </w:t>
              </w:r>
              <w:r>
                <w:rPr>
                  <w:i/>
                  <w:color w:val="FF0000"/>
                </w:rPr>
                <w:t>1</w:t>
              </w:r>
              <w:r w:rsidRPr="00791FF6">
                <w:rPr>
                  <w:i/>
                  <w:color w:val="FF0000"/>
                </w:rPr>
                <w:t xml:space="preserve"> Octet</w:t>
              </w:r>
            </w:ins>
          </w:p>
        </w:tc>
      </w:tr>
      <w:tr w:rsidR="00D7101C" w:rsidRPr="005A41BB" w:rsidTr="00E43532">
        <w:trPr>
          <w:cantSplit/>
          <w:ins w:id="4653" w:author="Batra, Mayank" w:date="2016-06-10T17:07:00Z"/>
          <w:trPrChange w:id="4654" w:author="Batra, Mayank" w:date="2016-05-27T10:53:00Z">
            <w:trPr>
              <w:gridBefore w:val="1"/>
            </w:trPr>
          </w:trPrChange>
        </w:trPr>
        <w:tc>
          <w:tcPr>
            <w:tcW w:w="1526" w:type="dxa"/>
            <w:shd w:val="clear" w:color="auto" w:fill="DAEEF3"/>
            <w:tcPrChange w:id="4655" w:author="Batra, Mayank" w:date="2016-05-27T10:53:00Z">
              <w:tcPr>
                <w:tcW w:w="1526" w:type="dxa"/>
                <w:gridSpan w:val="2"/>
                <w:shd w:val="clear" w:color="auto" w:fill="DAEEF3"/>
              </w:tcPr>
            </w:tcPrChange>
          </w:tcPr>
          <w:p w:rsidR="00D7101C" w:rsidRPr="005A41BB" w:rsidRDefault="00D7101C" w:rsidP="004B1513">
            <w:pPr>
              <w:rPr>
                <w:ins w:id="4656" w:author="Batra, Mayank" w:date="2016-06-10T17:07:00Z"/>
                <w:rStyle w:val="af"/>
                <w:color w:val="FF0000"/>
              </w:rPr>
            </w:pPr>
            <w:ins w:id="4657" w:author="Batra, Mayank" w:date="2016-06-10T17:07:00Z">
              <w:r w:rsidRPr="005A41BB">
                <w:rPr>
                  <w:rStyle w:val="af"/>
                  <w:color w:val="FF0000"/>
                </w:rPr>
                <w:t>Value</w:t>
              </w:r>
            </w:ins>
          </w:p>
        </w:tc>
        <w:tc>
          <w:tcPr>
            <w:tcW w:w="8080" w:type="dxa"/>
            <w:gridSpan w:val="2"/>
            <w:shd w:val="clear" w:color="auto" w:fill="DAEEF3"/>
            <w:tcPrChange w:id="4658" w:author="Batra, Mayank" w:date="2016-05-27T10:53:00Z">
              <w:tcPr>
                <w:tcW w:w="8080" w:type="dxa"/>
                <w:gridSpan w:val="3"/>
                <w:shd w:val="clear" w:color="auto" w:fill="DAEEF3"/>
              </w:tcPr>
            </w:tcPrChange>
          </w:tcPr>
          <w:p w:rsidR="00D7101C" w:rsidRPr="005A41BB" w:rsidRDefault="00D7101C" w:rsidP="004B1513">
            <w:pPr>
              <w:rPr>
                <w:ins w:id="4659" w:author="Batra, Mayank" w:date="2016-06-10T17:07:00Z"/>
                <w:rStyle w:val="af"/>
                <w:color w:val="FF0000"/>
              </w:rPr>
            </w:pPr>
            <w:ins w:id="4660" w:author="Batra, Mayank" w:date="2016-06-10T17:07:00Z">
              <w:r w:rsidRPr="005A41BB">
                <w:rPr>
                  <w:rStyle w:val="af"/>
                  <w:color w:val="FF0000"/>
                </w:rPr>
                <w:t>Parameter Description</w:t>
              </w:r>
            </w:ins>
          </w:p>
        </w:tc>
      </w:tr>
      <w:tr w:rsidR="00D7101C" w:rsidRPr="005A41BB" w:rsidTr="00E43532">
        <w:trPr>
          <w:cantSplit/>
          <w:trPrChange w:id="4661" w:author="Batra, Mayank" w:date="2016-06-21T12:07:00Z">
            <w:trPr>
              <w:gridAfter w:val="0"/>
            </w:trPr>
          </w:trPrChange>
        </w:trPr>
        <w:tc>
          <w:tcPr>
            <w:tcW w:w="1526" w:type="dxa"/>
            <w:tcPrChange w:id="4662" w:author="Batra, Mayank" w:date="2016-06-21T12:07:00Z">
              <w:tcPr>
                <w:tcW w:w="1526" w:type="dxa"/>
                <w:gridSpan w:val="2"/>
              </w:tcPr>
            </w:tcPrChange>
          </w:tcPr>
          <w:p w:rsidR="00D7101C" w:rsidRPr="005A41BB" w:rsidRDefault="00D7101C" w:rsidP="004B1513">
            <w:pPr>
              <w:rPr>
                <w:color w:val="FF0000"/>
              </w:rPr>
            </w:pPr>
            <w:r w:rsidRPr="005A41BB">
              <w:rPr>
                <w:color w:val="FF0000"/>
              </w:rPr>
              <w:t>0x00</w:t>
            </w:r>
          </w:p>
        </w:tc>
        <w:tc>
          <w:tcPr>
            <w:tcW w:w="8080" w:type="dxa"/>
            <w:gridSpan w:val="2"/>
            <w:tcPrChange w:id="4663" w:author="Batra, Mayank" w:date="2016-06-21T12:07:00Z">
              <w:tcPr>
                <w:tcW w:w="8080" w:type="dxa"/>
                <w:gridSpan w:val="3"/>
              </w:tcPr>
            </w:tcPrChange>
          </w:tcPr>
          <w:p w:rsidR="00D7101C" w:rsidRPr="005A41BB" w:rsidRDefault="00D7101C" w:rsidP="004B1513">
            <w:pPr>
              <w:rPr>
                <w:color w:val="FF0000"/>
              </w:rPr>
            </w:pPr>
            <w:r w:rsidRPr="005A41BB">
              <w:rPr>
                <w:color w:val="FF0000"/>
              </w:rPr>
              <w:t>LE_</w:t>
            </w:r>
            <w:r>
              <w:rPr>
                <w:color w:val="FF0000"/>
              </w:rPr>
              <w:t>Add_Device_To</w:t>
            </w:r>
            <w:r w:rsidRPr="005A41BB">
              <w:rPr>
                <w:color w:val="FF0000"/>
              </w:rPr>
              <w:t>_</w:t>
            </w:r>
            <w:r>
              <w:rPr>
                <w:color w:val="FF0000"/>
              </w:rPr>
              <w:t>Connectionless_I&amp;Q_Sampling_List</w:t>
            </w:r>
            <w:r w:rsidRPr="005A41BB">
              <w:rPr>
                <w:color w:val="FF0000"/>
              </w:rPr>
              <w:t xml:space="preserve"> command succeeded.</w:t>
            </w:r>
          </w:p>
        </w:tc>
      </w:tr>
      <w:tr w:rsidR="00D7101C" w:rsidRPr="005A41BB" w:rsidTr="00E43532">
        <w:trPr>
          <w:cantSplit/>
          <w:trPrChange w:id="4664" w:author="Batra, Mayank" w:date="2016-06-21T12:07:00Z">
            <w:trPr>
              <w:gridAfter w:val="0"/>
            </w:trPr>
          </w:trPrChange>
        </w:trPr>
        <w:tc>
          <w:tcPr>
            <w:tcW w:w="1526" w:type="dxa"/>
            <w:tcPrChange w:id="4665" w:author="Batra, Mayank" w:date="2016-06-21T12:07:00Z">
              <w:tcPr>
                <w:tcW w:w="1526" w:type="dxa"/>
                <w:gridSpan w:val="2"/>
              </w:tcPr>
            </w:tcPrChange>
          </w:tcPr>
          <w:p w:rsidR="00D7101C" w:rsidRPr="005A41BB" w:rsidRDefault="00D7101C" w:rsidP="004B1513">
            <w:pPr>
              <w:rPr>
                <w:color w:val="FF0000"/>
              </w:rPr>
            </w:pPr>
            <w:r w:rsidRPr="005A41BB">
              <w:rPr>
                <w:color w:val="FF0000"/>
              </w:rPr>
              <w:t>0x01 – 0xFF</w:t>
            </w:r>
          </w:p>
        </w:tc>
        <w:tc>
          <w:tcPr>
            <w:tcW w:w="8080" w:type="dxa"/>
            <w:gridSpan w:val="2"/>
            <w:tcPrChange w:id="4666" w:author="Batra, Mayank" w:date="2016-06-21T12:07:00Z">
              <w:tcPr>
                <w:tcW w:w="8080" w:type="dxa"/>
                <w:gridSpan w:val="3"/>
              </w:tcPr>
            </w:tcPrChange>
          </w:tcPr>
          <w:p w:rsidR="00D7101C" w:rsidRPr="005A41BB" w:rsidRDefault="00D7101C" w:rsidP="00821D66">
            <w:pPr>
              <w:rPr>
                <w:color w:val="FF0000"/>
              </w:rPr>
            </w:pPr>
            <w:r w:rsidRPr="005A41BB">
              <w:rPr>
                <w:color w:val="FF0000"/>
              </w:rPr>
              <w:t>LE_</w:t>
            </w:r>
            <w:r>
              <w:rPr>
                <w:color w:val="FF0000"/>
              </w:rPr>
              <w:t>Add_Device_To</w:t>
            </w:r>
            <w:r w:rsidRPr="005A41BB">
              <w:rPr>
                <w:color w:val="FF0000"/>
              </w:rPr>
              <w:t>_</w:t>
            </w:r>
            <w:r>
              <w:rPr>
                <w:color w:val="FF0000"/>
              </w:rPr>
              <w:t>Connectionless_I&amp;Q_Sampling_List</w:t>
            </w:r>
            <w:r w:rsidRPr="005A41BB">
              <w:rPr>
                <w:color w:val="FF0000"/>
              </w:rPr>
              <w:t xml:space="preserve"> command failed. See </w:t>
            </w:r>
            <w:ins w:id="4667" w:author="Chris Reisinger" w:date="2016-05-18T14:34:00Z">
              <w:r w:rsidR="006B3AAE" w:rsidRPr="00263E72">
                <w:rPr>
                  <w:color w:val="FF0000"/>
                  <w:lang w:val="en-GB"/>
                </w:rPr>
                <w:t xml:space="preserve">[Vol 2] </w:t>
              </w:r>
            </w:ins>
            <w:r w:rsidRPr="005A41BB">
              <w:rPr>
                <w:color w:val="FF0000"/>
              </w:rPr>
              <w:t>Part D, Error Codes for a list of error codes and descriptions.</w:t>
            </w:r>
          </w:p>
        </w:tc>
      </w:tr>
    </w:tbl>
    <w:p w:rsidR="00D7101C"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668"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86"/>
        <w:gridCol w:w="851"/>
        <w:gridCol w:w="7169"/>
        <w:tblGridChange w:id="4669">
          <w:tblGrid>
            <w:gridCol w:w="1526"/>
            <w:gridCol w:w="60"/>
            <w:gridCol w:w="794"/>
            <w:gridCol w:w="7226"/>
          </w:tblGrid>
        </w:tblGridChange>
      </w:tblGrid>
      <w:tr w:rsidR="00D7101C" w:rsidRPr="005A41BB" w:rsidTr="00E43532">
        <w:trPr>
          <w:cantSplit/>
        </w:trPr>
        <w:tc>
          <w:tcPr>
            <w:tcW w:w="2380" w:type="dxa"/>
            <w:gridSpan w:val="2"/>
            <w:tcBorders>
              <w:top w:val="nil"/>
              <w:left w:val="nil"/>
              <w:bottom w:val="single" w:sz="4" w:space="0" w:color="auto"/>
              <w:right w:val="nil"/>
            </w:tcBorders>
            <w:tcPrChange w:id="4670" w:author="Batra, Mayank" w:date="2016-06-21T12:07:00Z">
              <w:tcPr>
                <w:tcW w:w="2380" w:type="dxa"/>
                <w:gridSpan w:val="3"/>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Current_List_Size:</w:t>
            </w:r>
          </w:p>
        </w:tc>
        <w:tc>
          <w:tcPr>
            <w:tcW w:w="7226" w:type="dxa"/>
            <w:tcBorders>
              <w:top w:val="nil"/>
              <w:left w:val="nil"/>
              <w:bottom w:val="single" w:sz="4" w:space="0" w:color="auto"/>
              <w:right w:val="nil"/>
            </w:tcBorders>
            <w:tcPrChange w:id="4671"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2</w:t>
            </w:r>
            <w:r w:rsidRPr="00791FF6">
              <w:rPr>
                <w:i/>
                <w:color w:val="FF0000"/>
              </w:rPr>
              <w:t xml:space="preserve"> Octet</w:t>
            </w:r>
            <w:r>
              <w:rPr>
                <w:i/>
                <w:color w:val="FF0000"/>
              </w:rPr>
              <w:t>s</w:t>
            </w:r>
          </w:p>
        </w:tc>
      </w:tr>
      <w:tr w:rsidR="0083745C" w:rsidRPr="005A41BB" w:rsidTr="00E43532">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26" w:type="dxa"/>
            <w:tcPrChange w:id="4672" w:author="Batra, Mayank" w:date="2016-06-21T12:07:00Z">
              <w:tcPr>
                <w:tcW w:w="1526" w:type="dxa"/>
              </w:tcPr>
            </w:tcPrChange>
          </w:tcPr>
          <w:p w:rsidR="00D7101C" w:rsidRPr="005A41BB" w:rsidRDefault="00D7101C" w:rsidP="00A76B59">
            <w:pPr>
              <w:rPr>
                <w:color w:val="FF0000"/>
              </w:rPr>
            </w:pPr>
            <w:r>
              <w:rPr>
                <w:color w:val="FF0000"/>
              </w:rPr>
              <w:t>0x0000</w:t>
            </w:r>
            <w:commentRangeStart w:id="4673"/>
            <w:del w:id="4674" w:author="Chris Reisinger" w:date="2016-05-12T13:28:00Z">
              <w:r w:rsidDel="00A76B59">
                <w:rPr>
                  <w:color w:val="FF0000"/>
                </w:rPr>
                <w:delText>-</w:delText>
              </w:r>
            </w:del>
            <w:ins w:id="4675" w:author="Chris Reisinger" w:date="2016-05-12T13:28:00Z">
              <w:r w:rsidR="00A76B59">
                <w:rPr>
                  <w:color w:val="FF0000"/>
                </w:rPr>
                <w:t xml:space="preserve"> – </w:t>
              </w:r>
              <w:commentRangeEnd w:id="4673"/>
              <w:r w:rsidR="00A76B59">
                <w:rPr>
                  <w:rStyle w:val="aff1"/>
                </w:rPr>
                <w:commentReference w:id="4673"/>
              </w:r>
            </w:ins>
            <w:r>
              <w:rPr>
                <w:color w:val="FF0000"/>
              </w:rPr>
              <w:t>0xFFFE</w:t>
            </w:r>
          </w:p>
        </w:tc>
        <w:tc>
          <w:tcPr>
            <w:tcW w:w="8080" w:type="dxa"/>
            <w:gridSpan w:val="2"/>
            <w:tcPrChange w:id="4676" w:author="Batra, Mayank" w:date="2016-06-21T12:07:00Z">
              <w:tcPr>
                <w:tcW w:w="8080" w:type="dxa"/>
                <w:gridSpan w:val="3"/>
              </w:tcPr>
            </w:tcPrChange>
          </w:tcPr>
          <w:p w:rsidR="00D7101C" w:rsidRPr="005A41BB" w:rsidRDefault="00D7101C" w:rsidP="004B1513">
            <w:pPr>
              <w:rPr>
                <w:color w:val="FF0000"/>
              </w:rPr>
            </w:pPr>
            <w:r>
              <w:rPr>
                <w:color w:val="FF0000"/>
              </w:rPr>
              <w:t>N</w:t>
            </w:r>
            <w:r w:rsidRPr="0098314D">
              <w:rPr>
                <w:color w:val="FF0000"/>
              </w:rPr>
              <w:t>umber of</w:t>
            </w:r>
            <w:r>
              <w:rPr>
                <w:color w:val="FF0000"/>
              </w:rPr>
              <w:t xml:space="preserve"> I&amp;Q sampling</w:t>
            </w:r>
            <w:r w:rsidRPr="0098314D">
              <w:rPr>
                <w:color w:val="FF0000"/>
              </w:rPr>
              <w:t xml:space="preserve"> list entries that can </w:t>
            </w:r>
            <w:r>
              <w:rPr>
                <w:color w:val="FF0000"/>
              </w:rPr>
              <w:t xml:space="preserve">still </w:t>
            </w:r>
            <w:r w:rsidRPr="0098314D">
              <w:rPr>
                <w:color w:val="FF0000"/>
              </w:rPr>
              <w:t>be stored in the Controller</w:t>
            </w:r>
            <w:ins w:id="4677" w:author="Clive D.W. Feather" w:date="2016-05-05T13:54:00Z">
              <w:r w:rsidR="003B1828">
                <w:rPr>
                  <w:color w:val="FF0000"/>
                </w:rPr>
                <w:t xml:space="preserve"> after this command has completed.</w:t>
              </w:r>
            </w:ins>
          </w:p>
        </w:tc>
      </w:tr>
      <w:tr w:rsidR="00D7101C" w:rsidRPr="005A41BB" w:rsidTr="00E43532">
        <w:trPr>
          <w:cantSplit/>
        </w:trPr>
        <w:tc>
          <w:tcPr>
            <w:tcW w:w="1526" w:type="dxa"/>
            <w:tcPrChange w:id="4678" w:author="Batra, Mayank" w:date="2016-06-21T12:07:00Z">
              <w:tcPr>
                <w:tcW w:w="1526" w:type="dxa"/>
              </w:tcPr>
            </w:tcPrChange>
          </w:tcPr>
          <w:p w:rsidR="00D7101C" w:rsidRDefault="00D7101C" w:rsidP="004B1513">
            <w:pPr>
              <w:rPr>
                <w:color w:val="FF0000"/>
              </w:rPr>
            </w:pPr>
            <w:r>
              <w:rPr>
                <w:color w:val="FF0000"/>
              </w:rPr>
              <w:t>0xFFFF</w:t>
            </w:r>
          </w:p>
        </w:tc>
        <w:tc>
          <w:tcPr>
            <w:tcW w:w="8080" w:type="dxa"/>
            <w:gridSpan w:val="2"/>
            <w:tcPrChange w:id="4679" w:author="Batra, Mayank" w:date="2016-06-21T12:07:00Z">
              <w:tcPr>
                <w:tcW w:w="8080" w:type="dxa"/>
                <w:gridSpan w:val="3"/>
              </w:tcPr>
            </w:tcPrChange>
          </w:tcPr>
          <w:p w:rsidR="00D7101C" w:rsidRDefault="00D7101C" w:rsidP="004B1513">
            <w:pPr>
              <w:rPr>
                <w:color w:val="FF0000"/>
              </w:rPr>
            </w:pPr>
            <w:r>
              <w:rPr>
                <w:color w:val="FF0000"/>
              </w:rPr>
              <w:t>Current_List_Size not reported</w:t>
            </w:r>
            <w:ins w:id="4680" w:author="Clive D.W. Feather" w:date="2016-05-05T13:54:00Z">
              <w:r w:rsidR="003B1828">
                <w:rPr>
                  <w:color w:val="FF0000"/>
                </w:rPr>
                <w:t>.</w:t>
              </w:r>
            </w:ins>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lastRenderedPageBreak/>
        <w:t>Event(s) Generated (unless masked away):</w:t>
      </w:r>
    </w:p>
    <w:p w:rsidR="00D7101C" w:rsidRDefault="00D7101C" w:rsidP="00D7101C">
      <w:pPr>
        <w:rPr>
          <w:color w:val="FF0000"/>
        </w:rPr>
      </w:pPr>
      <w:r w:rsidRPr="005A41BB">
        <w:rPr>
          <w:color w:val="FF0000"/>
        </w:rPr>
        <w:t>When the LE_</w:t>
      </w:r>
      <w:r>
        <w:rPr>
          <w:color w:val="FF0000"/>
        </w:rPr>
        <w:t>Add_Device_To</w:t>
      </w:r>
      <w:r w:rsidRPr="005A41BB">
        <w:rPr>
          <w:color w:val="FF0000"/>
        </w:rPr>
        <w:t>_</w:t>
      </w:r>
      <w:r>
        <w:rPr>
          <w:color w:val="FF0000"/>
        </w:rPr>
        <w:t>Connectionless_I&amp;Q_Sampling_List</w:t>
      </w:r>
      <w:r w:rsidRPr="005A41BB">
        <w:rPr>
          <w:color w:val="FF0000"/>
        </w:rPr>
        <w:t xml:space="preserve"> command has completed, a Command Complete event shall be generated. </w:t>
      </w:r>
      <w:r w:rsidRPr="005A41BB">
        <w:rPr>
          <w:color w:val="FF0000"/>
        </w:rPr>
        <w:br/>
      </w:r>
    </w:p>
    <w:p w:rsidR="00D7101C" w:rsidRPr="005A41BB" w:rsidRDefault="00D7101C" w:rsidP="00E44F48">
      <w:pPr>
        <w:pStyle w:val="31"/>
      </w:pPr>
      <w:bookmarkStart w:id="4681" w:name="_Toc435092235"/>
      <w:bookmarkStart w:id="4682" w:name="_Toc449707704"/>
      <w:bookmarkStart w:id="4683" w:name="_Toc454286444"/>
      <w:r w:rsidRPr="004B1513">
        <w:rPr>
          <w:color w:val="FF0000"/>
        </w:rPr>
        <w:t xml:space="preserve">[NEW SECTION] </w:t>
      </w:r>
      <w:r w:rsidRPr="00622F23">
        <w:t>7.8.XX+</w:t>
      </w:r>
      <w:del w:id="4684" w:author="Batra, Mayank" w:date="2016-06-21T15:18:00Z">
        <w:r w:rsidRPr="00622F23" w:rsidDel="00BA5B6B">
          <w:delText xml:space="preserve">4 </w:delText>
        </w:r>
      </w:del>
      <w:ins w:id="4685" w:author="Batra, Mayank" w:date="2016-06-21T15:18:00Z">
        <w:r w:rsidR="00BA5B6B">
          <w:t>6</w:t>
        </w:r>
        <w:r w:rsidR="00BA5B6B" w:rsidRPr="00622F23">
          <w:t xml:space="preserve"> </w:t>
        </w:r>
      </w:ins>
      <w:r w:rsidRPr="00622F23">
        <w:t>LE Remove Device From Connectionless I&amp;Q Sampling List Command</w:t>
      </w:r>
      <w:bookmarkEnd w:id="4681"/>
      <w:bookmarkEnd w:id="4682"/>
      <w:bookmarkEnd w:id="46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23"/>
        <w:gridCol w:w="708"/>
        <w:gridCol w:w="2552"/>
        <w:gridCol w:w="2267"/>
        <w:tblGridChange w:id="4686">
          <w:tblGrid>
            <w:gridCol w:w="3823"/>
            <w:gridCol w:w="708"/>
            <w:gridCol w:w="2552"/>
            <w:gridCol w:w="2267"/>
          </w:tblGrid>
        </w:tblGridChange>
      </w:tblGrid>
      <w:tr w:rsidR="0083745C" w:rsidRPr="005A41BB" w:rsidTr="00E43532">
        <w:trPr>
          <w:cantSplit/>
          <w:tblHeader/>
        </w:trPr>
        <w:tc>
          <w:tcPr>
            <w:tcW w:w="3823" w:type="dxa"/>
            <w:shd w:val="clear" w:color="auto" w:fill="DAEEF3"/>
          </w:tcPr>
          <w:p w:rsidR="00D7101C" w:rsidRPr="00FA7F4B" w:rsidRDefault="00D7101C" w:rsidP="004B1513">
            <w:pPr>
              <w:rPr>
                <w:b/>
                <w:color w:val="FF0000"/>
              </w:rPr>
            </w:pPr>
            <w:r w:rsidRPr="00FA7F4B">
              <w:rPr>
                <w:b/>
                <w:color w:val="FF0000"/>
              </w:rPr>
              <w:t>Command</w:t>
            </w:r>
          </w:p>
        </w:tc>
        <w:tc>
          <w:tcPr>
            <w:tcW w:w="708" w:type="dxa"/>
            <w:shd w:val="clear" w:color="auto" w:fill="DAEEF3"/>
          </w:tcPr>
          <w:p w:rsidR="00D7101C" w:rsidRPr="00FA7F4B" w:rsidRDefault="00D7101C" w:rsidP="004B1513">
            <w:pPr>
              <w:rPr>
                <w:b/>
                <w:color w:val="FF0000"/>
              </w:rPr>
            </w:pPr>
            <w:r w:rsidRPr="00FA7F4B">
              <w:rPr>
                <w:b/>
                <w:color w:val="FF0000"/>
              </w:rPr>
              <w:t>OCF</w:t>
            </w:r>
          </w:p>
        </w:tc>
        <w:tc>
          <w:tcPr>
            <w:tcW w:w="2552" w:type="dxa"/>
            <w:shd w:val="clear" w:color="auto" w:fill="DAEEF3"/>
          </w:tcPr>
          <w:p w:rsidR="00D7101C" w:rsidRPr="00FA7F4B" w:rsidRDefault="00D7101C" w:rsidP="004B1513">
            <w:pPr>
              <w:rPr>
                <w:b/>
                <w:color w:val="FF0000"/>
              </w:rPr>
            </w:pPr>
            <w:r w:rsidRPr="00FA7F4B">
              <w:rPr>
                <w:b/>
                <w:color w:val="FF0000"/>
              </w:rPr>
              <w:t>Command Parameters</w:t>
            </w:r>
          </w:p>
        </w:tc>
        <w:tc>
          <w:tcPr>
            <w:tcW w:w="2267" w:type="dxa"/>
            <w:shd w:val="clear" w:color="auto" w:fill="DAEEF3"/>
          </w:tcPr>
          <w:p w:rsidR="00D7101C" w:rsidRPr="00FA7F4B" w:rsidRDefault="00D7101C" w:rsidP="004B1513">
            <w:pPr>
              <w:rPr>
                <w:b/>
                <w:color w:val="FF0000"/>
              </w:rPr>
            </w:pPr>
            <w:r w:rsidRPr="00FA7F4B">
              <w:rPr>
                <w:b/>
                <w:color w:val="FF0000"/>
              </w:rPr>
              <w:t>Return Parameters</w:t>
            </w:r>
          </w:p>
        </w:tc>
      </w:tr>
      <w:tr w:rsidR="00D7101C" w:rsidRPr="005A41BB" w:rsidTr="00E4353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4687"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3823" w:type="dxa"/>
            <w:tcPrChange w:id="4688" w:author="Batra, Mayank" w:date="2016-06-21T12:07:00Z">
              <w:tcPr>
                <w:tcW w:w="3823" w:type="dxa"/>
              </w:tcPr>
            </w:tcPrChange>
          </w:tcPr>
          <w:p w:rsidR="00D7101C" w:rsidRPr="0083745C" w:rsidRDefault="00D7101C" w:rsidP="004B1513">
            <w:pPr>
              <w:rPr>
                <w:color w:val="FF0000"/>
                <w:lang w:val="fr-FR"/>
              </w:rPr>
            </w:pPr>
            <w:r w:rsidRPr="0083745C">
              <w:rPr>
                <w:color w:val="FF0000"/>
                <w:lang w:val="fr-FR"/>
              </w:rPr>
              <w:t>HCI_LE_</w:t>
            </w:r>
            <w:r w:rsidR="00184984" w:rsidRPr="00184984">
              <w:rPr>
                <w:color w:val="FF0000"/>
                <w:rPrChange w:id="4689" w:author="Lefeuvre, Florian" w:date="2016-06-21T12:07:00Z">
                  <w:rPr>
                    <w:color w:val="FF0000"/>
                    <w:sz w:val="16"/>
                    <w:szCs w:val="16"/>
                    <w:lang w:val="fr-FR"/>
                  </w:rPr>
                </w:rPrChange>
              </w:rPr>
              <w:t>Remove_Device_From_Connectionless_I&amp;Q_Sampling_List</w:t>
            </w:r>
          </w:p>
        </w:tc>
        <w:tc>
          <w:tcPr>
            <w:tcW w:w="708" w:type="dxa"/>
            <w:tcPrChange w:id="4690" w:author="Batra, Mayank" w:date="2016-06-21T12:07:00Z">
              <w:tcPr>
                <w:tcW w:w="708" w:type="dxa"/>
              </w:tcPr>
            </w:tcPrChange>
          </w:tcPr>
          <w:p w:rsidR="00D7101C" w:rsidRPr="005A41BB" w:rsidRDefault="00D7101C" w:rsidP="004B1513">
            <w:pPr>
              <w:rPr>
                <w:color w:val="FF0000"/>
              </w:rPr>
            </w:pPr>
            <w:r w:rsidRPr="005A41BB">
              <w:rPr>
                <w:color w:val="FF0000"/>
              </w:rPr>
              <w:t>TBD</w:t>
            </w:r>
          </w:p>
        </w:tc>
        <w:tc>
          <w:tcPr>
            <w:tcW w:w="2552" w:type="dxa"/>
            <w:tcPrChange w:id="4691" w:author="Batra, Mayank" w:date="2016-06-21T12:07:00Z">
              <w:tcPr>
                <w:tcW w:w="2552" w:type="dxa"/>
              </w:tcPr>
            </w:tcPrChange>
          </w:tcPr>
          <w:p w:rsidR="001C4BFE" w:rsidRDefault="001C4BFE" w:rsidP="001C4BFE">
            <w:pPr>
              <w:rPr>
                <w:color w:val="FF0000"/>
              </w:rPr>
            </w:pPr>
            <w:r>
              <w:rPr>
                <w:color w:val="FF0000"/>
              </w:rPr>
              <w:t>Address_Type,</w:t>
            </w:r>
          </w:p>
          <w:p w:rsidR="001C4BFE" w:rsidRDefault="001C4BFE" w:rsidP="001C4BFE">
            <w:pPr>
              <w:rPr>
                <w:color w:val="FF0000"/>
              </w:rPr>
            </w:pPr>
            <w:r w:rsidRPr="005A41BB">
              <w:rPr>
                <w:color w:val="FF0000"/>
              </w:rPr>
              <w:t>Addr</w:t>
            </w:r>
            <w:r>
              <w:rPr>
                <w:color w:val="FF0000"/>
              </w:rPr>
              <w:t>ess,</w:t>
            </w:r>
          </w:p>
          <w:p w:rsidR="00D7101C" w:rsidRDefault="001C4BFE">
            <w:pPr>
              <w:rPr>
                <w:ins w:id="4692" w:author="Batra, Mayank" w:date="2016-05-27T15:32:00Z"/>
                <w:color w:val="FF0000"/>
              </w:rPr>
            </w:pPr>
            <w:r>
              <w:rPr>
                <w:color w:val="FF0000"/>
              </w:rPr>
              <w:t>Advertising_SID</w:t>
            </w:r>
            <w:ins w:id="4693" w:author="Batra, Mayank" w:date="2016-05-27T15:32:00Z">
              <w:r w:rsidR="00C17F46">
                <w:rPr>
                  <w:color w:val="FF0000"/>
                </w:rPr>
                <w:t>,</w:t>
              </w:r>
            </w:ins>
          </w:p>
          <w:p w:rsidR="00C17F46" w:rsidRPr="005A41BB" w:rsidRDefault="00C17F46">
            <w:pPr>
              <w:rPr>
                <w:color w:val="FF0000"/>
              </w:rPr>
            </w:pPr>
            <w:ins w:id="4694" w:author="Batra, Mayank" w:date="2016-05-27T15:32:00Z">
              <w:r>
                <w:rPr>
                  <w:color w:val="FF0000"/>
                </w:rPr>
                <w:t>Slot_Durations</w:t>
              </w:r>
            </w:ins>
          </w:p>
        </w:tc>
        <w:tc>
          <w:tcPr>
            <w:tcW w:w="2267" w:type="dxa"/>
            <w:tcPrChange w:id="4695" w:author="Batra, Mayank" w:date="2016-06-21T12:07:00Z">
              <w:tcPr>
                <w:tcW w:w="2267" w:type="dxa"/>
              </w:tcPr>
            </w:tcPrChange>
          </w:tcPr>
          <w:p w:rsidR="00D7101C" w:rsidRDefault="00D7101C" w:rsidP="004B1513">
            <w:pPr>
              <w:rPr>
                <w:color w:val="FF0000"/>
              </w:rPr>
            </w:pPr>
            <w:r w:rsidRPr="005A41BB">
              <w:rPr>
                <w:color w:val="FF0000"/>
              </w:rPr>
              <w:t>Status</w:t>
            </w:r>
            <w:r w:rsidR="00747CDE">
              <w:rPr>
                <w:color w:val="FF0000"/>
              </w:rPr>
              <w:t>,</w:t>
            </w:r>
          </w:p>
          <w:p w:rsidR="00747CDE" w:rsidRPr="005A41BB" w:rsidRDefault="00747CDE" w:rsidP="004B1513">
            <w:pPr>
              <w:rPr>
                <w:color w:val="FF0000"/>
              </w:rPr>
            </w:pPr>
            <w:r>
              <w:rPr>
                <w:color w:val="FF0000"/>
              </w:rPr>
              <w:t>Current_List_Size</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Description:</w:t>
      </w:r>
    </w:p>
    <w:p w:rsidR="00D7101C" w:rsidRDefault="00D7101C" w:rsidP="00D7101C">
      <w:pPr>
        <w:autoSpaceDE w:val="0"/>
        <w:autoSpaceDN w:val="0"/>
        <w:adjustRightInd w:val="0"/>
        <w:spacing w:after="0" w:line="240" w:lineRule="auto"/>
        <w:rPr>
          <w:ins w:id="4696" w:author="Clive D.W. Feather" w:date="2016-05-05T14:12:00Z"/>
        </w:rPr>
      </w:pPr>
      <w:r w:rsidRPr="00880E42">
        <w:rPr>
          <w:color w:val="FF0000"/>
        </w:rPr>
        <w:t>The LE_Remove_Device_</w:t>
      </w:r>
      <w:r w:rsidR="00C449E2">
        <w:rPr>
          <w:color w:val="FF0000"/>
        </w:rPr>
        <w:t>From</w:t>
      </w:r>
      <w:r w:rsidRPr="00880E42">
        <w:rPr>
          <w:color w:val="FF0000"/>
        </w:rPr>
        <w:t xml:space="preserve">_Connectionless_I&amp;Q_Sampling_List command is used to </w:t>
      </w:r>
      <w:r>
        <w:rPr>
          <w:color w:val="FF0000"/>
        </w:rPr>
        <w:t>remove</w:t>
      </w:r>
      <w:r w:rsidRPr="00880E42">
        <w:rPr>
          <w:color w:val="FF0000"/>
        </w:rPr>
        <w:t xml:space="preserve"> a single device </w:t>
      </w:r>
      <w:r>
        <w:rPr>
          <w:color w:val="FF0000"/>
        </w:rPr>
        <w:t>from</w:t>
      </w:r>
      <w:r w:rsidRPr="00880E42">
        <w:rPr>
          <w:color w:val="FF0000"/>
        </w:rPr>
        <w:t xml:space="preserve"> the list of advertisers from which the Controller is requested to take I&amp;Q samples</w:t>
      </w:r>
      <w:r w:rsidRPr="00880E42">
        <w:rPr>
          <w:rFonts w:cs="Arial"/>
          <w:bCs/>
          <w:color w:val="FF0000"/>
          <w:sz w:val="24"/>
          <w:szCs w:val="24"/>
        </w:rPr>
        <w:t>.</w:t>
      </w:r>
      <w:r w:rsidRPr="006711BC">
        <w:t xml:space="preserve"> </w:t>
      </w:r>
    </w:p>
    <w:p w:rsidR="00F9030B" w:rsidRDefault="00F9030B" w:rsidP="00D7101C">
      <w:pPr>
        <w:autoSpaceDE w:val="0"/>
        <w:autoSpaceDN w:val="0"/>
        <w:adjustRightInd w:val="0"/>
        <w:spacing w:after="0" w:line="240" w:lineRule="auto"/>
        <w:rPr>
          <w:ins w:id="4697" w:author="Clive D.W. Feather" w:date="2016-05-05T14:12:00Z"/>
        </w:rPr>
      </w:pPr>
    </w:p>
    <w:p w:rsidR="00C17F46" w:rsidRDefault="00F9030B" w:rsidP="00C17F46">
      <w:pPr>
        <w:autoSpaceDE w:val="0"/>
        <w:autoSpaceDN w:val="0"/>
        <w:adjustRightInd w:val="0"/>
        <w:spacing w:after="0" w:line="240" w:lineRule="auto"/>
        <w:rPr>
          <w:rFonts w:cs="Arial"/>
          <w:bCs/>
          <w:sz w:val="24"/>
          <w:szCs w:val="24"/>
        </w:rPr>
      </w:pPr>
      <w:ins w:id="4698" w:author="Clive D.W. Feather" w:date="2016-05-05T14:12:00Z">
        <w:r w:rsidRPr="00DC00A7">
          <w:rPr>
            <w:color w:val="FF0000"/>
          </w:rPr>
          <w:t>If the</w:t>
        </w:r>
        <w:r>
          <w:rPr>
            <w:color w:val="FF0000"/>
          </w:rPr>
          <w:t xml:space="preserve"> Controller cannot </w:t>
        </w:r>
        <w:commentRangeStart w:id="4699"/>
        <w:r>
          <w:rPr>
            <w:color w:val="FF0000"/>
          </w:rPr>
          <w:t xml:space="preserve">remove </w:t>
        </w:r>
        <w:commentRangeStart w:id="4700"/>
        <w:r>
          <w:rPr>
            <w:color w:val="FF0000"/>
          </w:rPr>
          <w:t>a</w:t>
        </w:r>
      </w:ins>
      <w:commentRangeEnd w:id="4700"/>
      <w:r w:rsidR="00DA6371">
        <w:rPr>
          <w:rStyle w:val="aff1"/>
        </w:rPr>
        <w:commentReference w:id="4700"/>
      </w:r>
      <w:ins w:id="4701" w:author="Clive D.W. Feather" w:date="2016-05-05T14:12:00Z">
        <w:r w:rsidRPr="00DC00A7">
          <w:rPr>
            <w:color w:val="FF0000"/>
          </w:rPr>
          <w:t xml:space="preserve"> </w:t>
        </w:r>
      </w:ins>
      <w:ins w:id="4702" w:author="Batra, Mayank" w:date="2016-05-27T11:32:00Z">
        <w:r w:rsidR="00884D56">
          <w:rPr>
            <w:color w:val="FF0000"/>
          </w:rPr>
          <w:t xml:space="preserve">device </w:t>
        </w:r>
      </w:ins>
      <w:ins w:id="4703" w:author="Clive D.W. Feather" w:date="2016-05-05T14:12:00Z">
        <w:r>
          <w:rPr>
            <w:color w:val="FF0000"/>
          </w:rPr>
          <w:t>from</w:t>
        </w:r>
        <w:r w:rsidRPr="00DC00A7">
          <w:rPr>
            <w:color w:val="FF0000"/>
          </w:rPr>
          <w:t xml:space="preserve"> the list</w:t>
        </w:r>
        <w:r>
          <w:rPr>
            <w:color w:val="FF0000"/>
          </w:rPr>
          <w:t xml:space="preserve"> </w:t>
        </w:r>
      </w:ins>
      <w:commentRangeEnd w:id="4699"/>
      <w:r w:rsidR="007870FB">
        <w:rPr>
          <w:rStyle w:val="aff1"/>
        </w:rPr>
        <w:commentReference w:id="4699"/>
      </w:r>
      <w:ins w:id="4704" w:author="Clive D.W. Feather" w:date="2016-05-05T14:12:00Z">
        <w:r>
          <w:rPr>
            <w:color w:val="FF0000"/>
          </w:rPr>
          <w:t>because it is not found</w:t>
        </w:r>
        <w:r w:rsidRPr="00DC00A7">
          <w:rPr>
            <w:color w:val="FF0000"/>
          </w:rPr>
          <w:t xml:space="preserve">, the Controller shall return the error code </w:t>
        </w:r>
        <w:r>
          <w:rPr>
            <w:color w:val="FF0000"/>
          </w:rPr>
          <w:t>Unknown Advertising Identifier</w:t>
        </w:r>
        <w:r w:rsidRPr="00DC00A7">
          <w:rPr>
            <w:color w:val="FF0000"/>
          </w:rPr>
          <w:t xml:space="preserve"> (0x</w:t>
        </w:r>
        <w:r>
          <w:rPr>
            <w:color w:val="FF0000"/>
          </w:rPr>
          <w:t>4</w:t>
        </w:r>
        <w:r w:rsidRPr="00DC00A7">
          <w:rPr>
            <w:color w:val="FF0000"/>
          </w:rPr>
          <w:t>2).</w:t>
        </w:r>
      </w:ins>
    </w:p>
    <w:p w:rsidR="00D7101C" w:rsidRPr="005A41BB" w:rsidRDefault="00D7101C" w:rsidP="00D7101C">
      <w:pPr>
        <w:autoSpaceDE w:val="0"/>
        <w:autoSpaceDN w:val="0"/>
        <w:adjustRightInd w:val="0"/>
        <w:spacing w:after="0" w:line="240" w:lineRule="auto"/>
        <w:rPr>
          <w:color w:val="FF0000"/>
        </w:rPr>
      </w:pPr>
    </w:p>
    <w:p w:rsidR="00D7101C" w:rsidRDefault="00D7101C" w:rsidP="00E44F48">
      <w:pPr>
        <w:outlineLvl w:val="0"/>
        <w:rPr>
          <w:rStyle w:val="af"/>
          <w:color w:val="FF0000"/>
        </w:rPr>
      </w:pPr>
      <w:r w:rsidRPr="005A41BB">
        <w:rPr>
          <w:rStyle w:val="af"/>
          <w:color w:val="FF0000"/>
        </w:rPr>
        <w:t>Command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70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330"/>
        <w:gridCol w:w="7750"/>
        <w:tblGridChange w:id="4706">
          <w:tblGrid>
            <w:gridCol w:w="1526"/>
            <w:gridCol w:w="330"/>
            <w:gridCol w:w="7750"/>
          </w:tblGrid>
        </w:tblGridChange>
      </w:tblGrid>
      <w:tr w:rsidR="00D7101C" w:rsidRPr="005A41BB" w:rsidTr="00E43532">
        <w:trPr>
          <w:cantSplit/>
        </w:trPr>
        <w:tc>
          <w:tcPr>
            <w:tcW w:w="1856" w:type="dxa"/>
            <w:gridSpan w:val="2"/>
            <w:tcBorders>
              <w:top w:val="nil"/>
              <w:left w:val="nil"/>
              <w:bottom w:val="single" w:sz="4" w:space="0" w:color="auto"/>
              <w:right w:val="nil"/>
            </w:tcBorders>
            <w:tcPrChange w:id="4707" w:author="Batra, Mayank" w:date="2016-06-21T12:07:00Z">
              <w:tcPr>
                <w:tcW w:w="1856" w:type="dxa"/>
                <w:gridSpan w:val="2"/>
                <w:tcBorders>
                  <w:top w:val="nil"/>
                  <w:left w:val="nil"/>
                  <w:bottom w:val="single" w:sz="4" w:space="0" w:color="auto"/>
                  <w:right w:val="nil"/>
                </w:tcBorders>
              </w:tcPr>
            </w:tcPrChange>
          </w:tcPr>
          <w:p w:rsidR="00D7101C" w:rsidRPr="00791FF6" w:rsidRDefault="00D7101C" w:rsidP="004B1513">
            <w:pPr>
              <w:rPr>
                <w:i/>
                <w:color w:val="FF0000"/>
              </w:rPr>
            </w:pPr>
            <w:r>
              <w:rPr>
                <w:i/>
                <w:color w:val="FF0000"/>
              </w:rPr>
              <w:t>Address_Type:</w:t>
            </w:r>
          </w:p>
        </w:tc>
        <w:tc>
          <w:tcPr>
            <w:tcW w:w="7750" w:type="dxa"/>
            <w:tcBorders>
              <w:top w:val="nil"/>
              <w:left w:val="nil"/>
              <w:bottom w:val="single" w:sz="4" w:space="0" w:color="auto"/>
              <w:right w:val="nil"/>
            </w:tcBorders>
            <w:tcPrChange w:id="4708" w:author="Batra, Mayank" w:date="2016-06-21T12:07:00Z">
              <w:tcPr>
                <w:tcW w:w="7750"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Size: 1 Octet</w:t>
            </w:r>
          </w:p>
        </w:tc>
      </w:tr>
      <w:tr w:rsidR="0083745C" w:rsidRPr="005A41BB" w:rsidTr="00E43532">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E43532">
        <w:trPr>
          <w:cantSplit/>
        </w:trPr>
        <w:tc>
          <w:tcPr>
            <w:tcW w:w="1526" w:type="dxa"/>
            <w:tcPrChange w:id="4709" w:author="Batra, Mayank" w:date="2016-06-21T12:07:00Z">
              <w:tcPr>
                <w:tcW w:w="1526" w:type="dxa"/>
              </w:tcPr>
            </w:tcPrChange>
          </w:tcPr>
          <w:p w:rsidR="00D7101C" w:rsidRPr="005A41BB" w:rsidRDefault="00D7101C" w:rsidP="004B1513">
            <w:pPr>
              <w:rPr>
                <w:color w:val="FF0000"/>
              </w:rPr>
            </w:pPr>
            <w:r w:rsidRPr="005A41BB">
              <w:rPr>
                <w:color w:val="FF0000"/>
              </w:rPr>
              <w:t>0x00</w:t>
            </w:r>
          </w:p>
        </w:tc>
        <w:tc>
          <w:tcPr>
            <w:tcW w:w="8080" w:type="dxa"/>
            <w:gridSpan w:val="2"/>
            <w:tcPrChange w:id="4710" w:author="Batra, Mayank" w:date="2016-06-21T12:07:00Z">
              <w:tcPr>
                <w:tcW w:w="8080" w:type="dxa"/>
                <w:gridSpan w:val="2"/>
              </w:tcPr>
            </w:tcPrChange>
          </w:tcPr>
          <w:p w:rsidR="00D7101C" w:rsidRPr="005A41BB" w:rsidRDefault="00D7101C" w:rsidP="004B1513">
            <w:pPr>
              <w:rPr>
                <w:color w:val="FF0000"/>
              </w:rPr>
            </w:pPr>
            <w:r w:rsidRPr="005A41BB">
              <w:rPr>
                <w:color w:val="FF0000"/>
              </w:rPr>
              <w:t>Public Device Address</w:t>
            </w:r>
          </w:p>
        </w:tc>
      </w:tr>
      <w:tr w:rsidR="00D7101C" w:rsidRPr="005A41BB" w:rsidTr="00E43532">
        <w:trPr>
          <w:cantSplit/>
        </w:trPr>
        <w:tc>
          <w:tcPr>
            <w:tcW w:w="1526" w:type="dxa"/>
            <w:tcPrChange w:id="4711" w:author="Batra, Mayank" w:date="2016-06-21T12:07:00Z">
              <w:tcPr>
                <w:tcW w:w="1526" w:type="dxa"/>
              </w:tcPr>
            </w:tcPrChange>
          </w:tcPr>
          <w:p w:rsidR="00D7101C" w:rsidRPr="005A41BB" w:rsidRDefault="00D7101C" w:rsidP="004B1513">
            <w:pPr>
              <w:rPr>
                <w:color w:val="FF0000"/>
              </w:rPr>
            </w:pPr>
            <w:r w:rsidRPr="005A41BB">
              <w:rPr>
                <w:color w:val="FF0000"/>
              </w:rPr>
              <w:t>0x01</w:t>
            </w:r>
          </w:p>
        </w:tc>
        <w:tc>
          <w:tcPr>
            <w:tcW w:w="8080" w:type="dxa"/>
            <w:gridSpan w:val="2"/>
            <w:tcPrChange w:id="4712" w:author="Batra, Mayank" w:date="2016-06-21T12:07:00Z">
              <w:tcPr>
                <w:tcW w:w="8080" w:type="dxa"/>
                <w:gridSpan w:val="2"/>
              </w:tcPr>
            </w:tcPrChange>
          </w:tcPr>
          <w:p w:rsidR="00D7101C" w:rsidRPr="005A41BB" w:rsidRDefault="00D7101C" w:rsidP="004B1513">
            <w:pPr>
              <w:rPr>
                <w:color w:val="FF0000"/>
              </w:rPr>
            </w:pPr>
            <w:r w:rsidRPr="005A41BB">
              <w:rPr>
                <w:color w:val="FF0000"/>
              </w:rPr>
              <w:t>Random Device Address</w:t>
            </w:r>
          </w:p>
        </w:tc>
      </w:tr>
      <w:tr w:rsidR="00D7101C" w:rsidRPr="005A41BB" w:rsidTr="00E43532">
        <w:trPr>
          <w:cantSplit/>
        </w:trPr>
        <w:tc>
          <w:tcPr>
            <w:tcW w:w="1526" w:type="dxa"/>
            <w:tcPrChange w:id="4713" w:author="Batra, Mayank" w:date="2016-06-21T12:07:00Z">
              <w:tcPr>
                <w:tcW w:w="1526" w:type="dxa"/>
              </w:tcPr>
            </w:tcPrChange>
          </w:tcPr>
          <w:p w:rsidR="00D7101C" w:rsidRPr="005A41BB" w:rsidRDefault="00D7101C" w:rsidP="004B1513">
            <w:pPr>
              <w:rPr>
                <w:color w:val="FF0000"/>
              </w:rPr>
            </w:pPr>
            <w:r>
              <w:rPr>
                <w:color w:val="FF0000"/>
              </w:rPr>
              <w:t>0x02</w:t>
            </w:r>
          </w:p>
        </w:tc>
        <w:tc>
          <w:tcPr>
            <w:tcW w:w="8080" w:type="dxa"/>
            <w:gridSpan w:val="2"/>
            <w:tcPrChange w:id="4714" w:author="Batra, Mayank" w:date="2016-06-21T12:07:00Z">
              <w:tcPr>
                <w:tcW w:w="8080" w:type="dxa"/>
                <w:gridSpan w:val="2"/>
              </w:tcPr>
            </w:tcPrChange>
          </w:tcPr>
          <w:p w:rsidR="00D7101C" w:rsidRPr="005A41BB" w:rsidRDefault="00D7101C" w:rsidP="004B1513">
            <w:pPr>
              <w:rPr>
                <w:color w:val="FF0000"/>
              </w:rPr>
            </w:pPr>
            <w:r w:rsidRPr="00965C29">
              <w:rPr>
                <w:color w:val="FF0000"/>
              </w:rPr>
              <w:t>Public Identity Address (</w:t>
            </w:r>
            <w:r>
              <w:rPr>
                <w:color w:val="FF0000"/>
              </w:rPr>
              <w:t>c</w:t>
            </w:r>
            <w:r w:rsidRPr="00965C29">
              <w:rPr>
                <w:color w:val="FF0000"/>
              </w:rPr>
              <w:t>orresponds to peer’s Resolvable Private</w:t>
            </w:r>
            <w:r w:rsidR="00744A5F">
              <w:rPr>
                <w:color w:val="FF0000"/>
              </w:rPr>
              <w:t xml:space="preserve"> </w:t>
            </w:r>
            <w:r w:rsidRPr="00965C29">
              <w:rPr>
                <w:color w:val="FF0000"/>
              </w:rPr>
              <w:t>Address)</w:t>
            </w:r>
          </w:p>
        </w:tc>
      </w:tr>
      <w:tr w:rsidR="00D7101C" w:rsidRPr="005A41BB" w:rsidTr="00E43532">
        <w:trPr>
          <w:cantSplit/>
        </w:trPr>
        <w:tc>
          <w:tcPr>
            <w:tcW w:w="1526" w:type="dxa"/>
            <w:tcPrChange w:id="4715" w:author="Batra, Mayank" w:date="2016-06-21T12:07:00Z">
              <w:tcPr>
                <w:tcW w:w="1526" w:type="dxa"/>
              </w:tcPr>
            </w:tcPrChange>
          </w:tcPr>
          <w:p w:rsidR="00D7101C" w:rsidRDefault="00D7101C" w:rsidP="004B1513">
            <w:pPr>
              <w:rPr>
                <w:color w:val="FF0000"/>
              </w:rPr>
            </w:pPr>
            <w:r>
              <w:rPr>
                <w:color w:val="FF0000"/>
              </w:rPr>
              <w:t>0x03</w:t>
            </w:r>
          </w:p>
        </w:tc>
        <w:tc>
          <w:tcPr>
            <w:tcW w:w="8080" w:type="dxa"/>
            <w:gridSpan w:val="2"/>
            <w:tcPrChange w:id="4716" w:author="Batra, Mayank" w:date="2016-06-21T12:07:00Z">
              <w:tcPr>
                <w:tcW w:w="8080" w:type="dxa"/>
                <w:gridSpan w:val="2"/>
              </w:tcPr>
            </w:tcPrChange>
          </w:tcPr>
          <w:p w:rsidR="00D7101C" w:rsidRPr="00965C29" w:rsidRDefault="00D7101C" w:rsidP="004B1513">
            <w:pPr>
              <w:rPr>
                <w:color w:val="FF0000"/>
              </w:rPr>
            </w:pPr>
            <w:r w:rsidRPr="00965C29">
              <w:rPr>
                <w:color w:val="FF0000"/>
              </w:rPr>
              <w:t>Random (static) Identity Address (</w:t>
            </w:r>
            <w:r>
              <w:rPr>
                <w:color w:val="FF0000"/>
              </w:rPr>
              <w:t>c</w:t>
            </w:r>
            <w:r w:rsidRPr="00965C29">
              <w:rPr>
                <w:color w:val="FF0000"/>
              </w:rPr>
              <w:t>orresponds to peer’s Resolvable</w:t>
            </w:r>
            <w:r>
              <w:rPr>
                <w:color w:val="FF0000"/>
              </w:rPr>
              <w:t xml:space="preserve"> </w:t>
            </w:r>
            <w:r w:rsidRPr="00965C29">
              <w:rPr>
                <w:color w:val="FF0000"/>
              </w:rPr>
              <w:t>Private Address)</w:t>
            </w:r>
          </w:p>
        </w:tc>
      </w:tr>
      <w:tr w:rsidR="00D7101C" w:rsidRPr="005A41BB" w:rsidTr="00E43532">
        <w:trPr>
          <w:cantSplit/>
        </w:trPr>
        <w:tc>
          <w:tcPr>
            <w:tcW w:w="1526" w:type="dxa"/>
            <w:tcPrChange w:id="4717" w:author="Batra, Mayank" w:date="2016-06-21T12:07:00Z">
              <w:tcPr>
                <w:tcW w:w="1526" w:type="dxa"/>
              </w:tcPr>
            </w:tcPrChange>
          </w:tcPr>
          <w:p w:rsidR="00D7101C" w:rsidRPr="005A41BB" w:rsidRDefault="003237AA" w:rsidP="004B1513">
            <w:pPr>
              <w:rPr>
                <w:color w:val="FF0000"/>
              </w:rPr>
            </w:pPr>
            <w:r>
              <w:rPr>
                <w:color w:val="FF0000"/>
              </w:rPr>
              <w:t>All other values</w:t>
            </w:r>
          </w:p>
        </w:tc>
        <w:tc>
          <w:tcPr>
            <w:tcW w:w="8080" w:type="dxa"/>
            <w:gridSpan w:val="2"/>
            <w:tcPrChange w:id="4718" w:author="Batra, Mayank" w:date="2016-06-21T12:07:00Z">
              <w:tcPr>
                <w:tcW w:w="8080" w:type="dxa"/>
                <w:gridSpan w:val="2"/>
              </w:tcPr>
            </w:tcPrChange>
          </w:tcPr>
          <w:p w:rsidR="00D7101C" w:rsidRPr="005A41BB" w:rsidRDefault="00D7101C" w:rsidP="004B1513">
            <w:pPr>
              <w:rPr>
                <w:color w:val="FF0000"/>
              </w:rPr>
            </w:pPr>
            <w:r w:rsidRPr="005A41BB">
              <w:rPr>
                <w:color w:val="FF0000"/>
              </w:rPr>
              <w:t>Reserved for future use</w:t>
            </w:r>
          </w:p>
        </w:tc>
      </w:tr>
    </w:tbl>
    <w:p w:rsidR="00D7101C" w:rsidRPr="005A41BB"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71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856"/>
        <w:gridCol w:w="354"/>
        <w:gridCol w:w="7396"/>
        <w:tblGridChange w:id="4720">
          <w:tblGrid>
            <w:gridCol w:w="1856"/>
            <w:gridCol w:w="354"/>
            <w:gridCol w:w="7396"/>
          </w:tblGrid>
        </w:tblGridChange>
      </w:tblGrid>
      <w:tr w:rsidR="00D7101C" w:rsidRPr="005A41BB" w:rsidTr="00C63D7F">
        <w:trPr>
          <w:cantSplit/>
        </w:trPr>
        <w:tc>
          <w:tcPr>
            <w:tcW w:w="1856" w:type="dxa"/>
            <w:tcBorders>
              <w:top w:val="nil"/>
              <w:left w:val="nil"/>
              <w:bottom w:val="single" w:sz="4" w:space="0" w:color="auto"/>
              <w:right w:val="nil"/>
            </w:tcBorders>
            <w:tcPrChange w:id="4721" w:author="Batra, Mayank" w:date="2016-06-21T12:07:00Z">
              <w:tcPr>
                <w:tcW w:w="1856" w:type="dxa"/>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Address</w:t>
            </w:r>
            <w:r w:rsidRPr="00BE51CF">
              <w:rPr>
                <w:i/>
                <w:color w:val="FF0000"/>
              </w:rPr>
              <w:t>:</w:t>
            </w:r>
          </w:p>
        </w:tc>
        <w:tc>
          <w:tcPr>
            <w:tcW w:w="7750" w:type="dxa"/>
            <w:gridSpan w:val="2"/>
            <w:tcBorders>
              <w:top w:val="nil"/>
              <w:left w:val="nil"/>
              <w:bottom w:val="single" w:sz="4" w:space="0" w:color="auto"/>
              <w:right w:val="nil"/>
            </w:tcBorders>
            <w:tcPrChange w:id="4722" w:author="Batra, Mayank" w:date="2016-06-21T12:07:00Z">
              <w:tcPr>
                <w:tcW w:w="7750" w:type="dxa"/>
                <w:gridSpan w:val="2"/>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6</w:t>
            </w:r>
            <w:r w:rsidRPr="00791FF6">
              <w:rPr>
                <w:i/>
                <w:color w:val="FF0000"/>
              </w:rPr>
              <w:t xml:space="preserve"> Octet</w:t>
            </w:r>
            <w:r>
              <w:rPr>
                <w:i/>
                <w:color w:val="FF0000"/>
              </w:rPr>
              <w:t>s</w:t>
            </w:r>
          </w:p>
        </w:tc>
      </w:tr>
      <w:tr w:rsidR="0083745C" w:rsidRPr="005A41BB" w:rsidTr="00C63D7F">
        <w:trPr>
          <w:cantSplit/>
        </w:trPr>
        <w:tc>
          <w:tcPr>
            <w:tcW w:w="2210" w:type="dxa"/>
            <w:gridSpan w:val="2"/>
            <w:shd w:val="clear" w:color="auto" w:fill="DAEEF3"/>
          </w:tcPr>
          <w:p w:rsidR="00D7101C" w:rsidRPr="005A41BB" w:rsidRDefault="00D7101C" w:rsidP="004B1513">
            <w:pPr>
              <w:rPr>
                <w:rStyle w:val="af"/>
                <w:color w:val="FF0000"/>
              </w:rPr>
            </w:pPr>
            <w:r w:rsidRPr="005A41BB">
              <w:rPr>
                <w:rStyle w:val="af"/>
                <w:color w:val="FF0000"/>
              </w:rPr>
              <w:t>Value</w:t>
            </w:r>
          </w:p>
        </w:tc>
        <w:tc>
          <w:tcPr>
            <w:tcW w:w="7396" w:type="dxa"/>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C63D7F">
        <w:trPr>
          <w:cantSplit/>
        </w:trPr>
        <w:tc>
          <w:tcPr>
            <w:tcW w:w="2210" w:type="dxa"/>
            <w:gridSpan w:val="2"/>
            <w:tcPrChange w:id="4723" w:author="Batra, Mayank" w:date="2016-06-21T12:07:00Z">
              <w:tcPr>
                <w:tcW w:w="2210" w:type="dxa"/>
                <w:gridSpan w:val="2"/>
              </w:tcPr>
            </w:tcPrChange>
          </w:tcPr>
          <w:p w:rsidR="00D7101C" w:rsidRPr="005A41BB" w:rsidRDefault="00D7101C" w:rsidP="004B1513">
            <w:pPr>
              <w:rPr>
                <w:color w:val="FF0000"/>
              </w:rPr>
            </w:pPr>
            <w:r w:rsidRPr="005A41BB">
              <w:rPr>
                <w:color w:val="FF0000"/>
              </w:rPr>
              <w:t>0xXXXXXXXXXXXX</w:t>
            </w:r>
          </w:p>
        </w:tc>
        <w:tc>
          <w:tcPr>
            <w:tcW w:w="7396" w:type="dxa"/>
            <w:tcPrChange w:id="4724" w:author="Batra, Mayank" w:date="2016-06-21T12:07:00Z">
              <w:tcPr>
                <w:tcW w:w="7396" w:type="dxa"/>
              </w:tcPr>
            </w:tcPrChange>
          </w:tcPr>
          <w:p w:rsidR="00D7101C" w:rsidRPr="005A41BB" w:rsidRDefault="00D7101C" w:rsidP="004B1513">
            <w:pPr>
              <w:rPr>
                <w:color w:val="FF0000"/>
              </w:rPr>
            </w:pPr>
            <w:r>
              <w:rPr>
                <w:color w:val="FF0000"/>
              </w:rPr>
              <w:t>The Address of the device which is to be removed from the list.</w:t>
            </w:r>
          </w:p>
        </w:tc>
      </w:tr>
    </w:tbl>
    <w:p w:rsidR="00D7101C" w:rsidRPr="005A41BB"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72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726">
          <w:tblGrid>
            <w:gridCol w:w="1560"/>
            <w:gridCol w:w="1907"/>
            <w:gridCol w:w="6139"/>
          </w:tblGrid>
        </w:tblGridChange>
      </w:tblGrid>
      <w:tr w:rsidR="00D7101C" w:rsidRPr="005A41BB" w:rsidTr="00C63D7F">
        <w:trPr>
          <w:cantSplit/>
        </w:trPr>
        <w:tc>
          <w:tcPr>
            <w:tcW w:w="3467" w:type="dxa"/>
            <w:gridSpan w:val="2"/>
            <w:tcBorders>
              <w:top w:val="nil"/>
              <w:left w:val="nil"/>
              <w:bottom w:val="single" w:sz="4" w:space="0" w:color="auto"/>
              <w:right w:val="nil"/>
            </w:tcBorders>
            <w:tcPrChange w:id="4727" w:author="Batra, Mayank" w:date="2016-06-21T12:07:00Z">
              <w:tcPr>
                <w:tcW w:w="3467" w:type="dxa"/>
                <w:gridSpan w:val="2"/>
                <w:tcBorders>
                  <w:top w:val="nil"/>
                  <w:left w:val="nil"/>
                  <w:bottom w:val="single" w:sz="4" w:space="0" w:color="auto"/>
                  <w:right w:val="nil"/>
                </w:tcBorders>
              </w:tcPr>
            </w:tcPrChange>
          </w:tcPr>
          <w:p w:rsidR="00D7101C" w:rsidRPr="00DC7EB8" w:rsidRDefault="00D7101C">
            <w:pPr>
              <w:rPr>
                <w:i/>
                <w:color w:val="FF0000"/>
              </w:rPr>
            </w:pPr>
            <w:r>
              <w:rPr>
                <w:i/>
                <w:color w:val="FF0000"/>
              </w:rPr>
              <w:lastRenderedPageBreak/>
              <w:t>Advertising_SID:</w:t>
            </w:r>
          </w:p>
        </w:tc>
        <w:tc>
          <w:tcPr>
            <w:tcW w:w="6139" w:type="dxa"/>
            <w:tcBorders>
              <w:top w:val="nil"/>
              <w:left w:val="nil"/>
              <w:bottom w:val="single" w:sz="4" w:space="0" w:color="auto"/>
              <w:right w:val="nil"/>
            </w:tcBorders>
            <w:tcPrChange w:id="4728" w:author="Batra, Mayank" w:date="2016-06-21T12:07:00Z">
              <w:tcPr>
                <w:tcW w:w="6139"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60"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46"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C63D7F">
        <w:trPr>
          <w:cantSplit/>
        </w:trPr>
        <w:tc>
          <w:tcPr>
            <w:tcW w:w="1560" w:type="dxa"/>
            <w:tcPrChange w:id="4729" w:author="Batra, Mayank" w:date="2016-06-21T12:07:00Z">
              <w:tcPr>
                <w:tcW w:w="1560" w:type="dxa"/>
              </w:tcPr>
            </w:tcPrChange>
          </w:tcPr>
          <w:p w:rsidR="00D7101C" w:rsidRPr="005A41BB" w:rsidRDefault="00D7101C">
            <w:pPr>
              <w:rPr>
                <w:color w:val="FF0000"/>
              </w:rPr>
            </w:pPr>
            <w:r w:rsidRPr="005A41BB">
              <w:rPr>
                <w:color w:val="FF0000"/>
              </w:rPr>
              <w:t>0x</w:t>
            </w:r>
            <w:r>
              <w:rPr>
                <w:color w:val="FF0000"/>
              </w:rPr>
              <w:t>00 – 0x0F</w:t>
            </w:r>
          </w:p>
        </w:tc>
        <w:tc>
          <w:tcPr>
            <w:tcW w:w="8046" w:type="dxa"/>
            <w:gridSpan w:val="2"/>
            <w:tcPrChange w:id="4730" w:author="Batra, Mayank" w:date="2016-06-21T12:07:00Z">
              <w:tcPr>
                <w:tcW w:w="8046" w:type="dxa"/>
                <w:gridSpan w:val="2"/>
              </w:tcPr>
            </w:tcPrChange>
          </w:tcPr>
          <w:p w:rsidR="00D7101C" w:rsidRPr="00985E3E" w:rsidRDefault="0017768F" w:rsidP="009D7502">
            <w:pPr>
              <w:rPr>
                <w:color w:val="FF0000"/>
              </w:rPr>
            </w:pPr>
            <w:r>
              <w:rPr>
                <w:color w:val="FF0000"/>
              </w:rPr>
              <w:t xml:space="preserve">Remove </w:t>
            </w:r>
            <w:del w:id="4731" w:author="Clive D.W. Feather" w:date="2016-05-05T14:13:00Z">
              <w:r w:rsidDel="009D7502">
                <w:rPr>
                  <w:color w:val="FF0000"/>
                </w:rPr>
                <w:delText>any entry</w:delText>
              </w:r>
            </w:del>
            <w:ins w:id="4732" w:author="Clive D.W. Feather" w:date="2016-05-05T14:13:00Z">
              <w:r w:rsidR="009D7502">
                <w:rPr>
                  <w:color w:val="FF0000"/>
                </w:rPr>
                <w:t xml:space="preserve">the entry for the advertiser if the </w:t>
              </w:r>
            </w:ins>
            <w:del w:id="4733" w:author="Clive D.W. Feather" w:date="2016-05-05T14:13:00Z">
              <w:r w:rsidDel="009D7502">
                <w:rPr>
                  <w:color w:val="FF0000"/>
                </w:rPr>
                <w:delText xml:space="preserve"> whose </w:delText>
              </w:r>
            </w:del>
            <w:r>
              <w:rPr>
                <w:color w:val="FF0000"/>
              </w:rPr>
              <w:t>Advertising</w:t>
            </w:r>
            <w:r w:rsidR="00055C60">
              <w:rPr>
                <w:color w:val="FF0000"/>
              </w:rPr>
              <w:t>_</w:t>
            </w:r>
            <w:r>
              <w:rPr>
                <w:color w:val="FF0000"/>
              </w:rPr>
              <w:t>SID matches this value.</w:t>
            </w:r>
          </w:p>
        </w:tc>
      </w:tr>
      <w:tr w:rsidR="00D7101C" w:rsidRPr="005A41BB" w:rsidDel="009D7502" w:rsidTr="00C63D7F">
        <w:trPr>
          <w:cantSplit/>
          <w:del w:id="4734" w:author="Clive D.W. Feather" w:date="2016-05-05T14:13:00Z"/>
        </w:trPr>
        <w:tc>
          <w:tcPr>
            <w:tcW w:w="1560" w:type="dxa"/>
            <w:tcPrChange w:id="4735" w:author="Batra, Mayank" w:date="2016-06-21T12:07:00Z">
              <w:tcPr>
                <w:tcW w:w="1560" w:type="dxa"/>
              </w:tcPr>
            </w:tcPrChange>
          </w:tcPr>
          <w:p w:rsidR="00D7101C" w:rsidRPr="005A41BB" w:rsidDel="009D7502" w:rsidRDefault="00D7101C" w:rsidP="004B1513">
            <w:pPr>
              <w:rPr>
                <w:del w:id="4736" w:author="Clive D.W. Feather" w:date="2016-05-05T14:13:00Z"/>
                <w:color w:val="FF0000"/>
              </w:rPr>
            </w:pPr>
            <w:del w:id="4737" w:author="Clive D.W. Feather" w:date="2016-05-05T14:13:00Z">
              <w:r w:rsidDel="009D7502">
                <w:rPr>
                  <w:color w:val="FF0000"/>
                </w:rPr>
                <w:delText>0x10 – 0xFE</w:delText>
              </w:r>
            </w:del>
          </w:p>
        </w:tc>
        <w:tc>
          <w:tcPr>
            <w:tcW w:w="8046" w:type="dxa"/>
            <w:gridSpan w:val="2"/>
            <w:tcPrChange w:id="4738" w:author="Batra, Mayank" w:date="2016-06-21T12:07:00Z">
              <w:tcPr>
                <w:tcW w:w="8046" w:type="dxa"/>
                <w:gridSpan w:val="2"/>
              </w:tcPr>
            </w:tcPrChange>
          </w:tcPr>
          <w:p w:rsidR="00D7101C" w:rsidDel="009D7502" w:rsidRDefault="00D7101C" w:rsidP="004B1513">
            <w:pPr>
              <w:rPr>
                <w:del w:id="4739" w:author="Clive D.W. Feather" w:date="2016-05-05T14:13:00Z"/>
                <w:color w:val="FF0000"/>
              </w:rPr>
            </w:pPr>
            <w:del w:id="4740" w:author="Clive D.W. Feather" w:date="2016-05-05T14:13:00Z">
              <w:r w:rsidDel="009D7502">
                <w:rPr>
                  <w:color w:val="FF0000"/>
                </w:rPr>
                <w:delText>Reserved for future use</w:delText>
              </w:r>
            </w:del>
          </w:p>
        </w:tc>
      </w:tr>
      <w:tr w:rsidR="00D7101C" w:rsidRPr="005A41BB" w:rsidTr="00C63D7F">
        <w:trPr>
          <w:cantSplit/>
        </w:trPr>
        <w:tc>
          <w:tcPr>
            <w:tcW w:w="1560" w:type="dxa"/>
            <w:tcPrChange w:id="4741" w:author="Batra, Mayank" w:date="2016-06-21T12:07:00Z">
              <w:tcPr>
                <w:tcW w:w="1560" w:type="dxa"/>
              </w:tcPr>
            </w:tcPrChange>
          </w:tcPr>
          <w:p w:rsidR="00D7101C" w:rsidRDefault="00D7101C" w:rsidP="004B1513">
            <w:pPr>
              <w:rPr>
                <w:color w:val="FF0000"/>
              </w:rPr>
            </w:pPr>
            <w:r>
              <w:rPr>
                <w:color w:val="FF0000"/>
              </w:rPr>
              <w:t>0xFF</w:t>
            </w:r>
          </w:p>
        </w:tc>
        <w:tc>
          <w:tcPr>
            <w:tcW w:w="8046" w:type="dxa"/>
            <w:gridSpan w:val="2"/>
            <w:tcPrChange w:id="4742" w:author="Batra, Mayank" w:date="2016-06-21T12:07:00Z">
              <w:tcPr>
                <w:tcW w:w="8046" w:type="dxa"/>
                <w:gridSpan w:val="2"/>
              </w:tcPr>
            </w:tcPrChange>
          </w:tcPr>
          <w:p w:rsidR="00D7101C" w:rsidRDefault="0017768F">
            <w:pPr>
              <w:rPr>
                <w:color w:val="FF0000"/>
              </w:rPr>
            </w:pPr>
            <w:r>
              <w:rPr>
                <w:color w:val="FF0000"/>
              </w:rPr>
              <w:t>Remove all entries for the advertiser irr</w:t>
            </w:r>
            <w:r w:rsidR="00775DD9">
              <w:rPr>
                <w:color w:val="FF0000"/>
              </w:rPr>
              <w:t>espective of Advertising_SID</w:t>
            </w:r>
            <w:r>
              <w:rPr>
                <w:color w:val="FF0000"/>
              </w:rPr>
              <w:t xml:space="preserve">. </w:t>
            </w:r>
          </w:p>
        </w:tc>
      </w:tr>
      <w:tr w:rsidR="009D7502" w:rsidRPr="005A41BB" w:rsidTr="00C63D7F">
        <w:trPr>
          <w:cantSplit/>
          <w:ins w:id="4743" w:author="Clive D.W. Feather" w:date="2016-05-05T14:13:00Z"/>
        </w:trPr>
        <w:tc>
          <w:tcPr>
            <w:tcW w:w="1560" w:type="dxa"/>
            <w:tcPrChange w:id="4744" w:author="Batra, Mayank" w:date="2016-06-21T12:07:00Z">
              <w:tcPr>
                <w:tcW w:w="1560" w:type="dxa"/>
              </w:tcPr>
            </w:tcPrChange>
          </w:tcPr>
          <w:p w:rsidR="009D7502" w:rsidRDefault="009D7502" w:rsidP="004B1513">
            <w:pPr>
              <w:rPr>
                <w:ins w:id="4745" w:author="Clive D.W. Feather" w:date="2016-05-05T14:13:00Z"/>
                <w:color w:val="FF0000"/>
              </w:rPr>
            </w:pPr>
            <w:ins w:id="4746" w:author="Clive D.W. Feather" w:date="2016-05-05T14:13:00Z">
              <w:r>
                <w:rPr>
                  <w:color w:val="FF0000"/>
                </w:rPr>
                <w:t>All other values</w:t>
              </w:r>
            </w:ins>
          </w:p>
        </w:tc>
        <w:tc>
          <w:tcPr>
            <w:tcW w:w="8046" w:type="dxa"/>
            <w:gridSpan w:val="2"/>
            <w:tcPrChange w:id="4747" w:author="Batra, Mayank" w:date="2016-06-21T12:07:00Z">
              <w:tcPr>
                <w:tcW w:w="8046" w:type="dxa"/>
                <w:gridSpan w:val="2"/>
              </w:tcPr>
            </w:tcPrChange>
          </w:tcPr>
          <w:p w:rsidR="009D7502" w:rsidRDefault="009D7502">
            <w:pPr>
              <w:rPr>
                <w:ins w:id="4748" w:author="Clive D.W. Feather" w:date="2016-05-05T14:13:00Z"/>
                <w:color w:val="FF0000"/>
              </w:rPr>
            </w:pPr>
            <w:ins w:id="4749" w:author="Clive D.W. Feather" w:date="2016-05-05T14:13:00Z">
              <w:r>
                <w:rPr>
                  <w:color w:val="FF0000"/>
                </w:rPr>
                <w:t>Reserved for future use</w:t>
              </w:r>
            </w:ins>
          </w:p>
        </w:tc>
      </w:tr>
    </w:tbl>
    <w:p w:rsidR="00D7101C" w:rsidRDefault="00D7101C" w:rsidP="00D7101C">
      <w:pPr>
        <w:rPr>
          <w:ins w:id="4750" w:author="Batra, Mayank" w:date="2016-05-27T15:33:00Z"/>
          <w:color w:val="FF0000"/>
        </w:rPr>
      </w:pPr>
    </w:p>
    <w:p w:rsidR="00D7101C" w:rsidRPr="005A41BB" w:rsidRDefault="00D7101C" w:rsidP="00D7101C">
      <w:pPr>
        <w:rPr>
          <w:del w:id="4751" w:author="Batra, Mayank" w:date="2016-06-21T12:07:00Z"/>
          <w:rStyle w:val="af"/>
          <w:color w:val="FF0000"/>
        </w:rPr>
      </w:pPr>
      <w:del w:id="4752" w:author="Batra, Mayank" w:date="2016-06-21T12:07:00Z">
        <w:r w:rsidRPr="005A41BB">
          <w:rPr>
            <w:rStyle w:val="af"/>
            <w:color w:val="FF0000"/>
          </w:rPr>
          <w:delText>Return Parameters:</w:delText>
        </w:r>
      </w:del>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753"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754">
          <w:tblGrid>
            <w:gridCol w:w="1526"/>
            <w:gridCol w:w="34"/>
            <w:gridCol w:w="820"/>
            <w:gridCol w:w="7226"/>
          </w:tblGrid>
        </w:tblGridChange>
      </w:tblGrid>
      <w:tr w:rsidR="00C17F46" w:rsidRPr="005A41BB" w:rsidTr="00DC4746">
        <w:trPr>
          <w:cantSplit/>
          <w:ins w:id="4755" w:author="Batra, Mayank" w:date="2016-05-27T15:33:00Z"/>
        </w:trPr>
        <w:tc>
          <w:tcPr>
            <w:tcW w:w="3467" w:type="dxa"/>
            <w:gridSpan w:val="2"/>
            <w:tcBorders>
              <w:top w:val="nil"/>
              <w:left w:val="nil"/>
              <w:bottom w:val="single" w:sz="4" w:space="0" w:color="auto"/>
              <w:right w:val="nil"/>
            </w:tcBorders>
            <w:tcPrChange w:id="4756" w:author="Batra, Mayank" w:date="2016-06-21T12:07:00Z">
              <w:tcPr>
                <w:tcW w:w="2380" w:type="dxa"/>
                <w:gridSpan w:val="3"/>
                <w:tcBorders>
                  <w:top w:val="nil"/>
                  <w:left w:val="nil"/>
                  <w:bottom w:val="single" w:sz="4" w:space="0" w:color="auto"/>
                  <w:right w:val="nil"/>
                </w:tcBorders>
              </w:tcPr>
            </w:tcPrChange>
          </w:tcPr>
          <w:p w:rsidR="00C17F46" w:rsidRPr="00DC7EB8" w:rsidRDefault="00D7101C" w:rsidP="00DC4746">
            <w:pPr>
              <w:rPr>
                <w:ins w:id="4757" w:author="Batra, Mayank" w:date="2016-05-27T15:33:00Z"/>
                <w:i/>
                <w:color w:val="FF0000"/>
              </w:rPr>
            </w:pPr>
            <w:del w:id="4758" w:author="Batra, Mayank" w:date="2016-06-21T12:07:00Z">
              <w:r>
                <w:rPr>
                  <w:i/>
                  <w:color w:val="FF0000"/>
                </w:rPr>
                <w:delText>Status:</w:delText>
              </w:r>
            </w:del>
            <w:ins w:id="4759" w:author="Batra, Mayank" w:date="2016-05-27T15:33:00Z">
              <w:r w:rsidR="00C17F46">
                <w:rPr>
                  <w:i/>
                  <w:color w:val="FF0000"/>
                </w:rPr>
                <w:t>Slot_Durations:</w:t>
              </w:r>
            </w:ins>
          </w:p>
        </w:tc>
        <w:tc>
          <w:tcPr>
            <w:tcW w:w="6139" w:type="dxa"/>
            <w:tcBorders>
              <w:top w:val="nil"/>
              <w:left w:val="nil"/>
              <w:bottom w:val="single" w:sz="4" w:space="0" w:color="auto"/>
              <w:right w:val="nil"/>
            </w:tcBorders>
            <w:tcPrChange w:id="4760" w:author="Batra, Mayank" w:date="2016-06-21T12:07:00Z">
              <w:tcPr>
                <w:tcW w:w="7226" w:type="dxa"/>
                <w:tcBorders>
                  <w:top w:val="nil"/>
                  <w:left w:val="nil"/>
                  <w:bottom w:val="single" w:sz="4" w:space="0" w:color="auto"/>
                  <w:right w:val="nil"/>
                </w:tcBorders>
              </w:tcPr>
            </w:tcPrChange>
          </w:tcPr>
          <w:p w:rsidR="00C17F46" w:rsidRPr="00791FF6" w:rsidRDefault="00C17F46" w:rsidP="00DC4746">
            <w:pPr>
              <w:jc w:val="right"/>
              <w:rPr>
                <w:ins w:id="4761" w:author="Batra, Mayank" w:date="2016-05-27T15:33:00Z"/>
                <w:i/>
                <w:color w:val="FF0000"/>
              </w:rPr>
            </w:pPr>
            <w:ins w:id="4762" w:author="Batra, Mayank" w:date="2016-05-27T15:33:00Z">
              <w:r w:rsidRPr="00791FF6">
                <w:rPr>
                  <w:i/>
                  <w:color w:val="FF0000"/>
                </w:rPr>
                <w:t xml:space="preserve">Size: </w:t>
              </w:r>
              <w:r>
                <w:rPr>
                  <w:i/>
                  <w:color w:val="FF0000"/>
                </w:rPr>
                <w:t>1</w:t>
              </w:r>
              <w:r w:rsidRPr="00791FF6">
                <w:rPr>
                  <w:i/>
                  <w:color w:val="FF0000"/>
                </w:rPr>
                <w:t xml:space="preserve"> Octet</w:t>
              </w:r>
            </w:ins>
          </w:p>
        </w:tc>
      </w:tr>
      <w:tr w:rsidR="00C17F46" w:rsidRPr="005A41BB" w:rsidTr="00DC4746">
        <w:trPr>
          <w:cantSplit/>
          <w:ins w:id="4763" w:author="Batra, Mayank" w:date="2016-05-27T15:33:00Z"/>
        </w:trPr>
        <w:tc>
          <w:tcPr>
            <w:tcW w:w="1560" w:type="dxa"/>
            <w:shd w:val="clear" w:color="auto" w:fill="DAEEF3"/>
            <w:tcPrChange w:id="4764" w:author="Batra, Mayank" w:date="2016-06-21T12:07:00Z">
              <w:tcPr>
                <w:tcW w:w="1526" w:type="dxa"/>
                <w:shd w:val="clear" w:color="auto" w:fill="DAEEF3"/>
              </w:tcPr>
            </w:tcPrChange>
          </w:tcPr>
          <w:p w:rsidR="00C17F46" w:rsidRPr="005A41BB" w:rsidRDefault="00C17F46" w:rsidP="00DC4746">
            <w:pPr>
              <w:rPr>
                <w:ins w:id="4765" w:author="Batra, Mayank" w:date="2016-05-27T15:33:00Z"/>
                <w:rStyle w:val="af"/>
                <w:color w:val="FF0000"/>
              </w:rPr>
            </w:pPr>
            <w:ins w:id="4766" w:author="Batra, Mayank" w:date="2016-05-27T15:33:00Z">
              <w:r w:rsidRPr="005A41BB">
                <w:rPr>
                  <w:rStyle w:val="af"/>
                  <w:color w:val="FF0000"/>
                </w:rPr>
                <w:t>Value</w:t>
              </w:r>
            </w:ins>
          </w:p>
        </w:tc>
        <w:tc>
          <w:tcPr>
            <w:tcW w:w="8046" w:type="dxa"/>
            <w:gridSpan w:val="2"/>
            <w:shd w:val="clear" w:color="auto" w:fill="DAEEF3"/>
            <w:tcPrChange w:id="4767" w:author="Batra, Mayank" w:date="2016-06-21T12:07:00Z">
              <w:tcPr>
                <w:tcW w:w="8080" w:type="dxa"/>
                <w:gridSpan w:val="3"/>
                <w:shd w:val="clear" w:color="auto" w:fill="DAEEF3"/>
              </w:tcPr>
            </w:tcPrChange>
          </w:tcPr>
          <w:p w:rsidR="00C17F46" w:rsidRPr="005A41BB" w:rsidRDefault="00C17F46" w:rsidP="00DC4746">
            <w:pPr>
              <w:rPr>
                <w:ins w:id="4768" w:author="Batra, Mayank" w:date="2016-05-27T15:33:00Z"/>
                <w:rStyle w:val="af"/>
                <w:color w:val="FF0000"/>
              </w:rPr>
            </w:pPr>
            <w:ins w:id="4769" w:author="Batra, Mayank" w:date="2016-05-27T15:33:00Z">
              <w:r w:rsidRPr="005A41BB">
                <w:rPr>
                  <w:rStyle w:val="af"/>
                  <w:color w:val="FF0000"/>
                </w:rPr>
                <w:t>Parameter Description</w:t>
              </w:r>
            </w:ins>
          </w:p>
        </w:tc>
      </w:tr>
      <w:tr w:rsidR="00C17F46" w:rsidRPr="005A41BB" w:rsidTr="00DC4746">
        <w:trPr>
          <w:cantSplit/>
          <w:ins w:id="4770" w:author="Batra, Mayank" w:date="2016-05-27T15:33:00Z"/>
        </w:trPr>
        <w:tc>
          <w:tcPr>
            <w:tcW w:w="1560" w:type="dxa"/>
          </w:tcPr>
          <w:p w:rsidR="00C17F46" w:rsidRPr="005A41BB" w:rsidRDefault="00C17F46" w:rsidP="00DC4746">
            <w:pPr>
              <w:rPr>
                <w:ins w:id="4771" w:author="Batra, Mayank" w:date="2016-05-27T15:33:00Z"/>
                <w:color w:val="FF0000"/>
              </w:rPr>
            </w:pPr>
            <w:ins w:id="4772" w:author="Batra, Mayank" w:date="2016-05-27T15:33:00Z">
              <w:r w:rsidRPr="005A41BB">
                <w:rPr>
                  <w:color w:val="FF0000"/>
                </w:rPr>
                <w:t>0x</w:t>
              </w:r>
              <w:r>
                <w:rPr>
                  <w:color w:val="FF0000"/>
                </w:rPr>
                <w:t>01</w:t>
              </w:r>
            </w:ins>
          </w:p>
        </w:tc>
        <w:tc>
          <w:tcPr>
            <w:tcW w:w="8046" w:type="dxa"/>
            <w:gridSpan w:val="2"/>
          </w:tcPr>
          <w:p w:rsidR="00C17F46" w:rsidRPr="00985E3E" w:rsidRDefault="00C17F46" w:rsidP="00DC4746">
            <w:pPr>
              <w:rPr>
                <w:ins w:id="4773" w:author="Batra, Mayank" w:date="2016-05-27T15:33:00Z"/>
                <w:color w:val="FF0000"/>
              </w:rPr>
            </w:pPr>
            <w:ins w:id="4774" w:author="Batra, Mayank" w:date="2016-05-27T15:33:00Z">
              <w:r>
                <w:rPr>
                  <w:color w:val="FF0000"/>
                </w:rPr>
                <w:t xml:space="preserve">Switching and sampling slots are 1 µs each </w:t>
              </w:r>
            </w:ins>
          </w:p>
        </w:tc>
      </w:tr>
      <w:tr w:rsidR="00C17F46" w:rsidRPr="005A41BB" w:rsidTr="00DC4746">
        <w:trPr>
          <w:cantSplit/>
          <w:ins w:id="4775" w:author="Batra, Mayank" w:date="2016-05-27T15:33:00Z"/>
        </w:trPr>
        <w:tc>
          <w:tcPr>
            <w:tcW w:w="1560" w:type="dxa"/>
          </w:tcPr>
          <w:p w:rsidR="00C17F46" w:rsidRPr="005A41BB" w:rsidRDefault="00C17F46" w:rsidP="00DC4746">
            <w:pPr>
              <w:rPr>
                <w:ins w:id="4776" w:author="Batra, Mayank" w:date="2016-05-27T15:33:00Z"/>
                <w:color w:val="FF0000"/>
              </w:rPr>
            </w:pPr>
            <w:ins w:id="4777" w:author="Batra, Mayank" w:date="2016-05-27T15:33:00Z">
              <w:r>
                <w:rPr>
                  <w:color w:val="FF0000"/>
                </w:rPr>
                <w:t>0x02</w:t>
              </w:r>
            </w:ins>
          </w:p>
        </w:tc>
        <w:tc>
          <w:tcPr>
            <w:tcW w:w="8046" w:type="dxa"/>
            <w:gridSpan w:val="2"/>
          </w:tcPr>
          <w:p w:rsidR="00C17F46" w:rsidRDefault="00C17F46" w:rsidP="00DC4746">
            <w:pPr>
              <w:rPr>
                <w:ins w:id="4778" w:author="Batra, Mayank" w:date="2016-05-27T15:33:00Z"/>
                <w:color w:val="FF0000"/>
              </w:rPr>
            </w:pPr>
            <w:ins w:id="4779" w:author="Batra, Mayank" w:date="2016-05-27T15:33:00Z">
              <w:r>
                <w:rPr>
                  <w:color w:val="FF0000"/>
                </w:rPr>
                <w:t>Switching and sampling slots are 2 µs each</w:t>
              </w:r>
            </w:ins>
          </w:p>
        </w:tc>
      </w:tr>
      <w:tr w:rsidR="00C17F46" w:rsidRPr="005A41BB" w:rsidTr="00DC4746">
        <w:trPr>
          <w:cantSplit/>
          <w:ins w:id="4780" w:author="Batra, Mayank" w:date="2016-05-27T15:33:00Z"/>
        </w:trPr>
        <w:tc>
          <w:tcPr>
            <w:tcW w:w="1560" w:type="dxa"/>
          </w:tcPr>
          <w:p w:rsidR="00C17F46" w:rsidRDefault="00C17F46" w:rsidP="00DC4746">
            <w:pPr>
              <w:rPr>
                <w:ins w:id="4781" w:author="Batra, Mayank" w:date="2016-05-27T15:33:00Z"/>
                <w:color w:val="FF0000"/>
              </w:rPr>
            </w:pPr>
            <w:ins w:id="4782" w:author="Batra, Mayank" w:date="2016-05-27T15:33:00Z">
              <w:r>
                <w:rPr>
                  <w:color w:val="FF0000"/>
                </w:rPr>
                <w:t>All other values</w:t>
              </w:r>
            </w:ins>
          </w:p>
        </w:tc>
        <w:tc>
          <w:tcPr>
            <w:tcW w:w="8046" w:type="dxa"/>
            <w:gridSpan w:val="2"/>
          </w:tcPr>
          <w:p w:rsidR="00C17F46" w:rsidRDefault="00C17F46" w:rsidP="00DC4746">
            <w:pPr>
              <w:rPr>
                <w:ins w:id="4783" w:author="Batra, Mayank" w:date="2016-05-27T15:33:00Z"/>
                <w:color w:val="FF0000"/>
              </w:rPr>
            </w:pPr>
            <w:ins w:id="4784" w:author="Batra, Mayank" w:date="2016-05-27T15:33:00Z">
              <w:r>
                <w:rPr>
                  <w:color w:val="FF0000"/>
                </w:rPr>
                <w:t>Reserved for future use</w:t>
              </w:r>
            </w:ins>
          </w:p>
        </w:tc>
      </w:tr>
    </w:tbl>
    <w:p w:rsidR="00C17F46" w:rsidRDefault="00C17F46" w:rsidP="00D7101C">
      <w:pPr>
        <w:rPr>
          <w:ins w:id="4785" w:author="Batra, Mayank" w:date="2016-06-10T17:07:00Z"/>
          <w:color w:val="FF0000"/>
        </w:rPr>
      </w:pPr>
    </w:p>
    <w:p w:rsidR="00D7101C" w:rsidRPr="005A41BB" w:rsidRDefault="00D7101C" w:rsidP="00E44F48">
      <w:pPr>
        <w:outlineLvl w:val="0"/>
        <w:rPr>
          <w:ins w:id="4786" w:author="Batra, Mayank" w:date="2016-06-21T12:07:00Z"/>
          <w:rStyle w:val="af"/>
          <w:color w:val="FF0000"/>
        </w:rPr>
      </w:pPr>
      <w:ins w:id="4787" w:author="Batra, Mayank" w:date="2016-06-21T12:07:00Z">
        <w:r w:rsidRPr="005A41BB">
          <w:rPr>
            <w:rStyle w:val="af"/>
            <w:color w:val="FF0000"/>
          </w:rPr>
          <w:t>Return Parameters:</w:t>
        </w:r>
      </w:ins>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788" w:author="Batra, Mayank" w:date="2016-06-21T12:05: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4789">
          <w:tblGrid>
            <w:gridCol w:w="108"/>
            <w:gridCol w:w="1418"/>
            <w:gridCol w:w="108"/>
            <w:gridCol w:w="854"/>
            <w:gridCol w:w="7118"/>
            <w:gridCol w:w="108"/>
          </w:tblGrid>
        </w:tblGridChange>
      </w:tblGrid>
      <w:tr w:rsidR="00D7101C" w:rsidRPr="005A41BB" w:rsidTr="00C63D7F">
        <w:trPr>
          <w:cantSplit/>
          <w:ins w:id="4790" w:author="Batra, Mayank" w:date="2016-06-21T12:07:00Z"/>
          <w:trPrChange w:id="4791" w:author="Batra, Mayank" w:date="2016-06-21T12:05:00Z">
            <w:trPr>
              <w:gridBefore w:val="1"/>
            </w:trPr>
          </w:trPrChange>
        </w:trPr>
        <w:tc>
          <w:tcPr>
            <w:tcW w:w="2380" w:type="dxa"/>
            <w:gridSpan w:val="2"/>
            <w:tcBorders>
              <w:top w:val="nil"/>
              <w:left w:val="nil"/>
              <w:bottom w:val="single" w:sz="4" w:space="0" w:color="auto"/>
              <w:right w:val="nil"/>
            </w:tcBorders>
            <w:tcPrChange w:id="4792" w:author="Batra, Mayank" w:date="2016-06-21T12:05:00Z">
              <w:tcPr>
                <w:tcW w:w="2380" w:type="dxa"/>
                <w:gridSpan w:val="3"/>
                <w:tcBorders>
                  <w:top w:val="nil"/>
                  <w:left w:val="nil"/>
                  <w:bottom w:val="single" w:sz="4" w:space="0" w:color="auto"/>
                  <w:right w:val="nil"/>
                </w:tcBorders>
              </w:tcPr>
            </w:tcPrChange>
          </w:tcPr>
          <w:p w:rsidR="00D7101C" w:rsidRPr="00DC7EB8" w:rsidRDefault="00D7101C" w:rsidP="004B1513">
            <w:pPr>
              <w:rPr>
                <w:ins w:id="4793" w:author="Batra, Mayank" w:date="2016-06-21T12:07:00Z"/>
                <w:i/>
                <w:color w:val="FF0000"/>
              </w:rPr>
            </w:pPr>
            <w:ins w:id="4794" w:author="Batra, Mayank" w:date="2016-06-21T12:07:00Z">
              <w:r>
                <w:rPr>
                  <w:i/>
                  <w:color w:val="FF0000"/>
                </w:rPr>
                <w:t>Status:</w:t>
              </w:r>
            </w:ins>
          </w:p>
        </w:tc>
        <w:tc>
          <w:tcPr>
            <w:tcW w:w="7226" w:type="dxa"/>
            <w:tcBorders>
              <w:top w:val="nil"/>
              <w:left w:val="nil"/>
              <w:bottom w:val="single" w:sz="4" w:space="0" w:color="auto"/>
              <w:right w:val="nil"/>
            </w:tcBorders>
            <w:tcPrChange w:id="4795" w:author="Batra, Mayank" w:date="2016-06-21T12:05:00Z">
              <w:tcPr>
                <w:tcW w:w="7226" w:type="dxa"/>
                <w:gridSpan w:val="2"/>
                <w:tcBorders>
                  <w:top w:val="nil"/>
                  <w:left w:val="nil"/>
                  <w:bottom w:val="single" w:sz="4" w:space="0" w:color="auto"/>
                  <w:right w:val="nil"/>
                </w:tcBorders>
              </w:tcPr>
            </w:tcPrChange>
          </w:tcPr>
          <w:p w:rsidR="00D7101C" w:rsidRPr="00791FF6" w:rsidRDefault="00D7101C" w:rsidP="004B1513">
            <w:pPr>
              <w:jc w:val="right"/>
              <w:rPr>
                <w:ins w:id="4796" w:author="Batra, Mayank" w:date="2016-06-21T12:07:00Z"/>
                <w:i/>
                <w:color w:val="FF0000"/>
              </w:rPr>
            </w:pPr>
            <w:ins w:id="4797" w:author="Batra, Mayank" w:date="2016-06-21T12:07:00Z">
              <w:r w:rsidRPr="00791FF6">
                <w:rPr>
                  <w:i/>
                  <w:color w:val="FF0000"/>
                </w:rPr>
                <w:t xml:space="preserve">Size: </w:t>
              </w:r>
              <w:r>
                <w:rPr>
                  <w:i/>
                  <w:color w:val="FF0000"/>
                </w:rPr>
                <w:t>1</w:t>
              </w:r>
              <w:r w:rsidRPr="00791FF6">
                <w:rPr>
                  <w:i/>
                  <w:color w:val="FF0000"/>
                </w:rPr>
                <w:t xml:space="preserve"> Octet</w:t>
              </w:r>
            </w:ins>
          </w:p>
        </w:tc>
      </w:tr>
      <w:tr w:rsidR="00F021C6" w:rsidRPr="005A41BB" w:rsidTr="00C63D7F">
        <w:trPr>
          <w:cantSplit/>
          <w:ins w:id="4798" w:author="Batra, Mayank" w:date="2016-06-21T12:07:00Z"/>
          <w:trPrChange w:id="4799" w:author="Batra, Mayank" w:date="2016-06-21T12:05:00Z">
            <w:trPr>
              <w:gridBefore w:val="1"/>
            </w:trPr>
          </w:trPrChange>
        </w:trPr>
        <w:tc>
          <w:tcPr>
            <w:tcW w:w="1526" w:type="dxa"/>
            <w:shd w:val="clear" w:color="auto" w:fill="DAEEF3"/>
            <w:tcPrChange w:id="4800" w:author="Batra, Mayank" w:date="2016-06-21T12:05:00Z">
              <w:tcPr>
                <w:tcW w:w="1526" w:type="dxa"/>
                <w:gridSpan w:val="2"/>
                <w:shd w:val="clear" w:color="auto" w:fill="DAEEF3"/>
              </w:tcPr>
            </w:tcPrChange>
          </w:tcPr>
          <w:p w:rsidR="00D7101C" w:rsidRPr="005A41BB" w:rsidRDefault="00D7101C" w:rsidP="004B1513">
            <w:pPr>
              <w:rPr>
                <w:ins w:id="4801" w:author="Batra, Mayank" w:date="2016-06-21T12:07:00Z"/>
                <w:rStyle w:val="af"/>
                <w:color w:val="FF0000"/>
              </w:rPr>
            </w:pPr>
            <w:ins w:id="4802" w:author="Batra, Mayank" w:date="2016-06-21T12:07:00Z">
              <w:r w:rsidRPr="005A41BB">
                <w:rPr>
                  <w:rStyle w:val="af"/>
                  <w:color w:val="FF0000"/>
                </w:rPr>
                <w:t>Value</w:t>
              </w:r>
            </w:ins>
          </w:p>
        </w:tc>
        <w:tc>
          <w:tcPr>
            <w:tcW w:w="8080" w:type="dxa"/>
            <w:gridSpan w:val="2"/>
            <w:shd w:val="clear" w:color="auto" w:fill="DAEEF3"/>
            <w:tcPrChange w:id="4803" w:author="Batra, Mayank" w:date="2016-06-21T12:05:00Z">
              <w:tcPr>
                <w:tcW w:w="8080" w:type="dxa"/>
                <w:gridSpan w:val="3"/>
                <w:shd w:val="clear" w:color="auto" w:fill="DAEEF3"/>
              </w:tcPr>
            </w:tcPrChange>
          </w:tcPr>
          <w:p w:rsidR="00D7101C" w:rsidRPr="005A41BB" w:rsidRDefault="00D7101C" w:rsidP="004B1513">
            <w:pPr>
              <w:rPr>
                <w:ins w:id="4804" w:author="Batra, Mayank" w:date="2016-06-21T12:07:00Z"/>
                <w:rStyle w:val="af"/>
                <w:color w:val="FF0000"/>
              </w:rPr>
            </w:pPr>
            <w:ins w:id="4805" w:author="Batra, Mayank" w:date="2016-06-21T12:07:00Z">
              <w:r w:rsidRPr="005A41BB">
                <w:rPr>
                  <w:rStyle w:val="af"/>
                  <w:color w:val="FF0000"/>
                </w:rPr>
                <w:t>Parameter Description</w:t>
              </w:r>
            </w:ins>
          </w:p>
        </w:tc>
      </w:tr>
      <w:tr w:rsidR="00D7101C" w:rsidRPr="005A41BB" w:rsidTr="00C63D7F">
        <w:trPr>
          <w:cantSplit/>
          <w:trPrChange w:id="4806" w:author="Batra, Mayank" w:date="2016-06-21T12:07:00Z">
            <w:trPr>
              <w:gridAfter w:val="0"/>
            </w:trPr>
          </w:trPrChange>
        </w:trPr>
        <w:tc>
          <w:tcPr>
            <w:tcW w:w="1526" w:type="dxa"/>
            <w:tcPrChange w:id="4807" w:author="Batra, Mayank" w:date="2016-06-21T12:07:00Z">
              <w:tcPr>
                <w:tcW w:w="1526" w:type="dxa"/>
                <w:gridSpan w:val="2"/>
              </w:tcPr>
            </w:tcPrChange>
          </w:tcPr>
          <w:p w:rsidR="00D7101C" w:rsidRPr="005A41BB" w:rsidRDefault="00D7101C" w:rsidP="004B1513">
            <w:pPr>
              <w:rPr>
                <w:color w:val="FF0000"/>
              </w:rPr>
            </w:pPr>
            <w:r w:rsidRPr="005A41BB">
              <w:rPr>
                <w:color w:val="FF0000"/>
              </w:rPr>
              <w:t>0x00</w:t>
            </w:r>
          </w:p>
        </w:tc>
        <w:tc>
          <w:tcPr>
            <w:tcW w:w="8080" w:type="dxa"/>
            <w:gridSpan w:val="2"/>
            <w:tcPrChange w:id="4808" w:author="Batra, Mayank" w:date="2016-06-21T12:07:00Z">
              <w:tcPr>
                <w:tcW w:w="8080" w:type="dxa"/>
                <w:gridSpan w:val="3"/>
              </w:tcPr>
            </w:tcPrChange>
          </w:tcPr>
          <w:p w:rsidR="00D7101C" w:rsidRPr="005A41BB" w:rsidRDefault="00D7101C" w:rsidP="004B1513">
            <w:pPr>
              <w:rPr>
                <w:color w:val="FF0000"/>
              </w:rPr>
            </w:pPr>
            <w:r w:rsidRPr="005A41BB">
              <w:rPr>
                <w:color w:val="FF0000"/>
              </w:rPr>
              <w:t>LE_</w:t>
            </w:r>
            <w:r>
              <w:rPr>
                <w:color w:val="FF0000"/>
              </w:rPr>
              <w:t>Remove_Device_From_Connectionless_I&amp;Q_Sampling_List</w:t>
            </w:r>
            <w:r w:rsidRPr="005A41BB">
              <w:rPr>
                <w:color w:val="FF0000"/>
              </w:rPr>
              <w:t xml:space="preserve"> command succeeded.</w:t>
            </w:r>
          </w:p>
        </w:tc>
      </w:tr>
      <w:tr w:rsidR="00D7101C" w:rsidRPr="005A41BB" w:rsidTr="00C63D7F">
        <w:trPr>
          <w:cantSplit/>
          <w:trPrChange w:id="4809" w:author="Batra, Mayank" w:date="2016-06-21T12:07:00Z">
            <w:trPr>
              <w:gridAfter w:val="0"/>
            </w:trPr>
          </w:trPrChange>
        </w:trPr>
        <w:tc>
          <w:tcPr>
            <w:tcW w:w="1526" w:type="dxa"/>
            <w:tcPrChange w:id="4810" w:author="Batra, Mayank" w:date="2016-06-21T12:07:00Z">
              <w:tcPr>
                <w:tcW w:w="1526" w:type="dxa"/>
                <w:gridSpan w:val="2"/>
              </w:tcPr>
            </w:tcPrChange>
          </w:tcPr>
          <w:p w:rsidR="00D7101C" w:rsidRPr="005A41BB" w:rsidRDefault="00D7101C" w:rsidP="004B1513">
            <w:pPr>
              <w:rPr>
                <w:color w:val="FF0000"/>
              </w:rPr>
            </w:pPr>
            <w:r w:rsidRPr="005A41BB">
              <w:rPr>
                <w:color w:val="FF0000"/>
              </w:rPr>
              <w:t>0x01 – 0xFF</w:t>
            </w:r>
          </w:p>
        </w:tc>
        <w:tc>
          <w:tcPr>
            <w:tcW w:w="8080" w:type="dxa"/>
            <w:gridSpan w:val="2"/>
            <w:tcPrChange w:id="4811" w:author="Batra, Mayank" w:date="2016-06-21T12:07:00Z">
              <w:tcPr>
                <w:tcW w:w="8080" w:type="dxa"/>
                <w:gridSpan w:val="3"/>
              </w:tcPr>
            </w:tcPrChange>
          </w:tcPr>
          <w:p w:rsidR="00D7101C" w:rsidRPr="005A41BB" w:rsidRDefault="00D7101C" w:rsidP="00821D66">
            <w:pPr>
              <w:rPr>
                <w:color w:val="FF0000"/>
              </w:rPr>
            </w:pPr>
            <w:r w:rsidRPr="005A41BB">
              <w:rPr>
                <w:color w:val="FF0000"/>
              </w:rPr>
              <w:t>LE_</w:t>
            </w:r>
            <w:r>
              <w:rPr>
                <w:color w:val="FF0000"/>
              </w:rPr>
              <w:t>Remove_Device_From_Connectionless_I&amp;Q_Sampling_List</w:t>
            </w:r>
            <w:r w:rsidRPr="005A41BB">
              <w:rPr>
                <w:color w:val="FF0000"/>
              </w:rPr>
              <w:t xml:space="preserve"> command failed. See </w:t>
            </w:r>
            <w:ins w:id="4812" w:author="Chris Reisinger" w:date="2016-05-18T14:35:00Z">
              <w:r w:rsidR="006B3AAE" w:rsidRPr="00263E72">
                <w:rPr>
                  <w:color w:val="FF0000"/>
                  <w:lang w:val="en-GB"/>
                </w:rPr>
                <w:t xml:space="preserve">[Vol 2] </w:t>
              </w:r>
            </w:ins>
            <w:r w:rsidRPr="005A41BB">
              <w:rPr>
                <w:color w:val="FF0000"/>
              </w:rPr>
              <w:t>Part D, Error Codes for a list of error codes and descriptions.</w:t>
            </w:r>
          </w:p>
        </w:tc>
      </w:tr>
    </w:tbl>
    <w:p w:rsidR="00D7101C"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813"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86"/>
        <w:gridCol w:w="851"/>
        <w:gridCol w:w="7169"/>
        <w:tblGridChange w:id="4814">
          <w:tblGrid>
            <w:gridCol w:w="1526"/>
            <w:gridCol w:w="60"/>
            <w:gridCol w:w="794"/>
            <w:gridCol w:w="7226"/>
          </w:tblGrid>
        </w:tblGridChange>
      </w:tblGrid>
      <w:tr w:rsidR="00747CDE" w:rsidRPr="005A41BB" w:rsidTr="00C63D7F">
        <w:trPr>
          <w:cantSplit/>
        </w:trPr>
        <w:tc>
          <w:tcPr>
            <w:tcW w:w="2380" w:type="dxa"/>
            <w:gridSpan w:val="2"/>
            <w:tcBorders>
              <w:top w:val="nil"/>
              <w:left w:val="nil"/>
              <w:bottom w:val="single" w:sz="4" w:space="0" w:color="auto"/>
              <w:right w:val="nil"/>
            </w:tcBorders>
            <w:tcPrChange w:id="4815" w:author="Batra, Mayank" w:date="2016-06-21T12:07:00Z">
              <w:tcPr>
                <w:tcW w:w="2380" w:type="dxa"/>
                <w:gridSpan w:val="3"/>
                <w:tcBorders>
                  <w:top w:val="nil"/>
                  <w:left w:val="nil"/>
                  <w:bottom w:val="single" w:sz="4" w:space="0" w:color="auto"/>
                  <w:right w:val="nil"/>
                </w:tcBorders>
              </w:tcPr>
            </w:tcPrChange>
          </w:tcPr>
          <w:p w:rsidR="00747CDE" w:rsidRPr="00DC7EB8" w:rsidRDefault="00747CDE" w:rsidP="00747CDE">
            <w:pPr>
              <w:rPr>
                <w:i/>
                <w:color w:val="FF0000"/>
              </w:rPr>
            </w:pPr>
            <w:r>
              <w:rPr>
                <w:i/>
                <w:color w:val="FF0000"/>
              </w:rPr>
              <w:t>Current_List_Size:</w:t>
            </w:r>
          </w:p>
        </w:tc>
        <w:tc>
          <w:tcPr>
            <w:tcW w:w="7226" w:type="dxa"/>
            <w:tcBorders>
              <w:top w:val="nil"/>
              <w:left w:val="nil"/>
              <w:bottom w:val="single" w:sz="4" w:space="0" w:color="auto"/>
              <w:right w:val="nil"/>
            </w:tcBorders>
            <w:tcPrChange w:id="4816" w:author="Batra, Mayank" w:date="2016-06-21T12:07:00Z">
              <w:tcPr>
                <w:tcW w:w="7226" w:type="dxa"/>
                <w:tcBorders>
                  <w:top w:val="nil"/>
                  <w:left w:val="nil"/>
                  <w:bottom w:val="single" w:sz="4" w:space="0" w:color="auto"/>
                  <w:right w:val="nil"/>
                </w:tcBorders>
              </w:tcPr>
            </w:tcPrChange>
          </w:tcPr>
          <w:p w:rsidR="00747CDE" w:rsidRPr="00791FF6" w:rsidRDefault="00747CDE" w:rsidP="00747CDE">
            <w:pPr>
              <w:jc w:val="right"/>
              <w:rPr>
                <w:i/>
                <w:color w:val="FF0000"/>
              </w:rPr>
            </w:pPr>
            <w:r w:rsidRPr="00791FF6">
              <w:rPr>
                <w:i/>
                <w:color w:val="FF0000"/>
              </w:rPr>
              <w:t xml:space="preserve">Size: </w:t>
            </w:r>
            <w:r>
              <w:rPr>
                <w:i/>
                <w:color w:val="FF0000"/>
              </w:rPr>
              <w:t>2</w:t>
            </w:r>
            <w:r w:rsidRPr="00791FF6">
              <w:rPr>
                <w:i/>
                <w:color w:val="FF0000"/>
              </w:rPr>
              <w:t xml:space="preserve"> Octet</w:t>
            </w:r>
            <w:r>
              <w:rPr>
                <w:i/>
                <w:color w:val="FF0000"/>
              </w:rPr>
              <w:t>s</w:t>
            </w:r>
          </w:p>
        </w:tc>
      </w:tr>
      <w:tr w:rsidR="0083745C" w:rsidRPr="005A41BB" w:rsidTr="00C63D7F">
        <w:trPr>
          <w:cantSplit/>
        </w:trPr>
        <w:tc>
          <w:tcPr>
            <w:tcW w:w="1526" w:type="dxa"/>
            <w:shd w:val="clear" w:color="auto" w:fill="DAEEF3"/>
          </w:tcPr>
          <w:p w:rsidR="00747CDE" w:rsidRPr="005A41BB" w:rsidRDefault="00747CDE" w:rsidP="00747CDE">
            <w:pPr>
              <w:rPr>
                <w:rStyle w:val="af"/>
                <w:color w:val="FF0000"/>
              </w:rPr>
            </w:pPr>
            <w:r w:rsidRPr="005A41BB">
              <w:rPr>
                <w:rStyle w:val="af"/>
                <w:color w:val="FF0000"/>
              </w:rPr>
              <w:t>Value</w:t>
            </w:r>
          </w:p>
        </w:tc>
        <w:tc>
          <w:tcPr>
            <w:tcW w:w="8080" w:type="dxa"/>
            <w:gridSpan w:val="2"/>
            <w:shd w:val="clear" w:color="auto" w:fill="DAEEF3"/>
          </w:tcPr>
          <w:p w:rsidR="00747CDE" w:rsidRPr="005A41BB" w:rsidRDefault="00747CDE" w:rsidP="00747CDE">
            <w:pPr>
              <w:rPr>
                <w:rStyle w:val="af"/>
                <w:color w:val="FF0000"/>
              </w:rPr>
            </w:pPr>
            <w:r w:rsidRPr="005A41BB">
              <w:rPr>
                <w:rStyle w:val="af"/>
                <w:color w:val="FF0000"/>
              </w:rPr>
              <w:t>Parameter Description</w:t>
            </w:r>
          </w:p>
        </w:tc>
      </w:tr>
      <w:tr w:rsidR="00747CDE" w:rsidRPr="005A41BB" w:rsidTr="00C63D7F">
        <w:trPr>
          <w:cantSplit/>
        </w:trPr>
        <w:tc>
          <w:tcPr>
            <w:tcW w:w="1526" w:type="dxa"/>
            <w:tcPrChange w:id="4817" w:author="Batra, Mayank" w:date="2016-06-21T12:07:00Z">
              <w:tcPr>
                <w:tcW w:w="1526" w:type="dxa"/>
              </w:tcPr>
            </w:tcPrChange>
          </w:tcPr>
          <w:p w:rsidR="00747CDE" w:rsidRPr="005A41BB" w:rsidRDefault="00747CDE" w:rsidP="00A76B59">
            <w:pPr>
              <w:rPr>
                <w:color w:val="FF0000"/>
              </w:rPr>
            </w:pPr>
            <w:r>
              <w:rPr>
                <w:color w:val="FF0000"/>
              </w:rPr>
              <w:t>0x0000</w:t>
            </w:r>
            <w:commentRangeStart w:id="4818"/>
            <w:del w:id="4819" w:author="Chris Reisinger" w:date="2016-05-12T13:28:00Z">
              <w:r w:rsidDel="00A76B59">
                <w:rPr>
                  <w:color w:val="FF0000"/>
                </w:rPr>
                <w:delText>-</w:delText>
              </w:r>
            </w:del>
            <w:ins w:id="4820" w:author="Chris Reisinger" w:date="2016-05-12T13:28:00Z">
              <w:r w:rsidR="00A76B59">
                <w:rPr>
                  <w:color w:val="FF0000"/>
                </w:rPr>
                <w:t xml:space="preserve"> – </w:t>
              </w:r>
              <w:commentRangeEnd w:id="4818"/>
              <w:r w:rsidR="00A76B59">
                <w:rPr>
                  <w:rStyle w:val="aff1"/>
                </w:rPr>
                <w:commentReference w:id="4818"/>
              </w:r>
            </w:ins>
            <w:r>
              <w:rPr>
                <w:color w:val="FF0000"/>
              </w:rPr>
              <w:t>0xFFFE</w:t>
            </w:r>
          </w:p>
        </w:tc>
        <w:tc>
          <w:tcPr>
            <w:tcW w:w="8080" w:type="dxa"/>
            <w:gridSpan w:val="2"/>
            <w:tcPrChange w:id="4821" w:author="Batra, Mayank" w:date="2016-06-21T12:07:00Z">
              <w:tcPr>
                <w:tcW w:w="8080" w:type="dxa"/>
                <w:gridSpan w:val="3"/>
              </w:tcPr>
            </w:tcPrChange>
          </w:tcPr>
          <w:p w:rsidR="00747CDE" w:rsidRPr="005A41BB" w:rsidRDefault="00747CDE" w:rsidP="00747CDE">
            <w:pPr>
              <w:rPr>
                <w:color w:val="FF0000"/>
              </w:rPr>
            </w:pPr>
            <w:r>
              <w:rPr>
                <w:color w:val="FF0000"/>
              </w:rPr>
              <w:t>N</w:t>
            </w:r>
            <w:r w:rsidRPr="0098314D">
              <w:rPr>
                <w:color w:val="FF0000"/>
              </w:rPr>
              <w:t>umber of</w:t>
            </w:r>
            <w:r>
              <w:rPr>
                <w:color w:val="FF0000"/>
              </w:rPr>
              <w:t xml:space="preserve"> I&amp;Q sampling</w:t>
            </w:r>
            <w:r w:rsidRPr="0098314D">
              <w:rPr>
                <w:color w:val="FF0000"/>
              </w:rPr>
              <w:t xml:space="preserve"> list entries that can </w:t>
            </w:r>
            <w:r>
              <w:rPr>
                <w:color w:val="FF0000"/>
              </w:rPr>
              <w:t xml:space="preserve">still </w:t>
            </w:r>
            <w:r w:rsidRPr="0098314D">
              <w:rPr>
                <w:color w:val="FF0000"/>
              </w:rPr>
              <w:t>be stored in the Controller</w:t>
            </w:r>
            <w:ins w:id="4822" w:author="Clive D.W. Feather" w:date="2016-05-05T14:11:00Z">
              <w:r w:rsidR="00F9030B">
                <w:rPr>
                  <w:color w:val="FF0000"/>
                </w:rPr>
                <w:t xml:space="preserve"> after this command has completed.</w:t>
              </w:r>
            </w:ins>
          </w:p>
        </w:tc>
      </w:tr>
      <w:tr w:rsidR="00747CDE" w:rsidRPr="005A41BB" w:rsidTr="00C63D7F">
        <w:trPr>
          <w:cantSplit/>
        </w:trPr>
        <w:tc>
          <w:tcPr>
            <w:tcW w:w="1526" w:type="dxa"/>
            <w:tcPrChange w:id="4823" w:author="Batra, Mayank" w:date="2016-06-21T12:07:00Z">
              <w:tcPr>
                <w:tcW w:w="1526" w:type="dxa"/>
              </w:tcPr>
            </w:tcPrChange>
          </w:tcPr>
          <w:p w:rsidR="00747CDE" w:rsidRDefault="00747CDE" w:rsidP="00747CDE">
            <w:pPr>
              <w:rPr>
                <w:color w:val="FF0000"/>
              </w:rPr>
            </w:pPr>
            <w:r>
              <w:rPr>
                <w:color w:val="FF0000"/>
              </w:rPr>
              <w:t>0xFFFF</w:t>
            </w:r>
          </w:p>
        </w:tc>
        <w:tc>
          <w:tcPr>
            <w:tcW w:w="8080" w:type="dxa"/>
            <w:gridSpan w:val="2"/>
            <w:tcPrChange w:id="4824" w:author="Batra, Mayank" w:date="2016-06-21T12:07:00Z">
              <w:tcPr>
                <w:tcW w:w="8080" w:type="dxa"/>
                <w:gridSpan w:val="3"/>
              </w:tcPr>
            </w:tcPrChange>
          </w:tcPr>
          <w:p w:rsidR="00747CDE" w:rsidRDefault="00747CDE" w:rsidP="00747CDE">
            <w:pPr>
              <w:rPr>
                <w:color w:val="FF0000"/>
              </w:rPr>
            </w:pPr>
            <w:r>
              <w:rPr>
                <w:color w:val="FF0000"/>
              </w:rPr>
              <w:t>Current_List_Size not reported</w:t>
            </w:r>
            <w:ins w:id="4825" w:author="Clive D.W. Feather" w:date="2016-05-05T14:11:00Z">
              <w:r w:rsidR="00F9030B">
                <w:rPr>
                  <w:color w:val="FF0000"/>
                </w:rPr>
                <w:t>.</w:t>
              </w:r>
            </w:ins>
          </w:p>
        </w:tc>
      </w:tr>
    </w:tbl>
    <w:p w:rsidR="00747CDE" w:rsidRPr="005A41BB" w:rsidRDefault="00747CDE" w:rsidP="00D7101C">
      <w:pPr>
        <w:rPr>
          <w:color w:val="FF0000"/>
        </w:rPr>
      </w:pPr>
    </w:p>
    <w:p w:rsidR="00D7101C" w:rsidRPr="005A41BB" w:rsidRDefault="00D7101C" w:rsidP="00E44F48">
      <w:pPr>
        <w:outlineLvl w:val="0"/>
        <w:rPr>
          <w:rStyle w:val="af"/>
          <w:color w:val="FF0000"/>
        </w:rPr>
      </w:pPr>
      <w:r w:rsidRPr="005A41BB">
        <w:rPr>
          <w:rStyle w:val="af"/>
          <w:color w:val="FF0000"/>
        </w:rPr>
        <w:t>Event(s) Generated (unless masked away):</w:t>
      </w:r>
    </w:p>
    <w:p w:rsidR="00D7101C" w:rsidRDefault="00D7101C" w:rsidP="00D7101C">
      <w:pPr>
        <w:rPr>
          <w:color w:val="FF0000"/>
        </w:rPr>
      </w:pPr>
      <w:r w:rsidRPr="005A41BB">
        <w:rPr>
          <w:color w:val="FF0000"/>
        </w:rPr>
        <w:t>When the LE_</w:t>
      </w:r>
      <w:r>
        <w:rPr>
          <w:color w:val="FF0000"/>
        </w:rPr>
        <w:t>Remove_Device_From_Connectionless_I&amp;Q_Sampling_List</w:t>
      </w:r>
      <w:r w:rsidRPr="005A41BB">
        <w:rPr>
          <w:color w:val="FF0000"/>
        </w:rPr>
        <w:t xml:space="preserve"> command has completed, a Command Complete event shall be generated. </w:t>
      </w:r>
      <w:r w:rsidRPr="005A41BB">
        <w:rPr>
          <w:color w:val="FF0000"/>
        </w:rPr>
        <w:br/>
      </w:r>
    </w:p>
    <w:p w:rsidR="00D7101C" w:rsidRPr="005A41BB" w:rsidRDefault="00D7101C" w:rsidP="00E44F48">
      <w:pPr>
        <w:pStyle w:val="31"/>
      </w:pPr>
      <w:bookmarkStart w:id="4826" w:name="_Toc435092236"/>
      <w:bookmarkStart w:id="4827" w:name="_Toc449707705"/>
      <w:bookmarkStart w:id="4828" w:name="_Toc454286445"/>
      <w:r w:rsidRPr="00511328">
        <w:rPr>
          <w:color w:val="FF0000"/>
        </w:rPr>
        <w:lastRenderedPageBreak/>
        <w:t xml:space="preserve">[NEW SECTION] </w:t>
      </w:r>
      <w:r w:rsidRPr="00622F23">
        <w:t>7.8.XX+</w:t>
      </w:r>
      <w:del w:id="4829" w:author="Batra, Mayank" w:date="2016-06-21T15:19:00Z">
        <w:r w:rsidRPr="00622F23" w:rsidDel="00BA5B6B">
          <w:delText xml:space="preserve">5 </w:delText>
        </w:r>
      </w:del>
      <w:ins w:id="4830" w:author="Batra, Mayank" w:date="2016-06-21T15:19:00Z">
        <w:r w:rsidR="00BA5B6B">
          <w:t>7</w:t>
        </w:r>
        <w:r w:rsidR="00BA5B6B" w:rsidRPr="00622F23">
          <w:t xml:space="preserve"> </w:t>
        </w:r>
      </w:ins>
      <w:r w:rsidRPr="00622F23">
        <w:t>LE Clear Connectionless I&amp;Q Sampling List Command</w:t>
      </w:r>
      <w:bookmarkEnd w:id="4826"/>
      <w:bookmarkEnd w:id="4827"/>
      <w:bookmarkEnd w:id="48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23"/>
        <w:gridCol w:w="708"/>
        <w:gridCol w:w="2552"/>
        <w:gridCol w:w="2267"/>
        <w:tblGridChange w:id="4831">
          <w:tblGrid>
            <w:gridCol w:w="3823"/>
            <w:gridCol w:w="708"/>
            <w:gridCol w:w="2552"/>
            <w:gridCol w:w="2267"/>
          </w:tblGrid>
        </w:tblGridChange>
      </w:tblGrid>
      <w:tr w:rsidR="0083745C" w:rsidRPr="005A41BB" w:rsidTr="00C63D7F">
        <w:trPr>
          <w:cantSplit/>
          <w:tblHeader/>
        </w:trPr>
        <w:tc>
          <w:tcPr>
            <w:tcW w:w="3823" w:type="dxa"/>
            <w:shd w:val="clear" w:color="auto" w:fill="DAEEF3"/>
          </w:tcPr>
          <w:p w:rsidR="00D7101C" w:rsidRPr="00D6337E" w:rsidRDefault="00D7101C" w:rsidP="004B1513">
            <w:pPr>
              <w:rPr>
                <w:b/>
                <w:color w:val="FF0000"/>
              </w:rPr>
            </w:pPr>
            <w:r w:rsidRPr="00D6337E">
              <w:rPr>
                <w:b/>
                <w:color w:val="FF0000"/>
              </w:rPr>
              <w:t>Command</w:t>
            </w:r>
          </w:p>
        </w:tc>
        <w:tc>
          <w:tcPr>
            <w:tcW w:w="708" w:type="dxa"/>
            <w:shd w:val="clear" w:color="auto" w:fill="DAEEF3"/>
          </w:tcPr>
          <w:p w:rsidR="00D7101C" w:rsidRPr="00D6337E" w:rsidRDefault="00D7101C" w:rsidP="004B1513">
            <w:pPr>
              <w:rPr>
                <w:b/>
                <w:color w:val="FF0000"/>
              </w:rPr>
            </w:pPr>
            <w:r w:rsidRPr="00D6337E">
              <w:rPr>
                <w:b/>
                <w:color w:val="FF0000"/>
              </w:rPr>
              <w:t>OCF</w:t>
            </w:r>
          </w:p>
        </w:tc>
        <w:tc>
          <w:tcPr>
            <w:tcW w:w="2552" w:type="dxa"/>
            <w:shd w:val="clear" w:color="auto" w:fill="DAEEF3"/>
          </w:tcPr>
          <w:p w:rsidR="00D7101C" w:rsidRPr="00D6337E" w:rsidRDefault="00D7101C" w:rsidP="004B1513">
            <w:pPr>
              <w:rPr>
                <w:b/>
                <w:color w:val="FF0000"/>
              </w:rPr>
            </w:pPr>
            <w:r w:rsidRPr="00D6337E">
              <w:rPr>
                <w:b/>
                <w:color w:val="FF0000"/>
              </w:rPr>
              <w:t>Command Parameters</w:t>
            </w:r>
          </w:p>
        </w:tc>
        <w:tc>
          <w:tcPr>
            <w:tcW w:w="2267" w:type="dxa"/>
            <w:shd w:val="clear" w:color="auto" w:fill="DAEEF3"/>
          </w:tcPr>
          <w:p w:rsidR="00D7101C" w:rsidRPr="00D6337E" w:rsidRDefault="00D7101C" w:rsidP="004B1513">
            <w:pPr>
              <w:rPr>
                <w:b/>
                <w:color w:val="FF0000"/>
              </w:rPr>
            </w:pPr>
            <w:r w:rsidRPr="00D6337E">
              <w:rPr>
                <w:b/>
                <w:color w:val="FF0000"/>
              </w:rPr>
              <w:t>Return Parameters</w:t>
            </w:r>
          </w:p>
        </w:tc>
      </w:tr>
      <w:tr w:rsidR="00D7101C" w:rsidRPr="005A41BB" w:rsidTr="00C63D7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4832"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3823" w:type="dxa"/>
            <w:tcPrChange w:id="4833" w:author="Batra, Mayank" w:date="2016-06-21T12:07:00Z">
              <w:tcPr>
                <w:tcW w:w="3823" w:type="dxa"/>
              </w:tcPr>
            </w:tcPrChange>
          </w:tcPr>
          <w:p w:rsidR="00D7101C" w:rsidRPr="0083745C" w:rsidRDefault="00D7101C" w:rsidP="004B1513">
            <w:pPr>
              <w:rPr>
                <w:color w:val="FF0000"/>
                <w:lang w:val="fr-FR"/>
              </w:rPr>
            </w:pPr>
            <w:bookmarkStart w:id="4834" w:name="TE_last_edit"/>
            <w:r w:rsidRPr="0083745C">
              <w:rPr>
                <w:color w:val="FF0000"/>
                <w:lang w:val="fr-FR"/>
              </w:rPr>
              <w:t>HCI_LE_</w:t>
            </w:r>
            <w:r w:rsidR="00184984" w:rsidRPr="00184984">
              <w:rPr>
                <w:color w:val="FF0000"/>
                <w:rPrChange w:id="4835" w:author="Lefeuvre, Florian" w:date="2016-06-21T12:07:00Z">
                  <w:rPr>
                    <w:color w:val="FF0000"/>
                    <w:sz w:val="16"/>
                    <w:szCs w:val="16"/>
                    <w:lang w:val="fr-FR"/>
                  </w:rPr>
                </w:rPrChange>
              </w:rPr>
              <w:t>Clear_Connectionless_I&amp;Q_Sampling_List</w:t>
            </w:r>
            <w:bookmarkEnd w:id="4834"/>
          </w:p>
        </w:tc>
        <w:tc>
          <w:tcPr>
            <w:tcW w:w="708" w:type="dxa"/>
            <w:tcPrChange w:id="4836" w:author="Batra, Mayank" w:date="2016-06-21T12:07:00Z">
              <w:tcPr>
                <w:tcW w:w="708" w:type="dxa"/>
              </w:tcPr>
            </w:tcPrChange>
          </w:tcPr>
          <w:p w:rsidR="00D7101C" w:rsidRPr="005A41BB" w:rsidRDefault="00D7101C" w:rsidP="004B1513">
            <w:pPr>
              <w:rPr>
                <w:color w:val="FF0000"/>
              </w:rPr>
            </w:pPr>
            <w:r w:rsidRPr="005A41BB">
              <w:rPr>
                <w:color w:val="FF0000"/>
              </w:rPr>
              <w:t>TBD</w:t>
            </w:r>
          </w:p>
        </w:tc>
        <w:tc>
          <w:tcPr>
            <w:tcW w:w="2552" w:type="dxa"/>
            <w:tcPrChange w:id="4837" w:author="Batra, Mayank" w:date="2016-06-21T12:07:00Z">
              <w:tcPr>
                <w:tcW w:w="2552" w:type="dxa"/>
              </w:tcPr>
            </w:tcPrChange>
          </w:tcPr>
          <w:p w:rsidR="00D7101C" w:rsidRPr="005A41BB" w:rsidRDefault="00D7101C" w:rsidP="004B1513">
            <w:pPr>
              <w:rPr>
                <w:color w:val="FF0000"/>
              </w:rPr>
            </w:pPr>
          </w:p>
        </w:tc>
        <w:tc>
          <w:tcPr>
            <w:tcW w:w="2267" w:type="dxa"/>
            <w:tcPrChange w:id="4838" w:author="Batra, Mayank" w:date="2016-06-21T12:07:00Z">
              <w:tcPr>
                <w:tcW w:w="2267" w:type="dxa"/>
              </w:tcPr>
            </w:tcPrChange>
          </w:tcPr>
          <w:p w:rsidR="00D7101C" w:rsidRPr="005A41BB" w:rsidRDefault="00D7101C" w:rsidP="004B1513">
            <w:pPr>
              <w:rPr>
                <w:color w:val="FF0000"/>
              </w:rPr>
            </w:pPr>
            <w:r w:rsidRPr="005A41BB">
              <w:rPr>
                <w:color w:val="FF0000"/>
              </w:rPr>
              <w:t>Status</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Description:</w:t>
      </w:r>
    </w:p>
    <w:p w:rsidR="00D7101C" w:rsidRPr="00727E66" w:rsidRDefault="00D7101C" w:rsidP="00D7101C">
      <w:pPr>
        <w:autoSpaceDE w:val="0"/>
        <w:autoSpaceDN w:val="0"/>
        <w:adjustRightInd w:val="0"/>
        <w:spacing w:after="0" w:line="240" w:lineRule="auto"/>
        <w:rPr>
          <w:rFonts w:cs="Arial"/>
          <w:bCs/>
          <w:color w:val="FF0000"/>
          <w:sz w:val="24"/>
          <w:szCs w:val="24"/>
        </w:rPr>
      </w:pPr>
      <w:r w:rsidRPr="00727E66">
        <w:rPr>
          <w:rFonts w:cs="Arial"/>
          <w:color w:val="FF0000"/>
          <w:sz w:val="24"/>
          <w:szCs w:val="24"/>
        </w:rPr>
        <w:t>The LE_Clear_Connectionless_I&amp;Q_Sampling_List command is used to clear the list of the advertiser addresses stored for I&amp;Q sampling in the Controller.</w:t>
      </w:r>
    </w:p>
    <w:p w:rsidR="00D7101C" w:rsidRPr="005A41BB" w:rsidRDefault="00D7101C" w:rsidP="00D7101C">
      <w:pPr>
        <w:autoSpaceDE w:val="0"/>
        <w:autoSpaceDN w:val="0"/>
        <w:adjustRightInd w:val="0"/>
        <w:spacing w:after="0" w:line="240" w:lineRule="auto"/>
        <w:rPr>
          <w:color w:val="FF0000"/>
        </w:rPr>
      </w:pPr>
    </w:p>
    <w:p w:rsidR="00D7101C" w:rsidRPr="005A41BB" w:rsidRDefault="00D7101C" w:rsidP="00E44F48">
      <w:pPr>
        <w:outlineLvl w:val="0"/>
        <w:rPr>
          <w:rStyle w:val="af"/>
          <w:color w:val="FF0000"/>
        </w:rPr>
      </w:pPr>
      <w:r w:rsidRPr="005A41BB">
        <w:rPr>
          <w:rStyle w:val="af"/>
          <w:color w:val="FF0000"/>
        </w:rPr>
        <w:t>Command Parameters:</w:t>
      </w:r>
    </w:p>
    <w:p w:rsidR="00D7101C" w:rsidRDefault="00D7101C" w:rsidP="00D7101C">
      <w:pPr>
        <w:rPr>
          <w:color w:val="FF0000"/>
        </w:rPr>
      </w:pPr>
      <w:r>
        <w:rPr>
          <w:color w:val="FF0000"/>
        </w:rPr>
        <w:t>None.</w:t>
      </w:r>
    </w:p>
    <w:p w:rsidR="00D7101C" w:rsidRPr="005A41BB" w:rsidRDefault="00D7101C" w:rsidP="00E44F48">
      <w:pPr>
        <w:outlineLvl w:val="0"/>
        <w:rPr>
          <w:rStyle w:val="af"/>
          <w:color w:val="FF0000"/>
        </w:rPr>
      </w:pPr>
      <w:r w:rsidRPr="005A41BB">
        <w:rPr>
          <w:rStyle w:val="af"/>
          <w:color w:val="FF0000"/>
        </w:rPr>
        <w:t>Return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83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4840">
          <w:tblGrid>
            <w:gridCol w:w="1526"/>
            <w:gridCol w:w="854"/>
            <w:gridCol w:w="7226"/>
          </w:tblGrid>
        </w:tblGridChange>
      </w:tblGrid>
      <w:tr w:rsidR="00D7101C" w:rsidRPr="005A41BB" w:rsidTr="00C63D7F">
        <w:trPr>
          <w:cantSplit/>
        </w:trPr>
        <w:tc>
          <w:tcPr>
            <w:tcW w:w="2380" w:type="dxa"/>
            <w:gridSpan w:val="2"/>
            <w:tcBorders>
              <w:top w:val="nil"/>
              <w:left w:val="nil"/>
              <w:bottom w:val="single" w:sz="4" w:space="0" w:color="auto"/>
              <w:right w:val="nil"/>
            </w:tcBorders>
            <w:tcPrChange w:id="4841" w:author="Batra, Mayank" w:date="2016-06-21T12:07:00Z">
              <w:tcPr>
                <w:tcW w:w="2380"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Status:</w:t>
            </w:r>
          </w:p>
        </w:tc>
        <w:tc>
          <w:tcPr>
            <w:tcW w:w="7226" w:type="dxa"/>
            <w:tcBorders>
              <w:top w:val="nil"/>
              <w:left w:val="nil"/>
              <w:bottom w:val="single" w:sz="4" w:space="0" w:color="auto"/>
              <w:right w:val="nil"/>
            </w:tcBorders>
            <w:tcPrChange w:id="4842"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C63D7F">
        <w:trPr>
          <w:cantSplit/>
        </w:trPr>
        <w:tc>
          <w:tcPr>
            <w:tcW w:w="1526" w:type="dxa"/>
            <w:tcPrChange w:id="4843" w:author="Batra, Mayank" w:date="2016-06-21T12:07:00Z">
              <w:tcPr>
                <w:tcW w:w="1526" w:type="dxa"/>
              </w:tcPr>
            </w:tcPrChange>
          </w:tcPr>
          <w:p w:rsidR="00D7101C" w:rsidRPr="005A41BB" w:rsidRDefault="00D7101C" w:rsidP="004B1513">
            <w:pPr>
              <w:rPr>
                <w:color w:val="FF0000"/>
              </w:rPr>
            </w:pPr>
            <w:r w:rsidRPr="005A41BB">
              <w:rPr>
                <w:color w:val="FF0000"/>
              </w:rPr>
              <w:t>0x00</w:t>
            </w:r>
          </w:p>
        </w:tc>
        <w:tc>
          <w:tcPr>
            <w:tcW w:w="8080" w:type="dxa"/>
            <w:gridSpan w:val="2"/>
            <w:tcPrChange w:id="4844" w:author="Batra, Mayank" w:date="2016-06-21T12:07:00Z">
              <w:tcPr>
                <w:tcW w:w="8080" w:type="dxa"/>
                <w:gridSpan w:val="2"/>
              </w:tcPr>
            </w:tcPrChange>
          </w:tcPr>
          <w:p w:rsidR="00D7101C" w:rsidRPr="005A41BB" w:rsidRDefault="00D7101C" w:rsidP="004B1513">
            <w:pPr>
              <w:rPr>
                <w:color w:val="FF0000"/>
              </w:rPr>
            </w:pPr>
            <w:r w:rsidRPr="005A41BB">
              <w:rPr>
                <w:color w:val="FF0000"/>
              </w:rPr>
              <w:t>LE_</w:t>
            </w:r>
            <w:r>
              <w:rPr>
                <w:color w:val="FF0000"/>
              </w:rPr>
              <w:t>Clear_Connectionless_I&amp;Q_Sampling_List</w:t>
            </w:r>
            <w:r w:rsidRPr="005A41BB">
              <w:rPr>
                <w:color w:val="FF0000"/>
              </w:rPr>
              <w:t xml:space="preserve"> command succeeded.</w:t>
            </w:r>
          </w:p>
        </w:tc>
      </w:tr>
      <w:tr w:rsidR="00D7101C" w:rsidRPr="005A41BB" w:rsidTr="00C63D7F">
        <w:trPr>
          <w:cantSplit/>
        </w:trPr>
        <w:tc>
          <w:tcPr>
            <w:tcW w:w="1526" w:type="dxa"/>
            <w:tcPrChange w:id="4845" w:author="Batra, Mayank" w:date="2016-06-21T12:07:00Z">
              <w:tcPr>
                <w:tcW w:w="1526" w:type="dxa"/>
              </w:tcPr>
            </w:tcPrChange>
          </w:tcPr>
          <w:p w:rsidR="00D7101C" w:rsidRPr="005A41BB" w:rsidRDefault="00D7101C" w:rsidP="004B1513">
            <w:pPr>
              <w:rPr>
                <w:color w:val="FF0000"/>
              </w:rPr>
            </w:pPr>
            <w:r w:rsidRPr="005A41BB">
              <w:rPr>
                <w:color w:val="FF0000"/>
              </w:rPr>
              <w:t>0x01 – 0xFF</w:t>
            </w:r>
          </w:p>
        </w:tc>
        <w:tc>
          <w:tcPr>
            <w:tcW w:w="8080" w:type="dxa"/>
            <w:gridSpan w:val="2"/>
            <w:tcPrChange w:id="4846" w:author="Batra, Mayank" w:date="2016-06-21T12:07:00Z">
              <w:tcPr>
                <w:tcW w:w="8080" w:type="dxa"/>
                <w:gridSpan w:val="2"/>
              </w:tcPr>
            </w:tcPrChange>
          </w:tcPr>
          <w:p w:rsidR="00D7101C" w:rsidRPr="005A41BB" w:rsidRDefault="00D7101C" w:rsidP="00821D66">
            <w:pPr>
              <w:rPr>
                <w:color w:val="FF0000"/>
              </w:rPr>
            </w:pPr>
            <w:r w:rsidRPr="005A41BB">
              <w:rPr>
                <w:color w:val="FF0000"/>
              </w:rPr>
              <w:t>LE_</w:t>
            </w:r>
            <w:r>
              <w:rPr>
                <w:color w:val="FF0000"/>
              </w:rPr>
              <w:t xml:space="preserve">Clear_Connectionless_I&amp;Q_Sampling_List </w:t>
            </w:r>
            <w:r w:rsidRPr="005A41BB">
              <w:rPr>
                <w:color w:val="FF0000"/>
              </w:rPr>
              <w:t xml:space="preserve">command failed. See </w:t>
            </w:r>
            <w:ins w:id="4847" w:author="Chris Reisinger" w:date="2016-05-18T14:35:00Z">
              <w:r w:rsidR="006B3AAE" w:rsidRPr="00263E72">
                <w:rPr>
                  <w:color w:val="FF0000"/>
                  <w:lang w:val="en-GB"/>
                </w:rPr>
                <w:t xml:space="preserve">[Vol 2] </w:t>
              </w:r>
            </w:ins>
            <w:r w:rsidRPr="005A41BB">
              <w:rPr>
                <w:color w:val="FF0000"/>
              </w:rPr>
              <w:t>Part</w:t>
            </w:r>
            <w:ins w:id="4848" w:author="Chris Reisinger" w:date="2016-05-18T14:35:00Z">
              <w:r w:rsidR="006B3AAE">
                <w:rPr>
                  <w:color w:val="FF0000"/>
                </w:rPr>
                <w:t> </w:t>
              </w:r>
            </w:ins>
            <w:del w:id="4849" w:author="Chris Reisinger" w:date="2016-05-18T14:35:00Z">
              <w:r w:rsidRPr="005A41BB" w:rsidDel="006B3AAE">
                <w:rPr>
                  <w:color w:val="FF0000"/>
                </w:rPr>
                <w:delText xml:space="preserve"> </w:delText>
              </w:r>
            </w:del>
            <w:r w:rsidRPr="005A41BB">
              <w:rPr>
                <w:color w:val="FF0000"/>
              </w:rPr>
              <w:t>D, Error Codes for a list of error codes and descriptions.</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Event(s) Generated (unless masked away):</w:t>
      </w:r>
    </w:p>
    <w:p w:rsidR="00D7101C" w:rsidRDefault="00D7101C" w:rsidP="00D7101C">
      <w:pPr>
        <w:rPr>
          <w:color w:val="FF0000"/>
        </w:rPr>
      </w:pPr>
      <w:r w:rsidRPr="005A41BB">
        <w:rPr>
          <w:color w:val="FF0000"/>
        </w:rPr>
        <w:t>When the LE_</w:t>
      </w:r>
      <w:r>
        <w:rPr>
          <w:color w:val="FF0000"/>
        </w:rPr>
        <w:t>Clear_Connectionless_I&amp;Q_Sampling_List</w:t>
      </w:r>
      <w:r w:rsidRPr="005A41BB">
        <w:rPr>
          <w:color w:val="FF0000"/>
        </w:rPr>
        <w:t xml:space="preserve"> command has completed, a Command Complete event shall be generated. </w:t>
      </w:r>
      <w:r w:rsidRPr="005A41BB">
        <w:rPr>
          <w:color w:val="FF0000"/>
        </w:rPr>
        <w:br/>
      </w:r>
    </w:p>
    <w:p w:rsidR="00D7101C" w:rsidRPr="005A41BB" w:rsidRDefault="00D7101C" w:rsidP="00E44F48">
      <w:pPr>
        <w:pStyle w:val="31"/>
      </w:pPr>
      <w:bookmarkStart w:id="4850" w:name="_Toc435092237"/>
      <w:bookmarkStart w:id="4851" w:name="_Toc449707706"/>
      <w:bookmarkStart w:id="4852" w:name="_Toc454286446"/>
      <w:r w:rsidRPr="00511328">
        <w:rPr>
          <w:color w:val="FF0000"/>
        </w:rPr>
        <w:t xml:space="preserve">[NEW SECTION] </w:t>
      </w:r>
      <w:r w:rsidRPr="00622F23">
        <w:t>7.8.XX+</w:t>
      </w:r>
      <w:del w:id="4853" w:author="Batra, Mayank" w:date="2016-06-21T15:19:00Z">
        <w:r w:rsidRPr="00622F23" w:rsidDel="00BA5B6B">
          <w:delText xml:space="preserve">6 </w:delText>
        </w:r>
      </w:del>
      <w:ins w:id="4854" w:author="Batra, Mayank" w:date="2016-06-21T15:19:00Z">
        <w:r w:rsidR="00BA5B6B">
          <w:t>8</w:t>
        </w:r>
        <w:r w:rsidR="00BA5B6B" w:rsidRPr="00622F23">
          <w:t xml:space="preserve"> </w:t>
        </w:r>
      </w:ins>
      <w:r w:rsidRPr="00622F23">
        <w:t>LE Set Connectionless I&amp;Q Sampling Enable Command</w:t>
      </w:r>
      <w:bookmarkEnd w:id="4850"/>
      <w:bookmarkEnd w:id="4851"/>
      <w:bookmarkEnd w:id="48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248"/>
        <w:gridCol w:w="900"/>
        <w:gridCol w:w="2785"/>
        <w:gridCol w:w="1417"/>
        <w:tblGridChange w:id="4855">
          <w:tblGrid>
            <w:gridCol w:w="4248"/>
            <w:gridCol w:w="900"/>
            <w:gridCol w:w="2785"/>
            <w:gridCol w:w="1417"/>
          </w:tblGrid>
        </w:tblGridChange>
      </w:tblGrid>
      <w:tr w:rsidR="0083745C" w:rsidRPr="005A41BB" w:rsidTr="00C63D7F">
        <w:trPr>
          <w:cantSplit/>
          <w:tblHeader/>
        </w:trPr>
        <w:tc>
          <w:tcPr>
            <w:tcW w:w="4248" w:type="dxa"/>
            <w:shd w:val="clear" w:color="auto" w:fill="DAEEF3"/>
          </w:tcPr>
          <w:p w:rsidR="00D7101C" w:rsidRPr="00D6337E" w:rsidRDefault="00D7101C" w:rsidP="004B1513">
            <w:pPr>
              <w:rPr>
                <w:b/>
                <w:color w:val="FF0000"/>
              </w:rPr>
            </w:pPr>
            <w:r w:rsidRPr="00D6337E">
              <w:rPr>
                <w:b/>
                <w:color w:val="FF0000"/>
              </w:rPr>
              <w:t>Command</w:t>
            </w:r>
          </w:p>
        </w:tc>
        <w:tc>
          <w:tcPr>
            <w:tcW w:w="900" w:type="dxa"/>
            <w:shd w:val="clear" w:color="auto" w:fill="DAEEF3"/>
          </w:tcPr>
          <w:p w:rsidR="00D7101C" w:rsidRPr="00D6337E" w:rsidRDefault="00D7101C" w:rsidP="004B1513">
            <w:pPr>
              <w:rPr>
                <w:b/>
                <w:color w:val="FF0000"/>
              </w:rPr>
            </w:pPr>
            <w:r w:rsidRPr="00D6337E">
              <w:rPr>
                <w:b/>
                <w:color w:val="FF0000"/>
              </w:rPr>
              <w:t>OCF</w:t>
            </w:r>
          </w:p>
        </w:tc>
        <w:tc>
          <w:tcPr>
            <w:tcW w:w="2785" w:type="dxa"/>
            <w:shd w:val="clear" w:color="auto" w:fill="DAEEF3"/>
          </w:tcPr>
          <w:p w:rsidR="00D7101C" w:rsidRPr="00D6337E" w:rsidRDefault="00D7101C" w:rsidP="004B1513">
            <w:pPr>
              <w:rPr>
                <w:b/>
                <w:color w:val="FF0000"/>
              </w:rPr>
            </w:pPr>
            <w:r w:rsidRPr="00D6337E">
              <w:rPr>
                <w:b/>
                <w:color w:val="FF0000"/>
              </w:rPr>
              <w:t>Command Parameters</w:t>
            </w:r>
          </w:p>
        </w:tc>
        <w:tc>
          <w:tcPr>
            <w:tcW w:w="1417" w:type="dxa"/>
            <w:shd w:val="clear" w:color="auto" w:fill="DAEEF3"/>
          </w:tcPr>
          <w:p w:rsidR="00D7101C" w:rsidRPr="00D6337E" w:rsidRDefault="00D7101C" w:rsidP="004B1513">
            <w:pPr>
              <w:rPr>
                <w:b/>
                <w:color w:val="FF0000"/>
              </w:rPr>
            </w:pPr>
            <w:r w:rsidRPr="00D6337E">
              <w:rPr>
                <w:b/>
                <w:color w:val="FF0000"/>
              </w:rPr>
              <w:t>Return Parameters</w:t>
            </w:r>
          </w:p>
        </w:tc>
      </w:tr>
      <w:tr w:rsidR="00D7101C" w:rsidRPr="005A41BB" w:rsidTr="00C63D7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4856"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4248" w:type="dxa"/>
            <w:tcPrChange w:id="4857" w:author="Batra, Mayank" w:date="2016-06-21T12:07:00Z">
              <w:tcPr>
                <w:tcW w:w="4248" w:type="dxa"/>
              </w:tcPr>
            </w:tcPrChange>
          </w:tcPr>
          <w:p w:rsidR="00D7101C" w:rsidRPr="00FD2022" w:rsidRDefault="00D7101C" w:rsidP="004B1513">
            <w:pPr>
              <w:rPr>
                <w:color w:val="FF0000"/>
                <w:lang w:val="fr-FR"/>
              </w:rPr>
            </w:pPr>
            <w:r w:rsidRPr="0083745C">
              <w:rPr>
                <w:color w:val="FF0000"/>
                <w:lang w:val="fr-FR"/>
              </w:rPr>
              <w:lastRenderedPageBreak/>
              <w:t>HCI_LE_Set_</w:t>
            </w:r>
            <w:r w:rsidR="00184984" w:rsidRPr="00184984">
              <w:rPr>
                <w:color w:val="FF0000"/>
                <w:rPrChange w:id="4858" w:author="Lefeuvre, Florian" w:date="2016-06-21T12:07:00Z">
                  <w:rPr>
                    <w:color w:val="FF0000"/>
                    <w:sz w:val="16"/>
                    <w:szCs w:val="16"/>
                    <w:lang w:val="fr-FR"/>
                  </w:rPr>
                </w:rPrChange>
              </w:rPr>
              <w:t>Connectionless_I&amp;Q_Sampling</w:t>
            </w:r>
            <w:r w:rsidRPr="0083745C">
              <w:rPr>
                <w:color w:val="FF0000"/>
                <w:lang w:val="fr-FR"/>
              </w:rPr>
              <w:t>_Enable</w:t>
            </w:r>
          </w:p>
        </w:tc>
        <w:tc>
          <w:tcPr>
            <w:tcW w:w="900" w:type="dxa"/>
            <w:tcPrChange w:id="4859" w:author="Batra, Mayank" w:date="2016-06-21T12:07:00Z">
              <w:tcPr>
                <w:tcW w:w="900" w:type="dxa"/>
              </w:tcPr>
            </w:tcPrChange>
          </w:tcPr>
          <w:p w:rsidR="00D7101C" w:rsidRPr="005A41BB" w:rsidRDefault="00D7101C" w:rsidP="004B1513">
            <w:pPr>
              <w:rPr>
                <w:color w:val="FF0000"/>
              </w:rPr>
            </w:pPr>
            <w:r w:rsidRPr="005A41BB">
              <w:rPr>
                <w:color w:val="FF0000"/>
              </w:rPr>
              <w:t>TBD</w:t>
            </w:r>
          </w:p>
        </w:tc>
        <w:tc>
          <w:tcPr>
            <w:tcW w:w="2785" w:type="dxa"/>
            <w:tcPrChange w:id="4860" w:author="Batra, Mayank" w:date="2016-06-21T12:07:00Z">
              <w:tcPr>
                <w:tcW w:w="2785" w:type="dxa"/>
              </w:tcPr>
            </w:tcPrChange>
          </w:tcPr>
          <w:p w:rsidR="00D7101C" w:rsidRDefault="00D7101C" w:rsidP="004B1513">
            <w:pPr>
              <w:rPr>
                <w:color w:val="FF0000"/>
              </w:rPr>
            </w:pPr>
            <w:r>
              <w:rPr>
                <w:color w:val="FF0000"/>
              </w:rPr>
              <w:t>Sampling</w:t>
            </w:r>
            <w:r w:rsidRPr="005A41BB">
              <w:rPr>
                <w:color w:val="FF0000"/>
              </w:rPr>
              <w:t>_Enable</w:t>
            </w:r>
            <w:r>
              <w:rPr>
                <w:color w:val="FF0000"/>
              </w:rPr>
              <w:t>,</w:t>
            </w:r>
          </w:p>
          <w:p w:rsidR="00D7101C" w:rsidRDefault="00D7101C" w:rsidP="004B1513">
            <w:pPr>
              <w:rPr>
                <w:color w:val="FF0000"/>
              </w:rPr>
            </w:pPr>
            <w:r>
              <w:rPr>
                <w:color w:val="FF0000"/>
              </w:rPr>
              <w:t>Sampling_Filter_Policy,</w:t>
            </w:r>
          </w:p>
          <w:p w:rsidR="00D7101C" w:rsidRDefault="00D7101C" w:rsidP="004B1513">
            <w:pPr>
              <w:rPr>
                <w:color w:val="FF0000"/>
              </w:rPr>
            </w:pPr>
            <w:r>
              <w:rPr>
                <w:color w:val="FF0000"/>
              </w:rPr>
              <w:t>Address_Type,</w:t>
            </w:r>
          </w:p>
          <w:p w:rsidR="00D7101C" w:rsidRDefault="00D7101C" w:rsidP="004B1513">
            <w:pPr>
              <w:rPr>
                <w:color w:val="FF0000"/>
              </w:rPr>
            </w:pPr>
            <w:r>
              <w:rPr>
                <w:color w:val="FF0000"/>
              </w:rPr>
              <w:t>Address,</w:t>
            </w:r>
          </w:p>
          <w:p w:rsidR="00EC1263" w:rsidRDefault="00D7101C">
            <w:pPr>
              <w:rPr>
                <w:color w:val="FF0000"/>
              </w:rPr>
            </w:pPr>
            <w:r>
              <w:rPr>
                <w:color w:val="FF0000"/>
              </w:rPr>
              <w:t>Advertising_SID</w:t>
            </w:r>
            <w:r w:rsidR="00EC1263">
              <w:rPr>
                <w:color w:val="FF0000"/>
              </w:rPr>
              <w:t>,</w:t>
            </w:r>
          </w:p>
          <w:p w:rsidR="00EC1263" w:rsidRDefault="00EC1263">
            <w:pPr>
              <w:rPr>
                <w:color w:val="FF0000"/>
              </w:rPr>
            </w:pPr>
            <w:r>
              <w:rPr>
                <w:color w:val="FF0000"/>
              </w:rPr>
              <w:t>Number_of_Antenna_IDs,</w:t>
            </w:r>
          </w:p>
          <w:p w:rsidR="00D7101C" w:rsidRDefault="00EC1263" w:rsidP="00235949">
            <w:pPr>
              <w:rPr>
                <w:ins w:id="4861" w:author="Batra, Mayank" w:date="2016-05-27T15:14:00Z"/>
                <w:color w:val="FF0000"/>
              </w:rPr>
            </w:pPr>
            <w:r>
              <w:rPr>
                <w:color w:val="FF0000"/>
              </w:rPr>
              <w:t>Antenna_IDs[i</w:t>
            </w:r>
            <w:del w:id="4862" w:author="Batra, Mayank" w:date="2016-06-10T17:07:00Z">
              <w:r>
                <w:rPr>
                  <w:color w:val="FF0000"/>
                </w:rPr>
                <w:delText>]</w:delText>
              </w:r>
              <w:r w:rsidR="00EF02D6" w:rsidDel="00EF02D6">
                <w:rPr>
                  <w:color w:val="FF0000"/>
                </w:rPr>
                <w:delText xml:space="preserve"> </w:delText>
              </w:r>
            </w:del>
            <w:ins w:id="4863" w:author="Batra, Mayank" w:date="2016-06-10T17:07:00Z">
              <w:r>
                <w:rPr>
                  <w:color w:val="FF0000"/>
                </w:rPr>
                <w:t>]</w:t>
              </w:r>
            </w:ins>
            <w:ins w:id="4864" w:author="Batra, Mayank" w:date="2016-05-27T15:14:00Z">
              <w:r w:rsidR="00235949">
                <w:rPr>
                  <w:color w:val="FF0000"/>
                </w:rPr>
                <w:t>,</w:t>
              </w:r>
            </w:ins>
            <w:del w:id="4865" w:author="Batra, Mayank" w:date="2016-05-27T15:14:00Z">
              <w:r w:rsidR="00EF02D6" w:rsidDel="00235949">
                <w:rPr>
                  <w:color w:val="FF0000"/>
                </w:rPr>
                <w:delText xml:space="preserve"> </w:delText>
              </w:r>
            </w:del>
          </w:p>
          <w:p w:rsidR="00235949" w:rsidRPr="005A41BB" w:rsidRDefault="00235949" w:rsidP="00235949">
            <w:pPr>
              <w:rPr>
                <w:color w:val="FF0000"/>
              </w:rPr>
            </w:pPr>
            <w:ins w:id="4866" w:author="Batra, Mayank" w:date="2016-05-27T15:14:00Z">
              <w:r>
                <w:rPr>
                  <w:color w:val="FF0000"/>
                </w:rPr>
                <w:t>Slot_Durations</w:t>
              </w:r>
            </w:ins>
          </w:p>
        </w:tc>
        <w:tc>
          <w:tcPr>
            <w:tcW w:w="1417" w:type="dxa"/>
            <w:tcPrChange w:id="4867" w:author="Batra, Mayank" w:date="2016-06-21T12:07:00Z">
              <w:tcPr>
                <w:tcW w:w="1417" w:type="dxa"/>
              </w:tcPr>
            </w:tcPrChange>
          </w:tcPr>
          <w:p w:rsidR="00D7101C" w:rsidRPr="005A41BB" w:rsidRDefault="00D7101C" w:rsidP="004B1513">
            <w:pPr>
              <w:rPr>
                <w:color w:val="FF0000"/>
              </w:rPr>
            </w:pPr>
            <w:r w:rsidRPr="005A41BB">
              <w:rPr>
                <w:color w:val="FF0000"/>
              </w:rPr>
              <w:t>Status</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Description:</w:t>
      </w:r>
    </w:p>
    <w:p w:rsidR="00D7101C" w:rsidRDefault="00D7101C" w:rsidP="00D7101C">
      <w:pPr>
        <w:rPr>
          <w:color w:val="FF0000"/>
        </w:rPr>
      </w:pPr>
      <w:r w:rsidRPr="005A41BB">
        <w:rPr>
          <w:color w:val="FF0000"/>
        </w:rPr>
        <w:t>The LE_Set_</w:t>
      </w:r>
      <w:r>
        <w:rPr>
          <w:color w:val="FF0000"/>
        </w:rPr>
        <w:t>Connectionless_I&amp;Q_Sampling_</w:t>
      </w:r>
      <w:r w:rsidRPr="005A41BB">
        <w:rPr>
          <w:color w:val="FF0000"/>
        </w:rPr>
        <w:t xml:space="preserve">Enable command is used to request </w:t>
      </w:r>
      <w:r>
        <w:rPr>
          <w:color w:val="FF0000"/>
        </w:rPr>
        <w:t xml:space="preserve">that </w:t>
      </w:r>
      <w:r w:rsidRPr="005A41BB">
        <w:rPr>
          <w:color w:val="FF0000"/>
        </w:rPr>
        <w:t>the</w:t>
      </w:r>
      <w:r>
        <w:rPr>
          <w:color w:val="FF0000"/>
        </w:rPr>
        <w:t xml:space="preserve"> Controller enables or disables </w:t>
      </w:r>
      <w:commentRangeStart w:id="4868"/>
      <w:del w:id="4869" w:author="Batra, Mayank" w:date="2016-06-16T11:42:00Z">
        <w:r>
          <w:rPr>
            <w:color w:val="FF0000"/>
          </w:rPr>
          <w:delText xml:space="preserve">taking </w:delText>
        </w:r>
      </w:del>
      <w:commentRangeEnd w:id="4868"/>
      <w:ins w:id="4870" w:author="Batra, Mayank" w:date="2016-06-16T11:42:00Z">
        <w:r w:rsidR="00B06EB2">
          <w:rPr>
            <w:color w:val="FF0000"/>
          </w:rPr>
          <w:t xml:space="preserve">capturing </w:t>
        </w:r>
      </w:ins>
      <w:ins w:id="4871" w:author="Batra, Mayank" w:date="2016-06-21T12:07:00Z">
        <w:r w:rsidR="00DA6371">
          <w:rPr>
            <w:rStyle w:val="aff1"/>
          </w:rPr>
          <w:commentReference w:id="4868"/>
        </w:r>
      </w:ins>
      <w:r>
        <w:rPr>
          <w:color w:val="FF0000"/>
        </w:rPr>
        <w:t xml:space="preserve">I&amp;Q samples from the Supplementals of </w:t>
      </w:r>
      <w:r w:rsidR="00775DD9">
        <w:rPr>
          <w:color w:val="FF0000"/>
        </w:rPr>
        <w:t xml:space="preserve">periodic </w:t>
      </w:r>
      <w:r>
        <w:rPr>
          <w:color w:val="FF0000"/>
        </w:rPr>
        <w:t>advertising</w:t>
      </w:r>
      <w:r w:rsidRPr="00941C14">
        <w:rPr>
          <w:color w:val="FF0000"/>
        </w:rPr>
        <w:t xml:space="preserve"> </w:t>
      </w:r>
      <w:r>
        <w:rPr>
          <w:color w:val="FF0000"/>
        </w:rPr>
        <w:t>packets.</w:t>
      </w:r>
    </w:p>
    <w:p w:rsidR="00D7101C" w:rsidRDefault="00D7101C" w:rsidP="00D7101C">
      <w:pPr>
        <w:rPr>
          <w:color w:val="FF0000"/>
        </w:rPr>
      </w:pPr>
      <w:r>
        <w:rPr>
          <w:color w:val="FF0000"/>
        </w:rPr>
        <w:t>If the Sampling_Enable parameter is set to 0x01 (sampling is enabled), the Controller starts attempting to receive AUX_SYNC_IND PDUs.</w:t>
      </w:r>
    </w:p>
    <w:p w:rsidR="00D7101C" w:rsidRDefault="00D7101C" w:rsidP="00D7101C">
      <w:pPr>
        <w:rPr>
          <w:color w:val="FF0000"/>
        </w:rPr>
      </w:pPr>
      <w:r>
        <w:rPr>
          <w:color w:val="FF0000"/>
        </w:rPr>
        <w:t>The Sampling_Filter_Policy parameter is used to determine whether the I&amp;Q sampling list is used. If the I&amp;Q Sampling List is not used, the Address_Type, Address</w:t>
      </w:r>
      <w:commentRangeStart w:id="4872"/>
      <w:ins w:id="4873" w:author="Chris Reisinger" w:date="2016-05-17T16:19:00Z">
        <w:r w:rsidR="00BA5F00">
          <w:rPr>
            <w:color w:val="FF0000"/>
          </w:rPr>
          <w:t>,</w:t>
        </w:r>
        <w:commentRangeEnd w:id="4872"/>
        <w:r w:rsidR="00BA5F00">
          <w:rPr>
            <w:rStyle w:val="aff1"/>
          </w:rPr>
          <w:commentReference w:id="4872"/>
        </w:r>
      </w:ins>
      <w:r w:rsidR="0017768F">
        <w:rPr>
          <w:color w:val="FF0000"/>
        </w:rPr>
        <w:t xml:space="preserve"> and</w:t>
      </w:r>
      <w:r>
        <w:rPr>
          <w:color w:val="FF0000"/>
        </w:rPr>
        <w:t xml:space="preserve"> Advertising_SID parameters specify the</w:t>
      </w:r>
      <w:r w:rsidR="0042191F">
        <w:rPr>
          <w:color w:val="FF0000"/>
        </w:rPr>
        <w:t xml:space="preserve"> advertisements to report</w:t>
      </w:r>
      <w:r>
        <w:rPr>
          <w:color w:val="FF0000"/>
        </w:rPr>
        <w:t>.</w:t>
      </w:r>
    </w:p>
    <w:p w:rsidR="0063783C" w:rsidDel="009D7502" w:rsidRDefault="009D7502">
      <w:pPr>
        <w:rPr>
          <w:del w:id="4874" w:author="Clive D.W. Feather" w:date="2016-05-05T14:16:00Z"/>
          <w:color w:val="FF0000"/>
        </w:rPr>
      </w:pPr>
      <w:ins w:id="4875" w:author="Clive D.W. Feather" w:date="2016-05-05T14:15:00Z">
        <w:r>
          <w:rPr>
            <w:color w:val="FF0000"/>
          </w:rPr>
          <w:t xml:space="preserve">The Advertising_SID parameter specifies the value that must be in the Advertising SID subfield in the ADI field of the advertising PDU that identifies the periodic advertising. </w:t>
        </w:r>
      </w:ins>
      <w:r w:rsidR="0063783C">
        <w:rPr>
          <w:color w:val="FF0000"/>
        </w:rPr>
        <w:t xml:space="preserve">If Advertising_SID is set to 0xFF then the Controller shall accept any value for </w:t>
      </w:r>
      <w:ins w:id="4876" w:author="Clive D.W. Feather" w:date="2016-05-05T14:16:00Z">
        <w:r>
          <w:rPr>
            <w:color w:val="FF0000"/>
          </w:rPr>
          <w:t xml:space="preserve">the </w:t>
        </w:r>
      </w:ins>
      <w:r w:rsidR="0063783C">
        <w:rPr>
          <w:color w:val="FF0000"/>
        </w:rPr>
        <w:t xml:space="preserve">Advertising_SID </w:t>
      </w:r>
      <w:ins w:id="4877" w:author="Clive D.W. Feather" w:date="2016-05-05T14:16:00Z">
        <w:r>
          <w:rPr>
            <w:color w:val="FF0000"/>
          </w:rPr>
          <w:t>subfield.</w:t>
        </w:r>
      </w:ins>
      <w:del w:id="4878" w:author="Clive D.W. Feather" w:date="2016-05-05T14:16:00Z">
        <w:r w:rsidR="0063783C" w:rsidDel="009D7502">
          <w:rPr>
            <w:color w:val="FF0000"/>
          </w:rPr>
          <w:delText>because the Extended Header of the advertising packet does not contain the AdvDataInfo field (see Section 2.3.X.4).</w:delText>
        </w:r>
      </w:del>
    </w:p>
    <w:p w:rsidR="0063783C" w:rsidRDefault="0063783C" w:rsidP="009D7502">
      <w:pPr>
        <w:rPr>
          <w:color w:val="FF0000"/>
        </w:rPr>
      </w:pPr>
      <w:del w:id="4879" w:author="Clive D.W. Feather" w:date="2016-05-05T14:16:00Z">
        <w:r w:rsidRPr="001F3C89" w:rsidDel="009D7502">
          <w:rPr>
            <w:color w:val="00B050"/>
          </w:rPr>
          <w:delText xml:space="preserve">[Note to the editor: Section 2.3.X.4 was introduced by Advertising Extensions </w:delText>
        </w:r>
        <w:r w:rsidR="00184984" w:rsidDel="009D7502">
          <w:rPr>
            <w:color w:val="00B050"/>
          </w:rPr>
          <w:fldChar w:fldCharType="begin"/>
        </w:r>
        <w:r w:rsidDel="009D7502">
          <w:rPr>
            <w:color w:val="00B050"/>
          </w:rPr>
          <w:delInstrText xml:space="preserve"> REF _Ref441076024 \r \h </w:delInstrText>
        </w:r>
        <w:r w:rsidR="00184984" w:rsidDel="009D7502">
          <w:rPr>
            <w:color w:val="00B050"/>
          </w:rPr>
        </w:r>
        <w:r w:rsidR="00184984" w:rsidDel="009D7502">
          <w:rPr>
            <w:color w:val="00B050"/>
          </w:rPr>
          <w:fldChar w:fldCharType="separate"/>
        </w:r>
        <w:r w:rsidDel="009D7502">
          <w:rPr>
            <w:color w:val="00B050"/>
          </w:rPr>
          <w:delText>[2]</w:delText>
        </w:r>
        <w:r w:rsidR="00184984" w:rsidDel="009D7502">
          <w:rPr>
            <w:color w:val="00B050"/>
          </w:rPr>
          <w:fldChar w:fldCharType="end"/>
        </w:r>
        <w:r w:rsidRPr="001F3C89" w:rsidDel="009D7502">
          <w:rPr>
            <w:color w:val="00B050"/>
          </w:rPr>
          <w:delText>]</w:delText>
        </w:r>
      </w:del>
    </w:p>
    <w:p w:rsidR="00D7101C" w:rsidRPr="005A41BB" w:rsidRDefault="00D7101C" w:rsidP="00D7101C">
      <w:pPr>
        <w:rPr>
          <w:color w:val="FF0000"/>
        </w:rPr>
      </w:pPr>
      <w:r>
        <w:rPr>
          <w:color w:val="FF0000"/>
        </w:rPr>
        <w:t xml:space="preserve">Scanning must also be enabled for I&amp;Q sampling to take place using </w:t>
      </w:r>
      <w:r w:rsidR="002F6BE2">
        <w:rPr>
          <w:color w:val="FF0000"/>
        </w:rPr>
        <w:t xml:space="preserve">the </w:t>
      </w:r>
      <w:r>
        <w:rPr>
          <w:color w:val="FF0000"/>
        </w:rPr>
        <w:t>LE_Set_Extended_Scan_Enable command (</w:t>
      </w:r>
      <w:commentRangeStart w:id="4880"/>
      <w:r>
        <w:rPr>
          <w:color w:val="FF0000"/>
        </w:rPr>
        <w:t>Section 7.8.</w:t>
      </w:r>
      <w:del w:id="4881" w:author="Batra, Mayank" w:date="2016-06-21T14:00:00Z">
        <w:r w:rsidDel="006F1C98">
          <w:rPr>
            <w:color w:val="FF0000"/>
          </w:rPr>
          <w:delText>X</w:delText>
        </w:r>
      </w:del>
      <w:ins w:id="4882" w:author="Batra, Mayank" w:date="2016-06-21T14:00:00Z">
        <w:r w:rsidR="006F1C98">
          <w:rPr>
            <w:color w:val="FF0000"/>
          </w:rPr>
          <w:t>66</w:t>
        </w:r>
      </w:ins>
      <w:del w:id="4883" w:author="Batra, Mayank" w:date="2016-05-27T12:13:00Z">
        <w:r w:rsidDel="00602412">
          <w:rPr>
            <w:color w:val="FF0000"/>
          </w:rPr>
          <w:delText>X</w:delText>
        </w:r>
      </w:del>
      <w:commentRangeEnd w:id="4880"/>
      <w:r w:rsidR="00BA5F00">
        <w:rPr>
          <w:rStyle w:val="aff1"/>
        </w:rPr>
        <w:commentReference w:id="4880"/>
      </w:r>
      <w:r>
        <w:rPr>
          <w:color w:val="FF0000"/>
        </w:rPr>
        <w:t xml:space="preserve">). Once the periodic advertising stream(s) has been acquired, </w:t>
      </w:r>
      <w:ins w:id="4884" w:author="Batra, Mayank" w:date="2016-06-16T11:51:00Z">
        <w:r w:rsidR="00985BA4">
          <w:rPr>
            <w:color w:val="FF0000"/>
          </w:rPr>
          <w:t>samples will continue to be reported even if the Host disables scanning.</w:t>
        </w:r>
      </w:ins>
      <w:commentRangeStart w:id="4885"/>
      <w:del w:id="4886" w:author="Batra, Mayank" w:date="2016-06-16T11:52:00Z">
        <w:r>
          <w:rPr>
            <w:color w:val="FF0000"/>
          </w:rPr>
          <w:delText>the Host may disable scanning</w:delText>
        </w:r>
      </w:del>
      <w:r>
        <w:rPr>
          <w:color w:val="FF0000"/>
        </w:rPr>
        <w:t xml:space="preserve">. </w:t>
      </w:r>
      <w:commentRangeEnd w:id="4885"/>
      <w:r w:rsidR="0052781E">
        <w:rPr>
          <w:rStyle w:val="aff1"/>
        </w:rPr>
        <w:commentReference w:id="4885"/>
      </w:r>
      <w:r>
        <w:rPr>
          <w:color w:val="FF0000"/>
        </w:rPr>
        <w:t>The scan parameters are set using the LE_Set_Extended_Scan_Parameters command (Section 7.8.</w:t>
      </w:r>
      <w:del w:id="4887" w:author="Batra, Mayank" w:date="2016-06-21T14:00:00Z">
        <w:r w:rsidDel="006F1C98">
          <w:rPr>
            <w:color w:val="FF0000"/>
          </w:rPr>
          <w:delText>X</w:delText>
        </w:r>
      </w:del>
      <w:ins w:id="4888" w:author="Batra, Mayank" w:date="2016-06-21T14:00:00Z">
        <w:r w:rsidR="006F1C98">
          <w:rPr>
            <w:color w:val="FF0000"/>
          </w:rPr>
          <w:t>65</w:t>
        </w:r>
      </w:ins>
      <w:del w:id="4889" w:author="Batra, Mayank" w:date="2016-05-27T12:13:00Z">
        <w:r w:rsidDel="00602412">
          <w:rPr>
            <w:color w:val="FF0000"/>
          </w:rPr>
          <w:delText>X</w:delText>
        </w:r>
      </w:del>
      <w:r>
        <w:rPr>
          <w:color w:val="FF0000"/>
        </w:rPr>
        <w:t>).</w:t>
      </w:r>
    </w:p>
    <w:p w:rsidR="00D7101C" w:rsidRDefault="00D7101C" w:rsidP="00D7101C">
      <w:pPr>
        <w:rPr>
          <w:color w:val="FF0000"/>
        </w:rPr>
      </w:pPr>
      <w:r>
        <w:rPr>
          <w:color w:val="FF0000"/>
        </w:rPr>
        <w:t xml:space="preserve">Once </w:t>
      </w:r>
      <w:del w:id="4890" w:author="Batra, Mayank" w:date="2016-06-16T11:53:00Z">
        <w:r>
          <w:rPr>
            <w:color w:val="FF0000"/>
          </w:rPr>
          <w:delText>enabled</w:delText>
        </w:r>
      </w:del>
      <w:ins w:id="4891" w:author="Batra, Mayank" w:date="2016-06-16T11:53:00Z">
        <w:r w:rsidR="00985BA4">
          <w:rPr>
            <w:color w:val="FF0000"/>
          </w:rPr>
          <w:t>the stream has been acquired</w:t>
        </w:r>
      </w:ins>
      <w:r>
        <w:rPr>
          <w:color w:val="FF0000"/>
        </w:rPr>
        <w:t>, t</w:t>
      </w:r>
      <w:r w:rsidRPr="005A41BB">
        <w:rPr>
          <w:color w:val="FF0000"/>
        </w:rPr>
        <w:t>he Controlle</w:t>
      </w:r>
      <w:r>
        <w:rPr>
          <w:color w:val="FF0000"/>
        </w:rPr>
        <w:t xml:space="preserve">r shall continue taking I&amp;Q samples </w:t>
      </w:r>
      <w:r w:rsidRPr="005A41BB">
        <w:rPr>
          <w:color w:val="FF0000"/>
        </w:rPr>
        <w:t>until the Host issues an LE_Set_</w:t>
      </w:r>
      <w:r>
        <w:rPr>
          <w:color w:val="FF0000"/>
        </w:rPr>
        <w:t>Connectionless_I&amp;Q</w:t>
      </w:r>
      <w:r w:rsidRPr="005A41BB">
        <w:rPr>
          <w:color w:val="FF0000"/>
        </w:rPr>
        <w:t xml:space="preserve">_Enable command with </w:t>
      </w:r>
      <w:r>
        <w:rPr>
          <w:color w:val="FF0000"/>
        </w:rPr>
        <w:t>Sampling</w:t>
      </w:r>
      <w:r w:rsidRPr="005A41BB">
        <w:rPr>
          <w:color w:val="FF0000"/>
        </w:rPr>
        <w:t>_Ena</w:t>
      </w:r>
      <w:r>
        <w:rPr>
          <w:color w:val="FF0000"/>
        </w:rPr>
        <w:t>ble set to 0x00 (sampling</w:t>
      </w:r>
      <w:r w:rsidRPr="005A41BB">
        <w:rPr>
          <w:color w:val="FF0000"/>
        </w:rPr>
        <w:t xml:space="preserve"> is disabled</w:t>
      </w:r>
      <w:ins w:id="4892" w:author="Batra, Mayank" w:date="2016-06-21T12:07:00Z">
        <w:r w:rsidRPr="005A41BB">
          <w:rPr>
            <w:color w:val="FF0000"/>
          </w:rPr>
          <w:t>)</w:t>
        </w:r>
      </w:ins>
      <w:ins w:id="4893" w:author="Batra, Mayank" w:date="2016-06-16T11:53:00Z">
        <w:r w:rsidR="00985BA4">
          <w:rPr>
            <w:color w:val="FF0000"/>
          </w:rPr>
          <w:t xml:space="preserve"> </w:t>
        </w:r>
      </w:ins>
      <w:ins w:id="4894" w:author="Batra, Mayank" w:date="2016-06-16T11:54:00Z">
        <w:r w:rsidR="00335863">
          <w:rPr>
            <w:color w:val="FF0000"/>
          </w:rPr>
          <w:t xml:space="preserve">or </w:t>
        </w:r>
        <w:r w:rsidR="00335863" w:rsidRPr="00985BA4">
          <w:rPr>
            <w:color w:val="FF0000"/>
          </w:rPr>
          <w:t>synchronization</w:t>
        </w:r>
      </w:ins>
      <w:ins w:id="4895" w:author="Batra, Mayank" w:date="2016-06-16T11:53:00Z">
        <w:r w:rsidR="00985BA4" w:rsidRPr="00985BA4">
          <w:rPr>
            <w:color w:val="FF0000"/>
          </w:rPr>
          <w:t xml:space="preserve"> with the </w:t>
        </w:r>
        <w:r w:rsidR="00985BA4">
          <w:rPr>
            <w:color w:val="FF0000"/>
          </w:rPr>
          <w:t>periodic advertising stream</w:t>
        </w:r>
        <w:r w:rsidR="00985BA4" w:rsidRPr="00985BA4">
          <w:rPr>
            <w:color w:val="FF0000"/>
          </w:rPr>
          <w:t xml:space="preserve"> is lost.</w:t>
        </w:r>
      </w:ins>
      <w:del w:id="4896" w:author="Batra, Mayank" w:date="2016-06-16T11:52:00Z">
        <w:r w:rsidRPr="005A41BB" w:rsidDel="00985BA4">
          <w:rPr>
            <w:color w:val="FF0000"/>
          </w:rPr>
          <w:delText>.</w:delText>
        </w:r>
      </w:del>
      <w:ins w:id="4897" w:author="Batra, Mayank" w:date="2016-06-21T12:07:00Z">
        <w:r w:rsidRPr="005A41BB">
          <w:rPr>
            <w:color w:val="FF0000"/>
          </w:rPr>
          <w:t>).</w:t>
        </w:r>
      </w:ins>
      <w:del w:id="4898" w:author="Batra, Mayank" w:date="2016-06-16T11:52:00Z">
        <w:r>
          <w:rPr>
            <w:color w:val="FF0000"/>
          </w:rPr>
          <w:delText xml:space="preserve"> </w:delText>
        </w:r>
      </w:del>
    </w:p>
    <w:p w:rsidR="00EC1263" w:rsidRDefault="00EC1263" w:rsidP="00D7101C">
      <w:pPr>
        <w:rPr>
          <w:ins w:id="4899" w:author="Batra, Mayank" w:date="2016-05-27T15:28:00Z"/>
          <w:color w:val="FF0000"/>
        </w:rPr>
      </w:pPr>
      <w:r>
        <w:rPr>
          <w:color w:val="FF0000"/>
        </w:rPr>
        <w:t>The command is also used to set the antenna switching pattern and switching and sampling slot durations to be used while receiving the Supplemental.</w:t>
      </w:r>
    </w:p>
    <w:p w:rsidR="00C17F46" w:rsidRDefault="00C17F46" w:rsidP="00D7101C">
      <w:pPr>
        <w:rPr>
          <w:ins w:id="4900" w:author="Batra, Mayank" w:date="2016-05-27T15:28:00Z"/>
          <w:color w:val="FF0000"/>
        </w:rPr>
      </w:pPr>
      <w:ins w:id="4901" w:author="Batra, Mayank" w:date="2016-05-27T15:28:00Z">
        <w:r>
          <w:rPr>
            <w:color w:val="FF0000"/>
          </w:rPr>
          <w:t>If the Slot_Duration</w:t>
        </w:r>
      </w:ins>
      <w:ins w:id="4902" w:author="Batra, Mayank" w:date="2016-05-27T15:31:00Z">
        <w:r>
          <w:rPr>
            <w:color w:val="FF0000"/>
          </w:rPr>
          <w:t>s</w:t>
        </w:r>
      </w:ins>
      <w:ins w:id="4903" w:author="Batra, Mayank" w:date="2016-05-27T15:28:00Z">
        <w:r>
          <w:rPr>
            <w:color w:val="FF0000"/>
          </w:rPr>
          <w:t xml:space="preserve"> parameter is set to 0x01 and the Controller does not support 1 µs switching and sampling, the Controller shall return the error code Unsupported Feature or Parameter value (0x11).</w:t>
        </w:r>
      </w:ins>
    </w:p>
    <w:p w:rsidR="00C17F46" w:rsidRPr="005A41BB" w:rsidRDefault="00C17F46" w:rsidP="00D7101C">
      <w:pPr>
        <w:rPr>
          <w:ins w:id="4904" w:author="Batra, Mayank" w:date="2016-06-10T17:07:00Z"/>
          <w:color w:val="FF0000"/>
        </w:rPr>
      </w:pPr>
      <w:ins w:id="4905" w:author="Batra, Mayank" w:date="2016-05-27T15:28:00Z">
        <w:r>
          <w:rPr>
            <w:color w:val="FF0000"/>
          </w:rPr>
          <w:lastRenderedPageBreak/>
          <w:t>The Slot_Duration</w:t>
        </w:r>
      </w:ins>
      <w:ins w:id="4906" w:author="Batra, Mayank" w:date="2016-05-27T15:31:00Z">
        <w:r>
          <w:rPr>
            <w:color w:val="FF0000"/>
          </w:rPr>
          <w:t>s</w:t>
        </w:r>
      </w:ins>
      <w:ins w:id="4907" w:author="Batra, Mayank" w:date="2016-05-27T15:28:00Z">
        <w:r>
          <w:rPr>
            <w:color w:val="FF0000"/>
          </w:rPr>
          <w:t xml:space="preserve"> parameter is only valid when receiving an AoA Supplemental.</w:t>
        </w:r>
      </w:ins>
    </w:p>
    <w:p w:rsidR="00D7101C" w:rsidRPr="005A41BB" w:rsidRDefault="00D7101C" w:rsidP="00E44F48">
      <w:pPr>
        <w:outlineLvl w:val="0"/>
        <w:rPr>
          <w:rStyle w:val="af"/>
          <w:color w:val="FF0000"/>
        </w:rPr>
      </w:pPr>
      <w:r w:rsidRPr="005A41BB">
        <w:rPr>
          <w:rStyle w:val="af"/>
          <w:color w:val="FF0000"/>
        </w:rPr>
        <w:t>Command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908"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908"/>
        <w:gridCol w:w="472"/>
        <w:gridCol w:w="7226"/>
        <w:tblGridChange w:id="4909">
          <w:tblGrid>
            <w:gridCol w:w="1908"/>
            <w:gridCol w:w="472"/>
            <w:gridCol w:w="7226"/>
          </w:tblGrid>
        </w:tblGridChange>
      </w:tblGrid>
      <w:tr w:rsidR="00D7101C" w:rsidRPr="005A41BB" w:rsidTr="00C63D7F">
        <w:trPr>
          <w:cantSplit/>
        </w:trPr>
        <w:tc>
          <w:tcPr>
            <w:tcW w:w="2380" w:type="dxa"/>
            <w:gridSpan w:val="2"/>
            <w:tcBorders>
              <w:top w:val="nil"/>
              <w:left w:val="nil"/>
              <w:bottom w:val="single" w:sz="4" w:space="0" w:color="auto"/>
              <w:right w:val="nil"/>
            </w:tcBorders>
            <w:tcPrChange w:id="4910" w:author="Batra, Mayank" w:date="2016-06-21T12:07:00Z">
              <w:tcPr>
                <w:tcW w:w="2380"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Sampling_Enable:</w:t>
            </w:r>
          </w:p>
        </w:tc>
        <w:tc>
          <w:tcPr>
            <w:tcW w:w="7226" w:type="dxa"/>
            <w:tcBorders>
              <w:top w:val="nil"/>
              <w:left w:val="nil"/>
              <w:bottom w:val="single" w:sz="4" w:space="0" w:color="auto"/>
              <w:right w:val="nil"/>
            </w:tcBorders>
            <w:tcPrChange w:id="4911"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908" w:type="dxa"/>
            <w:shd w:val="clear" w:color="auto" w:fill="DAEEF3"/>
          </w:tcPr>
          <w:p w:rsidR="00D7101C" w:rsidRPr="005A41BB" w:rsidRDefault="00D7101C" w:rsidP="004B1513">
            <w:pPr>
              <w:rPr>
                <w:rStyle w:val="af"/>
                <w:color w:val="FF0000"/>
              </w:rPr>
            </w:pPr>
            <w:r w:rsidRPr="005A41BB">
              <w:rPr>
                <w:rStyle w:val="af"/>
                <w:color w:val="FF0000"/>
              </w:rPr>
              <w:t>Value</w:t>
            </w:r>
          </w:p>
        </w:tc>
        <w:tc>
          <w:tcPr>
            <w:tcW w:w="7698"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C63D7F">
        <w:trPr>
          <w:cantSplit/>
        </w:trPr>
        <w:tc>
          <w:tcPr>
            <w:tcW w:w="1908" w:type="dxa"/>
            <w:tcPrChange w:id="4912" w:author="Batra, Mayank" w:date="2016-06-21T12:07:00Z">
              <w:tcPr>
                <w:tcW w:w="1908" w:type="dxa"/>
              </w:tcPr>
            </w:tcPrChange>
          </w:tcPr>
          <w:p w:rsidR="00D7101C" w:rsidRPr="005A41BB" w:rsidRDefault="00D7101C" w:rsidP="004B1513">
            <w:pPr>
              <w:rPr>
                <w:color w:val="FF0000"/>
              </w:rPr>
            </w:pPr>
            <w:r w:rsidRPr="005A41BB">
              <w:rPr>
                <w:color w:val="FF0000"/>
              </w:rPr>
              <w:t>0x00</w:t>
            </w:r>
          </w:p>
        </w:tc>
        <w:tc>
          <w:tcPr>
            <w:tcW w:w="7698" w:type="dxa"/>
            <w:gridSpan w:val="2"/>
            <w:tcPrChange w:id="4913" w:author="Batra, Mayank" w:date="2016-06-21T12:07:00Z">
              <w:tcPr>
                <w:tcW w:w="7698" w:type="dxa"/>
                <w:gridSpan w:val="2"/>
              </w:tcPr>
            </w:tcPrChange>
          </w:tcPr>
          <w:p w:rsidR="00D7101C" w:rsidRPr="005A41BB" w:rsidRDefault="00D7101C" w:rsidP="004B1513">
            <w:pPr>
              <w:rPr>
                <w:color w:val="FF0000"/>
              </w:rPr>
            </w:pPr>
            <w:r>
              <w:rPr>
                <w:color w:val="FF0000"/>
              </w:rPr>
              <w:t>Connectionless I&amp;Q sampling</w:t>
            </w:r>
            <w:r w:rsidRPr="005A41BB">
              <w:rPr>
                <w:color w:val="FF0000"/>
              </w:rPr>
              <w:t xml:space="preserve"> is disabled (default)</w:t>
            </w:r>
          </w:p>
        </w:tc>
      </w:tr>
      <w:tr w:rsidR="00D7101C" w:rsidRPr="005A41BB" w:rsidTr="00C63D7F">
        <w:trPr>
          <w:cantSplit/>
        </w:trPr>
        <w:tc>
          <w:tcPr>
            <w:tcW w:w="1908" w:type="dxa"/>
            <w:tcPrChange w:id="4914" w:author="Batra, Mayank" w:date="2016-06-21T12:07:00Z">
              <w:tcPr>
                <w:tcW w:w="1908" w:type="dxa"/>
              </w:tcPr>
            </w:tcPrChange>
          </w:tcPr>
          <w:p w:rsidR="00D7101C" w:rsidRPr="005A41BB" w:rsidRDefault="00D7101C" w:rsidP="004B1513">
            <w:pPr>
              <w:rPr>
                <w:color w:val="FF0000"/>
              </w:rPr>
            </w:pPr>
            <w:r w:rsidRPr="005A41BB">
              <w:rPr>
                <w:color w:val="FF0000"/>
              </w:rPr>
              <w:t>0x01</w:t>
            </w:r>
          </w:p>
        </w:tc>
        <w:tc>
          <w:tcPr>
            <w:tcW w:w="7698" w:type="dxa"/>
            <w:gridSpan w:val="2"/>
            <w:tcPrChange w:id="4915" w:author="Batra, Mayank" w:date="2016-06-21T12:07:00Z">
              <w:tcPr>
                <w:tcW w:w="7698" w:type="dxa"/>
                <w:gridSpan w:val="2"/>
              </w:tcPr>
            </w:tcPrChange>
          </w:tcPr>
          <w:p w:rsidR="00D7101C" w:rsidRPr="005A41BB" w:rsidRDefault="00D7101C" w:rsidP="004B1513">
            <w:pPr>
              <w:rPr>
                <w:color w:val="FF0000"/>
              </w:rPr>
            </w:pPr>
            <w:r>
              <w:rPr>
                <w:color w:val="FF0000"/>
              </w:rPr>
              <w:t xml:space="preserve">Connectionless I&amp;Q sampling </w:t>
            </w:r>
            <w:r w:rsidRPr="005A41BB">
              <w:rPr>
                <w:color w:val="FF0000"/>
              </w:rPr>
              <w:t>is enabled</w:t>
            </w:r>
          </w:p>
        </w:tc>
      </w:tr>
      <w:tr w:rsidR="00D7101C" w:rsidRPr="005A41BB" w:rsidTr="00C63D7F">
        <w:trPr>
          <w:cantSplit/>
        </w:trPr>
        <w:tc>
          <w:tcPr>
            <w:tcW w:w="1908" w:type="dxa"/>
            <w:tcPrChange w:id="4916" w:author="Batra, Mayank" w:date="2016-06-21T12:07:00Z">
              <w:tcPr>
                <w:tcW w:w="1908" w:type="dxa"/>
              </w:tcPr>
            </w:tcPrChange>
          </w:tcPr>
          <w:p w:rsidR="00D7101C" w:rsidRPr="005A41BB" w:rsidRDefault="003237AA" w:rsidP="004B1513">
            <w:pPr>
              <w:rPr>
                <w:color w:val="FF0000"/>
              </w:rPr>
            </w:pPr>
            <w:r>
              <w:rPr>
                <w:color w:val="FF0000"/>
              </w:rPr>
              <w:t>All other values</w:t>
            </w:r>
          </w:p>
        </w:tc>
        <w:tc>
          <w:tcPr>
            <w:tcW w:w="7698" w:type="dxa"/>
            <w:gridSpan w:val="2"/>
            <w:tcPrChange w:id="4917" w:author="Batra, Mayank" w:date="2016-06-21T12:07:00Z">
              <w:tcPr>
                <w:tcW w:w="7698" w:type="dxa"/>
                <w:gridSpan w:val="2"/>
              </w:tcPr>
            </w:tcPrChange>
          </w:tcPr>
          <w:p w:rsidR="00D7101C" w:rsidRPr="005A41BB" w:rsidRDefault="00D7101C" w:rsidP="004B1513">
            <w:pPr>
              <w:rPr>
                <w:color w:val="FF0000"/>
              </w:rPr>
            </w:pPr>
            <w:r w:rsidRPr="005A41BB">
              <w:rPr>
                <w:color w:val="FF0000"/>
              </w:rPr>
              <w:t>Reserved for future</w:t>
            </w:r>
            <w:r>
              <w:rPr>
                <w:color w:val="FF0000"/>
              </w:rPr>
              <w:t xml:space="preserve"> use</w:t>
            </w:r>
          </w:p>
        </w:tc>
      </w:tr>
    </w:tbl>
    <w:p w:rsidR="00D7101C" w:rsidRPr="005A41BB"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918"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848"/>
        <w:gridCol w:w="849"/>
        <w:gridCol w:w="6909"/>
        <w:tblGridChange w:id="4919">
          <w:tblGrid>
            <w:gridCol w:w="1848"/>
            <w:gridCol w:w="849"/>
            <w:gridCol w:w="6909"/>
          </w:tblGrid>
        </w:tblGridChange>
      </w:tblGrid>
      <w:tr w:rsidR="00D7101C" w:rsidRPr="005A41BB" w:rsidTr="00C63D7F">
        <w:trPr>
          <w:cantSplit/>
        </w:trPr>
        <w:tc>
          <w:tcPr>
            <w:tcW w:w="2380" w:type="dxa"/>
            <w:gridSpan w:val="2"/>
            <w:tcBorders>
              <w:top w:val="nil"/>
              <w:left w:val="nil"/>
              <w:bottom w:val="single" w:sz="4" w:space="0" w:color="auto"/>
              <w:right w:val="nil"/>
            </w:tcBorders>
            <w:tcPrChange w:id="4920" w:author="Batra, Mayank" w:date="2016-06-21T12:07:00Z">
              <w:tcPr>
                <w:tcW w:w="2380" w:type="dxa"/>
                <w:gridSpan w:val="2"/>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Sampling_Filter_Policy:</w:t>
            </w:r>
          </w:p>
        </w:tc>
        <w:tc>
          <w:tcPr>
            <w:tcW w:w="7226" w:type="dxa"/>
            <w:tcBorders>
              <w:top w:val="nil"/>
              <w:left w:val="nil"/>
              <w:bottom w:val="single" w:sz="4" w:space="0" w:color="auto"/>
              <w:right w:val="nil"/>
            </w:tcBorders>
            <w:tcPrChange w:id="4921" w:author="Batra, Mayank" w:date="2016-06-21T12:07:00Z">
              <w:tcPr>
                <w:tcW w:w="7226"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C63D7F">
        <w:trPr>
          <w:cantSplit/>
        </w:trPr>
        <w:tc>
          <w:tcPr>
            <w:tcW w:w="1526" w:type="dxa"/>
            <w:tcPrChange w:id="4922" w:author="Batra, Mayank" w:date="2016-06-21T12:07:00Z">
              <w:tcPr>
                <w:tcW w:w="1526" w:type="dxa"/>
              </w:tcPr>
            </w:tcPrChange>
          </w:tcPr>
          <w:p w:rsidR="00D7101C" w:rsidRPr="005A41BB" w:rsidRDefault="00D7101C" w:rsidP="004B1513">
            <w:pPr>
              <w:rPr>
                <w:color w:val="FF0000"/>
              </w:rPr>
            </w:pPr>
            <w:r w:rsidRPr="005A41BB">
              <w:rPr>
                <w:color w:val="FF0000"/>
              </w:rPr>
              <w:t>0x00</w:t>
            </w:r>
          </w:p>
        </w:tc>
        <w:tc>
          <w:tcPr>
            <w:tcW w:w="8080" w:type="dxa"/>
            <w:gridSpan w:val="2"/>
            <w:tcPrChange w:id="4923" w:author="Batra, Mayank" w:date="2016-06-21T12:07:00Z">
              <w:tcPr>
                <w:tcW w:w="8080" w:type="dxa"/>
                <w:gridSpan w:val="2"/>
              </w:tcPr>
            </w:tcPrChange>
          </w:tcPr>
          <w:p w:rsidR="00D7101C" w:rsidRPr="005A41BB" w:rsidRDefault="003C3DBC">
            <w:pPr>
              <w:rPr>
                <w:color w:val="FF0000"/>
              </w:rPr>
            </w:pPr>
            <w:r>
              <w:rPr>
                <w:color w:val="FF0000"/>
              </w:rPr>
              <w:t xml:space="preserve">Use </w:t>
            </w:r>
            <w:r w:rsidR="00D7101C">
              <w:rPr>
                <w:color w:val="FF0000"/>
              </w:rPr>
              <w:t xml:space="preserve">Address_Type, Address and Advertising_SID </w:t>
            </w:r>
            <w:r>
              <w:rPr>
                <w:color w:val="FF0000"/>
              </w:rPr>
              <w:t>to determine which advertisements to report</w:t>
            </w:r>
            <w:r w:rsidR="00D7101C">
              <w:rPr>
                <w:color w:val="FF0000"/>
              </w:rPr>
              <w:t>.</w:t>
            </w:r>
          </w:p>
        </w:tc>
      </w:tr>
      <w:tr w:rsidR="00D7101C" w:rsidRPr="005A41BB" w:rsidTr="00C63D7F">
        <w:trPr>
          <w:cantSplit/>
        </w:trPr>
        <w:tc>
          <w:tcPr>
            <w:tcW w:w="1526" w:type="dxa"/>
            <w:tcPrChange w:id="4924" w:author="Batra, Mayank" w:date="2016-06-21T12:07:00Z">
              <w:tcPr>
                <w:tcW w:w="1526" w:type="dxa"/>
              </w:tcPr>
            </w:tcPrChange>
          </w:tcPr>
          <w:p w:rsidR="00D7101C" w:rsidRPr="005A41BB" w:rsidRDefault="00D7101C" w:rsidP="004B1513">
            <w:pPr>
              <w:rPr>
                <w:color w:val="FF0000"/>
              </w:rPr>
            </w:pPr>
            <w:r w:rsidRPr="005A41BB">
              <w:rPr>
                <w:color w:val="FF0000"/>
              </w:rPr>
              <w:t>0x01</w:t>
            </w:r>
          </w:p>
        </w:tc>
        <w:tc>
          <w:tcPr>
            <w:tcW w:w="8080" w:type="dxa"/>
            <w:gridSpan w:val="2"/>
            <w:tcPrChange w:id="4925" w:author="Batra, Mayank" w:date="2016-06-21T12:07:00Z">
              <w:tcPr>
                <w:tcW w:w="8080" w:type="dxa"/>
                <w:gridSpan w:val="2"/>
              </w:tcPr>
            </w:tcPrChange>
          </w:tcPr>
          <w:p w:rsidR="00D7101C" w:rsidRPr="005A41BB" w:rsidRDefault="003C3DBC">
            <w:pPr>
              <w:rPr>
                <w:color w:val="FF0000"/>
              </w:rPr>
            </w:pPr>
            <w:r>
              <w:rPr>
                <w:color w:val="FF0000"/>
              </w:rPr>
              <w:t xml:space="preserve">Use the </w:t>
            </w:r>
            <w:r w:rsidR="00D7101C">
              <w:rPr>
                <w:color w:val="FF0000"/>
              </w:rPr>
              <w:t xml:space="preserve">I&amp;Q Sampling List </w:t>
            </w:r>
            <w:r>
              <w:rPr>
                <w:color w:val="FF0000"/>
              </w:rPr>
              <w:t>to determine which advertisements to report</w:t>
            </w:r>
            <w:r w:rsidR="00D7101C">
              <w:rPr>
                <w:color w:val="FF0000"/>
              </w:rPr>
              <w:t>.</w:t>
            </w:r>
            <w:r w:rsidR="00DA6371">
              <w:rPr>
                <w:rStyle w:val="aff1"/>
              </w:rPr>
              <w:commentReference w:id="4926"/>
            </w:r>
          </w:p>
        </w:tc>
      </w:tr>
      <w:tr w:rsidR="00D7101C" w:rsidRPr="005A41BB" w:rsidTr="00C63D7F">
        <w:trPr>
          <w:cantSplit/>
        </w:trPr>
        <w:tc>
          <w:tcPr>
            <w:tcW w:w="1526" w:type="dxa"/>
            <w:tcPrChange w:id="4927" w:author="Batra, Mayank" w:date="2016-06-21T12:07:00Z">
              <w:tcPr>
                <w:tcW w:w="1526" w:type="dxa"/>
              </w:tcPr>
            </w:tcPrChange>
          </w:tcPr>
          <w:p w:rsidR="00D7101C" w:rsidRPr="005A41BB" w:rsidRDefault="003237AA" w:rsidP="004B1513">
            <w:pPr>
              <w:rPr>
                <w:color w:val="FF0000"/>
              </w:rPr>
            </w:pPr>
            <w:r>
              <w:rPr>
                <w:color w:val="FF0000"/>
              </w:rPr>
              <w:t>All other values</w:t>
            </w:r>
          </w:p>
        </w:tc>
        <w:tc>
          <w:tcPr>
            <w:tcW w:w="8080" w:type="dxa"/>
            <w:gridSpan w:val="2"/>
            <w:tcPrChange w:id="4928" w:author="Batra, Mayank" w:date="2016-06-21T12:07:00Z">
              <w:tcPr>
                <w:tcW w:w="8080" w:type="dxa"/>
                <w:gridSpan w:val="2"/>
              </w:tcPr>
            </w:tcPrChange>
          </w:tcPr>
          <w:p w:rsidR="00D7101C" w:rsidRPr="005A41BB" w:rsidRDefault="00D7101C" w:rsidP="004B1513">
            <w:pPr>
              <w:rPr>
                <w:color w:val="FF0000"/>
              </w:rPr>
            </w:pPr>
            <w:r w:rsidRPr="005A41BB">
              <w:rPr>
                <w:color w:val="FF0000"/>
              </w:rPr>
              <w:t>Reserved for future</w:t>
            </w:r>
            <w:r>
              <w:rPr>
                <w:color w:val="FF0000"/>
              </w:rPr>
              <w:t xml:space="preserve"> use</w:t>
            </w:r>
          </w:p>
        </w:tc>
      </w:tr>
    </w:tbl>
    <w:p w:rsidR="00D7101C" w:rsidRDefault="00D7101C" w:rsidP="00D7101C">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92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330"/>
        <w:gridCol w:w="7750"/>
        <w:tblGridChange w:id="4930">
          <w:tblGrid>
            <w:gridCol w:w="1526"/>
            <w:gridCol w:w="330"/>
            <w:gridCol w:w="7750"/>
          </w:tblGrid>
        </w:tblGridChange>
      </w:tblGrid>
      <w:tr w:rsidR="00D7101C" w:rsidRPr="005A41BB" w:rsidTr="00C63D7F">
        <w:trPr>
          <w:cantSplit/>
        </w:trPr>
        <w:tc>
          <w:tcPr>
            <w:tcW w:w="1856" w:type="dxa"/>
            <w:gridSpan w:val="2"/>
            <w:tcBorders>
              <w:top w:val="nil"/>
              <w:left w:val="nil"/>
              <w:bottom w:val="single" w:sz="4" w:space="0" w:color="auto"/>
              <w:right w:val="nil"/>
            </w:tcBorders>
            <w:tcPrChange w:id="4931" w:author="Batra, Mayank" w:date="2016-06-21T12:07:00Z">
              <w:tcPr>
                <w:tcW w:w="1856" w:type="dxa"/>
                <w:gridSpan w:val="2"/>
                <w:tcBorders>
                  <w:top w:val="nil"/>
                  <w:left w:val="nil"/>
                  <w:bottom w:val="single" w:sz="4" w:space="0" w:color="auto"/>
                  <w:right w:val="nil"/>
                </w:tcBorders>
              </w:tcPr>
            </w:tcPrChange>
          </w:tcPr>
          <w:p w:rsidR="00D7101C" w:rsidRPr="00791FF6" w:rsidRDefault="00D7101C" w:rsidP="004B1513">
            <w:pPr>
              <w:rPr>
                <w:i/>
                <w:color w:val="FF0000"/>
              </w:rPr>
            </w:pPr>
            <w:r>
              <w:rPr>
                <w:i/>
                <w:color w:val="FF0000"/>
              </w:rPr>
              <w:t>Address_Type:</w:t>
            </w:r>
          </w:p>
        </w:tc>
        <w:tc>
          <w:tcPr>
            <w:tcW w:w="7750" w:type="dxa"/>
            <w:tcBorders>
              <w:top w:val="nil"/>
              <w:left w:val="nil"/>
              <w:bottom w:val="single" w:sz="4" w:space="0" w:color="auto"/>
              <w:right w:val="nil"/>
            </w:tcBorders>
            <w:tcPrChange w:id="4932" w:author="Batra, Mayank" w:date="2016-06-21T12:07:00Z">
              <w:tcPr>
                <w:tcW w:w="7750"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Size: 1 Octet</w:t>
            </w:r>
          </w:p>
        </w:tc>
      </w:tr>
      <w:tr w:rsidR="0083745C" w:rsidRPr="005A41BB" w:rsidTr="00C63D7F">
        <w:trPr>
          <w:cantSplit/>
        </w:trPr>
        <w:tc>
          <w:tcPr>
            <w:tcW w:w="1526" w:type="dxa"/>
            <w:shd w:val="clear" w:color="auto" w:fill="DAEEF3"/>
          </w:tcPr>
          <w:p w:rsidR="00D7101C" w:rsidRPr="005A41BB" w:rsidRDefault="00D7101C" w:rsidP="004B1513">
            <w:pPr>
              <w:rPr>
                <w:rStyle w:val="af"/>
                <w:color w:val="FF0000"/>
              </w:rPr>
            </w:pPr>
            <w:r w:rsidRPr="005A41BB">
              <w:rPr>
                <w:rStyle w:val="af"/>
                <w:color w:val="FF0000"/>
              </w:rPr>
              <w:t>Value</w:t>
            </w:r>
          </w:p>
        </w:tc>
        <w:tc>
          <w:tcPr>
            <w:tcW w:w="8080"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C63D7F">
        <w:trPr>
          <w:cantSplit/>
        </w:trPr>
        <w:tc>
          <w:tcPr>
            <w:tcW w:w="1526" w:type="dxa"/>
            <w:tcPrChange w:id="4933" w:author="Batra, Mayank" w:date="2016-06-21T12:07:00Z">
              <w:tcPr>
                <w:tcW w:w="1526" w:type="dxa"/>
              </w:tcPr>
            </w:tcPrChange>
          </w:tcPr>
          <w:p w:rsidR="00D7101C" w:rsidRPr="005A41BB" w:rsidRDefault="00D7101C" w:rsidP="004B1513">
            <w:pPr>
              <w:rPr>
                <w:color w:val="FF0000"/>
              </w:rPr>
            </w:pPr>
            <w:r w:rsidRPr="005A41BB">
              <w:rPr>
                <w:color w:val="FF0000"/>
              </w:rPr>
              <w:t>0x00</w:t>
            </w:r>
          </w:p>
        </w:tc>
        <w:tc>
          <w:tcPr>
            <w:tcW w:w="8080" w:type="dxa"/>
            <w:gridSpan w:val="2"/>
            <w:tcPrChange w:id="4934" w:author="Batra, Mayank" w:date="2016-06-21T12:07:00Z">
              <w:tcPr>
                <w:tcW w:w="8080" w:type="dxa"/>
                <w:gridSpan w:val="2"/>
              </w:tcPr>
            </w:tcPrChange>
          </w:tcPr>
          <w:p w:rsidR="00D7101C" w:rsidRPr="005A41BB" w:rsidRDefault="00D7101C" w:rsidP="004B1513">
            <w:pPr>
              <w:rPr>
                <w:color w:val="FF0000"/>
              </w:rPr>
            </w:pPr>
            <w:r w:rsidRPr="005A41BB">
              <w:rPr>
                <w:color w:val="FF0000"/>
              </w:rPr>
              <w:t>Public Device Address</w:t>
            </w:r>
          </w:p>
        </w:tc>
      </w:tr>
      <w:tr w:rsidR="00D7101C" w:rsidRPr="005A41BB" w:rsidTr="00C63D7F">
        <w:trPr>
          <w:cantSplit/>
        </w:trPr>
        <w:tc>
          <w:tcPr>
            <w:tcW w:w="1526" w:type="dxa"/>
            <w:tcPrChange w:id="4935" w:author="Batra, Mayank" w:date="2016-06-21T12:07:00Z">
              <w:tcPr>
                <w:tcW w:w="1526" w:type="dxa"/>
              </w:tcPr>
            </w:tcPrChange>
          </w:tcPr>
          <w:p w:rsidR="00D7101C" w:rsidRPr="005A41BB" w:rsidRDefault="00D7101C" w:rsidP="004B1513">
            <w:pPr>
              <w:rPr>
                <w:color w:val="FF0000"/>
              </w:rPr>
            </w:pPr>
            <w:r w:rsidRPr="005A41BB">
              <w:rPr>
                <w:color w:val="FF0000"/>
              </w:rPr>
              <w:t>0x01</w:t>
            </w:r>
          </w:p>
        </w:tc>
        <w:tc>
          <w:tcPr>
            <w:tcW w:w="8080" w:type="dxa"/>
            <w:gridSpan w:val="2"/>
            <w:tcPrChange w:id="4936" w:author="Batra, Mayank" w:date="2016-06-21T12:07:00Z">
              <w:tcPr>
                <w:tcW w:w="8080" w:type="dxa"/>
                <w:gridSpan w:val="2"/>
              </w:tcPr>
            </w:tcPrChange>
          </w:tcPr>
          <w:p w:rsidR="00D7101C" w:rsidRPr="005A41BB" w:rsidRDefault="00D7101C" w:rsidP="004B1513">
            <w:pPr>
              <w:rPr>
                <w:color w:val="FF0000"/>
              </w:rPr>
            </w:pPr>
            <w:r w:rsidRPr="005A41BB">
              <w:rPr>
                <w:color w:val="FF0000"/>
              </w:rPr>
              <w:t>Random Device Address</w:t>
            </w:r>
          </w:p>
        </w:tc>
      </w:tr>
      <w:tr w:rsidR="00D7101C" w:rsidRPr="005A41BB" w:rsidTr="00C63D7F">
        <w:trPr>
          <w:cantSplit/>
        </w:trPr>
        <w:tc>
          <w:tcPr>
            <w:tcW w:w="1526" w:type="dxa"/>
            <w:tcPrChange w:id="4937" w:author="Batra, Mayank" w:date="2016-06-21T12:07:00Z">
              <w:tcPr>
                <w:tcW w:w="1526" w:type="dxa"/>
              </w:tcPr>
            </w:tcPrChange>
          </w:tcPr>
          <w:p w:rsidR="00D7101C" w:rsidRPr="005A41BB" w:rsidRDefault="00D7101C" w:rsidP="004B1513">
            <w:pPr>
              <w:rPr>
                <w:color w:val="FF0000"/>
              </w:rPr>
            </w:pPr>
            <w:r>
              <w:rPr>
                <w:color w:val="FF0000"/>
              </w:rPr>
              <w:t>0x02</w:t>
            </w:r>
          </w:p>
        </w:tc>
        <w:tc>
          <w:tcPr>
            <w:tcW w:w="8080" w:type="dxa"/>
            <w:gridSpan w:val="2"/>
            <w:tcPrChange w:id="4938" w:author="Batra, Mayank" w:date="2016-06-21T12:07:00Z">
              <w:tcPr>
                <w:tcW w:w="8080" w:type="dxa"/>
                <w:gridSpan w:val="2"/>
              </w:tcPr>
            </w:tcPrChange>
          </w:tcPr>
          <w:p w:rsidR="00D7101C" w:rsidRPr="00965C29" w:rsidRDefault="00D7101C" w:rsidP="004B1513">
            <w:pPr>
              <w:rPr>
                <w:color w:val="FF0000"/>
              </w:rPr>
            </w:pPr>
            <w:r w:rsidRPr="00965C29">
              <w:rPr>
                <w:color w:val="FF0000"/>
              </w:rPr>
              <w:t>Public Identity Address (</w:t>
            </w:r>
            <w:r>
              <w:rPr>
                <w:color w:val="FF0000"/>
              </w:rPr>
              <w:t>c</w:t>
            </w:r>
            <w:r w:rsidRPr="00965C29">
              <w:rPr>
                <w:color w:val="FF0000"/>
              </w:rPr>
              <w:t>orresponds to peer’s Resolvable Private</w:t>
            </w:r>
          </w:p>
          <w:p w:rsidR="00D7101C" w:rsidRPr="005A41BB" w:rsidRDefault="00D7101C" w:rsidP="004B1513">
            <w:pPr>
              <w:rPr>
                <w:color w:val="FF0000"/>
              </w:rPr>
            </w:pPr>
            <w:r w:rsidRPr="00965C29">
              <w:rPr>
                <w:color w:val="FF0000"/>
              </w:rPr>
              <w:t>Address)</w:t>
            </w:r>
          </w:p>
        </w:tc>
      </w:tr>
      <w:tr w:rsidR="00D7101C" w:rsidRPr="005A41BB" w:rsidTr="00C63D7F">
        <w:trPr>
          <w:cantSplit/>
        </w:trPr>
        <w:tc>
          <w:tcPr>
            <w:tcW w:w="1526" w:type="dxa"/>
            <w:tcPrChange w:id="4939" w:author="Batra, Mayank" w:date="2016-06-21T12:07:00Z">
              <w:tcPr>
                <w:tcW w:w="1526" w:type="dxa"/>
              </w:tcPr>
            </w:tcPrChange>
          </w:tcPr>
          <w:p w:rsidR="00D7101C" w:rsidRDefault="00D7101C" w:rsidP="004B1513">
            <w:pPr>
              <w:rPr>
                <w:color w:val="FF0000"/>
              </w:rPr>
            </w:pPr>
            <w:r>
              <w:rPr>
                <w:color w:val="FF0000"/>
              </w:rPr>
              <w:t>0x03</w:t>
            </w:r>
          </w:p>
        </w:tc>
        <w:tc>
          <w:tcPr>
            <w:tcW w:w="8080" w:type="dxa"/>
            <w:gridSpan w:val="2"/>
            <w:tcPrChange w:id="4940" w:author="Batra, Mayank" w:date="2016-06-21T12:07:00Z">
              <w:tcPr>
                <w:tcW w:w="8080" w:type="dxa"/>
                <w:gridSpan w:val="2"/>
              </w:tcPr>
            </w:tcPrChange>
          </w:tcPr>
          <w:p w:rsidR="00D7101C" w:rsidRPr="00965C29" w:rsidRDefault="00D7101C" w:rsidP="004B1513">
            <w:pPr>
              <w:rPr>
                <w:color w:val="FF0000"/>
              </w:rPr>
            </w:pPr>
            <w:r w:rsidRPr="00965C29">
              <w:rPr>
                <w:color w:val="FF0000"/>
              </w:rPr>
              <w:t>Random (static) Identity Address (</w:t>
            </w:r>
            <w:r>
              <w:rPr>
                <w:color w:val="FF0000"/>
              </w:rPr>
              <w:t>c</w:t>
            </w:r>
            <w:r w:rsidRPr="00965C29">
              <w:rPr>
                <w:color w:val="FF0000"/>
              </w:rPr>
              <w:t>orresponds to peer’s Resolvable</w:t>
            </w:r>
            <w:r>
              <w:rPr>
                <w:color w:val="FF0000"/>
              </w:rPr>
              <w:t xml:space="preserve"> </w:t>
            </w:r>
            <w:r w:rsidRPr="00965C29">
              <w:rPr>
                <w:color w:val="FF0000"/>
              </w:rPr>
              <w:t>Private Address)</w:t>
            </w:r>
          </w:p>
        </w:tc>
      </w:tr>
      <w:tr w:rsidR="00D7101C" w:rsidRPr="005A41BB" w:rsidTr="00C63D7F">
        <w:trPr>
          <w:cantSplit/>
        </w:trPr>
        <w:tc>
          <w:tcPr>
            <w:tcW w:w="1526" w:type="dxa"/>
            <w:tcPrChange w:id="4941" w:author="Batra, Mayank" w:date="2016-06-21T12:07:00Z">
              <w:tcPr>
                <w:tcW w:w="1526" w:type="dxa"/>
              </w:tcPr>
            </w:tcPrChange>
          </w:tcPr>
          <w:p w:rsidR="00D7101C" w:rsidRPr="005A41BB" w:rsidRDefault="003237AA" w:rsidP="004B1513">
            <w:pPr>
              <w:rPr>
                <w:color w:val="FF0000"/>
              </w:rPr>
            </w:pPr>
            <w:r>
              <w:rPr>
                <w:color w:val="FF0000"/>
              </w:rPr>
              <w:t>All other values</w:t>
            </w:r>
          </w:p>
        </w:tc>
        <w:tc>
          <w:tcPr>
            <w:tcW w:w="8080" w:type="dxa"/>
            <w:gridSpan w:val="2"/>
            <w:tcPrChange w:id="4942" w:author="Batra, Mayank" w:date="2016-06-21T12:07:00Z">
              <w:tcPr>
                <w:tcW w:w="8080" w:type="dxa"/>
                <w:gridSpan w:val="2"/>
              </w:tcPr>
            </w:tcPrChange>
          </w:tcPr>
          <w:p w:rsidR="00D7101C" w:rsidRPr="005A41BB" w:rsidRDefault="00D7101C" w:rsidP="004B1513">
            <w:pPr>
              <w:rPr>
                <w:color w:val="FF0000"/>
              </w:rPr>
            </w:pPr>
            <w:r w:rsidRPr="005A41BB">
              <w:rPr>
                <w:color w:val="FF0000"/>
              </w:rPr>
              <w:t>Reserved for future use</w:t>
            </w:r>
          </w:p>
        </w:tc>
      </w:tr>
    </w:tbl>
    <w:p w:rsidR="00D7101C" w:rsidRPr="005A41BB"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943"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856"/>
        <w:gridCol w:w="354"/>
        <w:gridCol w:w="7396"/>
        <w:tblGridChange w:id="4944">
          <w:tblGrid>
            <w:gridCol w:w="1856"/>
            <w:gridCol w:w="354"/>
            <w:gridCol w:w="7396"/>
          </w:tblGrid>
        </w:tblGridChange>
      </w:tblGrid>
      <w:tr w:rsidR="00D7101C" w:rsidRPr="005A41BB" w:rsidTr="00C63D7F">
        <w:trPr>
          <w:cantSplit/>
        </w:trPr>
        <w:tc>
          <w:tcPr>
            <w:tcW w:w="1856" w:type="dxa"/>
            <w:tcBorders>
              <w:top w:val="nil"/>
              <w:left w:val="nil"/>
              <w:bottom w:val="single" w:sz="4" w:space="0" w:color="auto"/>
              <w:right w:val="nil"/>
            </w:tcBorders>
            <w:tcPrChange w:id="4945" w:author="Batra, Mayank" w:date="2016-06-21T12:07:00Z">
              <w:tcPr>
                <w:tcW w:w="1856" w:type="dxa"/>
                <w:tcBorders>
                  <w:top w:val="nil"/>
                  <w:left w:val="nil"/>
                  <w:bottom w:val="single" w:sz="4" w:space="0" w:color="auto"/>
                  <w:right w:val="nil"/>
                </w:tcBorders>
              </w:tcPr>
            </w:tcPrChange>
          </w:tcPr>
          <w:p w:rsidR="00D7101C" w:rsidRPr="00DC7EB8" w:rsidRDefault="00D7101C" w:rsidP="004B1513">
            <w:pPr>
              <w:rPr>
                <w:i/>
                <w:color w:val="FF0000"/>
              </w:rPr>
            </w:pPr>
            <w:r>
              <w:rPr>
                <w:i/>
                <w:color w:val="FF0000"/>
              </w:rPr>
              <w:t>Address</w:t>
            </w:r>
            <w:r w:rsidRPr="00BE51CF">
              <w:rPr>
                <w:i/>
                <w:color w:val="FF0000"/>
              </w:rPr>
              <w:t>:</w:t>
            </w:r>
          </w:p>
        </w:tc>
        <w:tc>
          <w:tcPr>
            <w:tcW w:w="7750" w:type="dxa"/>
            <w:gridSpan w:val="2"/>
            <w:tcBorders>
              <w:top w:val="nil"/>
              <w:left w:val="nil"/>
              <w:bottom w:val="single" w:sz="4" w:space="0" w:color="auto"/>
              <w:right w:val="nil"/>
            </w:tcBorders>
            <w:tcPrChange w:id="4946" w:author="Batra, Mayank" w:date="2016-06-21T12:07:00Z">
              <w:tcPr>
                <w:tcW w:w="7750" w:type="dxa"/>
                <w:gridSpan w:val="2"/>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6</w:t>
            </w:r>
            <w:r w:rsidRPr="00791FF6">
              <w:rPr>
                <w:i/>
                <w:color w:val="FF0000"/>
              </w:rPr>
              <w:t xml:space="preserve"> Octet</w:t>
            </w:r>
            <w:r>
              <w:rPr>
                <w:i/>
                <w:color w:val="FF0000"/>
              </w:rPr>
              <w:t>s</w:t>
            </w:r>
          </w:p>
        </w:tc>
      </w:tr>
      <w:tr w:rsidR="0083745C" w:rsidRPr="005A41BB" w:rsidTr="00C63D7F">
        <w:trPr>
          <w:cantSplit/>
        </w:trPr>
        <w:tc>
          <w:tcPr>
            <w:tcW w:w="2210" w:type="dxa"/>
            <w:gridSpan w:val="2"/>
            <w:shd w:val="clear" w:color="auto" w:fill="DAEEF3"/>
          </w:tcPr>
          <w:p w:rsidR="00D7101C" w:rsidRPr="005A41BB" w:rsidRDefault="00D7101C" w:rsidP="004B1513">
            <w:pPr>
              <w:rPr>
                <w:rStyle w:val="af"/>
                <w:color w:val="FF0000"/>
              </w:rPr>
            </w:pPr>
            <w:r w:rsidRPr="005A41BB">
              <w:rPr>
                <w:rStyle w:val="af"/>
                <w:color w:val="FF0000"/>
              </w:rPr>
              <w:t>Value</w:t>
            </w:r>
          </w:p>
        </w:tc>
        <w:tc>
          <w:tcPr>
            <w:tcW w:w="7396" w:type="dxa"/>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D7101C" w:rsidRPr="005A41BB" w:rsidTr="00C63D7F">
        <w:trPr>
          <w:cantSplit/>
        </w:trPr>
        <w:tc>
          <w:tcPr>
            <w:tcW w:w="2210" w:type="dxa"/>
            <w:gridSpan w:val="2"/>
            <w:tcPrChange w:id="4947" w:author="Batra, Mayank" w:date="2016-06-21T12:07:00Z">
              <w:tcPr>
                <w:tcW w:w="2210" w:type="dxa"/>
                <w:gridSpan w:val="2"/>
              </w:tcPr>
            </w:tcPrChange>
          </w:tcPr>
          <w:p w:rsidR="00D7101C" w:rsidRPr="005A41BB" w:rsidRDefault="00D7101C" w:rsidP="004B1513">
            <w:pPr>
              <w:rPr>
                <w:color w:val="FF0000"/>
              </w:rPr>
            </w:pPr>
            <w:r w:rsidRPr="005A41BB">
              <w:rPr>
                <w:color w:val="FF0000"/>
              </w:rPr>
              <w:t>0xXXXXXXXXXXXX</w:t>
            </w:r>
          </w:p>
        </w:tc>
        <w:tc>
          <w:tcPr>
            <w:tcW w:w="7396" w:type="dxa"/>
            <w:tcPrChange w:id="4948" w:author="Batra, Mayank" w:date="2016-06-21T12:07:00Z">
              <w:tcPr>
                <w:tcW w:w="7396" w:type="dxa"/>
              </w:tcPr>
            </w:tcPrChange>
          </w:tcPr>
          <w:p w:rsidR="00D7101C" w:rsidRPr="005A41BB" w:rsidRDefault="00D7101C" w:rsidP="003C589D">
            <w:pPr>
              <w:rPr>
                <w:color w:val="FF0000"/>
              </w:rPr>
            </w:pPr>
            <w:r>
              <w:rPr>
                <w:color w:val="FF0000"/>
              </w:rPr>
              <w:t xml:space="preserve">The </w:t>
            </w:r>
            <w:commentRangeStart w:id="4949"/>
            <w:del w:id="4950" w:author="Batra, Mayank" w:date="2016-05-27T11:33:00Z">
              <w:r w:rsidDel="003C589D">
                <w:rPr>
                  <w:color w:val="FF0000"/>
                </w:rPr>
                <w:delText xml:space="preserve">advertiser’s </w:delText>
              </w:r>
            </w:del>
            <w:del w:id="4951" w:author="Batra, Mayank" w:date="2016-06-10T17:07:00Z">
              <w:r>
                <w:rPr>
                  <w:color w:val="FF0000"/>
                </w:rPr>
                <w:delText>address</w:delText>
              </w:r>
            </w:del>
            <w:ins w:id="4952" w:author="Batra, Mayank" w:date="2016-05-27T11:33:00Z">
              <w:r w:rsidR="003C589D">
                <w:rPr>
                  <w:color w:val="FF0000"/>
                </w:rPr>
                <w:t xml:space="preserve">Advertiser’s </w:t>
              </w:r>
            </w:ins>
            <w:del w:id="4953" w:author="Batra, Mayank" w:date="2016-05-27T11:33:00Z">
              <w:r w:rsidDel="003C589D">
                <w:rPr>
                  <w:color w:val="FF0000"/>
                </w:rPr>
                <w:delText>address</w:delText>
              </w:r>
            </w:del>
            <w:commentRangeEnd w:id="4949"/>
            <w:ins w:id="4954" w:author="Batra, Mayank" w:date="2016-05-27T11:33:00Z">
              <w:r w:rsidR="003C589D">
                <w:rPr>
                  <w:color w:val="FF0000"/>
                </w:rPr>
                <w:t>Address</w:t>
              </w:r>
            </w:ins>
            <w:r w:rsidR="00D71DEF">
              <w:rPr>
                <w:rStyle w:val="aff1"/>
              </w:rPr>
              <w:commentReference w:id="4949"/>
            </w:r>
            <w:del w:id="4955" w:author="Chris Reisinger" w:date="2016-05-17T16:22:00Z">
              <w:r w:rsidDel="00BA5F00">
                <w:rPr>
                  <w:color w:val="FF0000"/>
                </w:rPr>
                <w:delText>.</w:delText>
              </w:r>
            </w:del>
          </w:p>
        </w:tc>
      </w:tr>
    </w:tbl>
    <w:p w:rsidR="00D7101C" w:rsidRPr="005A41BB" w:rsidRDefault="00D7101C" w:rsidP="00D7101C">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956"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957">
          <w:tblGrid>
            <w:gridCol w:w="1560"/>
            <w:gridCol w:w="1907"/>
            <w:gridCol w:w="6139"/>
          </w:tblGrid>
        </w:tblGridChange>
      </w:tblGrid>
      <w:tr w:rsidR="00D7101C" w:rsidRPr="005A41BB" w:rsidTr="00C63D7F">
        <w:trPr>
          <w:cantSplit/>
        </w:trPr>
        <w:tc>
          <w:tcPr>
            <w:tcW w:w="3467" w:type="dxa"/>
            <w:gridSpan w:val="2"/>
            <w:tcBorders>
              <w:top w:val="nil"/>
              <w:left w:val="nil"/>
              <w:bottom w:val="single" w:sz="4" w:space="0" w:color="auto"/>
              <w:right w:val="nil"/>
            </w:tcBorders>
            <w:tcPrChange w:id="4958" w:author="Batra, Mayank" w:date="2016-06-21T12:07:00Z">
              <w:tcPr>
                <w:tcW w:w="3467" w:type="dxa"/>
                <w:gridSpan w:val="2"/>
                <w:tcBorders>
                  <w:top w:val="nil"/>
                  <w:left w:val="nil"/>
                  <w:bottom w:val="single" w:sz="4" w:space="0" w:color="auto"/>
                  <w:right w:val="nil"/>
                </w:tcBorders>
              </w:tcPr>
            </w:tcPrChange>
          </w:tcPr>
          <w:p w:rsidR="00D7101C" w:rsidRPr="00DC7EB8" w:rsidRDefault="00D7101C">
            <w:pPr>
              <w:rPr>
                <w:i/>
                <w:color w:val="FF0000"/>
              </w:rPr>
            </w:pPr>
            <w:r>
              <w:rPr>
                <w:i/>
                <w:color w:val="FF0000"/>
              </w:rPr>
              <w:t>Advertising_SID:</w:t>
            </w:r>
          </w:p>
        </w:tc>
        <w:tc>
          <w:tcPr>
            <w:tcW w:w="6139" w:type="dxa"/>
            <w:tcBorders>
              <w:top w:val="nil"/>
              <w:left w:val="nil"/>
              <w:bottom w:val="single" w:sz="4" w:space="0" w:color="auto"/>
              <w:right w:val="nil"/>
            </w:tcBorders>
            <w:tcPrChange w:id="4959" w:author="Batra, Mayank" w:date="2016-06-21T12:07:00Z">
              <w:tcPr>
                <w:tcW w:w="6139" w:type="dxa"/>
                <w:tcBorders>
                  <w:top w:val="nil"/>
                  <w:left w:val="nil"/>
                  <w:bottom w:val="single" w:sz="4" w:space="0" w:color="auto"/>
                  <w:right w:val="nil"/>
                </w:tcBorders>
              </w:tcPr>
            </w:tcPrChange>
          </w:tcPr>
          <w:p w:rsidR="00D7101C" w:rsidRPr="00791FF6" w:rsidRDefault="00D7101C"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60" w:type="dxa"/>
            <w:shd w:val="clear" w:color="auto" w:fill="DAEEF3"/>
          </w:tcPr>
          <w:p w:rsidR="00D7101C" w:rsidRPr="005A41BB" w:rsidRDefault="00D7101C" w:rsidP="004B1513">
            <w:pPr>
              <w:rPr>
                <w:rStyle w:val="af"/>
                <w:color w:val="FF0000"/>
              </w:rPr>
            </w:pPr>
            <w:r w:rsidRPr="005A41BB">
              <w:rPr>
                <w:rStyle w:val="af"/>
                <w:color w:val="FF0000"/>
              </w:rPr>
              <w:lastRenderedPageBreak/>
              <w:t>Value</w:t>
            </w:r>
          </w:p>
        </w:tc>
        <w:tc>
          <w:tcPr>
            <w:tcW w:w="8046" w:type="dxa"/>
            <w:gridSpan w:val="2"/>
            <w:shd w:val="clear" w:color="auto" w:fill="DAEEF3"/>
          </w:tcPr>
          <w:p w:rsidR="00D7101C" w:rsidRPr="005A41BB" w:rsidRDefault="00D7101C" w:rsidP="004B1513">
            <w:pPr>
              <w:rPr>
                <w:rStyle w:val="af"/>
                <w:color w:val="FF0000"/>
              </w:rPr>
            </w:pPr>
            <w:r w:rsidRPr="005A41BB">
              <w:rPr>
                <w:rStyle w:val="af"/>
                <w:color w:val="FF0000"/>
              </w:rPr>
              <w:t>Parameter Description</w:t>
            </w:r>
          </w:p>
        </w:tc>
      </w:tr>
      <w:tr w:rsidR="009D7502" w:rsidRPr="005A41BB" w:rsidTr="00C63D7F">
        <w:trPr>
          <w:cantSplit/>
        </w:trPr>
        <w:tc>
          <w:tcPr>
            <w:tcW w:w="1560" w:type="dxa"/>
            <w:tcPrChange w:id="4960" w:author="Batra, Mayank" w:date="2016-06-21T12:07:00Z">
              <w:tcPr>
                <w:tcW w:w="1560" w:type="dxa"/>
              </w:tcPr>
            </w:tcPrChange>
          </w:tcPr>
          <w:p w:rsidR="009D7502" w:rsidRPr="005A41BB" w:rsidRDefault="009D7502">
            <w:pPr>
              <w:rPr>
                <w:color w:val="FF0000"/>
              </w:rPr>
            </w:pPr>
            <w:r w:rsidRPr="005A41BB">
              <w:rPr>
                <w:color w:val="FF0000"/>
              </w:rPr>
              <w:t>0x</w:t>
            </w:r>
            <w:r>
              <w:rPr>
                <w:color w:val="FF0000"/>
              </w:rPr>
              <w:t>00 – 0x0F</w:t>
            </w:r>
          </w:p>
        </w:tc>
        <w:tc>
          <w:tcPr>
            <w:tcW w:w="8046" w:type="dxa"/>
            <w:gridSpan w:val="2"/>
            <w:tcPrChange w:id="4961" w:author="Batra, Mayank" w:date="2016-06-21T12:07:00Z">
              <w:tcPr>
                <w:tcW w:w="8046" w:type="dxa"/>
                <w:gridSpan w:val="2"/>
              </w:tcPr>
            </w:tcPrChange>
          </w:tcPr>
          <w:p w:rsidR="009D7502" w:rsidRPr="00985E3E" w:rsidRDefault="009D7502" w:rsidP="004B1513">
            <w:pPr>
              <w:rPr>
                <w:color w:val="FF0000"/>
              </w:rPr>
            </w:pPr>
            <w:ins w:id="4962" w:author="Clive D.W. Feather" w:date="2016-05-05T14:17:00Z">
              <w:r>
                <w:rPr>
                  <w:color w:val="FF0000"/>
                </w:rPr>
                <w:t>V</w:t>
              </w:r>
              <w:r w:rsidRPr="00DC00A7">
                <w:rPr>
                  <w:color w:val="FF0000"/>
                </w:rPr>
                <w:t xml:space="preserve">alue </w:t>
              </w:r>
              <w:r>
                <w:rPr>
                  <w:color w:val="FF0000"/>
                </w:rPr>
                <w:t>that must be in</w:t>
              </w:r>
              <w:r w:rsidRPr="00DC00A7">
                <w:rPr>
                  <w:color w:val="FF0000"/>
                </w:rPr>
                <w:t xml:space="preserve"> the Advertising SID subfield in the ADI field</w:t>
              </w:r>
              <w:r>
                <w:rPr>
                  <w:color w:val="FF0000"/>
                </w:rPr>
                <w:t>.</w:t>
              </w:r>
            </w:ins>
            <w:del w:id="4963" w:author="Clive D.W. Feather" w:date="2016-05-05T14:17:00Z">
              <w:r w:rsidDel="00EB12E8">
                <w:rPr>
                  <w:color w:val="FF0000"/>
                </w:rPr>
                <w:delText>Identifier for the advertising set being used by the advertiser</w:delText>
              </w:r>
            </w:del>
          </w:p>
        </w:tc>
      </w:tr>
      <w:tr w:rsidR="00D7101C" w:rsidRPr="005A41BB" w:rsidDel="009D7502" w:rsidTr="00C63D7F">
        <w:trPr>
          <w:cantSplit/>
          <w:del w:id="4964" w:author="Clive D.W. Feather" w:date="2016-05-05T14:17:00Z"/>
        </w:trPr>
        <w:tc>
          <w:tcPr>
            <w:tcW w:w="1560" w:type="dxa"/>
            <w:tcPrChange w:id="4965" w:author="Batra, Mayank" w:date="2016-06-21T12:07:00Z">
              <w:tcPr>
                <w:tcW w:w="1560" w:type="dxa"/>
              </w:tcPr>
            </w:tcPrChange>
          </w:tcPr>
          <w:p w:rsidR="00D7101C" w:rsidRPr="005A41BB" w:rsidDel="009D7502" w:rsidRDefault="00D7101C" w:rsidP="004B1513">
            <w:pPr>
              <w:rPr>
                <w:del w:id="4966" w:author="Clive D.W. Feather" w:date="2016-05-05T14:17:00Z"/>
                <w:color w:val="FF0000"/>
              </w:rPr>
            </w:pPr>
            <w:del w:id="4967" w:author="Clive D.W. Feather" w:date="2016-05-05T14:17:00Z">
              <w:r w:rsidDel="009D7502">
                <w:rPr>
                  <w:color w:val="FF0000"/>
                </w:rPr>
                <w:delText>0x10 – 0xFE</w:delText>
              </w:r>
            </w:del>
          </w:p>
        </w:tc>
        <w:tc>
          <w:tcPr>
            <w:tcW w:w="8046" w:type="dxa"/>
            <w:gridSpan w:val="2"/>
            <w:tcPrChange w:id="4968" w:author="Batra, Mayank" w:date="2016-06-21T12:07:00Z">
              <w:tcPr>
                <w:tcW w:w="8046" w:type="dxa"/>
                <w:gridSpan w:val="2"/>
              </w:tcPr>
            </w:tcPrChange>
          </w:tcPr>
          <w:p w:rsidR="00D7101C" w:rsidDel="009D7502" w:rsidRDefault="00D7101C" w:rsidP="004B1513">
            <w:pPr>
              <w:rPr>
                <w:del w:id="4969" w:author="Clive D.W. Feather" w:date="2016-05-05T14:17:00Z"/>
                <w:color w:val="FF0000"/>
              </w:rPr>
            </w:pPr>
            <w:del w:id="4970" w:author="Clive D.W. Feather" w:date="2016-05-05T14:17:00Z">
              <w:r w:rsidDel="009D7502">
                <w:rPr>
                  <w:color w:val="FF0000"/>
                </w:rPr>
                <w:delText>Reserved for future use</w:delText>
              </w:r>
            </w:del>
          </w:p>
        </w:tc>
      </w:tr>
      <w:tr w:rsidR="00D7101C" w:rsidRPr="005A41BB" w:rsidTr="00C63D7F">
        <w:trPr>
          <w:cantSplit/>
        </w:trPr>
        <w:tc>
          <w:tcPr>
            <w:tcW w:w="1560" w:type="dxa"/>
            <w:tcPrChange w:id="4971" w:author="Batra, Mayank" w:date="2016-06-21T12:07:00Z">
              <w:tcPr>
                <w:tcW w:w="1560" w:type="dxa"/>
              </w:tcPr>
            </w:tcPrChange>
          </w:tcPr>
          <w:p w:rsidR="00D7101C" w:rsidRDefault="00D7101C" w:rsidP="004B1513">
            <w:pPr>
              <w:rPr>
                <w:color w:val="FF0000"/>
              </w:rPr>
            </w:pPr>
            <w:r>
              <w:rPr>
                <w:color w:val="FF0000"/>
              </w:rPr>
              <w:t>0xFF</w:t>
            </w:r>
          </w:p>
        </w:tc>
        <w:tc>
          <w:tcPr>
            <w:tcW w:w="8046" w:type="dxa"/>
            <w:gridSpan w:val="2"/>
            <w:tcPrChange w:id="4972" w:author="Batra, Mayank" w:date="2016-06-21T12:07:00Z">
              <w:tcPr>
                <w:tcW w:w="8046" w:type="dxa"/>
                <w:gridSpan w:val="2"/>
              </w:tcPr>
            </w:tcPrChange>
          </w:tcPr>
          <w:p w:rsidR="00D7101C" w:rsidRDefault="00775DD9">
            <w:pPr>
              <w:rPr>
                <w:color w:val="FF0000"/>
              </w:rPr>
            </w:pPr>
            <w:r>
              <w:rPr>
                <w:color w:val="FF0000"/>
              </w:rPr>
              <w:t>No Advertising_SID specified; accept any value for Advertising_SID</w:t>
            </w:r>
          </w:p>
        </w:tc>
      </w:tr>
      <w:tr w:rsidR="009D7502" w:rsidRPr="005A41BB" w:rsidTr="00C63D7F">
        <w:trPr>
          <w:cantSplit/>
          <w:ins w:id="4973" w:author="Clive D.W. Feather" w:date="2016-05-05T14:17:00Z"/>
        </w:trPr>
        <w:tc>
          <w:tcPr>
            <w:tcW w:w="1560" w:type="dxa"/>
            <w:tcPrChange w:id="4974" w:author="Batra, Mayank" w:date="2016-06-21T12:07:00Z">
              <w:tcPr>
                <w:tcW w:w="1560" w:type="dxa"/>
              </w:tcPr>
            </w:tcPrChange>
          </w:tcPr>
          <w:p w:rsidR="009D7502" w:rsidRDefault="009D7502" w:rsidP="004B1513">
            <w:pPr>
              <w:rPr>
                <w:ins w:id="4975" w:author="Clive D.W. Feather" w:date="2016-05-05T14:17:00Z"/>
                <w:color w:val="FF0000"/>
              </w:rPr>
            </w:pPr>
            <w:ins w:id="4976" w:author="Clive D.W. Feather" w:date="2016-05-05T14:17:00Z">
              <w:r>
                <w:rPr>
                  <w:color w:val="FF0000"/>
                </w:rPr>
                <w:t>All other values</w:t>
              </w:r>
            </w:ins>
          </w:p>
        </w:tc>
        <w:tc>
          <w:tcPr>
            <w:tcW w:w="8046" w:type="dxa"/>
            <w:gridSpan w:val="2"/>
            <w:tcPrChange w:id="4977" w:author="Batra, Mayank" w:date="2016-06-21T12:07:00Z">
              <w:tcPr>
                <w:tcW w:w="8046" w:type="dxa"/>
                <w:gridSpan w:val="2"/>
              </w:tcPr>
            </w:tcPrChange>
          </w:tcPr>
          <w:p w:rsidR="009D7502" w:rsidRDefault="009D7502">
            <w:pPr>
              <w:rPr>
                <w:ins w:id="4978" w:author="Clive D.W. Feather" w:date="2016-05-05T14:17:00Z"/>
                <w:color w:val="FF0000"/>
              </w:rPr>
            </w:pPr>
            <w:ins w:id="4979" w:author="Clive D.W. Feather" w:date="2016-05-05T14:17:00Z">
              <w:r w:rsidRPr="009D7502">
                <w:rPr>
                  <w:color w:val="FF0000"/>
                </w:rPr>
                <w:t>Reserved for future use</w:t>
              </w:r>
            </w:ins>
          </w:p>
        </w:tc>
      </w:tr>
    </w:tbl>
    <w:p w:rsidR="00EC1263" w:rsidRDefault="00EC1263" w:rsidP="00EC1263">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980"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981">
          <w:tblGrid>
            <w:gridCol w:w="1560"/>
            <w:gridCol w:w="1907"/>
            <w:gridCol w:w="6139"/>
          </w:tblGrid>
        </w:tblGridChange>
      </w:tblGrid>
      <w:tr w:rsidR="00EC1263" w:rsidRPr="005A41BB" w:rsidTr="00C63D7F">
        <w:trPr>
          <w:cantSplit/>
        </w:trPr>
        <w:tc>
          <w:tcPr>
            <w:tcW w:w="3467" w:type="dxa"/>
            <w:gridSpan w:val="2"/>
            <w:tcBorders>
              <w:top w:val="nil"/>
              <w:left w:val="nil"/>
              <w:bottom w:val="single" w:sz="4" w:space="0" w:color="auto"/>
              <w:right w:val="nil"/>
            </w:tcBorders>
            <w:tcPrChange w:id="4982" w:author="Batra, Mayank" w:date="2016-06-21T12:07:00Z">
              <w:tcPr>
                <w:tcW w:w="3467" w:type="dxa"/>
                <w:gridSpan w:val="2"/>
                <w:tcBorders>
                  <w:top w:val="nil"/>
                  <w:left w:val="nil"/>
                  <w:bottom w:val="single" w:sz="4" w:space="0" w:color="auto"/>
                  <w:right w:val="nil"/>
                </w:tcBorders>
              </w:tcPr>
            </w:tcPrChange>
          </w:tcPr>
          <w:p w:rsidR="00EC1263" w:rsidRPr="00DC7EB8" w:rsidRDefault="00EC1263" w:rsidP="00EC1263">
            <w:pPr>
              <w:rPr>
                <w:i/>
                <w:color w:val="FF0000"/>
              </w:rPr>
            </w:pPr>
            <w:r>
              <w:rPr>
                <w:i/>
                <w:color w:val="FF0000"/>
              </w:rPr>
              <w:t>Number_of_Antenna_IDs:</w:t>
            </w:r>
          </w:p>
        </w:tc>
        <w:tc>
          <w:tcPr>
            <w:tcW w:w="6139" w:type="dxa"/>
            <w:tcBorders>
              <w:top w:val="nil"/>
              <w:left w:val="nil"/>
              <w:bottom w:val="single" w:sz="4" w:space="0" w:color="auto"/>
              <w:right w:val="nil"/>
            </w:tcBorders>
            <w:tcPrChange w:id="4983" w:author="Batra, Mayank" w:date="2016-06-21T12:07:00Z">
              <w:tcPr>
                <w:tcW w:w="6139" w:type="dxa"/>
                <w:tcBorders>
                  <w:top w:val="nil"/>
                  <w:left w:val="nil"/>
                  <w:bottom w:val="single" w:sz="4" w:space="0" w:color="auto"/>
                  <w:right w:val="nil"/>
                </w:tcBorders>
              </w:tcPr>
            </w:tcPrChange>
          </w:tcPr>
          <w:p w:rsidR="00EC1263" w:rsidRPr="00791FF6" w:rsidRDefault="00EC1263" w:rsidP="00EC126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60" w:type="dxa"/>
            <w:shd w:val="clear" w:color="auto" w:fill="DAEEF3"/>
          </w:tcPr>
          <w:p w:rsidR="00EC1263" w:rsidRPr="005A41BB" w:rsidRDefault="00EC1263" w:rsidP="00EC1263">
            <w:pPr>
              <w:rPr>
                <w:rStyle w:val="af"/>
                <w:color w:val="FF0000"/>
              </w:rPr>
            </w:pPr>
            <w:r w:rsidRPr="005A41BB">
              <w:rPr>
                <w:rStyle w:val="af"/>
                <w:color w:val="FF0000"/>
              </w:rPr>
              <w:t>Value</w:t>
            </w:r>
          </w:p>
        </w:tc>
        <w:tc>
          <w:tcPr>
            <w:tcW w:w="8046" w:type="dxa"/>
            <w:gridSpan w:val="2"/>
            <w:shd w:val="clear" w:color="auto" w:fill="DAEEF3"/>
          </w:tcPr>
          <w:p w:rsidR="00EC1263" w:rsidRPr="005A41BB" w:rsidRDefault="00EC1263" w:rsidP="00EC1263">
            <w:pPr>
              <w:rPr>
                <w:rStyle w:val="af"/>
                <w:color w:val="FF0000"/>
              </w:rPr>
            </w:pPr>
            <w:r w:rsidRPr="005A41BB">
              <w:rPr>
                <w:rStyle w:val="af"/>
                <w:color w:val="FF0000"/>
              </w:rPr>
              <w:t>Parameter Description</w:t>
            </w:r>
          </w:p>
        </w:tc>
      </w:tr>
      <w:tr w:rsidR="00EC1263" w:rsidRPr="005A41BB" w:rsidTr="00C63D7F">
        <w:trPr>
          <w:cantSplit/>
        </w:trPr>
        <w:tc>
          <w:tcPr>
            <w:tcW w:w="1560" w:type="dxa"/>
            <w:tcPrChange w:id="4984" w:author="Batra, Mayank" w:date="2016-06-21T12:07:00Z">
              <w:tcPr>
                <w:tcW w:w="1560" w:type="dxa"/>
              </w:tcPr>
            </w:tcPrChange>
          </w:tcPr>
          <w:p w:rsidR="00EC1263" w:rsidRPr="005A41BB" w:rsidRDefault="00EC1263">
            <w:pPr>
              <w:rPr>
                <w:color w:val="FF0000"/>
              </w:rPr>
            </w:pPr>
            <w:del w:id="4985" w:author="Batra, Mayank" w:date="2016-06-16T10:23:00Z">
              <w:r w:rsidRPr="005A41BB" w:rsidDel="0039707B">
                <w:rPr>
                  <w:color w:val="FF0000"/>
                </w:rPr>
                <w:delText>0x</w:delText>
              </w:r>
              <w:r w:rsidDel="0039707B">
                <w:rPr>
                  <w:color w:val="FF0000"/>
                </w:rPr>
                <w:delText>XX</w:delText>
              </w:r>
            </w:del>
            <w:ins w:id="4986" w:author="Batra, Mayank" w:date="2016-06-16T10:23:00Z">
              <w:r w:rsidR="0039707B" w:rsidRPr="005A41BB">
                <w:rPr>
                  <w:color w:val="FF0000"/>
                </w:rPr>
                <w:t>0x</w:t>
              </w:r>
              <w:r w:rsidR="0039707B">
                <w:rPr>
                  <w:color w:val="FF0000"/>
                </w:rPr>
                <w:t>01 – 0x4B</w:t>
              </w:r>
            </w:ins>
          </w:p>
        </w:tc>
        <w:tc>
          <w:tcPr>
            <w:tcW w:w="8046" w:type="dxa"/>
            <w:gridSpan w:val="2"/>
            <w:tcPrChange w:id="4987" w:author="Batra, Mayank" w:date="2016-06-21T12:07:00Z">
              <w:tcPr>
                <w:tcW w:w="8046" w:type="dxa"/>
                <w:gridSpan w:val="2"/>
              </w:tcPr>
            </w:tcPrChange>
          </w:tcPr>
          <w:p w:rsidR="00EC1263" w:rsidRPr="00985E3E" w:rsidRDefault="00EC1263" w:rsidP="009D7502">
            <w:pPr>
              <w:rPr>
                <w:color w:val="FF0000"/>
              </w:rPr>
            </w:pPr>
            <w:r>
              <w:rPr>
                <w:color w:val="FF0000"/>
              </w:rPr>
              <w:t xml:space="preserve">The number of </w:t>
            </w:r>
            <w:del w:id="4988" w:author="Clive D.W. Feather" w:date="2016-05-05T14:18:00Z">
              <w:r w:rsidDel="009D7502">
                <w:rPr>
                  <w:color w:val="FF0000"/>
                </w:rPr>
                <w:delText xml:space="preserve">antenna </w:delText>
              </w:r>
            </w:del>
            <w:ins w:id="4989" w:author="Clive D.W. Feather" w:date="2016-05-05T14:18:00Z">
              <w:r w:rsidR="009D7502">
                <w:rPr>
                  <w:color w:val="FF0000"/>
                </w:rPr>
                <w:t xml:space="preserve">Antenna </w:t>
              </w:r>
            </w:ins>
            <w:r>
              <w:rPr>
                <w:color w:val="FF0000"/>
              </w:rPr>
              <w:t>IDs in the sequence</w:t>
            </w:r>
            <w:del w:id="4990" w:author="Chris Reisinger" w:date="2016-05-17T16:22:00Z">
              <w:r w:rsidDel="00BA5F00">
                <w:rPr>
                  <w:color w:val="FF0000"/>
                </w:rPr>
                <w:delText>.</w:delText>
              </w:r>
            </w:del>
          </w:p>
        </w:tc>
      </w:tr>
    </w:tbl>
    <w:p w:rsidR="00EC1263" w:rsidRDefault="00EC1263" w:rsidP="00EC1263">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4991"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4992">
          <w:tblGrid>
            <w:gridCol w:w="1560"/>
            <w:gridCol w:w="1907"/>
            <w:gridCol w:w="6139"/>
          </w:tblGrid>
        </w:tblGridChange>
      </w:tblGrid>
      <w:tr w:rsidR="00EC1263" w:rsidRPr="005A41BB" w:rsidTr="00C63D7F">
        <w:trPr>
          <w:cantSplit/>
        </w:trPr>
        <w:tc>
          <w:tcPr>
            <w:tcW w:w="3467" w:type="dxa"/>
            <w:gridSpan w:val="2"/>
            <w:tcBorders>
              <w:top w:val="nil"/>
              <w:left w:val="nil"/>
              <w:bottom w:val="single" w:sz="4" w:space="0" w:color="auto"/>
              <w:right w:val="nil"/>
            </w:tcBorders>
            <w:tcPrChange w:id="4993" w:author="Batra, Mayank" w:date="2016-06-21T12:07:00Z">
              <w:tcPr>
                <w:tcW w:w="3467" w:type="dxa"/>
                <w:gridSpan w:val="2"/>
                <w:tcBorders>
                  <w:top w:val="nil"/>
                  <w:left w:val="nil"/>
                  <w:bottom w:val="single" w:sz="4" w:space="0" w:color="auto"/>
                  <w:right w:val="nil"/>
                </w:tcBorders>
              </w:tcPr>
            </w:tcPrChange>
          </w:tcPr>
          <w:p w:rsidR="00EC1263" w:rsidRPr="00DC7EB8" w:rsidRDefault="00EC1263" w:rsidP="00EC1263">
            <w:pPr>
              <w:rPr>
                <w:i/>
                <w:color w:val="FF0000"/>
              </w:rPr>
            </w:pPr>
            <w:r>
              <w:rPr>
                <w:i/>
                <w:color w:val="FF0000"/>
              </w:rPr>
              <w:t>Antenna_IDs[i]:</w:t>
            </w:r>
          </w:p>
        </w:tc>
        <w:tc>
          <w:tcPr>
            <w:tcW w:w="6139" w:type="dxa"/>
            <w:tcBorders>
              <w:top w:val="nil"/>
              <w:left w:val="nil"/>
              <w:bottom w:val="single" w:sz="4" w:space="0" w:color="auto"/>
              <w:right w:val="nil"/>
            </w:tcBorders>
            <w:tcPrChange w:id="4994" w:author="Batra, Mayank" w:date="2016-06-21T12:07:00Z">
              <w:tcPr>
                <w:tcW w:w="6139" w:type="dxa"/>
                <w:tcBorders>
                  <w:top w:val="nil"/>
                  <w:left w:val="nil"/>
                  <w:bottom w:val="single" w:sz="4" w:space="0" w:color="auto"/>
                  <w:right w:val="nil"/>
                </w:tcBorders>
              </w:tcPr>
            </w:tcPrChange>
          </w:tcPr>
          <w:p w:rsidR="00EC1263" w:rsidRPr="00791FF6" w:rsidRDefault="00EC1263" w:rsidP="00EC1263">
            <w:pPr>
              <w:jc w:val="right"/>
              <w:rPr>
                <w:i/>
                <w:color w:val="FF0000"/>
              </w:rPr>
            </w:pPr>
            <w:r w:rsidRPr="00791FF6">
              <w:rPr>
                <w:i/>
                <w:color w:val="FF0000"/>
              </w:rPr>
              <w:t xml:space="preserve">Size: </w:t>
            </w:r>
            <w:r>
              <w:rPr>
                <w:i/>
                <w:color w:val="FF0000"/>
              </w:rPr>
              <w:t>Number_of_Antenna_IDs * 1</w:t>
            </w:r>
            <w:r w:rsidRPr="00791FF6">
              <w:rPr>
                <w:i/>
                <w:color w:val="FF0000"/>
              </w:rPr>
              <w:t xml:space="preserve"> Octet</w:t>
            </w:r>
          </w:p>
        </w:tc>
      </w:tr>
      <w:tr w:rsidR="0083745C" w:rsidRPr="005A41BB" w:rsidTr="00C63D7F">
        <w:trPr>
          <w:cantSplit/>
        </w:trPr>
        <w:tc>
          <w:tcPr>
            <w:tcW w:w="1560" w:type="dxa"/>
            <w:shd w:val="clear" w:color="auto" w:fill="DAEEF3"/>
          </w:tcPr>
          <w:p w:rsidR="00EC1263" w:rsidRPr="005A41BB" w:rsidRDefault="00EC1263" w:rsidP="00EC1263">
            <w:pPr>
              <w:rPr>
                <w:rStyle w:val="af"/>
                <w:color w:val="FF0000"/>
              </w:rPr>
            </w:pPr>
            <w:r w:rsidRPr="005A41BB">
              <w:rPr>
                <w:rStyle w:val="af"/>
                <w:color w:val="FF0000"/>
              </w:rPr>
              <w:t>Value</w:t>
            </w:r>
          </w:p>
        </w:tc>
        <w:tc>
          <w:tcPr>
            <w:tcW w:w="8046" w:type="dxa"/>
            <w:gridSpan w:val="2"/>
            <w:shd w:val="clear" w:color="auto" w:fill="DAEEF3"/>
          </w:tcPr>
          <w:p w:rsidR="00EC1263" w:rsidRPr="005A41BB" w:rsidRDefault="00EC1263" w:rsidP="00EC1263">
            <w:pPr>
              <w:rPr>
                <w:rStyle w:val="af"/>
                <w:color w:val="FF0000"/>
              </w:rPr>
            </w:pPr>
            <w:r w:rsidRPr="005A41BB">
              <w:rPr>
                <w:rStyle w:val="af"/>
                <w:color w:val="FF0000"/>
              </w:rPr>
              <w:t>Parameter Description</w:t>
            </w:r>
          </w:p>
        </w:tc>
      </w:tr>
      <w:tr w:rsidR="00EC1263" w:rsidRPr="005A41BB" w:rsidTr="00C63D7F">
        <w:trPr>
          <w:cantSplit/>
        </w:trPr>
        <w:tc>
          <w:tcPr>
            <w:tcW w:w="1560" w:type="dxa"/>
            <w:tcPrChange w:id="4995" w:author="Batra, Mayank" w:date="2016-06-21T12:07:00Z">
              <w:tcPr>
                <w:tcW w:w="1560" w:type="dxa"/>
              </w:tcPr>
            </w:tcPrChange>
          </w:tcPr>
          <w:p w:rsidR="00EC1263" w:rsidRPr="005A41BB" w:rsidRDefault="00EC1263" w:rsidP="00EC1263">
            <w:pPr>
              <w:rPr>
                <w:color w:val="FF0000"/>
              </w:rPr>
            </w:pPr>
            <w:r w:rsidRPr="005A41BB">
              <w:rPr>
                <w:color w:val="FF0000"/>
              </w:rPr>
              <w:t>0x</w:t>
            </w:r>
            <w:r>
              <w:rPr>
                <w:color w:val="FF0000"/>
              </w:rPr>
              <w:t>XX</w:t>
            </w:r>
          </w:p>
        </w:tc>
        <w:tc>
          <w:tcPr>
            <w:tcW w:w="8046" w:type="dxa"/>
            <w:gridSpan w:val="2"/>
            <w:tcPrChange w:id="4996" w:author="Batra, Mayank" w:date="2016-06-21T12:07:00Z">
              <w:tcPr>
                <w:tcW w:w="8046" w:type="dxa"/>
                <w:gridSpan w:val="2"/>
              </w:tcPr>
            </w:tcPrChange>
          </w:tcPr>
          <w:p w:rsidR="00EC1263" w:rsidRPr="00985E3E" w:rsidRDefault="00EC1263" w:rsidP="00F27705">
            <w:pPr>
              <w:rPr>
                <w:color w:val="FF0000"/>
              </w:rPr>
            </w:pPr>
            <w:r>
              <w:rPr>
                <w:color w:val="FF0000"/>
              </w:rPr>
              <w:t xml:space="preserve">List of Antenna IDs in the sequence. The Antenna IDs shall take values from 0 to </w:t>
            </w:r>
            <w:r w:rsidR="00F27705">
              <w:rPr>
                <w:color w:val="FF0000"/>
              </w:rPr>
              <w:t>Number_of_Antenna_IDs</w:t>
            </w:r>
            <w:r>
              <w:rPr>
                <w:color w:val="FF0000"/>
              </w:rPr>
              <w:t>-1 inclusive.</w:t>
            </w:r>
          </w:p>
        </w:tc>
      </w:tr>
    </w:tbl>
    <w:p w:rsidR="00EF02D6" w:rsidRDefault="00EF02D6" w:rsidP="00D7101C">
      <w:pPr>
        <w:rPr>
          <w:ins w:id="4997" w:author="Batra, Mayank" w:date="2016-05-27T15:15:00Z"/>
          <w:rStyle w:val="af"/>
          <w:color w:val="FF0000"/>
        </w:rPr>
      </w:pPr>
    </w:p>
    <w:p w:rsidR="00D7101C" w:rsidRPr="005A41BB" w:rsidRDefault="00D7101C" w:rsidP="00D7101C">
      <w:pPr>
        <w:rPr>
          <w:rStyle w:val="af"/>
          <w:color w:val="FF0000"/>
        </w:rPr>
      </w:pPr>
      <w:moveFromRangeStart w:id="4998" w:author="Batra, Mayank" w:date="2016-06-10T17:07:00Z" w:name="move453341764"/>
      <w:moveFrom w:id="4999" w:author="Batra, Mayank" w:date="2016-06-10T17:07:00Z">
        <w:r w:rsidRPr="005A41BB">
          <w:rPr>
            <w:rStyle w:val="af"/>
            <w:color w:val="FF0000"/>
          </w:rPr>
          <w:t>Return Parameters:</w:t>
        </w:r>
      </w:moveFrom>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000"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5001">
          <w:tblGrid>
            <w:gridCol w:w="1526"/>
            <w:gridCol w:w="34"/>
            <w:gridCol w:w="820"/>
            <w:gridCol w:w="7226"/>
          </w:tblGrid>
        </w:tblGridChange>
      </w:tblGrid>
      <w:tr w:rsidR="00DB4045" w:rsidRPr="005A41BB" w:rsidTr="00DC4746">
        <w:trPr>
          <w:cantSplit/>
          <w:ins w:id="5002" w:author="Batra, Mayank" w:date="2016-05-27T15:15:00Z"/>
        </w:trPr>
        <w:tc>
          <w:tcPr>
            <w:tcW w:w="3467" w:type="dxa"/>
            <w:gridSpan w:val="2"/>
            <w:tcBorders>
              <w:top w:val="nil"/>
              <w:left w:val="nil"/>
              <w:bottom w:val="single" w:sz="4" w:space="0" w:color="auto"/>
              <w:right w:val="nil"/>
            </w:tcBorders>
            <w:tcPrChange w:id="5003" w:author="Batra, Mayank" w:date="2016-06-21T12:07:00Z">
              <w:tcPr>
                <w:tcW w:w="2380" w:type="dxa"/>
                <w:gridSpan w:val="3"/>
                <w:tcBorders>
                  <w:top w:val="nil"/>
                  <w:left w:val="nil"/>
                  <w:bottom w:val="single" w:sz="4" w:space="0" w:color="auto"/>
                  <w:right w:val="nil"/>
                </w:tcBorders>
              </w:tcPr>
            </w:tcPrChange>
          </w:tcPr>
          <w:moveFromRangeEnd w:id="4998"/>
          <w:p w:rsidR="00235949" w:rsidRPr="00DC7EB8" w:rsidRDefault="00D7101C" w:rsidP="00DC4746">
            <w:pPr>
              <w:rPr>
                <w:ins w:id="5004" w:author="Batra, Mayank" w:date="2016-05-27T15:15:00Z"/>
                <w:i/>
                <w:color w:val="FF0000"/>
              </w:rPr>
            </w:pPr>
            <w:del w:id="5005" w:author="Batra, Mayank" w:date="2016-06-10T17:07:00Z">
              <w:r>
                <w:rPr>
                  <w:i/>
                  <w:color w:val="FF0000"/>
                </w:rPr>
                <w:delText>Status:</w:delText>
              </w:r>
            </w:del>
            <w:ins w:id="5006" w:author="Batra, Mayank" w:date="2016-05-27T15:15:00Z">
              <w:r w:rsidR="00235949">
                <w:rPr>
                  <w:i/>
                  <w:color w:val="FF0000"/>
                </w:rPr>
                <w:t>Slot_Durations:</w:t>
              </w:r>
            </w:ins>
          </w:p>
        </w:tc>
        <w:tc>
          <w:tcPr>
            <w:tcW w:w="6139" w:type="dxa"/>
            <w:tcBorders>
              <w:top w:val="nil"/>
              <w:left w:val="nil"/>
              <w:bottom w:val="single" w:sz="4" w:space="0" w:color="auto"/>
              <w:right w:val="nil"/>
            </w:tcBorders>
            <w:tcPrChange w:id="5007" w:author="Batra, Mayank" w:date="2016-06-21T12:07:00Z">
              <w:tcPr>
                <w:tcW w:w="7226" w:type="dxa"/>
                <w:tcBorders>
                  <w:top w:val="nil"/>
                  <w:left w:val="nil"/>
                  <w:bottom w:val="single" w:sz="4" w:space="0" w:color="auto"/>
                  <w:right w:val="nil"/>
                </w:tcBorders>
              </w:tcPr>
            </w:tcPrChange>
          </w:tcPr>
          <w:p w:rsidR="00235949" w:rsidRPr="00791FF6" w:rsidRDefault="00235949" w:rsidP="00DC4746">
            <w:pPr>
              <w:jc w:val="right"/>
              <w:rPr>
                <w:ins w:id="5008" w:author="Batra, Mayank" w:date="2016-05-27T15:15:00Z"/>
                <w:i/>
                <w:color w:val="FF0000"/>
              </w:rPr>
            </w:pPr>
            <w:ins w:id="5009" w:author="Batra, Mayank" w:date="2016-05-27T15:15:00Z">
              <w:r w:rsidRPr="00791FF6">
                <w:rPr>
                  <w:i/>
                  <w:color w:val="FF0000"/>
                </w:rPr>
                <w:t xml:space="preserve">Size: </w:t>
              </w:r>
              <w:r>
                <w:rPr>
                  <w:i/>
                  <w:color w:val="FF0000"/>
                </w:rPr>
                <w:t>1</w:t>
              </w:r>
              <w:r w:rsidRPr="00791FF6">
                <w:rPr>
                  <w:i/>
                  <w:color w:val="FF0000"/>
                </w:rPr>
                <w:t xml:space="preserve"> Octet</w:t>
              </w:r>
            </w:ins>
          </w:p>
        </w:tc>
      </w:tr>
      <w:tr w:rsidR="00DB4045" w:rsidRPr="005A41BB" w:rsidTr="00DC4746">
        <w:trPr>
          <w:cantSplit/>
          <w:ins w:id="5010" w:author="Batra, Mayank" w:date="2016-05-27T15:15:00Z"/>
        </w:trPr>
        <w:tc>
          <w:tcPr>
            <w:tcW w:w="1560" w:type="dxa"/>
            <w:shd w:val="clear" w:color="auto" w:fill="DAEEF3"/>
            <w:tcPrChange w:id="5011" w:author="Batra, Mayank" w:date="2016-06-21T12:07:00Z">
              <w:tcPr>
                <w:tcW w:w="1526" w:type="dxa"/>
                <w:shd w:val="clear" w:color="auto" w:fill="DAEEF3"/>
              </w:tcPr>
            </w:tcPrChange>
          </w:tcPr>
          <w:p w:rsidR="00235949" w:rsidRPr="005A41BB" w:rsidRDefault="00235949" w:rsidP="00DC4746">
            <w:pPr>
              <w:rPr>
                <w:ins w:id="5012" w:author="Batra, Mayank" w:date="2016-05-27T15:15:00Z"/>
                <w:rStyle w:val="af"/>
                <w:color w:val="FF0000"/>
              </w:rPr>
            </w:pPr>
            <w:ins w:id="5013" w:author="Batra, Mayank" w:date="2016-05-27T15:15:00Z">
              <w:r w:rsidRPr="005A41BB">
                <w:rPr>
                  <w:rStyle w:val="af"/>
                  <w:color w:val="FF0000"/>
                </w:rPr>
                <w:t>Value</w:t>
              </w:r>
            </w:ins>
          </w:p>
        </w:tc>
        <w:tc>
          <w:tcPr>
            <w:tcW w:w="8046" w:type="dxa"/>
            <w:gridSpan w:val="2"/>
            <w:shd w:val="clear" w:color="auto" w:fill="DAEEF3"/>
            <w:tcPrChange w:id="5014" w:author="Batra, Mayank" w:date="2016-06-21T12:07:00Z">
              <w:tcPr>
                <w:tcW w:w="8080" w:type="dxa"/>
                <w:gridSpan w:val="3"/>
                <w:shd w:val="clear" w:color="auto" w:fill="DAEEF3"/>
              </w:tcPr>
            </w:tcPrChange>
          </w:tcPr>
          <w:p w:rsidR="00235949" w:rsidRPr="005A41BB" w:rsidRDefault="00235949" w:rsidP="00DC4746">
            <w:pPr>
              <w:rPr>
                <w:ins w:id="5015" w:author="Batra, Mayank" w:date="2016-05-27T15:15:00Z"/>
                <w:rStyle w:val="af"/>
                <w:color w:val="FF0000"/>
              </w:rPr>
            </w:pPr>
            <w:ins w:id="5016" w:author="Batra, Mayank" w:date="2016-05-27T15:15:00Z">
              <w:r w:rsidRPr="005A41BB">
                <w:rPr>
                  <w:rStyle w:val="af"/>
                  <w:color w:val="FF0000"/>
                </w:rPr>
                <w:t>Parameter Description</w:t>
              </w:r>
            </w:ins>
          </w:p>
        </w:tc>
      </w:tr>
      <w:tr w:rsidR="00235949" w:rsidRPr="005A41BB" w:rsidTr="00DC4746">
        <w:trPr>
          <w:cantSplit/>
          <w:ins w:id="5017" w:author="Batra, Mayank" w:date="2016-05-27T15:15:00Z"/>
        </w:trPr>
        <w:tc>
          <w:tcPr>
            <w:tcW w:w="1560" w:type="dxa"/>
          </w:tcPr>
          <w:p w:rsidR="00235949" w:rsidRPr="005A41BB" w:rsidRDefault="00235949" w:rsidP="00DC4746">
            <w:pPr>
              <w:rPr>
                <w:ins w:id="5018" w:author="Batra, Mayank" w:date="2016-05-27T15:15:00Z"/>
                <w:color w:val="FF0000"/>
              </w:rPr>
            </w:pPr>
            <w:ins w:id="5019" w:author="Batra, Mayank" w:date="2016-05-27T15:15:00Z">
              <w:r w:rsidRPr="005A41BB">
                <w:rPr>
                  <w:color w:val="FF0000"/>
                </w:rPr>
                <w:t>0x</w:t>
              </w:r>
              <w:r>
                <w:rPr>
                  <w:color w:val="FF0000"/>
                </w:rPr>
                <w:t>01</w:t>
              </w:r>
            </w:ins>
          </w:p>
        </w:tc>
        <w:tc>
          <w:tcPr>
            <w:tcW w:w="8046" w:type="dxa"/>
            <w:gridSpan w:val="2"/>
          </w:tcPr>
          <w:p w:rsidR="00235949" w:rsidRPr="00985E3E" w:rsidRDefault="00235949" w:rsidP="00DC4746">
            <w:pPr>
              <w:rPr>
                <w:ins w:id="5020" w:author="Batra, Mayank" w:date="2016-05-27T15:15:00Z"/>
                <w:color w:val="FF0000"/>
              </w:rPr>
            </w:pPr>
            <w:ins w:id="5021" w:author="Batra, Mayank" w:date="2016-05-27T15:15:00Z">
              <w:r>
                <w:rPr>
                  <w:color w:val="FF0000"/>
                </w:rPr>
                <w:t xml:space="preserve">Switching and sampling slots are 1 </w:t>
              </w:r>
            </w:ins>
            <w:ins w:id="5022" w:author="Batra, Mayank" w:date="2016-05-27T15:16:00Z">
              <w:r>
                <w:rPr>
                  <w:color w:val="FF0000"/>
                </w:rPr>
                <w:t xml:space="preserve">µs each </w:t>
              </w:r>
            </w:ins>
          </w:p>
        </w:tc>
      </w:tr>
      <w:tr w:rsidR="00235949" w:rsidRPr="005A41BB" w:rsidTr="00DC4746">
        <w:trPr>
          <w:cantSplit/>
          <w:ins w:id="5023" w:author="Batra, Mayank" w:date="2016-05-27T15:16:00Z"/>
        </w:trPr>
        <w:tc>
          <w:tcPr>
            <w:tcW w:w="1560" w:type="dxa"/>
          </w:tcPr>
          <w:p w:rsidR="00235949" w:rsidRPr="005A41BB" w:rsidRDefault="00235949" w:rsidP="00DC4746">
            <w:pPr>
              <w:rPr>
                <w:ins w:id="5024" w:author="Batra, Mayank" w:date="2016-05-27T15:16:00Z"/>
                <w:color w:val="FF0000"/>
              </w:rPr>
            </w:pPr>
            <w:ins w:id="5025" w:author="Batra, Mayank" w:date="2016-05-27T15:16:00Z">
              <w:r>
                <w:rPr>
                  <w:color w:val="FF0000"/>
                </w:rPr>
                <w:t>0x02</w:t>
              </w:r>
            </w:ins>
          </w:p>
        </w:tc>
        <w:tc>
          <w:tcPr>
            <w:tcW w:w="8046" w:type="dxa"/>
            <w:gridSpan w:val="2"/>
          </w:tcPr>
          <w:p w:rsidR="00235949" w:rsidRDefault="00235949" w:rsidP="00DC4746">
            <w:pPr>
              <w:rPr>
                <w:ins w:id="5026" w:author="Batra, Mayank" w:date="2016-05-27T15:16:00Z"/>
                <w:color w:val="FF0000"/>
              </w:rPr>
            </w:pPr>
            <w:ins w:id="5027" w:author="Batra, Mayank" w:date="2016-05-27T15:16:00Z">
              <w:r>
                <w:rPr>
                  <w:color w:val="FF0000"/>
                </w:rPr>
                <w:t>Switching and sampling slots are 2 µs each</w:t>
              </w:r>
            </w:ins>
          </w:p>
        </w:tc>
      </w:tr>
      <w:tr w:rsidR="00235949" w:rsidRPr="005A41BB" w:rsidTr="00DC4746">
        <w:trPr>
          <w:cantSplit/>
          <w:ins w:id="5028" w:author="Batra, Mayank" w:date="2016-05-27T15:16:00Z"/>
        </w:trPr>
        <w:tc>
          <w:tcPr>
            <w:tcW w:w="1560" w:type="dxa"/>
          </w:tcPr>
          <w:p w:rsidR="00235949" w:rsidRDefault="00235949" w:rsidP="00DC4746">
            <w:pPr>
              <w:rPr>
                <w:ins w:id="5029" w:author="Batra, Mayank" w:date="2016-05-27T15:16:00Z"/>
                <w:color w:val="FF0000"/>
              </w:rPr>
            </w:pPr>
            <w:ins w:id="5030" w:author="Batra, Mayank" w:date="2016-05-27T15:16:00Z">
              <w:r>
                <w:rPr>
                  <w:color w:val="FF0000"/>
                </w:rPr>
                <w:t>All other values</w:t>
              </w:r>
            </w:ins>
          </w:p>
        </w:tc>
        <w:tc>
          <w:tcPr>
            <w:tcW w:w="8046" w:type="dxa"/>
            <w:gridSpan w:val="2"/>
          </w:tcPr>
          <w:p w:rsidR="00235949" w:rsidRDefault="00235949" w:rsidP="00DC4746">
            <w:pPr>
              <w:rPr>
                <w:ins w:id="5031" w:author="Batra, Mayank" w:date="2016-05-27T15:16:00Z"/>
                <w:color w:val="FF0000"/>
              </w:rPr>
            </w:pPr>
            <w:ins w:id="5032" w:author="Batra, Mayank" w:date="2016-05-27T15:16:00Z">
              <w:r>
                <w:rPr>
                  <w:color w:val="FF0000"/>
                </w:rPr>
                <w:t>Reserved for future use</w:t>
              </w:r>
            </w:ins>
          </w:p>
        </w:tc>
      </w:tr>
    </w:tbl>
    <w:p w:rsidR="00235949" w:rsidRDefault="00235949" w:rsidP="00D7101C">
      <w:pPr>
        <w:rPr>
          <w:ins w:id="5033" w:author="Batra, Mayank" w:date="2016-06-10T17:07:00Z"/>
          <w:rStyle w:val="af"/>
          <w:color w:val="FF0000"/>
        </w:rPr>
      </w:pPr>
    </w:p>
    <w:p w:rsidR="00D7101C" w:rsidRPr="005A41BB" w:rsidRDefault="00D7101C" w:rsidP="00E44F48">
      <w:pPr>
        <w:outlineLvl w:val="0"/>
        <w:rPr>
          <w:rStyle w:val="af"/>
          <w:color w:val="FF0000"/>
        </w:rPr>
      </w:pPr>
      <w:moveToRangeStart w:id="5034" w:author="Batra, Mayank" w:date="2016-06-10T17:07:00Z" w:name="move453341764"/>
      <w:moveTo w:id="5035" w:author="Batra, Mayank" w:date="2016-06-10T17:07:00Z">
        <w:r w:rsidRPr="005A41BB">
          <w:rPr>
            <w:rStyle w:val="af"/>
            <w:color w:val="FF0000"/>
          </w:rPr>
          <w:t>Return Parameters:</w:t>
        </w:r>
      </w:moveTo>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036" w:author="Batra, Mayank" w:date="2016-05-27T10:55: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037">
          <w:tblGrid>
            <w:gridCol w:w="216"/>
            <w:gridCol w:w="1310"/>
            <w:gridCol w:w="216"/>
            <w:gridCol w:w="854"/>
            <w:gridCol w:w="7010"/>
            <w:gridCol w:w="216"/>
          </w:tblGrid>
        </w:tblGridChange>
      </w:tblGrid>
      <w:tr w:rsidR="00D7101C" w:rsidRPr="005A41BB" w:rsidTr="00C63D7F">
        <w:trPr>
          <w:cantSplit/>
          <w:ins w:id="5038" w:author="Batra, Mayank" w:date="2016-06-10T17:07:00Z"/>
          <w:trPrChange w:id="5039" w:author="Batra, Mayank" w:date="2016-05-27T10:55:00Z">
            <w:trPr>
              <w:gridBefore w:val="1"/>
            </w:trPr>
          </w:trPrChange>
        </w:trPr>
        <w:tc>
          <w:tcPr>
            <w:tcW w:w="2380" w:type="dxa"/>
            <w:gridSpan w:val="2"/>
            <w:tcBorders>
              <w:top w:val="nil"/>
              <w:left w:val="nil"/>
              <w:bottom w:val="single" w:sz="4" w:space="0" w:color="auto"/>
              <w:right w:val="nil"/>
            </w:tcBorders>
            <w:tcPrChange w:id="5040" w:author="Batra, Mayank" w:date="2016-05-27T10:55:00Z">
              <w:tcPr>
                <w:tcW w:w="2380" w:type="dxa"/>
                <w:gridSpan w:val="3"/>
                <w:tcBorders>
                  <w:top w:val="nil"/>
                  <w:left w:val="nil"/>
                  <w:bottom w:val="single" w:sz="4" w:space="0" w:color="auto"/>
                  <w:right w:val="nil"/>
                </w:tcBorders>
              </w:tcPr>
            </w:tcPrChange>
          </w:tcPr>
          <w:moveToRangeEnd w:id="5034"/>
          <w:p w:rsidR="00D7101C" w:rsidRPr="00DC7EB8" w:rsidRDefault="00D7101C" w:rsidP="004B1513">
            <w:pPr>
              <w:rPr>
                <w:ins w:id="5041" w:author="Batra, Mayank" w:date="2016-06-10T17:07:00Z"/>
                <w:i/>
                <w:color w:val="FF0000"/>
              </w:rPr>
            </w:pPr>
            <w:ins w:id="5042" w:author="Batra, Mayank" w:date="2016-06-10T17:07:00Z">
              <w:r>
                <w:rPr>
                  <w:i/>
                  <w:color w:val="FF0000"/>
                </w:rPr>
                <w:t>Status:</w:t>
              </w:r>
            </w:ins>
          </w:p>
        </w:tc>
        <w:tc>
          <w:tcPr>
            <w:tcW w:w="7226" w:type="dxa"/>
            <w:tcBorders>
              <w:top w:val="nil"/>
              <w:left w:val="nil"/>
              <w:bottom w:val="single" w:sz="4" w:space="0" w:color="auto"/>
              <w:right w:val="nil"/>
            </w:tcBorders>
            <w:tcPrChange w:id="5043" w:author="Batra, Mayank" w:date="2016-05-27T10:55:00Z">
              <w:tcPr>
                <w:tcW w:w="7226" w:type="dxa"/>
                <w:gridSpan w:val="2"/>
                <w:tcBorders>
                  <w:top w:val="nil"/>
                  <w:left w:val="nil"/>
                  <w:bottom w:val="single" w:sz="4" w:space="0" w:color="auto"/>
                  <w:right w:val="nil"/>
                </w:tcBorders>
              </w:tcPr>
            </w:tcPrChange>
          </w:tcPr>
          <w:p w:rsidR="00D7101C" w:rsidRPr="00791FF6" w:rsidRDefault="00D7101C" w:rsidP="004B1513">
            <w:pPr>
              <w:jc w:val="right"/>
              <w:rPr>
                <w:ins w:id="5044" w:author="Batra, Mayank" w:date="2016-06-10T17:07:00Z"/>
                <w:i/>
                <w:color w:val="FF0000"/>
              </w:rPr>
            </w:pPr>
            <w:ins w:id="5045" w:author="Batra, Mayank" w:date="2016-06-10T17:07:00Z">
              <w:r w:rsidRPr="00791FF6">
                <w:rPr>
                  <w:i/>
                  <w:color w:val="FF0000"/>
                </w:rPr>
                <w:t xml:space="preserve">Size: </w:t>
              </w:r>
              <w:r>
                <w:rPr>
                  <w:i/>
                  <w:color w:val="FF0000"/>
                </w:rPr>
                <w:t>1</w:t>
              </w:r>
              <w:r w:rsidRPr="00791FF6">
                <w:rPr>
                  <w:i/>
                  <w:color w:val="FF0000"/>
                </w:rPr>
                <w:t xml:space="preserve"> Octet</w:t>
              </w:r>
            </w:ins>
          </w:p>
        </w:tc>
      </w:tr>
      <w:tr w:rsidR="00D7101C" w:rsidRPr="005A41BB" w:rsidTr="00C63D7F">
        <w:trPr>
          <w:cantSplit/>
          <w:ins w:id="5046" w:author="Batra, Mayank" w:date="2016-06-10T17:07:00Z"/>
          <w:trPrChange w:id="5047" w:author="Batra, Mayank" w:date="2016-05-27T10:55:00Z">
            <w:trPr>
              <w:gridBefore w:val="1"/>
            </w:trPr>
          </w:trPrChange>
        </w:trPr>
        <w:tc>
          <w:tcPr>
            <w:tcW w:w="1526" w:type="dxa"/>
            <w:shd w:val="clear" w:color="auto" w:fill="DAEEF3"/>
            <w:tcPrChange w:id="5048" w:author="Batra, Mayank" w:date="2016-05-27T10:55:00Z">
              <w:tcPr>
                <w:tcW w:w="1526" w:type="dxa"/>
                <w:gridSpan w:val="2"/>
                <w:shd w:val="clear" w:color="auto" w:fill="DAEEF3"/>
              </w:tcPr>
            </w:tcPrChange>
          </w:tcPr>
          <w:p w:rsidR="00D7101C" w:rsidRPr="005A41BB" w:rsidRDefault="00D7101C" w:rsidP="004B1513">
            <w:pPr>
              <w:rPr>
                <w:ins w:id="5049" w:author="Batra, Mayank" w:date="2016-06-10T17:07:00Z"/>
                <w:rStyle w:val="af"/>
                <w:color w:val="FF0000"/>
              </w:rPr>
            </w:pPr>
            <w:ins w:id="5050" w:author="Batra, Mayank" w:date="2016-06-10T17:07:00Z">
              <w:r w:rsidRPr="005A41BB">
                <w:rPr>
                  <w:rStyle w:val="af"/>
                  <w:color w:val="FF0000"/>
                </w:rPr>
                <w:t>Value</w:t>
              </w:r>
            </w:ins>
          </w:p>
        </w:tc>
        <w:tc>
          <w:tcPr>
            <w:tcW w:w="8080" w:type="dxa"/>
            <w:gridSpan w:val="2"/>
            <w:shd w:val="clear" w:color="auto" w:fill="DAEEF3"/>
            <w:tcPrChange w:id="5051" w:author="Batra, Mayank" w:date="2016-05-27T10:55:00Z">
              <w:tcPr>
                <w:tcW w:w="8080" w:type="dxa"/>
                <w:gridSpan w:val="3"/>
                <w:shd w:val="clear" w:color="auto" w:fill="DAEEF3"/>
              </w:tcPr>
            </w:tcPrChange>
          </w:tcPr>
          <w:p w:rsidR="00D7101C" w:rsidRPr="005A41BB" w:rsidRDefault="00D7101C" w:rsidP="004B1513">
            <w:pPr>
              <w:rPr>
                <w:ins w:id="5052" w:author="Batra, Mayank" w:date="2016-06-10T17:07:00Z"/>
                <w:rStyle w:val="af"/>
                <w:color w:val="FF0000"/>
              </w:rPr>
            </w:pPr>
            <w:ins w:id="5053" w:author="Batra, Mayank" w:date="2016-06-10T17:07:00Z">
              <w:r w:rsidRPr="005A41BB">
                <w:rPr>
                  <w:rStyle w:val="af"/>
                  <w:color w:val="FF0000"/>
                </w:rPr>
                <w:t>Parameter Description</w:t>
              </w:r>
            </w:ins>
          </w:p>
        </w:tc>
      </w:tr>
      <w:tr w:rsidR="00D7101C" w:rsidRPr="005A41BB" w:rsidTr="00C63D7F">
        <w:trPr>
          <w:cantSplit/>
          <w:trPrChange w:id="5054" w:author="Batra, Mayank" w:date="2016-06-21T12:07:00Z">
            <w:trPr>
              <w:gridAfter w:val="0"/>
            </w:trPr>
          </w:trPrChange>
        </w:trPr>
        <w:tc>
          <w:tcPr>
            <w:tcW w:w="1526" w:type="dxa"/>
            <w:tcPrChange w:id="5055" w:author="Batra, Mayank" w:date="2016-06-21T12:07:00Z">
              <w:tcPr>
                <w:tcW w:w="1526" w:type="dxa"/>
                <w:gridSpan w:val="2"/>
              </w:tcPr>
            </w:tcPrChange>
          </w:tcPr>
          <w:p w:rsidR="00D7101C" w:rsidRPr="005A41BB" w:rsidRDefault="00D7101C" w:rsidP="004B1513">
            <w:pPr>
              <w:rPr>
                <w:color w:val="FF0000"/>
              </w:rPr>
            </w:pPr>
            <w:r w:rsidRPr="005A41BB">
              <w:rPr>
                <w:color w:val="FF0000"/>
              </w:rPr>
              <w:t>0x00</w:t>
            </w:r>
          </w:p>
        </w:tc>
        <w:tc>
          <w:tcPr>
            <w:tcW w:w="8080" w:type="dxa"/>
            <w:gridSpan w:val="2"/>
            <w:tcPrChange w:id="5056" w:author="Batra, Mayank" w:date="2016-06-21T12:07:00Z">
              <w:tcPr>
                <w:tcW w:w="8080" w:type="dxa"/>
                <w:gridSpan w:val="3"/>
              </w:tcPr>
            </w:tcPrChange>
          </w:tcPr>
          <w:p w:rsidR="00D7101C" w:rsidRPr="005A41BB" w:rsidRDefault="00D7101C" w:rsidP="004B1513">
            <w:pPr>
              <w:rPr>
                <w:color w:val="FF0000"/>
              </w:rPr>
            </w:pPr>
            <w:r w:rsidRPr="005A41BB">
              <w:rPr>
                <w:color w:val="FF0000"/>
              </w:rPr>
              <w:t>LE_Set_</w:t>
            </w:r>
            <w:r>
              <w:rPr>
                <w:color w:val="FF0000"/>
              </w:rPr>
              <w:t>Connectionless_I&amp;Q_Sampling_</w:t>
            </w:r>
            <w:r w:rsidRPr="005A41BB">
              <w:rPr>
                <w:color w:val="FF0000"/>
              </w:rPr>
              <w:t>Enable command succeeded.</w:t>
            </w:r>
          </w:p>
        </w:tc>
      </w:tr>
      <w:tr w:rsidR="00D7101C" w:rsidRPr="005A41BB" w:rsidTr="00C63D7F">
        <w:trPr>
          <w:cantSplit/>
          <w:trPrChange w:id="5057" w:author="Batra, Mayank" w:date="2016-06-21T12:07:00Z">
            <w:trPr>
              <w:gridAfter w:val="0"/>
            </w:trPr>
          </w:trPrChange>
        </w:trPr>
        <w:tc>
          <w:tcPr>
            <w:tcW w:w="1526" w:type="dxa"/>
            <w:tcPrChange w:id="5058" w:author="Batra, Mayank" w:date="2016-06-21T12:07:00Z">
              <w:tcPr>
                <w:tcW w:w="1526" w:type="dxa"/>
                <w:gridSpan w:val="2"/>
              </w:tcPr>
            </w:tcPrChange>
          </w:tcPr>
          <w:p w:rsidR="00D7101C" w:rsidRPr="005A41BB" w:rsidRDefault="00D7101C" w:rsidP="004B1513">
            <w:pPr>
              <w:rPr>
                <w:color w:val="FF0000"/>
              </w:rPr>
            </w:pPr>
            <w:r w:rsidRPr="005A41BB">
              <w:rPr>
                <w:color w:val="FF0000"/>
              </w:rPr>
              <w:t>0x01 – 0xFF</w:t>
            </w:r>
          </w:p>
        </w:tc>
        <w:tc>
          <w:tcPr>
            <w:tcW w:w="8080" w:type="dxa"/>
            <w:gridSpan w:val="2"/>
            <w:tcPrChange w:id="5059" w:author="Batra, Mayank" w:date="2016-06-21T12:07:00Z">
              <w:tcPr>
                <w:tcW w:w="8080" w:type="dxa"/>
                <w:gridSpan w:val="3"/>
              </w:tcPr>
            </w:tcPrChange>
          </w:tcPr>
          <w:p w:rsidR="00D7101C" w:rsidRPr="005A41BB" w:rsidRDefault="00D7101C" w:rsidP="00821D66">
            <w:pPr>
              <w:rPr>
                <w:color w:val="FF0000"/>
              </w:rPr>
            </w:pPr>
            <w:r w:rsidRPr="005A41BB">
              <w:rPr>
                <w:color w:val="FF0000"/>
              </w:rPr>
              <w:t>LE_Set_</w:t>
            </w:r>
            <w:r>
              <w:rPr>
                <w:color w:val="FF0000"/>
              </w:rPr>
              <w:t>Connectionless_I&amp;Q_Sampling_</w:t>
            </w:r>
            <w:r w:rsidRPr="005A41BB">
              <w:rPr>
                <w:color w:val="FF0000"/>
              </w:rPr>
              <w:t xml:space="preserve">Enable command failed. See </w:t>
            </w:r>
            <w:ins w:id="5060" w:author="Chris Reisinger" w:date="2016-05-18T14:35:00Z">
              <w:r w:rsidR="006B3AAE" w:rsidRPr="00263E72">
                <w:rPr>
                  <w:color w:val="FF0000"/>
                  <w:lang w:val="en-GB"/>
                </w:rPr>
                <w:t xml:space="preserve">[Vol 2] </w:t>
              </w:r>
            </w:ins>
            <w:r w:rsidRPr="005A41BB">
              <w:rPr>
                <w:color w:val="FF0000"/>
              </w:rPr>
              <w:t>Part D, Error Codes for a list of error codes and descriptions.</w:t>
            </w:r>
          </w:p>
        </w:tc>
      </w:tr>
    </w:tbl>
    <w:p w:rsidR="00D7101C" w:rsidRPr="005A41BB" w:rsidRDefault="00D7101C" w:rsidP="00D7101C">
      <w:pPr>
        <w:rPr>
          <w:color w:val="FF0000"/>
        </w:rPr>
      </w:pPr>
    </w:p>
    <w:p w:rsidR="00D7101C" w:rsidRPr="005A41BB" w:rsidRDefault="00D7101C" w:rsidP="00E44F48">
      <w:pPr>
        <w:outlineLvl w:val="0"/>
        <w:rPr>
          <w:rStyle w:val="af"/>
          <w:color w:val="FF0000"/>
        </w:rPr>
      </w:pPr>
      <w:r w:rsidRPr="005A41BB">
        <w:rPr>
          <w:rStyle w:val="af"/>
          <w:color w:val="FF0000"/>
        </w:rPr>
        <w:t>Event(s) Generated (unless masked away):</w:t>
      </w:r>
    </w:p>
    <w:p w:rsidR="003C3DBC" w:rsidRDefault="00D7101C" w:rsidP="00D7101C">
      <w:pPr>
        <w:rPr>
          <w:color w:val="FF0000"/>
        </w:rPr>
      </w:pPr>
      <w:r w:rsidRPr="005A41BB">
        <w:rPr>
          <w:color w:val="FF0000"/>
        </w:rPr>
        <w:lastRenderedPageBreak/>
        <w:t>When the LE_Set_</w:t>
      </w:r>
      <w:r>
        <w:rPr>
          <w:color w:val="FF0000"/>
        </w:rPr>
        <w:t>Connectionless_I&amp;Q_Sampling</w:t>
      </w:r>
      <w:r w:rsidRPr="005A41BB">
        <w:rPr>
          <w:color w:val="FF0000"/>
        </w:rPr>
        <w:t xml:space="preserve">_Enable command has completed, a Command Complete event shall be generated. </w:t>
      </w:r>
    </w:p>
    <w:p w:rsidR="00D7101C" w:rsidRDefault="003C3DBC" w:rsidP="00D7101C">
      <w:pPr>
        <w:rPr>
          <w:rStyle w:val="af"/>
        </w:rPr>
      </w:pPr>
      <w:r>
        <w:rPr>
          <w:color w:val="FF0000"/>
        </w:rPr>
        <w:t>LE Connectionless I&amp;Q Report events are generated by the Controller based on the advertising packets received.</w:t>
      </w:r>
      <w:del w:id="5061" w:author="Chris Reisinger" w:date="2016-05-12T13:26:00Z">
        <w:r w:rsidR="00D7101C" w:rsidRPr="005A41BB" w:rsidDel="00A76B59">
          <w:rPr>
            <w:color w:val="FF0000"/>
          </w:rPr>
          <w:br/>
        </w:r>
      </w:del>
    </w:p>
    <w:p w:rsidR="002709A2" w:rsidRPr="005371AF" w:rsidRDefault="002709A2" w:rsidP="00E44F48">
      <w:pPr>
        <w:pStyle w:val="31"/>
      </w:pPr>
      <w:bookmarkStart w:id="5062" w:name="_Toc435078656"/>
      <w:bookmarkStart w:id="5063" w:name="_Toc449707707"/>
      <w:bookmarkStart w:id="5064" w:name="_Toc454286447"/>
      <w:r w:rsidRPr="00511328">
        <w:rPr>
          <w:color w:val="FF0000"/>
        </w:rPr>
        <w:t xml:space="preserve">[NEW SECTION] </w:t>
      </w:r>
      <w:r w:rsidRPr="005371AF">
        <w:t>7.8.XX</w:t>
      </w:r>
      <w:r w:rsidR="00D854E3">
        <w:t>+</w:t>
      </w:r>
      <w:del w:id="5065" w:author="Batra, Mayank" w:date="2016-06-21T15:19:00Z">
        <w:r w:rsidR="00D854E3" w:rsidDel="00BA5B6B">
          <w:delText>7</w:delText>
        </w:r>
        <w:r w:rsidRPr="005371AF" w:rsidDel="00BA5B6B">
          <w:delText xml:space="preserve"> </w:delText>
        </w:r>
      </w:del>
      <w:ins w:id="5066" w:author="Batra, Mayank" w:date="2016-06-21T15:19:00Z">
        <w:r w:rsidR="00BA5B6B">
          <w:t>9</w:t>
        </w:r>
        <w:r w:rsidR="00BA5B6B" w:rsidRPr="005371AF">
          <w:t xml:space="preserve"> </w:t>
        </w:r>
      </w:ins>
      <w:r w:rsidRPr="005371AF">
        <w:t xml:space="preserve">LE </w:t>
      </w:r>
      <w:r>
        <w:t>Set</w:t>
      </w:r>
      <w:r w:rsidRPr="005371AF">
        <w:t xml:space="preserve"> </w:t>
      </w:r>
      <w:r w:rsidR="000F177E">
        <w:t>Connection Supplemental</w:t>
      </w:r>
      <w:r w:rsidR="000F177E" w:rsidRPr="005371AF">
        <w:t xml:space="preserve"> </w:t>
      </w:r>
      <w:r w:rsidR="000A7B5B">
        <w:t xml:space="preserve">Receive </w:t>
      </w:r>
      <w:r>
        <w:t>Parameters</w:t>
      </w:r>
      <w:r w:rsidRPr="005371AF">
        <w:t xml:space="preserve"> Command</w:t>
      </w:r>
      <w:bookmarkEnd w:id="5062"/>
      <w:bookmarkEnd w:id="5063"/>
      <w:bookmarkEnd w:id="5064"/>
    </w:p>
    <w:p w:rsidR="002709A2" w:rsidRDefault="002709A2" w:rsidP="002709A2">
      <w:pPr>
        <w:autoSpaceDE w:val="0"/>
        <w:autoSpaceDN w:val="0"/>
        <w:adjustRightInd w:val="0"/>
        <w:spacing w:after="0" w:line="240" w:lineRule="auto"/>
        <w:rPr>
          <w:rFonts w:cs="Arial"/>
          <w:bCs/>
          <w:color w:val="FF0000"/>
          <w:sz w:val="24"/>
          <w:szCs w:val="24"/>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794"/>
        <w:gridCol w:w="737"/>
        <w:gridCol w:w="2807"/>
        <w:gridCol w:w="2238"/>
        <w:tblGridChange w:id="5067">
          <w:tblGrid>
            <w:gridCol w:w="3794"/>
            <w:gridCol w:w="737"/>
            <w:gridCol w:w="2807"/>
            <w:gridCol w:w="2238"/>
          </w:tblGrid>
        </w:tblGridChange>
      </w:tblGrid>
      <w:tr w:rsidR="0083745C" w:rsidRPr="005A41BB" w:rsidTr="00C63D7F">
        <w:trPr>
          <w:cantSplit/>
          <w:tblHeader/>
        </w:trPr>
        <w:tc>
          <w:tcPr>
            <w:tcW w:w="3794" w:type="dxa"/>
            <w:shd w:val="clear" w:color="auto" w:fill="DAEEF3"/>
          </w:tcPr>
          <w:p w:rsidR="002709A2" w:rsidRPr="007D335A" w:rsidRDefault="002709A2" w:rsidP="004B1513">
            <w:pPr>
              <w:rPr>
                <w:b/>
                <w:color w:val="FF0000"/>
              </w:rPr>
            </w:pPr>
            <w:r w:rsidRPr="007D335A">
              <w:rPr>
                <w:b/>
                <w:color w:val="FF0000"/>
              </w:rPr>
              <w:t>Command</w:t>
            </w:r>
          </w:p>
        </w:tc>
        <w:tc>
          <w:tcPr>
            <w:tcW w:w="737" w:type="dxa"/>
            <w:shd w:val="clear" w:color="auto" w:fill="DAEEF3"/>
          </w:tcPr>
          <w:p w:rsidR="002709A2" w:rsidRPr="007D335A" w:rsidRDefault="002709A2" w:rsidP="004B1513">
            <w:pPr>
              <w:rPr>
                <w:b/>
                <w:color w:val="FF0000"/>
              </w:rPr>
            </w:pPr>
            <w:r w:rsidRPr="007D335A">
              <w:rPr>
                <w:b/>
                <w:color w:val="FF0000"/>
              </w:rPr>
              <w:t>OCF</w:t>
            </w:r>
          </w:p>
        </w:tc>
        <w:tc>
          <w:tcPr>
            <w:tcW w:w="2807" w:type="dxa"/>
            <w:shd w:val="clear" w:color="auto" w:fill="DAEEF3"/>
          </w:tcPr>
          <w:p w:rsidR="002709A2" w:rsidRPr="007D335A" w:rsidRDefault="002709A2" w:rsidP="004B1513">
            <w:pPr>
              <w:rPr>
                <w:b/>
                <w:color w:val="FF0000"/>
              </w:rPr>
            </w:pPr>
            <w:r w:rsidRPr="007D335A">
              <w:rPr>
                <w:b/>
                <w:color w:val="FF0000"/>
              </w:rPr>
              <w:t>Command Parameters</w:t>
            </w:r>
          </w:p>
        </w:tc>
        <w:tc>
          <w:tcPr>
            <w:tcW w:w="2238" w:type="dxa"/>
            <w:shd w:val="clear" w:color="auto" w:fill="DAEEF3"/>
          </w:tcPr>
          <w:p w:rsidR="002709A2" w:rsidRPr="007D335A" w:rsidRDefault="002709A2" w:rsidP="004B1513">
            <w:pPr>
              <w:rPr>
                <w:b/>
                <w:color w:val="FF0000"/>
              </w:rPr>
            </w:pPr>
            <w:r w:rsidRPr="007D335A">
              <w:rPr>
                <w:b/>
                <w:color w:val="FF0000"/>
              </w:rPr>
              <w:t>Return Parameters</w:t>
            </w:r>
          </w:p>
        </w:tc>
      </w:tr>
      <w:tr w:rsidR="002709A2" w:rsidRPr="005A41BB" w:rsidTr="00C63D7F">
        <w:tblPrEx>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5068" w:author="Batra, Mayank" w:date="2016-06-21T12:07:00Z">
            <w:tblPrEx>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3794" w:type="dxa"/>
            <w:tcPrChange w:id="5069" w:author="Batra, Mayank" w:date="2016-06-21T12:07:00Z">
              <w:tcPr>
                <w:tcW w:w="3794" w:type="dxa"/>
              </w:tcPr>
            </w:tcPrChange>
          </w:tcPr>
          <w:p w:rsidR="002709A2" w:rsidRPr="005A41BB" w:rsidRDefault="002D68D8">
            <w:pPr>
              <w:rPr>
                <w:color w:val="FF0000"/>
              </w:rPr>
            </w:pPr>
            <w:r>
              <w:rPr>
                <w:color w:val="FF0000"/>
              </w:rPr>
              <w:t>HCI_</w:t>
            </w:r>
            <w:r w:rsidR="002709A2" w:rsidRPr="005A41BB">
              <w:rPr>
                <w:color w:val="FF0000"/>
              </w:rPr>
              <w:t>LE</w:t>
            </w:r>
            <w:r>
              <w:rPr>
                <w:color w:val="FF0000"/>
              </w:rPr>
              <w:t>_Set_</w:t>
            </w:r>
            <w:r w:rsidR="000F177E">
              <w:rPr>
                <w:color w:val="FF0000"/>
              </w:rPr>
              <w:t>Connection_Supplemental</w:t>
            </w:r>
            <w:r>
              <w:rPr>
                <w:color w:val="FF0000"/>
              </w:rPr>
              <w:t>_</w:t>
            </w:r>
            <w:r w:rsidR="000A7B5B">
              <w:rPr>
                <w:color w:val="FF0000"/>
              </w:rPr>
              <w:t>Receive_</w:t>
            </w:r>
            <w:r w:rsidR="002709A2">
              <w:rPr>
                <w:color w:val="FF0000"/>
              </w:rPr>
              <w:t>Parameters</w:t>
            </w:r>
          </w:p>
        </w:tc>
        <w:tc>
          <w:tcPr>
            <w:tcW w:w="737" w:type="dxa"/>
            <w:tcPrChange w:id="5070" w:author="Batra, Mayank" w:date="2016-06-21T12:07:00Z">
              <w:tcPr>
                <w:tcW w:w="737" w:type="dxa"/>
              </w:tcPr>
            </w:tcPrChange>
          </w:tcPr>
          <w:p w:rsidR="002709A2" w:rsidRPr="005A41BB" w:rsidRDefault="002709A2" w:rsidP="004B1513">
            <w:pPr>
              <w:rPr>
                <w:color w:val="FF0000"/>
              </w:rPr>
            </w:pPr>
            <w:r w:rsidRPr="005A41BB">
              <w:rPr>
                <w:color w:val="FF0000"/>
              </w:rPr>
              <w:t>TBD</w:t>
            </w:r>
          </w:p>
        </w:tc>
        <w:tc>
          <w:tcPr>
            <w:tcW w:w="2807" w:type="dxa"/>
            <w:tcPrChange w:id="5071" w:author="Batra, Mayank" w:date="2016-06-21T12:07:00Z">
              <w:tcPr>
                <w:tcW w:w="2807" w:type="dxa"/>
              </w:tcPr>
            </w:tcPrChange>
          </w:tcPr>
          <w:p w:rsidR="000F177E" w:rsidRDefault="002709A2" w:rsidP="004B1513">
            <w:pPr>
              <w:rPr>
                <w:color w:val="FF0000"/>
              </w:rPr>
            </w:pPr>
            <w:r>
              <w:rPr>
                <w:color w:val="FF0000"/>
              </w:rPr>
              <w:t>Connection_Handle,</w:t>
            </w:r>
          </w:p>
          <w:p w:rsidR="002709A2" w:rsidRDefault="002709A2" w:rsidP="004B1513">
            <w:pPr>
              <w:rPr>
                <w:color w:val="FF0000"/>
              </w:rPr>
            </w:pPr>
            <w:r>
              <w:rPr>
                <w:color w:val="FF0000"/>
              </w:rPr>
              <w:t>Number_of_Antenna_IDs,</w:t>
            </w:r>
          </w:p>
          <w:p w:rsidR="002709A2" w:rsidRDefault="002709A2" w:rsidP="004B1513">
            <w:pPr>
              <w:rPr>
                <w:color w:val="FF0000"/>
              </w:rPr>
            </w:pPr>
            <w:r>
              <w:rPr>
                <w:color w:val="FF0000"/>
              </w:rPr>
              <w:t>Antenna_IDs[i],</w:t>
            </w:r>
          </w:p>
          <w:p w:rsidR="002709A2" w:rsidRPr="005A41BB" w:rsidRDefault="002709A2" w:rsidP="004B1513">
            <w:pPr>
              <w:rPr>
                <w:color w:val="FF0000"/>
              </w:rPr>
            </w:pPr>
            <w:commentRangeStart w:id="5072"/>
            <w:commentRangeStart w:id="5073"/>
            <w:r>
              <w:rPr>
                <w:color w:val="FF0000"/>
              </w:rPr>
              <w:t>Slot_Durations</w:t>
            </w:r>
            <w:commentRangeEnd w:id="5073"/>
            <w:r w:rsidR="0029264B">
              <w:rPr>
                <w:rStyle w:val="aff1"/>
              </w:rPr>
              <w:commentReference w:id="5072"/>
            </w:r>
            <w:commentRangeEnd w:id="5072"/>
            <w:r w:rsidR="009D7502">
              <w:rPr>
                <w:rStyle w:val="aff1"/>
              </w:rPr>
              <w:commentReference w:id="5073"/>
            </w:r>
          </w:p>
        </w:tc>
        <w:tc>
          <w:tcPr>
            <w:tcW w:w="2238" w:type="dxa"/>
            <w:tcPrChange w:id="5074" w:author="Batra, Mayank" w:date="2016-06-21T12:07:00Z">
              <w:tcPr>
                <w:tcW w:w="2238" w:type="dxa"/>
              </w:tcPr>
            </w:tcPrChange>
          </w:tcPr>
          <w:p w:rsidR="002709A2" w:rsidRPr="005A41BB" w:rsidRDefault="002709A2" w:rsidP="004B1513">
            <w:pPr>
              <w:rPr>
                <w:color w:val="FF0000"/>
              </w:rPr>
            </w:pPr>
            <w:r w:rsidRPr="005A41BB">
              <w:rPr>
                <w:color w:val="FF0000"/>
              </w:rPr>
              <w:t>Status</w:t>
            </w:r>
          </w:p>
        </w:tc>
      </w:tr>
    </w:tbl>
    <w:p w:rsidR="002709A2" w:rsidRPr="005A41BB" w:rsidRDefault="002709A2" w:rsidP="002709A2">
      <w:pPr>
        <w:rPr>
          <w:color w:val="FF0000"/>
        </w:rPr>
      </w:pPr>
    </w:p>
    <w:p w:rsidR="002709A2" w:rsidRPr="005A41BB" w:rsidRDefault="002709A2" w:rsidP="00E44F48">
      <w:pPr>
        <w:outlineLvl w:val="0"/>
        <w:rPr>
          <w:rStyle w:val="af"/>
          <w:color w:val="FF0000"/>
        </w:rPr>
      </w:pPr>
      <w:r w:rsidRPr="005A41BB">
        <w:rPr>
          <w:rStyle w:val="af"/>
          <w:color w:val="FF0000"/>
        </w:rPr>
        <w:t>Description:</w:t>
      </w:r>
    </w:p>
    <w:p w:rsidR="002709A2" w:rsidRDefault="002D68D8" w:rsidP="002709A2">
      <w:pPr>
        <w:rPr>
          <w:color w:val="FF0000"/>
        </w:rPr>
      </w:pPr>
      <w:r>
        <w:rPr>
          <w:color w:val="FF0000"/>
        </w:rPr>
        <w:t>The LE_Set_</w:t>
      </w:r>
      <w:r w:rsidR="000F177E">
        <w:rPr>
          <w:color w:val="FF0000"/>
        </w:rPr>
        <w:t>Connection_Supplemental</w:t>
      </w:r>
      <w:r>
        <w:rPr>
          <w:color w:val="FF0000"/>
        </w:rPr>
        <w:t>_</w:t>
      </w:r>
      <w:r w:rsidR="00FF5E77">
        <w:rPr>
          <w:color w:val="FF0000"/>
        </w:rPr>
        <w:t>Receive_</w:t>
      </w:r>
      <w:r w:rsidR="002709A2">
        <w:rPr>
          <w:color w:val="FF0000"/>
        </w:rPr>
        <w:t>Parameters</w:t>
      </w:r>
      <w:r w:rsidR="002709A2" w:rsidRPr="005A41BB">
        <w:rPr>
          <w:color w:val="FF0000"/>
        </w:rPr>
        <w:t xml:space="preserve"> command is used to</w:t>
      </w:r>
      <w:r w:rsidR="002709A2">
        <w:rPr>
          <w:color w:val="FF0000"/>
        </w:rPr>
        <w:t xml:space="preserve"> set the antenna switching pattern</w:t>
      </w:r>
      <w:ins w:id="5075" w:author="Clive D.W. Feather" w:date="2016-05-05T14:19:00Z">
        <w:r w:rsidR="009D7502">
          <w:rPr>
            <w:color w:val="FF0000"/>
          </w:rPr>
          <w:t xml:space="preserve"> and</w:t>
        </w:r>
      </w:ins>
      <w:del w:id="5076" w:author="Clive D.W. Feather" w:date="2016-05-05T14:19:00Z">
        <w:r w:rsidR="002709A2" w:rsidDel="009D7502">
          <w:rPr>
            <w:color w:val="FF0000"/>
          </w:rPr>
          <w:delText>,</w:delText>
        </w:r>
      </w:del>
      <w:r w:rsidR="002709A2">
        <w:rPr>
          <w:color w:val="FF0000"/>
        </w:rPr>
        <w:t xml:space="preserve"> switching and sampling slot durations for receiving Supplementals </w:t>
      </w:r>
      <w:r w:rsidR="00FF5E77">
        <w:rPr>
          <w:color w:val="FF0000"/>
        </w:rPr>
        <w:t xml:space="preserve">on </w:t>
      </w:r>
      <w:r w:rsidR="002709A2">
        <w:rPr>
          <w:color w:val="FF0000"/>
        </w:rPr>
        <w:t>the connection identified by the Connection_Handle parameter</w:t>
      </w:r>
      <w:commentRangeStart w:id="5077"/>
      <w:r w:rsidR="002709A2" w:rsidRPr="005A41BB">
        <w:rPr>
          <w:color w:val="FF0000"/>
        </w:rPr>
        <w:t>.</w:t>
      </w:r>
      <w:commentRangeStart w:id="5078"/>
      <w:del w:id="5079" w:author="Batra, Mayank" w:date="2016-05-27T13:47:00Z">
        <w:r w:rsidR="002709A2" w:rsidDel="00DF686C">
          <w:rPr>
            <w:color w:val="FF0000"/>
          </w:rPr>
          <w:delText xml:space="preserve"> </w:delText>
        </w:r>
        <w:r w:rsidR="002709A2" w:rsidRPr="005A41BB" w:rsidDel="00DF686C">
          <w:rPr>
            <w:color w:val="FF0000"/>
          </w:rPr>
          <w:delText>Th</w:delText>
        </w:r>
      </w:del>
      <w:ins w:id="5080" w:author="Clive D.W. Feather" w:date="2016-05-05T14:26:00Z">
        <w:del w:id="5081" w:author="Batra, Mayank" w:date="2016-05-27T13:47:00Z">
          <w:r w:rsidR="00B94456" w:rsidDel="00DF686C">
            <w:rPr>
              <w:color w:val="FF0000"/>
            </w:rPr>
            <w:delText>is</w:delText>
          </w:r>
        </w:del>
      </w:ins>
      <w:del w:id="5082" w:author="Batra, Mayank" w:date="2016-05-27T13:47:00Z">
        <w:r w:rsidR="002709A2" w:rsidRPr="005A41BB" w:rsidDel="00DF686C">
          <w:rPr>
            <w:color w:val="FF0000"/>
          </w:rPr>
          <w:delText xml:space="preserve">e command </w:delText>
        </w:r>
        <w:r w:rsidR="002709A2" w:rsidDel="00DF686C">
          <w:rPr>
            <w:color w:val="FF0000"/>
          </w:rPr>
          <w:delText>shall</w:delText>
        </w:r>
        <w:r w:rsidR="002709A2" w:rsidRPr="005A41BB" w:rsidDel="00DF686C">
          <w:rPr>
            <w:color w:val="FF0000"/>
          </w:rPr>
          <w:delText xml:space="preserve"> be issued </w:delText>
        </w:r>
        <w:r w:rsidR="002709A2" w:rsidDel="00DF686C">
          <w:rPr>
            <w:color w:val="FF0000"/>
          </w:rPr>
          <w:delText xml:space="preserve">at least once on a connection </w:delText>
        </w:r>
        <w:r w:rsidR="002709A2" w:rsidRPr="005A41BB" w:rsidDel="00DF686C">
          <w:rPr>
            <w:color w:val="FF0000"/>
          </w:rPr>
          <w:delText>before the LE</w:delText>
        </w:r>
        <w:r w:rsidR="002709A2" w:rsidDel="00DF686C">
          <w:rPr>
            <w:color w:val="FF0000"/>
          </w:rPr>
          <w:delText xml:space="preserve"> </w:delText>
        </w:r>
        <w:r w:rsidR="00745BD8" w:rsidDel="00DF686C">
          <w:rPr>
            <w:color w:val="FF0000"/>
          </w:rPr>
          <w:delText xml:space="preserve">Connection </w:delText>
        </w:r>
        <w:r w:rsidR="000F177E" w:rsidDel="00DF686C">
          <w:rPr>
            <w:color w:val="FF0000"/>
          </w:rPr>
          <w:delText xml:space="preserve">Supplemental </w:delText>
        </w:r>
        <w:r w:rsidR="002709A2" w:rsidDel="00DF686C">
          <w:rPr>
            <w:color w:val="FF0000"/>
          </w:rPr>
          <w:delText>Request</w:delText>
        </w:r>
        <w:r w:rsidR="002709A2" w:rsidRPr="005A41BB" w:rsidDel="00DF686C">
          <w:rPr>
            <w:color w:val="FF0000"/>
          </w:rPr>
          <w:delText xml:space="preserve"> </w:delText>
        </w:r>
        <w:r w:rsidR="00745BD8" w:rsidDel="00DF686C">
          <w:rPr>
            <w:color w:val="FF0000"/>
          </w:rPr>
          <w:delText xml:space="preserve">Enable </w:delText>
        </w:r>
        <w:r w:rsidR="002709A2" w:rsidRPr="005A41BB" w:rsidDel="00DF686C">
          <w:rPr>
            <w:color w:val="FF0000"/>
          </w:rPr>
          <w:delText>command</w:delText>
        </w:r>
        <w:r w:rsidR="002709A2" w:rsidDel="00DF686C">
          <w:rPr>
            <w:color w:val="FF0000"/>
          </w:rPr>
          <w:delText xml:space="preserve"> is first issued for that connection.</w:delText>
        </w:r>
      </w:del>
      <w:commentRangeEnd w:id="5078"/>
      <w:r w:rsidR="00422A9B">
        <w:rPr>
          <w:rStyle w:val="aff1"/>
        </w:rPr>
        <w:commentReference w:id="5077"/>
      </w:r>
      <w:commentRangeEnd w:id="5077"/>
      <w:r w:rsidR="00B94456">
        <w:rPr>
          <w:rStyle w:val="aff1"/>
        </w:rPr>
        <w:commentReference w:id="5078"/>
      </w:r>
    </w:p>
    <w:p w:rsidR="002709A2" w:rsidRDefault="002709A2" w:rsidP="002709A2">
      <w:pPr>
        <w:rPr>
          <w:color w:val="FF0000"/>
        </w:rPr>
      </w:pPr>
      <w:del w:id="5083" w:author="Clive D.W. Feather" w:date="2016-05-05T14:23:00Z">
        <w:r w:rsidDel="009D7502">
          <w:rPr>
            <w:color w:val="FF0000"/>
          </w:rPr>
          <w:delText xml:space="preserve">The </w:delText>
        </w:r>
      </w:del>
      <w:ins w:id="5084" w:author="Clive D.W. Feather" w:date="2016-05-05T14:23:00Z">
        <w:r w:rsidR="009D7502">
          <w:rPr>
            <w:color w:val="FF0000"/>
          </w:rPr>
          <w:t xml:space="preserve">If the </w:t>
        </w:r>
      </w:ins>
      <w:r>
        <w:rPr>
          <w:color w:val="FF0000"/>
        </w:rPr>
        <w:t xml:space="preserve">Host </w:t>
      </w:r>
      <w:del w:id="5085" w:author="Clive D.W. Feather" w:date="2016-05-05T14:23:00Z">
        <w:r w:rsidDel="009D7502">
          <w:rPr>
            <w:color w:val="FF0000"/>
          </w:rPr>
          <w:delText xml:space="preserve">shall not </w:delText>
        </w:r>
      </w:del>
      <w:r>
        <w:rPr>
          <w:color w:val="FF0000"/>
        </w:rPr>
        <w:t>issue</w:t>
      </w:r>
      <w:ins w:id="5086" w:author="Clive D.W. Feather" w:date="2016-05-05T14:23:00Z">
        <w:r w:rsidR="009D7502">
          <w:rPr>
            <w:color w:val="FF0000"/>
          </w:rPr>
          <w:t>s</w:t>
        </w:r>
      </w:ins>
      <w:r>
        <w:rPr>
          <w:color w:val="FF0000"/>
        </w:rPr>
        <w:t xml:space="preserve"> this command when </w:t>
      </w:r>
      <w:r w:rsidR="000F177E">
        <w:rPr>
          <w:color w:val="FF0000"/>
        </w:rPr>
        <w:t xml:space="preserve">Supplemental </w:t>
      </w:r>
      <w:r>
        <w:rPr>
          <w:color w:val="FF0000"/>
        </w:rPr>
        <w:t>requests have been enabled on the connection</w:t>
      </w:r>
      <w:ins w:id="5087" w:author="Clive D.W. Feather" w:date="2016-05-05T14:23:00Z">
        <w:r w:rsidR="009D7502">
          <w:rPr>
            <w:color w:val="FF0000"/>
          </w:rPr>
          <w:t xml:space="preserve">, </w:t>
        </w:r>
      </w:ins>
      <w:del w:id="5088" w:author="Clive D.W. Feather" w:date="2016-05-05T14:23:00Z">
        <w:r w:rsidDel="009D7502">
          <w:rPr>
            <w:color w:val="FF0000"/>
          </w:rPr>
          <w:delText xml:space="preserve">; otherwise </w:delText>
        </w:r>
      </w:del>
      <w:r>
        <w:rPr>
          <w:color w:val="FF0000"/>
        </w:rPr>
        <w:t xml:space="preserve">the Controller shall return the </w:t>
      </w:r>
      <w:ins w:id="5089" w:author="Clive D.W. Feather" w:date="2016-05-05T14:23:00Z">
        <w:r w:rsidR="009D7502">
          <w:rPr>
            <w:color w:val="FF0000"/>
          </w:rPr>
          <w:t xml:space="preserve">error code </w:t>
        </w:r>
      </w:ins>
      <w:r>
        <w:rPr>
          <w:color w:val="FF0000"/>
        </w:rPr>
        <w:t>Command Disallowed</w:t>
      </w:r>
      <w:r w:rsidR="00F532FB">
        <w:rPr>
          <w:color w:val="FF0000"/>
        </w:rPr>
        <w:t xml:space="preserve"> (0x0C)</w:t>
      </w:r>
      <w:del w:id="5090" w:author="Clive D.W. Feather" w:date="2016-05-05T14:23:00Z">
        <w:r w:rsidDel="009D7502">
          <w:rPr>
            <w:color w:val="FF0000"/>
          </w:rPr>
          <w:delText xml:space="preserve"> error code</w:delText>
        </w:r>
      </w:del>
      <w:r>
        <w:rPr>
          <w:color w:val="FF0000"/>
        </w:rPr>
        <w:t>.</w:t>
      </w:r>
    </w:p>
    <w:p w:rsidR="00C17F46" w:rsidRDefault="002709A2" w:rsidP="002709A2">
      <w:pPr>
        <w:rPr>
          <w:ins w:id="5091" w:author="Batra, Mayank" w:date="2016-05-27T15:26:00Z"/>
          <w:color w:val="FF0000"/>
        </w:rPr>
      </w:pPr>
      <w:r>
        <w:rPr>
          <w:color w:val="FF0000"/>
        </w:rPr>
        <w:t>If</w:t>
      </w:r>
      <w:ins w:id="5092" w:author="Clive D.W. Feather" w:date="2016-05-05T14:24:00Z">
        <w:r w:rsidR="00B94456">
          <w:rPr>
            <w:color w:val="FF0000"/>
          </w:rPr>
          <w:t xml:space="preserve"> the Slot_Duration</w:t>
        </w:r>
        <w:del w:id="5093" w:author="Batra, Mayank" w:date="2016-06-21T15:24:00Z">
          <w:r w:rsidR="00B94456" w:rsidDel="007B0AF8">
            <w:rPr>
              <w:color w:val="FF0000"/>
            </w:rPr>
            <w:delText>DurationDurationDuration</w:delText>
          </w:r>
        </w:del>
      </w:ins>
      <w:ins w:id="5094" w:author="Batra, Mayank" w:date="2016-05-27T15:31:00Z">
        <w:r w:rsidR="00C17F46">
          <w:rPr>
            <w:color w:val="FF0000"/>
          </w:rPr>
          <w:t>s</w:t>
        </w:r>
      </w:ins>
      <w:ins w:id="5095" w:author="Clive D.W. Feather" w:date="2016-05-05T14:24:00Z">
        <w:r w:rsidR="00B94456">
          <w:rPr>
            <w:color w:val="FF0000"/>
          </w:rPr>
          <w:t xml:space="preserve"> parameter is set to 0x01 and</w:t>
        </w:r>
      </w:ins>
      <w:r>
        <w:rPr>
          <w:color w:val="FF0000"/>
        </w:rPr>
        <w:t xml:space="preserve"> the Controller does not support 1 µs switching and sampling, the</w:t>
      </w:r>
      <w:ins w:id="5096" w:author="Clive D.W. Feather" w:date="2016-05-05T14:24:00Z">
        <w:r w:rsidR="00B94456">
          <w:rPr>
            <w:color w:val="FF0000"/>
          </w:rPr>
          <w:t xml:space="preserve"> Controller shall return the error code</w:t>
        </w:r>
      </w:ins>
      <w:r>
        <w:rPr>
          <w:color w:val="FF0000"/>
        </w:rPr>
        <w:t xml:space="preserve"> Unsupported Feature or Parameter value </w:t>
      </w:r>
      <w:r w:rsidR="00821D66">
        <w:rPr>
          <w:color w:val="FF0000"/>
        </w:rPr>
        <w:t>(0x11)</w:t>
      </w:r>
      <w:del w:id="5097" w:author="Clive D.W. Feather" w:date="2016-05-05T14:24:00Z">
        <w:r w:rsidR="00821D66" w:rsidDel="00B94456">
          <w:rPr>
            <w:color w:val="FF0000"/>
          </w:rPr>
          <w:delText xml:space="preserve"> </w:delText>
        </w:r>
        <w:r w:rsidDel="00B94456">
          <w:rPr>
            <w:color w:val="FF0000"/>
          </w:rPr>
          <w:delText>error code shall be returned when the Host sets the Slot_Duration parameter to 0x01</w:delText>
        </w:r>
      </w:del>
      <w:r>
        <w:rPr>
          <w:color w:val="FF0000"/>
        </w:rPr>
        <w:t>.</w:t>
      </w:r>
      <w:del w:id="5098" w:author="Batra, Mayank" w:date="2016-06-21T12:05:00Z">
        <w:r>
          <w:rPr>
            <w:color w:val="FF0000"/>
          </w:rPr>
          <w:br/>
        </w:r>
      </w:del>
    </w:p>
    <w:p w:rsidR="002709A2" w:rsidRPr="005A41BB" w:rsidRDefault="00C17F46" w:rsidP="002709A2">
      <w:pPr>
        <w:rPr>
          <w:ins w:id="5099" w:author="Batra, Mayank" w:date="2016-06-21T12:05:00Z"/>
          <w:color w:val="FF0000"/>
        </w:rPr>
      </w:pPr>
      <w:ins w:id="5100" w:author="Batra, Mayank" w:date="2016-05-27T15:26:00Z">
        <w:r>
          <w:rPr>
            <w:color w:val="FF0000"/>
          </w:rPr>
          <w:t>The Slot_Duration</w:t>
        </w:r>
      </w:ins>
      <w:ins w:id="5101" w:author="Batra, Mayank" w:date="2016-05-27T15:31:00Z">
        <w:r>
          <w:rPr>
            <w:color w:val="FF0000"/>
          </w:rPr>
          <w:t>s</w:t>
        </w:r>
      </w:ins>
      <w:ins w:id="5102" w:author="Batra, Mayank" w:date="2016-05-27T15:26:00Z">
        <w:r>
          <w:rPr>
            <w:color w:val="FF0000"/>
          </w:rPr>
          <w:t xml:space="preserve"> parameter is only valid when </w:t>
        </w:r>
      </w:ins>
      <w:ins w:id="5103" w:author="Batra, Mayank" w:date="2016-05-27T15:27:00Z">
        <w:r>
          <w:rPr>
            <w:color w:val="FF0000"/>
          </w:rPr>
          <w:t>receiving an AoA Supplemental.</w:t>
        </w:r>
      </w:ins>
      <w:ins w:id="5104" w:author="Batra, Mayank" w:date="2016-06-21T12:05:00Z">
        <w:r w:rsidR="002709A2">
          <w:rPr>
            <w:color w:val="FF0000"/>
          </w:rPr>
          <w:br/>
        </w:r>
      </w:ins>
    </w:p>
    <w:p w:rsidR="002709A2" w:rsidRDefault="002709A2" w:rsidP="00E44F48">
      <w:pPr>
        <w:outlineLvl w:val="0"/>
        <w:rPr>
          <w:rStyle w:val="af"/>
          <w:color w:val="FF0000"/>
        </w:rPr>
      </w:pPr>
      <w:r>
        <w:rPr>
          <w:rStyle w:val="af"/>
          <w:color w:val="FF0000"/>
        </w:rPr>
        <w:t>Command</w:t>
      </w:r>
      <w:r w:rsidRPr="005A41BB">
        <w:rPr>
          <w:rStyle w:val="af"/>
          <w:color w:val="FF0000"/>
        </w:rPr>
        <w:t xml:space="preserve">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10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106">
          <w:tblGrid>
            <w:gridCol w:w="1526"/>
            <w:gridCol w:w="854"/>
            <w:gridCol w:w="7226"/>
          </w:tblGrid>
        </w:tblGridChange>
      </w:tblGrid>
      <w:tr w:rsidR="002709A2" w:rsidRPr="005A41BB" w:rsidTr="00C63D7F">
        <w:trPr>
          <w:cantSplit/>
        </w:trPr>
        <w:tc>
          <w:tcPr>
            <w:tcW w:w="2380" w:type="dxa"/>
            <w:gridSpan w:val="2"/>
            <w:tcBorders>
              <w:top w:val="nil"/>
              <w:left w:val="nil"/>
              <w:bottom w:val="single" w:sz="4" w:space="0" w:color="auto"/>
              <w:right w:val="nil"/>
            </w:tcBorders>
            <w:tcPrChange w:id="5107" w:author="Batra, Mayank" w:date="2016-06-21T12:07:00Z">
              <w:tcPr>
                <w:tcW w:w="2380"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Connection_Handle:</w:t>
            </w:r>
          </w:p>
        </w:tc>
        <w:tc>
          <w:tcPr>
            <w:tcW w:w="7226" w:type="dxa"/>
            <w:tcBorders>
              <w:top w:val="nil"/>
              <w:left w:val="nil"/>
              <w:bottom w:val="single" w:sz="4" w:space="0" w:color="auto"/>
              <w:right w:val="nil"/>
            </w:tcBorders>
            <w:tcPrChange w:id="5108" w:author="Batra, Mayank" w:date="2016-06-21T12:07:00Z">
              <w:tcPr>
                <w:tcW w:w="7226"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2</w:t>
            </w:r>
            <w:r w:rsidRPr="00791FF6">
              <w:rPr>
                <w:i/>
                <w:color w:val="FF0000"/>
              </w:rPr>
              <w:t xml:space="preserve"> Octet</w:t>
            </w:r>
            <w:r>
              <w:rPr>
                <w:i/>
                <w:color w:val="FF0000"/>
              </w:rPr>
              <w:t>s (12 bits meaningful)</w:t>
            </w:r>
          </w:p>
        </w:tc>
      </w:tr>
      <w:tr w:rsidR="0083745C" w:rsidRPr="005A41BB" w:rsidTr="00C63D7F">
        <w:trPr>
          <w:cantSplit/>
        </w:trPr>
        <w:tc>
          <w:tcPr>
            <w:tcW w:w="1526" w:type="dxa"/>
            <w:tcBorders>
              <w:top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26" w:type="dxa"/>
            <w:tcPrChange w:id="5109" w:author="Batra, Mayank" w:date="2016-06-21T12:07:00Z">
              <w:tcPr>
                <w:tcW w:w="1526" w:type="dxa"/>
              </w:tcPr>
            </w:tcPrChange>
          </w:tcPr>
          <w:p w:rsidR="002709A2" w:rsidRPr="005A41BB" w:rsidRDefault="002709A2" w:rsidP="004B1513">
            <w:pPr>
              <w:rPr>
                <w:color w:val="FF0000"/>
              </w:rPr>
            </w:pPr>
            <w:r>
              <w:rPr>
                <w:color w:val="FF0000"/>
              </w:rPr>
              <w:t>0xXXXX</w:t>
            </w:r>
          </w:p>
        </w:tc>
        <w:tc>
          <w:tcPr>
            <w:tcW w:w="8080" w:type="dxa"/>
            <w:gridSpan w:val="2"/>
            <w:tcPrChange w:id="5110" w:author="Batra, Mayank" w:date="2016-06-21T12:07:00Z">
              <w:tcPr>
                <w:tcW w:w="8080" w:type="dxa"/>
                <w:gridSpan w:val="2"/>
              </w:tcPr>
            </w:tcPrChange>
          </w:tcPr>
          <w:p w:rsidR="002709A2" w:rsidRPr="005371AF" w:rsidRDefault="002709A2" w:rsidP="004B1513">
            <w:pPr>
              <w:rPr>
                <w:color w:val="FF0000"/>
              </w:rPr>
            </w:pPr>
            <w:r w:rsidRPr="005371AF">
              <w:rPr>
                <w:color w:val="FF0000"/>
              </w:rPr>
              <w:t>Connection_Handle</w:t>
            </w:r>
          </w:p>
          <w:p w:rsidR="002709A2" w:rsidRPr="005A41BB" w:rsidRDefault="002709A2" w:rsidP="00675797">
            <w:pPr>
              <w:rPr>
                <w:color w:val="FF0000"/>
              </w:rPr>
            </w:pPr>
            <w:r w:rsidRPr="005371AF">
              <w:rPr>
                <w:color w:val="FF0000"/>
              </w:rPr>
              <w:t>Range 0x0000</w:t>
            </w:r>
            <w:commentRangeStart w:id="5111"/>
            <w:del w:id="5112" w:author="Chris Reisinger" w:date="2016-05-12T13:30:00Z">
              <w:r w:rsidRPr="005371AF" w:rsidDel="00675797">
                <w:rPr>
                  <w:color w:val="FF0000"/>
                </w:rPr>
                <w:delText>-</w:delText>
              </w:r>
            </w:del>
            <w:ins w:id="5113" w:author="Chris Reisinger" w:date="2016-05-12T13:30:00Z">
              <w:r w:rsidR="00675797">
                <w:rPr>
                  <w:color w:val="FF0000"/>
                </w:rPr>
                <w:t xml:space="preserve"> – </w:t>
              </w:r>
              <w:commentRangeEnd w:id="5111"/>
              <w:r w:rsidR="00675797">
                <w:rPr>
                  <w:rStyle w:val="aff1"/>
                </w:rPr>
                <w:commentReference w:id="5111"/>
              </w:r>
            </w:ins>
            <w:r w:rsidRPr="005371AF">
              <w:rPr>
                <w:color w:val="FF0000"/>
              </w:rPr>
              <w:t>0x0EFF (0x0F00 – 0x0FFF Reserved for</w:t>
            </w:r>
            <w:r>
              <w:rPr>
                <w:color w:val="FF0000"/>
              </w:rPr>
              <w:t xml:space="preserve"> </w:t>
            </w:r>
            <w:r w:rsidRPr="005371AF">
              <w:rPr>
                <w:color w:val="FF0000"/>
              </w:rPr>
              <w:t>future use)</w:t>
            </w:r>
          </w:p>
        </w:tc>
      </w:tr>
    </w:tbl>
    <w:p w:rsidR="00EE6B6B" w:rsidRDefault="00EE6B6B" w:rsidP="002709A2">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114"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5115">
          <w:tblGrid>
            <w:gridCol w:w="1560"/>
            <w:gridCol w:w="1907"/>
            <w:gridCol w:w="6139"/>
          </w:tblGrid>
        </w:tblGridChange>
      </w:tblGrid>
      <w:tr w:rsidR="002709A2" w:rsidRPr="005A41BB" w:rsidTr="00C63D7F">
        <w:trPr>
          <w:cantSplit/>
        </w:trPr>
        <w:tc>
          <w:tcPr>
            <w:tcW w:w="3467" w:type="dxa"/>
            <w:gridSpan w:val="2"/>
            <w:tcBorders>
              <w:top w:val="nil"/>
              <w:left w:val="nil"/>
              <w:bottom w:val="single" w:sz="4" w:space="0" w:color="auto"/>
              <w:right w:val="nil"/>
            </w:tcBorders>
            <w:tcPrChange w:id="5116" w:author="Batra, Mayank" w:date="2016-06-21T12:07:00Z">
              <w:tcPr>
                <w:tcW w:w="3467"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Number_of_Antenna_IDs:</w:t>
            </w:r>
          </w:p>
        </w:tc>
        <w:tc>
          <w:tcPr>
            <w:tcW w:w="6139" w:type="dxa"/>
            <w:tcBorders>
              <w:top w:val="nil"/>
              <w:left w:val="nil"/>
              <w:bottom w:val="single" w:sz="4" w:space="0" w:color="auto"/>
              <w:right w:val="nil"/>
            </w:tcBorders>
            <w:tcPrChange w:id="5117" w:author="Batra, Mayank" w:date="2016-06-21T12:07:00Z">
              <w:tcPr>
                <w:tcW w:w="6139"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60" w:type="dxa"/>
            <w:shd w:val="clear" w:color="auto" w:fill="DAEEF3"/>
          </w:tcPr>
          <w:p w:rsidR="002709A2" w:rsidRPr="005A41BB" w:rsidRDefault="002709A2" w:rsidP="004B1513">
            <w:pPr>
              <w:rPr>
                <w:rStyle w:val="af"/>
                <w:color w:val="FF0000"/>
              </w:rPr>
            </w:pPr>
            <w:r w:rsidRPr="005A41BB">
              <w:rPr>
                <w:rStyle w:val="af"/>
                <w:color w:val="FF0000"/>
              </w:rPr>
              <w:t>Value</w:t>
            </w:r>
          </w:p>
        </w:tc>
        <w:tc>
          <w:tcPr>
            <w:tcW w:w="8046" w:type="dxa"/>
            <w:gridSpan w:val="2"/>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60" w:type="dxa"/>
            <w:tcPrChange w:id="5118" w:author="Batra, Mayank" w:date="2016-06-21T12:07:00Z">
              <w:tcPr>
                <w:tcW w:w="1560" w:type="dxa"/>
              </w:tcPr>
            </w:tcPrChange>
          </w:tcPr>
          <w:p w:rsidR="002709A2" w:rsidRPr="005A41BB" w:rsidRDefault="00A66446">
            <w:pPr>
              <w:rPr>
                <w:color w:val="FF0000"/>
              </w:rPr>
            </w:pPr>
            <w:r>
              <w:rPr>
                <w:color w:val="FF0000"/>
              </w:rPr>
              <w:t>0x01</w:t>
            </w:r>
            <w:ins w:id="5119" w:author="Chris Reisinger" w:date="2016-05-17T16:24:00Z">
              <w:r w:rsidR="00E60990">
                <w:rPr>
                  <w:color w:val="FF0000"/>
                </w:rPr>
                <w:t xml:space="preserve"> </w:t>
              </w:r>
            </w:ins>
            <w:del w:id="5120" w:author="Chris Reisinger" w:date="2016-05-17T16:24:00Z">
              <w:r w:rsidDel="00E60990">
                <w:rPr>
                  <w:color w:val="FF0000"/>
                </w:rPr>
                <w:delText>-</w:delText>
              </w:r>
            </w:del>
            <w:ins w:id="5121" w:author="Chris Reisinger" w:date="2016-05-17T16:24:00Z">
              <w:r w:rsidR="00E60990">
                <w:rPr>
                  <w:color w:val="FF0000"/>
                </w:rPr>
                <w:t xml:space="preserve">– </w:t>
              </w:r>
            </w:ins>
            <w:del w:id="5122" w:author="Batra, Mayank" w:date="2016-06-16T10:23:00Z">
              <w:r w:rsidDel="0039707B">
                <w:rPr>
                  <w:color w:val="FF0000"/>
                </w:rPr>
                <w:delText>0x3F</w:delText>
              </w:r>
            </w:del>
            <w:ins w:id="5123" w:author="Batra, Mayank" w:date="2016-06-16T10:23:00Z">
              <w:r w:rsidR="0039707B">
                <w:rPr>
                  <w:color w:val="FF0000"/>
                </w:rPr>
                <w:t>0x4B</w:t>
              </w:r>
            </w:ins>
          </w:p>
        </w:tc>
        <w:tc>
          <w:tcPr>
            <w:tcW w:w="8046" w:type="dxa"/>
            <w:gridSpan w:val="2"/>
            <w:tcPrChange w:id="5124" w:author="Batra, Mayank" w:date="2016-06-21T12:07:00Z">
              <w:tcPr>
                <w:tcW w:w="8046" w:type="dxa"/>
                <w:gridSpan w:val="2"/>
              </w:tcPr>
            </w:tcPrChange>
          </w:tcPr>
          <w:p w:rsidR="002709A2" w:rsidRPr="00985E3E" w:rsidRDefault="002709A2" w:rsidP="009D7502">
            <w:pPr>
              <w:rPr>
                <w:color w:val="FF0000"/>
              </w:rPr>
            </w:pPr>
            <w:r>
              <w:rPr>
                <w:color w:val="FF0000"/>
              </w:rPr>
              <w:t xml:space="preserve">The number of </w:t>
            </w:r>
            <w:del w:id="5125" w:author="Clive D.W. Feather" w:date="2016-05-05T14:18:00Z">
              <w:r w:rsidDel="009D7502">
                <w:rPr>
                  <w:color w:val="FF0000"/>
                </w:rPr>
                <w:delText xml:space="preserve">antenna </w:delText>
              </w:r>
            </w:del>
            <w:ins w:id="5126" w:author="Clive D.W. Feather" w:date="2016-05-05T14:18:00Z">
              <w:r w:rsidR="009D7502">
                <w:rPr>
                  <w:color w:val="FF0000"/>
                </w:rPr>
                <w:t xml:space="preserve">Antenna </w:t>
              </w:r>
            </w:ins>
            <w:r>
              <w:rPr>
                <w:color w:val="FF0000"/>
              </w:rPr>
              <w:t>IDs in the sequence</w:t>
            </w:r>
            <w:del w:id="5127" w:author="Chris Reisinger" w:date="2016-05-17T16:24:00Z">
              <w:r w:rsidDel="00E60990">
                <w:rPr>
                  <w:color w:val="FF0000"/>
                </w:rPr>
                <w:delText>.</w:delText>
              </w:r>
            </w:del>
          </w:p>
        </w:tc>
      </w:tr>
      <w:tr w:rsidR="00A66446" w:rsidRPr="005A41BB" w:rsidTr="00C63D7F">
        <w:trPr>
          <w:cantSplit/>
        </w:trPr>
        <w:tc>
          <w:tcPr>
            <w:tcW w:w="1560" w:type="dxa"/>
            <w:tcPrChange w:id="5128" w:author="Batra, Mayank" w:date="2016-06-21T12:07:00Z">
              <w:tcPr>
                <w:tcW w:w="1560" w:type="dxa"/>
              </w:tcPr>
            </w:tcPrChange>
          </w:tcPr>
          <w:p w:rsidR="00A66446" w:rsidRPr="005A41BB" w:rsidDel="00A66446" w:rsidRDefault="00A66446" w:rsidP="004B1513">
            <w:pPr>
              <w:rPr>
                <w:color w:val="FF0000"/>
              </w:rPr>
            </w:pPr>
            <w:r>
              <w:rPr>
                <w:color w:val="FF0000"/>
              </w:rPr>
              <w:lastRenderedPageBreak/>
              <w:t>All other values</w:t>
            </w:r>
          </w:p>
        </w:tc>
        <w:tc>
          <w:tcPr>
            <w:tcW w:w="8046" w:type="dxa"/>
            <w:gridSpan w:val="2"/>
            <w:tcPrChange w:id="5129" w:author="Batra, Mayank" w:date="2016-06-21T12:07:00Z">
              <w:tcPr>
                <w:tcW w:w="8046" w:type="dxa"/>
                <w:gridSpan w:val="2"/>
              </w:tcPr>
            </w:tcPrChange>
          </w:tcPr>
          <w:p w:rsidR="00A66446" w:rsidRDefault="00A66446" w:rsidP="004B1513">
            <w:pPr>
              <w:rPr>
                <w:color w:val="FF0000"/>
              </w:rPr>
            </w:pPr>
            <w:r>
              <w:rPr>
                <w:color w:val="FF0000"/>
              </w:rPr>
              <w:t>Reserved for future use</w:t>
            </w:r>
          </w:p>
        </w:tc>
      </w:tr>
    </w:tbl>
    <w:p w:rsidR="002709A2" w:rsidRDefault="002709A2" w:rsidP="002709A2">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130"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5131">
          <w:tblGrid>
            <w:gridCol w:w="1560"/>
            <w:gridCol w:w="1907"/>
            <w:gridCol w:w="6139"/>
          </w:tblGrid>
        </w:tblGridChange>
      </w:tblGrid>
      <w:tr w:rsidR="002709A2" w:rsidRPr="005A41BB" w:rsidTr="00C63D7F">
        <w:trPr>
          <w:cantSplit/>
        </w:trPr>
        <w:tc>
          <w:tcPr>
            <w:tcW w:w="3467" w:type="dxa"/>
            <w:gridSpan w:val="2"/>
            <w:tcBorders>
              <w:top w:val="nil"/>
              <w:left w:val="nil"/>
              <w:bottom w:val="single" w:sz="4" w:space="0" w:color="auto"/>
              <w:right w:val="nil"/>
            </w:tcBorders>
            <w:tcPrChange w:id="5132" w:author="Batra, Mayank" w:date="2016-06-21T12:07:00Z">
              <w:tcPr>
                <w:tcW w:w="3467"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Antenna_IDs[i]:</w:t>
            </w:r>
          </w:p>
        </w:tc>
        <w:tc>
          <w:tcPr>
            <w:tcW w:w="6139" w:type="dxa"/>
            <w:tcBorders>
              <w:top w:val="nil"/>
              <w:left w:val="nil"/>
              <w:bottom w:val="single" w:sz="4" w:space="0" w:color="auto"/>
              <w:right w:val="nil"/>
            </w:tcBorders>
            <w:tcPrChange w:id="5133" w:author="Batra, Mayank" w:date="2016-06-21T12:07:00Z">
              <w:tcPr>
                <w:tcW w:w="6139"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Number_of_Antenna_IDs * 1</w:t>
            </w:r>
            <w:r w:rsidRPr="00791FF6">
              <w:rPr>
                <w:i/>
                <w:color w:val="FF0000"/>
              </w:rPr>
              <w:t xml:space="preserve"> Octet</w:t>
            </w:r>
          </w:p>
        </w:tc>
      </w:tr>
      <w:tr w:rsidR="0083745C" w:rsidRPr="005A41BB" w:rsidTr="00C63D7F">
        <w:trPr>
          <w:cantSplit/>
        </w:trPr>
        <w:tc>
          <w:tcPr>
            <w:tcW w:w="1560" w:type="dxa"/>
            <w:shd w:val="clear" w:color="auto" w:fill="DAEEF3"/>
          </w:tcPr>
          <w:p w:rsidR="002709A2" w:rsidRPr="005A41BB" w:rsidRDefault="002709A2" w:rsidP="004B1513">
            <w:pPr>
              <w:rPr>
                <w:rStyle w:val="af"/>
                <w:color w:val="FF0000"/>
              </w:rPr>
            </w:pPr>
            <w:r w:rsidRPr="005A41BB">
              <w:rPr>
                <w:rStyle w:val="af"/>
                <w:color w:val="FF0000"/>
              </w:rPr>
              <w:t>Value</w:t>
            </w:r>
          </w:p>
        </w:tc>
        <w:tc>
          <w:tcPr>
            <w:tcW w:w="8046" w:type="dxa"/>
            <w:gridSpan w:val="2"/>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60" w:type="dxa"/>
            <w:tcPrChange w:id="5134" w:author="Batra, Mayank" w:date="2016-06-21T12:07:00Z">
              <w:tcPr>
                <w:tcW w:w="1560" w:type="dxa"/>
              </w:tcPr>
            </w:tcPrChange>
          </w:tcPr>
          <w:p w:rsidR="002709A2" w:rsidRPr="005A41BB" w:rsidRDefault="002709A2" w:rsidP="004B1513">
            <w:pPr>
              <w:rPr>
                <w:color w:val="FF0000"/>
              </w:rPr>
            </w:pPr>
            <w:r w:rsidRPr="005A41BB">
              <w:rPr>
                <w:color w:val="FF0000"/>
              </w:rPr>
              <w:t>0x</w:t>
            </w:r>
            <w:r>
              <w:rPr>
                <w:color w:val="FF0000"/>
              </w:rPr>
              <w:t>XX</w:t>
            </w:r>
          </w:p>
        </w:tc>
        <w:tc>
          <w:tcPr>
            <w:tcW w:w="8046" w:type="dxa"/>
            <w:gridSpan w:val="2"/>
            <w:tcPrChange w:id="5135" w:author="Batra, Mayank" w:date="2016-06-21T12:07:00Z">
              <w:tcPr>
                <w:tcW w:w="8046" w:type="dxa"/>
                <w:gridSpan w:val="2"/>
              </w:tcPr>
            </w:tcPrChange>
          </w:tcPr>
          <w:p w:rsidR="002709A2" w:rsidRPr="00985E3E" w:rsidRDefault="002709A2" w:rsidP="00A66446">
            <w:pPr>
              <w:rPr>
                <w:color w:val="FF0000"/>
              </w:rPr>
            </w:pPr>
            <w:r>
              <w:rPr>
                <w:color w:val="FF0000"/>
              </w:rPr>
              <w:t xml:space="preserve">List of Antenna IDs in the sequence. The Antenna IDs shall take values from 0 to </w:t>
            </w:r>
            <w:r w:rsidR="00A66446">
              <w:rPr>
                <w:color w:val="FF0000"/>
              </w:rPr>
              <w:t>Number_of_Antenna_IDs</w:t>
            </w:r>
            <w:r>
              <w:rPr>
                <w:color w:val="FF0000"/>
              </w:rPr>
              <w:t>-1 inclusive.</w:t>
            </w:r>
          </w:p>
        </w:tc>
      </w:tr>
    </w:tbl>
    <w:p w:rsidR="002709A2" w:rsidRDefault="002709A2" w:rsidP="002709A2">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136"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137">
          <w:tblGrid>
            <w:gridCol w:w="1526"/>
            <w:gridCol w:w="854"/>
            <w:gridCol w:w="7226"/>
          </w:tblGrid>
        </w:tblGridChange>
      </w:tblGrid>
      <w:tr w:rsidR="002709A2" w:rsidRPr="005A41BB" w:rsidTr="00C63D7F">
        <w:trPr>
          <w:cantSplit/>
        </w:trPr>
        <w:tc>
          <w:tcPr>
            <w:tcW w:w="2380" w:type="dxa"/>
            <w:gridSpan w:val="2"/>
            <w:tcBorders>
              <w:top w:val="nil"/>
              <w:left w:val="nil"/>
              <w:bottom w:val="single" w:sz="4" w:space="0" w:color="auto"/>
              <w:right w:val="nil"/>
            </w:tcBorders>
            <w:tcPrChange w:id="5138" w:author="Batra, Mayank" w:date="2016-06-21T12:07:00Z">
              <w:tcPr>
                <w:tcW w:w="2380"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Slot_Durations:</w:t>
            </w:r>
          </w:p>
        </w:tc>
        <w:tc>
          <w:tcPr>
            <w:tcW w:w="7226" w:type="dxa"/>
            <w:tcBorders>
              <w:top w:val="nil"/>
              <w:left w:val="nil"/>
              <w:bottom w:val="single" w:sz="4" w:space="0" w:color="auto"/>
              <w:right w:val="nil"/>
            </w:tcBorders>
            <w:tcPrChange w:id="5139" w:author="Batra, Mayank" w:date="2016-06-21T12:07:00Z">
              <w:tcPr>
                <w:tcW w:w="7226"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2709A2" w:rsidRPr="005A41BB" w:rsidRDefault="002709A2" w:rsidP="004B1513">
            <w:pPr>
              <w:rPr>
                <w:rStyle w:val="af"/>
                <w:color w:val="FF0000"/>
              </w:rPr>
            </w:pPr>
            <w:r w:rsidRPr="005A41BB">
              <w:rPr>
                <w:rStyle w:val="af"/>
                <w:color w:val="FF0000"/>
              </w:rPr>
              <w:t>Value</w:t>
            </w:r>
          </w:p>
        </w:tc>
        <w:tc>
          <w:tcPr>
            <w:tcW w:w="8080" w:type="dxa"/>
            <w:gridSpan w:val="2"/>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5C0083" w:rsidRPr="005A41BB" w:rsidDel="00235949" w:rsidTr="00C63D7F">
        <w:trPr>
          <w:cantSplit/>
          <w:del w:id="5140" w:author="Batra, Mayank" w:date="2016-05-27T15:20:00Z"/>
        </w:trPr>
        <w:tc>
          <w:tcPr>
            <w:tcW w:w="1526" w:type="dxa"/>
            <w:tcPrChange w:id="5141" w:author="Batra, Mayank" w:date="2016-06-21T12:07:00Z">
              <w:tcPr>
                <w:tcW w:w="1526" w:type="dxa"/>
              </w:tcPr>
            </w:tcPrChange>
          </w:tcPr>
          <w:p w:rsidR="005C0083" w:rsidRPr="005A41BB" w:rsidDel="00235949" w:rsidRDefault="005C0083" w:rsidP="005C0083">
            <w:pPr>
              <w:rPr>
                <w:del w:id="5142" w:author="Batra, Mayank" w:date="2016-05-27T15:20:00Z"/>
                <w:color w:val="FF0000"/>
              </w:rPr>
            </w:pPr>
            <w:del w:id="5143" w:author="Batra, Mayank" w:date="2016-05-27T15:20:00Z">
              <w:r w:rsidDel="00235949">
                <w:rPr>
                  <w:color w:val="FF0000"/>
                </w:rPr>
                <w:delText>0x00</w:delText>
              </w:r>
            </w:del>
          </w:p>
        </w:tc>
        <w:tc>
          <w:tcPr>
            <w:tcW w:w="8080" w:type="dxa"/>
            <w:gridSpan w:val="2"/>
            <w:tcPrChange w:id="5144" w:author="Batra, Mayank" w:date="2016-06-21T12:07:00Z">
              <w:tcPr>
                <w:tcW w:w="8080" w:type="dxa"/>
                <w:gridSpan w:val="2"/>
              </w:tcPr>
            </w:tcPrChange>
          </w:tcPr>
          <w:p w:rsidR="005C0083" w:rsidDel="00235949" w:rsidRDefault="005C0083" w:rsidP="003D107B">
            <w:pPr>
              <w:rPr>
                <w:del w:id="5145" w:author="Batra, Mayank" w:date="2016-05-27T15:20:00Z"/>
                <w:color w:val="FF0000"/>
              </w:rPr>
            </w:pPr>
            <w:del w:id="5146" w:author="Batra, Mayank" w:date="2016-05-27T15:20:00Z">
              <w:r w:rsidDel="00235949">
                <w:rPr>
                  <w:color w:val="FF0000"/>
                </w:rPr>
                <w:delText>No switching and sampling</w:delText>
              </w:r>
            </w:del>
          </w:p>
        </w:tc>
      </w:tr>
      <w:tr w:rsidR="002709A2" w:rsidRPr="005A41BB" w:rsidTr="00C63D7F">
        <w:trPr>
          <w:cantSplit/>
        </w:trPr>
        <w:tc>
          <w:tcPr>
            <w:tcW w:w="1526" w:type="dxa"/>
            <w:tcPrChange w:id="5147" w:author="Batra, Mayank" w:date="2016-06-21T12:07:00Z">
              <w:tcPr>
                <w:tcW w:w="1526" w:type="dxa"/>
              </w:tcPr>
            </w:tcPrChange>
          </w:tcPr>
          <w:p w:rsidR="002709A2" w:rsidRPr="005A41BB" w:rsidRDefault="005C0083" w:rsidP="005C0083">
            <w:pPr>
              <w:rPr>
                <w:color w:val="FF0000"/>
              </w:rPr>
            </w:pPr>
            <w:r w:rsidRPr="005A41BB">
              <w:rPr>
                <w:color w:val="FF0000"/>
              </w:rPr>
              <w:t>0x0</w:t>
            </w:r>
            <w:r>
              <w:rPr>
                <w:color w:val="FF0000"/>
              </w:rPr>
              <w:t>1</w:t>
            </w:r>
          </w:p>
        </w:tc>
        <w:tc>
          <w:tcPr>
            <w:tcW w:w="8080" w:type="dxa"/>
            <w:gridSpan w:val="2"/>
            <w:tcPrChange w:id="5148" w:author="Batra, Mayank" w:date="2016-06-21T12:07:00Z">
              <w:tcPr>
                <w:tcW w:w="8080" w:type="dxa"/>
                <w:gridSpan w:val="2"/>
              </w:tcPr>
            </w:tcPrChange>
          </w:tcPr>
          <w:p w:rsidR="002709A2" w:rsidRPr="005A41BB" w:rsidRDefault="002709A2" w:rsidP="00A66446">
            <w:pPr>
              <w:rPr>
                <w:color w:val="FF0000"/>
              </w:rPr>
            </w:pPr>
            <w:r>
              <w:rPr>
                <w:color w:val="FF0000"/>
              </w:rPr>
              <w:t xml:space="preserve">Switching and sampling slots are </w:t>
            </w:r>
            <w:r w:rsidR="005C0083">
              <w:rPr>
                <w:color w:val="FF0000"/>
              </w:rPr>
              <w:t xml:space="preserve">1 </w:t>
            </w:r>
            <w:r>
              <w:rPr>
                <w:color w:val="FF0000"/>
              </w:rPr>
              <w:t>µs each</w:t>
            </w:r>
          </w:p>
        </w:tc>
      </w:tr>
      <w:tr w:rsidR="002709A2" w:rsidRPr="005A41BB" w:rsidTr="00C63D7F">
        <w:trPr>
          <w:cantSplit/>
        </w:trPr>
        <w:tc>
          <w:tcPr>
            <w:tcW w:w="1526" w:type="dxa"/>
            <w:tcPrChange w:id="5149" w:author="Batra, Mayank" w:date="2016-06-21T12:07:00Z">
              <w:tcPr>
                <w:tcW w:w="1526" w:type="dxa"/>
              </w:tcPr>
            </w:tcPrChange>
          </w:tcPr>
          <w:p w:rsidR="002709A2" w:rsidRPr="005A41BB" w:rsidRDefault="005C0083" w:rsidP="003D107B">
            <w:pPr>
              <w:rPr>
                <w:color w:val="FF0000"/>
              </w:rPr>
            </w:pPr>
            <w:r w:rsidRPr="005A41BB">
              <w:rPr>
                <w:color w:val="FF0000"/>
              </w:rPr>
              <w:t>0x0</w:t>
            </w:r>
            <w:r>
              <w:rPr>
                <w:color w:val="FF0000"/>
              </w:rPr>
              <w:t>2</w:t>
            </w:r>
          </w:p>
        </w:tc>
        <w:tc>
          <w:tcPr>
            <w:tcW w:w="8080" w:type="dxa"/>
            <w:gridSpan w:val="2"/>
            <w:tcPrChange w:id="5150" w:author="Batra, Mayank" w:date="2016-06-21T12:07:00Z">
              <w:tcPr>
                <w:tcW w:w="8080" w:type="dxa"/>
                <w:gridSpan w:val="2"/>
              </w:tcPr>
            </w:tcPrChange>
          </w:tcPr>
          <w:p w:rsidR="002709A2" w:rsidRPr="005A41BB" w:rsidRDefault="002709A2" w:rsidP="003D107B">
            <w:pPr>
              <w:rPr>
                <w:color w:val="FF0000"/>
              </w:rPr>
            </w:pPr>
            <w:r>
              <w:rPr>
                <w:color w:val="FF0000"/>
              </w:rPr>
              <w:t xml:space="preserve">Switching and sampling slots are </w:t>
            </w:r>
            <w:r w:rsidR="005C0083">
              <w:rPr>
                <w:color w:val="FF0000"/>
              </w:rPr>
              <w:t xml:space="preserve">2 </w:t>
            </w:r>
            <w:r>
              <w:rPr>
                <w:color w:val="FF0000"/>
              </w:rPr>
              <w:t>µs each</w:t>
            </w:r>
          </w:p>
        </w:tc>
      </w:tr>
      <w:tr w:rsidR="002709A2" w:rsidRPr="005A41BB" w:rsidTr="00C63D7F">
        <w:trPr>
          <w:cantSplit/>
        </w:trPr>
        <w:tc>
          <w:tcPr>
            <w:tcW w:w="1526" w:type="dxa"/>
            <w:tcPrChange w:id="5151" w:author="Batra, Mayank" w:date="2016-06-21T12:07:00Z">
              <w:tcPr>
                <w:tcW w:w="1526" w:type="dxa"/>
              </w:tcPr>
            </w:tcPrChange>
          </w:tcPr>
          <w:p w:rsidR="002709A2" w:rsidRPr="005A41BB" w:rsidRDefault="00BF4A58" w:rsidP="003D107B">
            <w:pPr>
              <w:rPr>
                <w:color w:val="FF0000"/>
              </w:rPr>
            </w:pPr>
            <w:r>
              <w:rPr>
                <w:color w:val="FF0000"/>
              </w:rPr>
              <w:t>All other values</w:t>
            </w:r>
          </w:p>
        </w:tc>
        <w:tc>
          <w:tcPr>
            <w:tcW w:w="8080" w:type="dxa"/>
            <w:gridSpan w:val="2"/>
            <w:tcPrChange w:id="5152" w:author="Batra, Mayank" w:date="2016-06-21T12:07:00Z">
              <w:tcPr>
                <w:tcW w:w="8080" w:type="dxa"/>
                <w:gridSpan w:val="2"/>
              </w:tcPr>
            </w:tcPrChange>
          </w:tcPr>
          <w:p w:rsidR="002709A2" w:rsidRPr="005A41BB" w:rsidRDefault="002709A2" w:rsidP="004B1513">
            <w:pPr>
              <w:rPr>
                <w:color w:val="FF0000"/>
              </w:rPr>
            </w:pPr>
            <w:r w:rsidRPr="005A41BB">
              <w:rPr>
                <w:color w:val="FF0000"/>
              </w:rPr>
              <w:t>Reserved for future</w:t>
            </w:r>
            <w:r>
              <w:rPr>
                <w:color w:val="FF0000"/>
              </w:rPr>
              <w:t xml:space="preserve"> use</w:t>
            </w:r>
          </w:p>
        </w:tc>
      </w:tr>
    </w:tbl>
    <w:p w:rsidR="002709A2" w:rsidRDefault="002709A2" w:rsidP="002709A2">
      <w:pPr>
        <w:rPr>
          <w:color w:val="FF0000"/>
        </w:rPr>
      </w:pPr>
    </w:p>
    <w:p w:rsidR="002709A2" w:rsidRPr="005A41BB" w:rsidRDefault="002709A2" w:rsidP="00E44F48">
      <w:pPr>
        <w:outlineLvl w:val="0"/>
        <w:rPr>
          <w:rStyle w:val="af"/>
          <w:color w:val="FF0000"/>
        </w:rPr>
      </w:pPr>
      <w:r w:rsidRPr="005A41BB">
        <w:rPr>
          <w:rStyle w:val="af"/>
          <w:color w:val="FF0000"/>
        </w:rPr>
        <w:t>Return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153"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154">
          <w:tblGrid>
            <w:gridCol w:w="1526"/>
            <w:gridCol w:w="854"/>
            <w:gridCol w:w="7226"/>
          </w:tblGrid>
        </w:tblGridChange>
      </w:tblGrid>
      <w:tr w:rsidR="002709A2" w:rsidRPr="005A41BB" w:rsidTr="00C63D7F">
        <w:trPr>
          <w:cantSplit/>
        </w:trPr>
        <w:tc>
          <w:tcPr>
            <w:tcW w:w="2380" w:type="dxa"/>
            <w:gridSpan w:val="2"/>
            <w:tcBorders>
              <w:top w:val="nil"/>
              <w:left w:val="nil"/>
              <w:bottom w:val="single" w:sz="4" w:space="0" w:color="auto"/>
              <w:right w:val="nil"/>
            </w:tcBorders>
            <w:tcPrChange w:id="5155" w:author="Batra, Mayank" w:date="2016-06-21T12:07:00Z">
              <w:tcPr>
                <w:tcW w:w="2380"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Status:</w:t>
            </w:r>
          </w:p>
        </w:tc>
        <w:tc>
          <w:tcPr>
            <w:tcW w:w="7226" w:type="dxa"/>
            <w:tcBorders>
              <w:top w:val="nil"/>
              <w:left w:val="nil"/>
              <w:bottom w:val="single" w:sz="4" w:space="0" w:color="auto"/>
              <w:right w:val="nil"/>
            </w:tcBorders>
            <w:tcPrChange w:id="5156" w:author="Batra, Mayank" w:date="2016-06-21T12:07:00Z">
              <w:tcPr>
                <w:tcW w:w="7226"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2709A2" w:rsidRPr="005A41BB" w:rsidRDefault="002709A2" w:rsidP="004B1513">
            <w:pPr>
              <w:rPr>
                <w:rStyle w:val="af"/>
                <w:color w:val="FF0000"/>
              </w:rPr>
            </w:pPr>
            <w:r w:rsidRPr="005A41BB">
              <w:rPr>
                <w:rStyle w:val="af"/>
                <w:color w:val="FF0000"/>
              </w:rPr>
              <w:t>Value</w:t>
            </w:r>
          </w:p>
        </w:tc>
        <w:tc>
          <w:tcPr>
            <w:tcW w:w="8080" w:type="dxa"/>
            <w:gridSpan w:val="2"/>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26" w:type="dxa"/>
            <w:tcPrChange w:id="5157" w:author="Batra, Mayank" w:date="2016-06-21T12:07:00Z">
              <w:tcPr>
                <w:tcW w:w="1526" w:type="dxa"/>
              </w:tcPr>
            </w:tcPrChange>
          </w:tcPr>
          <w:p w:rsidR="002709A2" w:rsidRPr="005A41BB" w:rsidRDefault="002709A2" w:rsidP="004B1513">
            <w:pPr>
              <w:rPr>
                <w:color w:val="FF0000"/>
              </w:rPr>
            </w:pPr>
            <w:r w:rsidRPr="005A41BB">
              <w:rPr>
                <w:color w:val="FF0000"/>
              </w:rPr>
              <w:t>0x00</w:t>
            </w:r>
          </w:p>
        </w:tc>
        <w:tc>
          <w:tcPr>
            <w:tcW w:w="8080" w:type="dxa"/>
            <w:gridSpan w:val="2"/>
            <w:tcPrChange w:id="5158" w:author="Batra, Mayank" w:date="2016-06-21T12:07:00Z">
              <w:tcPr>
                <w:tcW w:w="8080" w:type="dxa"/>
                <w:gridSpan w:val="2"/>
              </w:tcPr>
            </w:tcPrChange>
          </w:tcPr>
          <w:p w:rsidR="002709A2" w:rsidRPr="005A41BB" w:rsidRDefault="002709A2">
            <w:pPr>
              <w:rPr>
                <w:color w:val="FF0000"/>
              </w:rPr>
            </w:pPr>
            <w:r w:rsidRPr="005A41BB">
              <w:rPr>
                <w:color w:val="FF0000"/>
              </w:rPr>
              <w:t>LE_</w:t>
            </w:r>
            <w:r>
              <w:rPr>
                <w:color w:val="FF0000"/>
              </w:rPr>
              <w:t>Set_</w:t>
            </w:r>
            <w:r w:rsidR="000F177E">
              <w:rPr>
                <w:color w:val="FF0000"/>
              </w:rPr>
              <w:t>Connection_Supplemental</w:t>
            </w:r>
            <w:r>
              <w:rPr>
                <w:color w:val="FF0000"/>
              </w:rPr>
              <w:t>_</w:t>
            </w:r>
            <w:r w:rsidR="00FF5E77">
              <w:rPr>
                <w:color w:val="FF0000"/>
              </w:rPr>
              <w:t>Receive_</w:t>
            </w:r>
            <w:r>
              <w:rPr>
                <w:color w:val="FF0000"/>
              </w:rPr>
              <w:t>Parameters command</w:t>
            </w:r>
            <w:r w:rsidRPr="005A41BB">
              <w:rPr>
                <w:color w:val="FF0000"/>
              </w:rPr>
              <w:t xml:space="preserve"> succeeded.</w:t>
            </w:r>
          </w:p>
        </w:tc>
      </w:tr>
      <w:tr w:rsidR="002709A2" w:rsidRPr="005A41BB" w:rsidTr="00C63D7F">
        <w:trPr>
          <w:cantSplit/>
        </w:trPr>
        <w:tc>
          <w:tcPr>
            <w:tcW w:w="1526" w:type="dxa"/>
            <w:tcPrChange w:id="5159" w:author="Batra, Mayank" w:date="2016-06-21T12:07:00Z">
              <w:tcPr>
                <w:tcW w:w="1526" w:type="dxa"/>
              </w:tcPr>
            </w:tcPrChange>
          </w:tcPr>
          <w:p w:rsidR="002709A2" w:rsidRPr="005A41BB" w:rsidRDefault="002709A2" w:rsidP="004B1513">
            <w:pPr>
              <w:rPr>
                <w:color w:val="FF0000"/>
              </w:rPr>
            </w:pPr>
            <w:r w:rsidRPr="005A41BB">
              <w:rPr>
                <w:color w:val="FF0000"/>
              </w:rPr>
              <w:t>0x01 – 0xFF</w:t>
            </w:r>
          </w:p>
        </w:tc>
        <w:tc>
          <w:tcPr>
            <w:tcW w:w="8080" w:type="dxa"/>
            <w:gridSpan w:val="2"/>
            <w:tcPrChange w:id="5160" w:author="Batra, Mayank" w:date="2016-06-21T12:07:00Z">
              <w:tcPr>
                <w:tcW w:w="8080" w:type="dxa"/>
                <w:gridSpan w:val="2"/>
              </w:tcPr>
            </w:tcPrChange>
          </w:tcPr>
          <w:p w:rsidR="002709A2" w:rsidRPr="005A41BB" w:rsidRDefault="002709A2" w:rsidP="00821D66">
            <w:pPr>
              <w:rPr>
                <w:color w:val="FF0000"/>
              </w:rPr>
            </w:pPr>
            <w:r w:rsidRPr="005A41BB">
              <w:rPr>
                <w:color w:val="FF0000"/>
              </w:rPr>
              <w:t>LE_</w:t>
            </w:r>
            <w:r>
              <w:rPr>
                <w:color w:val="FF0000"/>
              </w:rPr>
              <w:t>Set_</w:t>
            </w:r>
            <w:r w:rsidR="000F177E">
              <w:rPr>
                <w:color w:val="FF0000"/>
              </w:rPr>
              <w:t>Connection_Supplemental</w:t>
            </w:r>
            <w:r>
              <w:rPr>
                <w:color w:val="FF0000"/>
              </w:rPr>
              <w:t>_</w:t>
            </w:r>
            <w:r w:rsidR="00FF5E77">
              <w:rPr>
                <w:color w:val="FF0000"/>
              </w:rPr>
              <w:t>Receive_</w:t>
            </w:r>
            <w:r>
              <w:rPr>
                <w:color w:val="FF0000"/>
              </w:rPr>
              <w:t>Parameters</w:t>
            </w:r>
            <w:r w:rsidRPr="005A41BB">
              <w:rPr>
                <w:color w:val="FF0000"/>
              </w:rPr>
              <w:t xml:space="preserve"> command failed. See </w:t>
            </w:r>
            <w:ins w:id="5161" w:author="Chris Reisinger" w:date="2016-05-18T14:35:00Z">
              <w:r w:rsidR="006B3AAE" w:rsidRPr="00263E72">
                <w:rPr>
                  <w:color w:val="FF0000"/>
                  <w:lang w:val="en-GB"/>
                </w:rPr>
                <w:t xml:space="preserve">[Vol 2] </w:t>
              </w:r>
            </w:ins>
            <w:r w:rsidRPr="005A41BB">
              <w:rPr>
                <w:color w:val="FF0000"/>
              </w:rPr>
              <w:t>Part D, Error Codes for a list of error codes and descriptions.</w:t>
            </w:r>
          </w:p>
        </w:tc>
      </w:tr>
    </w:tbl>
    <w:p w:rsidR="002709A2" w:rsidRDefault="002709A2" w:rsidP="002709A2">
      <w:pPr>
        <w:rPr>
          <w:color w:val="FF0000"/>
        </w:rPr>
      </w:pPr>
    </w:p>
    <w:p w:rsidR="002709A2" w:rsidRPr="005A41BB" w:rsidRDefault="002709A2" w:rsidP="00E44F48">
      <w:pPr>
        <w:outlineLvl w:val="0"/>
        <w:rPr>
          <w:rStyle w:val="af"/>
          <w:color w:val="FF0000"/>
        </w:rPr>
      </w:pPr>
      <w:r w:rsidRPr="005A41BB">
        <w:rPr>
          <w:rStyle w:val="af"/>
          <w:color w:val="FF0000"/>
        </w:rPr>
        <w:t>Event(s) Generated (unless masked away):</w:t>
      </w:r>
    </w:p>
    <w:p w:rsidR="002709A2" w:rsidRDefault="002709A2" w:rsidP="002709A2">
      <w:pPr>
        <w:rPr>
          <w:color w:val="FF0000"/>
        </w:rPr>
      </w:pPr>
      <w:r w:rsidRPr="005A41BB">
        <w:rPr>
          <w:color w:val="FF0000"/>
        </w:rPr>
        <w:t>When the LE_</w:t>
      </w:r>
      <w:r>
        <w:rPr>
          <w:color w:val="FF0000"/>
        </w:rPr>
        <w:t>Set_</w:t>
      </w:r>
      <w:r w:rsidR="000F177E">
        <w:rPr>
          <w:color w:val="FF0000"/>
        </w:rPr>
        <w:t>Connection_Supplemental</w:t>
      </w:r>
      <w:r>
        <w:rPr>
          <w:color w:val="FF0000"/>
        </w:rPr>
        <w:t>_</w:t>
      </w:r>
      <w:r w:rsidR="00FF5E77">
        <w:rPr>
          <w:color w:val="FF0000"/>
        </w:rPr>
        <w:t>Receive_</w:t>
      </w:r>
      <w:r>
        <w:rPr>
          <w:color w:val="FF0000"/>
        </w:rPr>
        <w:t>Parameters</w:t>
      </w:r>
      <w:r w:rsidRPr="005A41BB">
        <w:rPr>
          <w:color w:val="FF0000"/>
        </w:rPr>
        <w:t xml:space="preserve"> command has completed, a Command Complete event shall be generated.</w:t>
      </w:r>
    </w:p>
    <w:p w:rsidR="000A7B5B" w:rsidRDefault="000A7B5B" w:rsidP="002709A2">
      <w:pPr>
        <w:rPr>
          <w:color w:val="FF0000"/>
        </w:rPr>
      </w:pPr>
    </w:p>
    <w:p w:rsidR="00E44F48" w:rsidRDefault="000A7B5B" w:rsidP="00E44F48">
      <w:pPr>
        <w:pStyle w:val="31"/>
        <w:pPrChange w:id="5162" w:author="Clive D.W. Feather" w:date="2016-05-05T14:29:00Z">
          <w:pPr>
            <w:pStyle w:val="31"/>
            <w:numPr>
              <w:numId w:val="25"/>
            </w:numPr>
            <w:ind w:left="644" w:hanging="360"/>
          </w:pPr>
        </w:pPrChange>
      </w:pPr>
      <w:bookmarkStart w:id="5163" w:name="_Toc449707708"/>
      <w:bookmarkStart w:id="5164" w:name="_Toc454286448"/>
      <w:r w:rsidRPr="000A7B5B">
        <w:rPr>
          <w:color w:val="FF0000"/>
        </w:rPr>
        <w:t xml:space="preserve">[NEW SECTION] </w:t>
      </w:r>
      <w:r w:rsidRPr="005371AF">
        <w:t>7.8.XX</w:t>
      </w:r>
      <w:r>
        <w:t>+</w:t>
      </w:r>
      <w:del w:id="5165" w:author="Batra, Mayank" w:date="2016-06-21T15:19:00Z">
        <w:r w:rsidR="00FF5E77" w:rsidDel="00BA5B6B">
          <w:delText>8</w:delText>
        </w:r>
        <w:r w:rsidRPr="005371AF" w:rsidDel="00BA5B6B">
          <w:delText xml:space="preserve"> </w:delText>
        </w:r>
      </w:del>
      <w:ins w:id="5166" w:author="Batra, Mayank" w:date="2016-06-21T15:19:00Z">
        <w:r w:rsidR="00BA5B6B">
          <w:t>10</w:t>
        </w:r>
        <w:r w:rsidR="00BA5B6B" w:rsidRPr="005371AF">
          <w:t xml:space="preserve"> </w:t>
        </w:r>
      </w:ins>
      <w:r w:rsidRPr="005371AF">
        <w:t xml:space="preserve">LE </w:t>
      </w:r>
      <w:r>
        <w:t>Set</w:t>
      </w:r>
      <w:r w:rsidRPr="005371AF">
        <w:t xml:space="preserve"> </w:t>
      </w:r>
      <w:r>
        <w:t>Connection Supplemental</w:t>
      </w:r>
      <w:r w:rsidRPr="005371AF">
        <w:t xml:space="preserve"> </w:t>
      </w:r>
      <w:r w:rsidR="00FF5E77">
        <w:t xml:space="preserve">Transmit </w:t>
      </w:r>
      <w:r>
        <w:t>Parameters</w:t>
      </w:r>
      <w:r w:rsidRPr="005371AF">
        <w:t xml:space="preserve"> Command</w:t>
      </w:r>
      <w:bookmarkEnd w:id="5163"/>
      <w:bookmarkEnd w:id="5164"/>
    </w:p>
    <w:p w:rsidR="000A7B5B" w:rsidRDefault="000A7B5B" w:rsidP="000A7B5B">
      <w:pPr>
        <w:autoSpaceDE w:val="0"/>
        <w:autoSpaceDN w:val="0"/>
        <w:adjustRightInd w:val="0"/>
        <w:spacing w:after="0" w:line="240" w:lineRule="auto"/>
        <w:rPr>
          <w:rFonts w:cs="Arial"/>
          <w:bCs/>
          <w:color w:val="FF0000"/>
          <w:sz w:val="24"/>
          <w:szCs w:val="24"/>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794"/>
        <w:gridCol w:w="737"/>
        <w:gridCol w:w="2807"/>
        <w:gridCol w:w="2238"/>
        <w:tblGridChange w:id="5167">
          <w:tblGrid>
            <w:gridCol w:w="3794"/>
            <w:gridCol w:w="737"/>
            <w:gridCol w:w="2807"/>
            <w:gridCol w:w="2238"/>
          </w:tblGrid>
        </w:tblGridChange>
      </w:tblGrid>
      <w:tr w:rsidR="0083745C" w:rsidRPr="005A41BB" w:rsidTr="00C63D7F">
        <w:trPr>
          <w:cantSplit/>
          <w:tblHeader/>
        </w:trPr>
        <w:tc>
          <w:tcPr>
            <w:tcW w:w="3794" w:type="dxa"/>
            <w:shd w:val="clear" w:color="auto" w:fill="DAEEF3"/>
          </w:tcPr>
          <w:p w:rsidR="000A7B5B" w:rsidRPr="007D335A" w:rsidRDefault="000A7B5B" w:rsidP="001B0955">
            <w:pPr>
              <w:rPr>
                <w:b/>
                <w:color w:val="FF0000"/>
              </w:rPr>
            </w:pPr>
            <w:r w:rsidRPr="007D335A">
              <w:rPr>
                <w:b/>
                <w:color w:val="FF0000"/>
              </w:rPr>
              <w:t>Command</w:t>
            </w:r>
          </w:p>
        </w:tc>
        <w:tc>
          <w:tcPr>
            <w:tcW w:w="737" w:type="dxa"/>
            <w:shd w:val="clear" w:color="auto" w:fill="DAEEF3"/>
          </w:tcPr>
          <w:p w:rsidR="000A7B5B" w:rsidRPr="007D335A" w:rsidRDefault="000A7B5B" w:rsidP="001B0955">
            <w:pPr>
              <w:rPr>
                <w:b/>
                <w:color w:val="FF0000"/>
              </w:rPr>
            </w:pPr>
            <w:r w:rsidRPr="007D335A">
              <w:rPr>
                <w:b/>
                <w:color w:val="FF0000"/>
              </w:rPr>
              <w:t>OCF</w:t>
            </w:r>
          </w:p>
        </w:tc>
        <w:tc>
          <w:tcPr>
            <w:tcW w:w="2807" w:type="dxa"/>
            <w:shd w:val="clear" w:color="auto" w:fill="DAEEF3"/>
          </w:tcPr>
          <w:p w:rsidR="000A7B5B" w:rsidRPr="007D335A" w:rsidRDefault="000A7B5B" w:rsidP="001B0955">
            <w:pPr>
              <w:rPr>
                <w:b/>
                <w:color w:val="FF0000"/>
              </w:rPr>
            </w:pPr>
            <w:r w:rsidRPr="007D335A">
              <w:rPr>
                <w:b/>
                <w:color w:val="FF0000"/>
              </w:rPr>
              <w:t>Command Parameters</w:t>
            </w:r>
          </w:p>
        </w:tc>
        <w:tc>
          <w:tcPr>
            <w:tcW w:w="2238" w:type="dxa"/>
            <w:shd w:val="clear" w:color="auto" w:fill="DAEEF3"/>
          </w:tcPr>
          <w:p w:rsidR="000A7B5B" w:rsidRPr="007D335A" w:rsidRDefault="000A7B5B" w:rsidP="001B0955">
            <w:pPr>
              <w:rPr>
                <w:b/>
                <w:color w:val="FF0000"/>
              </w:rPr>
            </w:pPr>
            <w:r w:rsidRPr="007D335A">
              <w:rPr>
                <w:b/>
                <w:color w:val="FF0000"/>
              </w:rPr>
              <w:t>Return Parameters</w:t>
            </w:r>
          </w:p>
        </w:tc>
      </w:tr>
      <w:tr w:rsidR="000A7B5B" w:rsidRPr="005A41BB" w:rsidTr="00C63D7F">
        <w:tblPrEx>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5168" w:author="Batra, Mayank" w:date="2016-06-21T12:07:00Z">
            <w:tblPrEx>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3794" w:type="dxa"/>
            <w:tcPrChange w:id="5169" w:author="Batra, Mayank" w:date="2016-06-21T12:07:00Z">
              <w:tcPr>
                <w:tcW w:w="3794" w:type="dxa"/>
              </w:tcPr>
            </w:tcPrChange>
          </w:tcPr>
          <w:p w:rsidR="000A7B5B" w:rsidRPr="005A41BB" w:rsidRDefault="000A7B5B" w:rsidP="001B0955">
            <w:pPr>
              <w:rPr>
                <w:color w:val="FF0000"/>
              </w:rPr>
            </w:pPr>
            <w:r>
              <w:rPr>
                <w:color w:val="FF0000"/>
              </w:rPr>
              <w:lastRenderedPageBreak/>
              <w:t>HCI_</w:t>
            </w:r>
            <w:r w:rsidRPr="005A41BB">
              <w:rPr>
                <w:color w:val="FF0000"/>
              </w:rPr>
              <w:t>LE</w:t>
            </w:r>
            <w:r>
              <w:rPr>
                <w:color w:val="FF0000"/>
              </w:rPr>
              <w:t>_Set_Connection_Supplemental_</w:t>
            </w:r>
            <w:r w:rsidR="00FF5E77">
              <w:rPr>
                <w:color w:val="FF0000"/>
              </w:rPr>
              <w:t>Transmit_</w:t>
            </w:r>
            <w:r>
              <w:rPr>
                <w:color w:val="FF0000"/>
              </w:rPr>
              <w:t>Parameters</w:t>
            </w:r>
          </w:p>
        </w:tc>
        <w:tc>
          <w:tcPr>
            <w:tcW w:w="737" w:type="dxa"/>
            <w:tcPrChange w:id="5170" w:author="Batra, Mayank" w:date="2016-06-21T12:07:00Z">
              <w:tcPr>
                <w:tcW w:w="737" w:type="dxa"/>
              </w:tcPr>
            </w:tcPrChange>
          </w:tcPr>
          <w:p w:rsidR="000A7B5B" w:rsidRPr="005A41BB" w:rsidRDefault="000A7B5B" w:rsidP="001B0955">
            <w:pPr>
              <w:rPr>
                <w:color w:val="FF0000"/>
              </w:rPr>
            </w:pPr>
            <w:r w:rsidRPr="005A41BB">
              <w:rPr>
                <w:color w:val="FF0000"/>
              </w:rPr>
              <w:t>TBD</w:t>
            </w:r>
          </w:p>
        </w:tc>
        <w:tc>
          <w:tcPr>
            <w:tcW w:w="2807" w:type="dxa"/>
            <w:tcPrChange w:id="5171" w:author="Batra, Mayank" w:date="2016-06-21T12:07:00Z">
              <w:tcPr>
                <w:tcW w:w="2807" w:type="dxa"/>
              </w:tcPr>
            </w:tcPrChange>
          </w:tcPr>
          <w:p w:rsidR="000A7B5B" w:rsidRDefault="000A7B5B" w:rsidP="001B0955">
            <w:pPr>
              <w:rPr>
                <w:color w:val="FF0000"/>
              </w:rPr>
            </w:pPr>
            <w:r>
              <w:rPr>
                <w:color w:val="FF0000"/>
              </w:rPr>
              <w:t>Connection_Handle,</w:t>
            </w:r>
          </w:p>
          <w:p w:rsidR="000A7B5B" w:rsidRDefault="000A7B5B" w:rsidP="001B0955">
            <w:pPr>
              <w:rPr>
                <w:color w:val="FF0000"/>
              </w:rPr>
            </w:pPr>
            <w:r>
              <w:rPr>
                <w:color w:val="FF0000"/>
              </w:rPr>
              <w:t>Number_of_Antenna_IDs,</w:t>
            </w:r>
          </w:p>
          <w:p w:rsidR="000A7B5B" w:rsidRDefault="000A7B5B" w:rsidP="001B0955">
            <w:pPr>
              <w:rPr>
                <w:color w:val="FF0000"/>
              </w:rPr>
            </w:pPr>
            <w:r>
              <w:rPr>
                <w:color w:val="FF0000"/>
              </w:rPr>
              <w:t>Antenna_IDs[i],</w:t>
            </w:r>
          </w:p>
          <w:p w:rsidR="000A7B5B" w:rsidRPr="005A41BB" w:rsidRDefault="000A7B5B" w:rsidP="001B0955">
            <w:pPr>
              <w:rPr>
                <w:color w:val="FF0000"/>
              </w:rPr>
            </w:pPr>
            <w:r>
              <w:rPr>
                <w:color w:val="FF0000"/>
              </w:rPr>
              <w:t>Slot_Durations</w:t>
            </w:r>
          </w:p>
        </w:tc>
        <w:tc>
          <w:tcPr>
            <w:tcW w:w="2238" w:type="dxa"/>
            <w:tcPrChange w:id="5172" w:author="Batra, Mayank" w:date="2016-06-21T12:07:00Z">
              <w:tcPr>
                <w:tcW w:w="2238" w:type="dxa"/>
              </w:tcPr>
            </w:tcPrChange>
          </w:tcPr>
          <w:p w:rsidR="000A7B5B" w:rsidRPr="005A41BB" w:rsidRDefault="000A7B5B" w:rsidP="001B0955">
            <w:pPr>
              <w:rPr>
                <w:color w:val="FF0000"/>
              </w:rPr>
            </w:pPr>
            <w:r w:rsidRPr="005A41BB">
              <w:rPr>
                <w:color w:val="FF0000"/>
              </w:rPr>
              <w:t>Status</w:t>
            </w:r>
          </w:p>
        </w:tc>
      </w:tr>
    </w:tbl>
    <w:p w:rsidR="000A7B5B" w:rsidRPr="005A41BB" w:rsidRDefault="000A7B5B" w:rsidP="000A7B5B">
      <w:pPr>
        <w:rPr>
          <w:color w:val="FF0000"/>
        </w:rPr>
      </w:pPr>
    </w:p>
    <w:p w:rsidR="000A7B5B" w:rsidRPr="005A41BB" w:rsidRDefault="000A7B5B" w:rsidP="00E44F48">
      <w:pPr>
        <w:outlineLvl w:val="0"/>
        <w:rPr>
          <w:rStyle w:val="af"/>
          <w:color w:val="FF0000"/>
        </w:rPr>
      </w:pPr>
      <w:r w:rsidRPr="005A41BB">
        <w:rPr>
          <w:rStyle w:val="af"/>
          <w:color w:val="FF0000"/>
        </w:rPr>
        <w:t>Description:</w:t>
      </w:r>
    </w:p>
    <w:p w:rsidR="000A7B5B" w:rsidRDefault="000A7B5B" w:rsidP="000A7B5B">
      <w:pPr>
        <w:rPr>
          <w:color w:val="FF0000"/>
        </w:rPr>
      </w:pPr>
      <w:r>
        <w:rPr>
          <w:color w:val="FF0000"/>
        </w:rPr>
        <w:t>The LE_Set_Connection_Supplemental_</w:t>
      </w:r>
      <w:r w:rsidR="00FF5E77">
        <w:rPr>
          <w:color w:val="FF0000"/>
        </w:rPr>
        <w:t>Transmit_</w:t>
      </w:r>
      <w:r>
        <w:rPr>
          <w:color w:val="FF0000"/>
        </w:rPr>
        <w:t>Parameters</w:t>
      </w:r>
      <w:r w:rsidRPr="005A41BB">
        <w:rPr>
          <w:color w:val="FF0000"/>
        </w:rPr>
        <w:t xml:space="preserve"> command is used to</w:t>
      </w:r>
      <w:r>
        <w:rPr>
          <w:color w:val="FF0000"/>
        </w:rPr>
        <w:t xml:space="preserve"> set the </w:t>
      </w:r>
      <w:commentRangeStart w:id="5173"/>
      <w:r>
        <w:rPr>
          <w:color w:val="FF0000"/>
        </w:rPr>
        <w:t>antenna switching pattern, switching and sampling slot durations</w:t>
      </w:r>
      <w:commentRangeEnd w:id="5173"/>
      <w:ins w:id="5174" w:author="Batra, Mayank" w:date="2016-06-21T12:07:00Z">
        <w:r w:rsidR="00E60990">
          <w:rPr>
            <w:rStyle w:val="aff1"/>
          </w:rPr>
          <w:commentReference w:id="5173"/>
        </w:r>
        <w:r>
          <w:rPr>
            <w:color w:val="FF0000"/>
          </w:rPr>
          <w:t xml:space="preserve"> </w:t>
        </w:r>
      </w:ins>
      <w:ins w:id="5175" w:author="Batra, Mayank" w:date="2016-05-27T14:43:00Z">
        <w:r w:rsidR="00865B34">
          <w:rPr>
            <w:color w:val="FF0000"/>
          </w:rPr>
          <w:t xml:space="preserve">used </w:t>
        </w:r>
      </w:ins>
      <w:r>
        <w:rPr>
          <w:color w:val="FF0000"/>
        </w:rPr>
        <w:t xml:space="preserve">for transmitting Supplementals </w:t>
      </w:r>
      <w:r w:rsidR="00FF5E77">
        <w:rPr>
          <w:color w:val="FF0000"/>
        </w:rPr>
        <w:t xml:space="preserve">on </w:t>
      </w:r>
      <w:r>
        <w:rPr>
          <w:color w:val="FF0000"/>
        </w:rPr>
        <w:t>the connection identified by the Connection_Handle parameter</w:t>
      </w:r>
      <w:r w:rsidRPr="005A41BB">
        <w:rPr>
          <w:color w:val="FF0000"/>
        </w:rPr>
        <w:t>.</w:t>
      </w:r>
      <w:del w:id="5176" w:author="Batra, Mayank" w:date="2016-05-27T13:48:00Z">
        <w:r w:rsidDel="00DF686C">
          <w:rPr>
            <w:color w:val="FF0000"/>
          </w:rPr>
          <w:delText xml:space="preserve"> </w:delText>
        </w:r>
        <w:commentRangeStart w:id="5177"/>
        <w:r w:rsidRPr="005A41BB" w:rsidDel="00DF686C">
          <w:rPr>
            <w:color w:val="FF0000"/>
          </w:rPr>
          <w:delText xml:space="preserve">The command </w:delText>
        </w:r>
        <w:r w:rsidDel="00DF686C">
          <w:rPr>
            <w:color w:val="FF0000"/>
          </w:rPr>
          <w:delText>shall</w:delText>
        </w:r>
        <w:r w:rsidRPr="005A41BB" w:rsidDel="00DF686C">
          <w:rPr>
            <w:color w:val="FF0000"/>
          </w:rPr>
          <w:delText xml:space="preserve"> be issued </w:delText>
        </w:r>
        <w:r w:rsidDel="00DF686C">
          <w:rPr>
            <w:color w:val="FF0000"/>
          </w:rPr>
          <w:delText xml:space="preserve">at least once on a connection </w:delText>
        </w:r>
        <w:r w:rsidRPr="005A41BB" w:rsidDel="00DF686C">
          <w:rPr>
            <w:color w:val="FF0000"/>
          </w:rPr>
          <w:delText>before the LE</w:delText>
        </w:r>
        <w:r w:rsidDel="00DF686C">
          <w:rPr>
            <w:color w:val="FF0000"/>
          </w:rPr>
          <w:delText xml:space="preserve"> Connection Supplemental </w:delText>
        </w:r>
        <w:r w:rsidR="00FF5E77" w:rsidDel="00DF686C">
          <w:rPr>
            <w:color w:val="FF0000"/>
          </w:rPr>
          <w:delText>Response</w:delText>
        </w:r>
        <w:r w:rsidRPr="005A41BB" w:rsidDel="00DF686C">
          <w:rPr>
            <w:color w:val="FF0000"/>
          </w:rPr>
          <w:delText xml:space="preserve"> </w:delText>
        </w:r>
        <w:r w:rsidDel="00DF686C">
          <w:rPr>
            <w:color w:val="FF0000"/>
          </w:rPr>
          <w:delText xml:space="preserve">Enable </w:delText>
        </w:r>
        <w:r w:rsidRPr="005A41BB" w:rsidDel="00DF686C">
          <w:rPr>
            <w:color w:val="FF0000"/>
          </w:rPr>
          <w:delText>command</w:delText>
        </w:r>
        <w:r w:rsidDel="00DF686C">
          <w:rPr>
            <w:color w:val="FF0000"/>
          </w:rPr>
          <w:delText xml:space="preserve"> is first issued for that connection.</w:delText>
        </w:r>
        <w:commentRangeEnd w:id="5177"/>
        <w:r w:rsidR="00806034" w:rsidDel="00DF686C">
          <w:rPr>
            <w:rStyle w:val="aff1"/>
          </w:rPr>
          <w:commentReference w:id="5177"/>
        </w:r>
      </w:del>
    </w:p>
    <w:p w:rsidR="000A7B5B" w:rsidRDefault="00B94456" w:rsidP="000A7B5B">
      <w:pPr>
        <w:rPr>
          <w:color w:val="FF0000"/>
        </w:rPr>
      </w:pPr>
      <w:ins w:id="5178" w:author="Clive D.W. Feather" w:date="2016-05-05T14:25:00Z">
        <w:r>
          <w:rPr>
            <w:color w:val="FF0000"/>
          </w:rPr>
          <w:t>If t</w:t>
        </w:r>
      </w:ins>
      <w:del w:id="5179" w:author="Clive D.W. Feather" w:date="2016-05-05T14:25:00Z">
        <w:r w:rsidR="000A7B5B" w:rsidDel="00B94456">
          <w:rPr>
            <w:color w:val="FF0000"/>
          </w:rPr>
          <w:delText>T</w:delText>
        </w:r>
      </w:del>
      <w:r w:rsidR="000A7B5B">
        <w:rPr>
          <w:color w:val="FF0000"/>
        </w:rPr>
        <w:t xml:space="preserve">he Host </w:t>
      </w:r>
      <w:del w:id="5180" w:author="Clive D.W. Feather" w:date="2016-05-05T14:25:00Z">
        <w:r w:rsidR="000A7B5B" w:rsidDel="00B94456">
          <w:rPr>
            <w:color w:val="FF0000"/>
          </w:rPr>
          <w:delText xml:space="preserve">shall not </w:delText>
        </w:r>
      </w:del>
      <w:r w:rsidR="000A7B5B">
        <w:rPr>
          <w:color w:val="FF0000"/>
        </w:rPr>
        <w:t>issue</w:t>
      </w:r>
      <w:ins w:id="5181" w:author="Clive D.W. Feather" w:date="2016-05-05T14:25:00Z">
        <w:r>
          <w:rPr>
            <w:color w:val="FF0000"/>
          </w:rPr>
          <w:t>s</w:t>
        </w:r>
      </w:ins>
      <w:r w:rsidR="000A7B5B">
        <w:rPr>
          <w:color w:val="FF0000"/>
        </w:rPr>
        <w:t xml:space="preserve"> this command when Supplemental </w:t>
      </w:r>
      <w:r w:rsidR="00FF5E77">
        <w:rPr>
          <w:color w:val="FF0000"/>
        </w:rPr>
        <w:t>responses</w:t>
      </w:r>
      <w:r w:rsidR="000A7B5B">
        <w:rPr>
          <w:color w:val="FF0000"/>
        </w:rPr>
        <w:t xml:space="preserve"> have been enabled on the connection</w:t>
      </w:r>
      <w:del w:id="5182" w:author="Clive D.W. Feather" w:date="2016-05-05T14:25:00Z">
        <w:r w:rsidR="000A7B5B" w:rsidDel="00B94456">
          <w:rPr>
            <w:color w:val="FF0000"/>
          </w:rPr>
          <w:delText>; otherwise</w:delText>
        </w:r>
      </w:del>
      <w:ins w:id="5183" w:author="Clive D.W. Feather" w:date="2016-05-05T14:25:00Z">
        <w:r>
          <w:rPr>
            <w:color w:val="FF0000"/>
          </w:rPr>
          <w:t>,</w:t>
        </w:r>
      </w:ins>
      <w:r w:rsidR="000A7B5B">
        <w:rPr>
          <w:color w:val="FF0000"/>
        </w:rPr>
        <w:t xml:space="preserve"> the Controller shall return the </w:t>
      </w:r>
      <w:ins w:id="5184" w:author="Clive D.W. Feather" w:date="2016-05-05T14:25:00Z">
        <w:r>
          <w:rPr>
            <w:color w:val="FF0000"/>
          </w:rPr>
          <w:t xml:space="preserve">error code </w:t>
        </w:r>
      </w:ins>
      <w:r w:rsidR="000A7B5B">
        <w:rPr>
          <w:color w:val="FF0000"/>
        </w:rPr>
        <w:t>Command Disallowed (0x0C)</w:t>
      </w:r>
      <w:del w:id="5185" w:author="Clive D.W. Feather" w:date="2016-05-05T14:25:00Z">
        <w:r w:rsidR="000A7B5B" w:rsidDel="00B94456">
          <w:rPr>
            <w:color w:val="FF0000"/>
          </w:rPr>
          <w:delText xml:space="preserve"> error code</w:delText>
        </w:r>
      </w:del>
      <w:r w:rsidR="000A7B5B">
        <w:rPr>
          <w:color w:val="FF0000"/>
        </w:rPr>
        <w:t>.</w:t>
      </w:r>
    </w:p>
    <w:p w:rsidR="000A7B5B" w:rsidRPr="005A41BB" w:rsidRDefault="000A7B5B" w:rsidP="000A7B5B">
      <w:pPr>
        <w:rPr>
          <w:color w:val="FF0000"/>
        </w:rPr>
      </w:pPr>
      <w:r>
        <w:rPr>
          <w:color w:val="FF0000"/>
        </w:rPr>
        <w:t>If</w:t>
      </w:r>
      <w:ins w:id="5186" w:author="Clive D.W. Feather" w:date="2016-05-05T14:25:00Z">
        <w:r w:rsidR="00B94456">
          <w:rPr>
            <w:color w:val="FF0000"/>
          </w:rPr>
          <w:t xml:space="preserve"> the Slot_Duration</w:t>
        </w:r>
        <w:del w:id="5187" w:author="Batra, Mayank" w:date="2016-06-21T15:24:00Z">
          <w:r w:rsidR="00B94456" w:rsidDel="007B0AF8">
            <w:rPr>
              <w:color w:val="FF0000"/>
            </w:rPr>
            <w:delText>DurationDurationDuration</w:delText>
          </w:r>
        </w:del>
      </w:ins>
      <w:ins w:id="5188" w:author="Batra, Mayank" w:date="2016-05-27T15:34:00Z">
        <w:r w:rsidR="00C17F46">
          <w:rPr>
            <w:color w:val="FF0000"/>
          </w:rPr>
          <w:t>s</w:t>
        </w:r>
      </w:ins>
      <w:ins w:id="5189" w:author="Clive D.W. Feather" w:date="2016-05-05T14:25:00Z">
        <w:r w:rsidR="00B94456">
          <w:rPr>
            <w:color w:val="FF0000"/>
          </w:rPr>
          <w:t xml:space="preserve"> parameter is set to 0x01 and</w:t>
        </w:r>
      </w:ins>
      <w:r>
        <w:rPr>
          <w:color w:val="FF0000"/>
        </w:rPr>
        <w:t xml:space="preserve"> the Controller does not support 1 µs switching and sampling, the</w:t>
      </w:r>
      <w:ins w:id="5190" w:author="Clive D.W. Feather" w:date="2016-05-05T14:25:00Z">
        <w:r w:rsidR="00B94456">
          <w:rPr>
            <w:color w:val="FF0000"/>
          </w:rPr>
          <w:t xml:space="preserve"> Controller shall return the error code</w:t>
        </w:r>
      </w:ins>
      <w:r>
        <w:rPr>
          <w:color w:val="FF0000"/>
        </w:rPr>
        <w:t xml:space="preserve"> Unsupported Feature or Parameter value (0x11)</w:t>
      </w:r>
      <w:del w:id="5191" w:author="Clive D.W. Feather" w:date="2016-05-05T14:26:00Z">
        <w:r w:rsidDel="00B94456">
          <w:rPr>
            <w:color w:val="FF0000"/>
          </w:rPr>
          <w:delText xml:space="preserve"> error code shall be returned when the Host sets the Slot_Duration parameter to 0x01</w:delText>
        </w:r>
      </w:del>
      <w:r>
        <w:rPr>
          <w:color w:val="FF0000"/>
        </w:rPr>
        <w:t>.</w:t>
      </w:r>
      <w:r>
        <w:rPr>
          <w:color w:val="FF0000"/>
        </w:rPr>
        <w:br/>
      </w:r>
    </w:p>
    <w:p w:rsidR="000A7B5B" w:rsidRDefault="000A7B5B" w:rsidP="00E44F48">
      <w:pPr>
        <w:outlineLvl w:val="0"/>
        <w:rPr>
          <w:rStyle w:val="af"/>
          <w:color w:val="FF0000"/>
        </w:rPr>
      </w:pPr>
      <w:r>
        <w:rPr>
          <w:rStyle w:val="af"/>
          <w:color w:val="FF0000"/>
        </w:rPr>
        <w:t>Command</w:t>
      </w:r>
      <w:r w:rsidRPr="005A41BB">
        <w:rPr>
          <w:rStyle w:val="af"/>
          <w:color w:val="FF0000"/>
        </w:rPr>
        <w:t xml:space="preserve">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192"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193">
          <w:tblGrid>
            <w:gridCol w:w="1526"/>
            <w:gridCol w:w="854"/>
            <w:gridCol w:w="7226"/>
          </w:tblGrid>
        </w:tblGridChange>
      </w:tblGrid>
      <w:tr w:rsidR="000A7B5B" w:rsidRPr="005A41BB" w:rsidTr="00C63D7F">
        <w:trPr>
          <w:cantSplit/>
        </w:trPr>
        <w:tc>
          <w:tcPr>
            <w:tcW w:w="2380" w:type="dxa"/>
            <w:gridSpan w:val="2"/>
            <w:tcBorders>
              <w:top w:val="nil"/>
              <w:left w:val="nil"/>
              <w:bottom w:val="single" w:sz="4" w:space="0" w:color="auto"/>
              <w:right w:val="nil"/>
            </w:tcBorders>
            <w:tcPrChange w:id="5194" w:author="Batra, Mayank" w:date="2016-06-21T12:07:00Z">
              <w:tcPr>
                <w:tcW w:w="2380" w:type="dxa"/>
                <w:gridSpan w:val="2"/>
                <w:tcBorders>
                  <w:top w:val="nil"/>
                  <w:left w:val="nil"/>
                  <w:bottom w:val="single" w:sz="4" w:space="0" w:color="auto"/>
                  <w:right w:val="nil"/>
                </w:tcBorders>
              </w:tcPr>
            </w:tcPrChange>
          </w:tcPr>
          <w:p w:rsidR="000A7B5B" w:rsidRPr="00DC7EB8" w:rsidRDefault="000A7B5B" w:rsidP="001B0955">
            <w:pPr>
              <w:rPr>
                <w:i/>
                <w:color w:val="FF0000"/>
              </w:rPr>
            </w:pPr>
            <w:r>
              <w:rPr>
                <w:i/>
                <w:color w:val="FF0000"/>
              </w:rPr>
              <w:t>Connection_Handle:</w:t>
            </w:r>
          </w:p>
        </w:tc>
        <w:tc>
          <w:tcPr>
            <w:tcW w:w="7226" w:type="dxa"/>
            <w:tcBorders>
              <w:top w:val="nil"/>
              <w:left w:val="nil"/>
              <w:bottom w:val="single" w:sz="4" w:space="0" w:color="auto"/>
              <w:right w:val="nil"/>
            </w:tcBorders>
            <w:tcPrChange w:id="5195" w:author="Batra, Mayank" w:date="2016-06-21T12:07:00Z">
              <w:tcPr>
                <w:tcW w:w="7226" w:type="dxa"/>
                <w:tcBorders>
                  <w:top w:val="nil"/>
                  <w:left w:val="nil"/>
                  <w:bottom w:val="single" w:sz="4" w:space="0" w:color="auto"/>
                  <w:right w:val="nil"/>
                </w:tcBorders>
              </w:tcPr>
            </w:tcPrChange>
          </w:tcPr>
          <w:p w:rsidR="000A7B5B" w:rsidRPr="00791FF6" w:rsidRDefault="000A7B5B" w:rsidP="001B0955">
            <w:pPr>
              <w:jc w:val="right"/>
              <w:rPr>
                <w:i/>
                <w:color w:val="FF0000"/>
              </w:rPr>
            </w:pPr>
            <w:r w:rsidRPr="00791FF6">
              <w:rPr>
                <w:i/>
                <w:color w:val="FF0000"/>
              </w:rPr>
              <w:t xml:space="preserve">Size: </w:t>
            </w:r>
            <w:r>
              <w:rPr>
                <w:i/>
                <w:color w:val="FF0000"/>
              </w:rPr>
              <w:t>2</w:t>
            </w:r>
            <w:r w:rsidRPr="00791FF6">
              <w:rPr>
                <w:i/>
                <w:color w:val="FF0000"/>
              </w:rPr>
              <w:t xml:space="preserve"> Octet</w:t>
            </w:r>
            <w:r>
              <w:rPr>
                <w:i/>
                <w:color w:val="FF0000"/>
              </w:rPr>
              <w:t>s (12 bits meaningful)</w:t>
            </w:r>
          </w:p>
        </w:tc>
      </w:tr>
      <w:tr w:rsidR="0083745C" w:rsidRPr="005A41BB" w:rsidTr="00C63D7F">
        <w:trPr>
          <w:cantSplit/>
        </w:trPr>
        <w:tc>
          <w:tcPr>
            <w:tcW w:w="1526" w:type="dxa"/>
            <w:tcBorders>
              <w:top w:val="single" w:sz="4" w:space="0" w:color="auto"/>
            </w:tcBorders>
            <w:shd w:val="clear" w:color="auto" w:fill="DAEEF3"/>
          </w:tcPr>
          <w:p w:rsidR="000A7B5B" w:rsidRPr="005A41BB" w:rsidRDefault="000A7B5B" w:rsidP="001B0955">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0A7B5B" w:rsidRPr="005A41BB" w:rsidRDefault="000A7B5B" w:rsidP="001B0955">
            <w:pPr>
              <w:rPr>
                <w:rStyle w:val="af"/>
                <w:color w:val="FF0000"/>
              </w:rPr>
            </w:pPr>
            <w:r w:rsidRPr="005A41BB">
              <w:rPr>
                <w:rStyle w:val="af"/>
                <w:color w:val="FF0000"/>
              </w:rPr>
              <w:t>Parameter Description</w:t>
            </w:r>
          </w:p>
        </w:tc>
      </w:tr>
      <w:tr w:rsidR="000A7B5B" w:rsidRPr="005A41BB" w:rsidTr="00C63D7F">
        <w:trPr>
          <w:cantSplit/>
        </w:trPr>
        <w:tc>
          <w:tcPr>
            <w:tcW w:w="1526" w:type="dxa"/>
            <w:tcPrChange w:id="5196" w:author="Batra, Mayank" w:date="2016-06-21T12:07:00Z">
              <w:tcPr>
                <w:tcW w:w="1526" w:type="dxa"/>
              </w:tcPr>
            </w:tcPrChange>
          </w:tcPr>
          <w:p w:rsidR="000A7B5B" w:rsidRPr="005A41BB" w:rsidRDefault="000A7B5B" w:rsidP="001B0955">
            <w:pPr>
              <w:rPr>
                <w:color w:val="FF0000"/>
              </w:rPr>
            </w:pPr>
            <w:r>
              <w:rPr>
                <w:color w:val="FF0000"/>
              </w:rPr>
              <w:t>0xXXXX</w:t>
            </w:r>
          </w:p>
        </w:tc>
        <w:tc>
          <w:tcPr>
            <w:tcW w:w="8080" w:type="dxa"/>
            <w:gridSpan w:val="2"/>
            <w:tcPrChange w:id="5197" w:author="Batra, Mayank" w:date="2016-06-21T12:07:00Z">
              <w:tcPr>
                <w:tcW w:w="8080" w:type="dxa"/>
                <w:gridSpan w:val="2"/>
              </w:tcPr>
            </w:tcPrChange>
          </w:tcPr>
          <w:p w:rsidR="000A7B5B" w:rsidRPr="005371AF" w:rsidRDefault="000A7B5B" w:rsidP="001B0955">
            <w:pPr>
              <w:rPr>
                <w:color w:val="FF0000"/>
              </w:rPr>
            </w:pPr>
            <w:r w:rsidRPr="005371AF">
              <w:rPr>
                <w:color w:val="FF0000"/>
              </w:rPr>
              <w:t>Connection_Handle</w:t>
            </w:r>
          </w:p>
          <w:p w:rsidR="000A7B5B" w:rsidRPr="005A41BB" w:rsidRDefault="000A7B5B" w:rsidP="00675797">
            <w:pPr>
              <w:rPr>
                <w:color w:val="FF0000"/>
              </w:rPr>
            </w:pPr>
            <w:r w:rsidRPr="005371AF">
              <w:rPr>
                <w:color w:val="FF0000"/>
              </w:rPr>
              <w:t>Range 0x0000</w:t>
            </w:r>
            <w:commentRangeStart w:id="5198"/>
            <w:del w:id="5199" w:author="Chris Reisinger" w:date="2016-05-12T13:30:00Z">
              <w:r w:rsidRPr="005371AF" w:rsidDel="00675797">
                <w:rPr>
                  <w:color w:val="FF0000"/>
                </w:rPr>
                <w:delText>-</w:delText>
              </w:r>
            </w:del>
            <w:ins w:id="5200" w:author="Chris Reisinger" w:date="2016-05-12T13:30:00Z">
              <w:r w:rsidR="00675797">
                <w:rPr>
                  <w:color w:val="FF0000"/>
                </w:rPr>
                <w:t xml:space="preserve"> – </w:t>
              </w:r>
              <w:commentRangeEnd w:id="5198"/>
              <w:r w:rsidR="00675797">
                <w:rPr>
                  <w:rStyle w:val="aff1"/>
                </w:rPr>
                <w:commentReference w:id="5198"/>
              </w:r>
            </w:ins>
            <w:r w:rsidRPr="005371AF">
              <w:rPr>
                <w:color w:val="FF0000"/>
              </w:rPr>
              <w:t>0x0EFF (0x0F00 – 0x0FFF Reserved for</w:t>
            </w:r>
            <w:r>
              <w:rPr>
                <w:color w:val="FF0000"/>
              </w:rPr>
              <w:t xml:space="preserve"> </w:t>
            </w:r>
            <w:r w:rsidRPr="005371AF">
              <w:rPr>
                <w:color w:val="FF0000"/>
              </w:rPr>
              <w:t>future use)</w:t>
            </w:r>
          </w:p>
        </w:tc>
      </w:tr>
    </w:tbl>
    <w:p w:rsidR="000A7B5B" w:rsidRDefault="000A7B5B" w:rsidP="000A7B5B">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201"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5202">
          <w:tblGrid>
            <w:gridCol w:w="1560"/>
            <w:gridCol w:w="1907"/>
            <w:gridCol w:w="6139"/>
          </w:tblGrid>
        </w:tblGridChange>
      </w:tblGrid>
      <w:tr w:rsidR="000A7B5B" w:rsidRPr="005A41BB" w:rsidTr="00C63D7F">
        <w:trPr>
          <w:cantSplit/>
        </w:trPr>
        <w:tc>
          <w:tcPr>
            <w:tcW w:w="3467" w:type="dxa"/>
            <w:gridSpan w:val="2"/>
            <w:tcBorders>
              <w:top w:val="nil"/>
              <w:left w:val="nil"/>
              <w:bottom w:val="single" w:sz="4" w:space="0" w:color="auto"/>
              <w:right w:val="nil"/>
            </w:tcBorders>
            <w:tcPrChange w:id="5203" w:author="Batra, Mayank" w:date="2016-06-21T12:07:00Z">
              <w:tcPr>
                <w:tcW w:w="3467" w:type="dxa"/>
                <w:gridSpan w:val="2"/>
                <w:tcBorders>
                  <w:top w:val="nil"/>
                  <w:left w:val="nil"/>
                  <w:bottom w:val="single" w:sz="4" w:space="0" w:color="auto"/>
                  <w:right w:val="nil"/>
                </w:tcBorders>
              </w:tcPr>
            </w:tcPrChange>
          </w:tcPr>
          <w:p w:rsidR="000A7B5B" w:rsidRPr="00DC7EB8" w:rsidRDefault="000A7B5B" w:rsidP="001B0955">
            <w:pPr>
              <w:rPr>
                <w:i/>
                <w:color w:val="FF0000"/>
              </w:rPr>
            </w:pPr>
            <w:r>
              <w:rPr>
                <w:i/>
                <w:color w:val="FF0000"/>
              </w:rPr>
              <w:t>Number_of_Antenna_IDs:</w:t>
            </w:r>
          </w:p>
        </w:tc>
        <w:tc>
          <w:tcPr>
            <w:tcW w:w="6139" w:type="dxa"/>
            <w:tcBorders>
              <w:top w:val="nil"/>
              <w:left w:val="nil"/>
              <w:bottom w:val="single" w:sz="4" w:space="0" w:color="auto"/>
              <w:right w:val="nil"/>
            </w:tcBorders>
            <w:tcPrChange w:id="5204" w:author="Batra, Mayank" w:date="2016-06-21T12:07:00Z">
              <w:tcPr>
                <w:tcW w:w="6139" w:type="dxa"/>
                <w:tcBorders>
                  <w:top w:val="nil"/>
                  <w:left w:val="nil"/>
                  <w:bottom w:val="single" w:sz="4" w:space="0" w:color="auto"/>
                  <w:right w:val="nil"/>
                </w:tcBorders>
              </w:tcPr>
            </w:tcPrChange>
          </w:tcPr>
          <w:p w:rsidR="000A7B5B" w:rsidRPr="00791FF6" w:rsidRDefault="000A7B5B" w:rsidP="001B0955">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60" w:type="dxa"/>
            <w:shd w:val="clear" w:color="auto" w:fill="DAEEF3"/>
          </w:tcPr>
          <w:p w:rsidR="000A7B5B" w:rsidRPr="005A41BB" w:rsidRDefault="000A7B5B" w:rsidP="001B0955">
            <w:pPr>
              <w:rPr>
                <w:rStyle w:val="af"/>
                <w:color w:val="FF0000"/>
              </w:rPr>
            </w:pPr>
            <w:r w:rsidRPr="005A41BB">
              <w:rPr>
                <w:rStyle w:val="af"/>
                <w:color w:val="FF0000"/>
              </w:rPr>
              <w:t>Value</w:t>
            </w:r>
          </w:p>
        </w:tc>
        <w:tc>
          <w:tcPr>
            <w:tcW w:w="8046" w:type="dxa"/>
            <w:gridSpan w:val="2"/>
            <w:shd w:val="clear" w:color="auto" w:fill="DAEEF3"/>
          </w:tcPr>
          <w:p w:rsidR="000A7B5B" w:rsidRPr="005A41BB" w:rsidRDefault="000A7B5B" w:rsidP="001B0955">
            <w:pPr>
              <w:rPr>
                <w:rStyle w:val="af"/>
                <w:color w:val="FF0000"/>
              </w:rPr>
            </w:pPr>
            <w:r w:rsidRPr="005A41BB">
              <w:rPr>
                <w:rStyle w:val="af"/>
                <w:color w:val="FF0000"/>
              </w:rPr>
              <w:t>Parameter Description</w:t>
            </w:r>
          </w:p>
        </w:tc>
      </w:tr>
      <w:tr w:rsidR="000A7B5B" w:rsidRPr="005A41BB" w:rsidTr="00C63D7F">
        <w:trPr>
          <w:cantSplit/>
        </w:trPr>
        <w:tc>
          <w:tcPr>
            <w:tcW w:w="1560" w:type="dxa"/>
            <w:tcPrChange w:id="5205" w:author="Batra, Mayank" w:date="2016-06-21T12:07:00Z">
              <w:tcPr>
                <w:tcW w:w="1560" w:type="dxa"/>
              </w:tcPr>
            </w:tcPrChange>
          </w:tcPr>
          <w:p w:rsidR="000A7B5B" w:rsidRPr="005A41BB" w:rsidRDefault="000A7B5B">
            <w:pPr>
              <w:rPr>
                <w:color w:val="FF0000"/>
              </w:rPr>
            </w:pPr>
            <w:r>
              <w:rPr>
                <w:color w:val="FF0000"/>
              </w:rPr>
              <w:t>0x01</w:t>
            </w:r>
            <w:del w:id="5206" w:author="Chris Reisinger" w:date="2016-05-12T13:30:00Z">
              <w:r w:rsidDel="00675797">
                <w:rPr>
                  <w:color w:val="FF0000"/>
                </w:rPr>
                <w:delText>-</w:delText>
              </w:r>
            </w:del>
            <w:ins w:id="5207" w:author="Chris Reisinger" w:date="2016-05-12T13:30:00Z">
              <w:r w:rsidR="00675797">
                <w:rPr>
                  <w:color w:val="FF0000"/>
                </w:rPr>
                <w:t xml:space="preserve"> – </w:t>
              </w:r>
            </w:ins>
            <w:del w:id="5208" w:author="Batra, Mayank" w:date="2016-06-16T10:21:00Z">
              <w:r w:rsidDel="0039707B">
                <w:rPr>
                  <w:color w:val="FF0000"/>
                </w:rPr>
                <w:delText>0x3F</w:delText>
              </w:r>
            </w:del>
            <w:ins w:id="5209" w:author="Batra, Mayank" w:date="2016-06-16T10:21:00Z">
              <w:r w:rsidR="0039707B">
                <w:rPr>
                  <w:color w:val="FF0000"/>
                </w:rPr>
                <w:t>0x4B</w:t>
              </w:r>
            </w:ins>
          </w:p>
        </w:tc>
        <w:tc>
          <w:tcPr>
            <w:tcW w:w="8046" w:type="dxa"/>
            <w:gridSpan w:val="2"/>
            <w:tcPrChange w:id="5210" w:author="Batra, Mayank" w:date="2016-06-21T12:07:00Z">
              <w:tcPr>
                <w:tcW w:w="8046" w:type="dxa"/>
                <w:gridSpan w:val="2"/>
              </w:tcPr>
            </w:tcPrChange>
          </w:tcPr>
          <w:p w:rsidR="000A7B5B" w:rsidRPr="00985E3E" w:rsidRDefault="000A7B5B" w:rsidP="001B0955">
            <w:pPr>
              <w:rPr>
                <w:color w:val="FF0000"/>
              </w:rPr>
            </w:pPr>
            <w:r>
              <w:rPr>
                <w:color w:val="FF0000"/>
              </w:rPr>
              <w:t xml:space="preserve">The number of </w:t>
            </w:r>
            <w:ins w:id="5211" w:author="Clive D.W. Feather" w:date="2016-05-05T14:18:00Z">
              <w:r w:rsidR="009D7502">
                <w:rPr>
                  <w:color w:val="FF0000"/>
                </w:rPr>
                <w:t>A</w:t>
              </w:r>
            </w:ins>
            <w:del w:id="5212" w:author="Clive D.W. Feather" w:date="2016-05-05T14:18:00Z">
              <w:r w:rsidDel="009D7502">
                <w:rPr>
                  <w:color w:val="FF0000"/>
                </w:rPr>
                <w:delText>a</w:delText>
              </w:r>
            </w:del>
            <w:r>
              <w:rPr>
                <w:color w:val="FF0000"/>
              </w:rPr>
              <w:t>ntenna IDs in the sequence.</w:t>
            </w:r>
          </w:p>
        </w:tc>
      </w:tr>
      <w:tr w:rsidR="000A7B5B" w:rsidRPr="005A41BB" w:rsidTr="00C63D7F">
        <w:trPr>
          <w:cantSplit/>
        </w:trPr>
        <w:tc>
          <w:tcPr>
            <w:tcW w:w="1560" w:type="dxa"/>
            <w:tcPrChange w:id="5213" w:author="Batra, Mayank" w:date="2016-06-21T12:07:00Z">
              <w:tcPr>
                <w:tcW w:w="1560" w:type="dxa"/>
              </w:tcPr>
            </w:tcPrChange>
          </w:tcPr>
          <w:p w:rsidR="000A7B5B" w:rsidRPr="005A41BB" w:rsidDel="00A66446" w:rsidRDefault="000A7B5B" w:rsidP="001B0955">
            <w:pPr>
              <w:rPr>
                <w:color w:val="FF0000"/>
              </w:rPr>
            </w:pPr>
            <w:r>
              <w:rPr>
                <w:color w:val="FF0000"/>
              </w:rPr>
              <w:t>All other values</w:t>
            </w:r>
          </w:p>
        </w:tc>
        <w:tc>
          <w:tcPr>
            <w:tcW w:w="8046" w:type="dxa"/>
            <w:gridSpan w:val="2"/>
            <w:tcPrChange w:id="5214" w:author="Batra, Mayank" w:date="2016-06-21T12:07:00Z">
              <w:tcPr>
                <w:tcW w:w="8046" w:type="dxa"/>
                <w:gridSpan w:val="2"/>
              </w:tcPr>
            </w:tcPrChange>
          </w:tcPr>
          <w:p w:rsidR="000A7B5B" w:rsidRDefault="000A7B5B" w:rsidP="001B0955">
            <w:pPr>
              <w:rPr>
                <w:color w:val="FF0000"/>
              </w:rPr>
            </w:pPr>
            <w:r>
              <w:rPr>
                <w:color w:val="FF0000"/>
              </w:rPr>
              <w:t>Reserved for future use</w:t>
            </w:r>
          </w:p>
        </w:tc>
      </w:tr>
    </w:tbl>
    <w:p w:rsidR="000A7B5B" w:rsidRDefault="000A7B5B" w:rsidP="000A7B5B">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21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60"/>
        <w:gridCol w:w="1907"/>
        <w:gridCol w:w="6139"/>
        <w:tblGridChange w:id="5216">
          <w:tblGrid>
            <w:gridCol w:w="1560"/>
            <w:gridCol w:w="1907"/>
            <w:gridCol w:w="6139"/>
          </w:tblGrid>
        </w:tblGridChange>
      </w:tblGrid>
      <w:tr w:rsidR="000A7B5B" w:rsidRPr="005A41BB" w:rsidTr="00C63D7F">
        <w:trPr>
          <w:cantSplit/>
        </w:trPr>
        <w:tc>
          <w:tcPr>
            <w:tcW w:w="3467" w:type="dxa"/>
            <w:gridSpan w:val="2"/>
            <w:tcBorders>
              <w:top w:val="nil"/>
              <w:left w:val="nil"/>
              <w:bottom w:val="single" w:sz="4" w:space="0" w:color="auto"/>
              <w:right w:val="nil"/>
            </w:tcBorders>
            <w:tcPrChange w:id="5217" w:author="Batra, Mayank" w:date="2016-06-21T12:07:00Z">
              <w:tcPr>
                <w:tcW w:w="3467" w:type="dxa"/>
                <w:gridSpan w:val="2"/>
                <w:tcBorders>
                  <w:top w:val="nil"/>
                  <w:left w:val="nil"/>
                  <w:bottom w:val="single" w:sz="4" w:space="0" w:color="auto"/>
                  <w:right w:val="nil"/>
                </w:tcBorders>
              </w:tcPr>
            </w:tcPrChange>
          </w:tcPr>
          <w:p w:rsidR="000A7B5B" w:rsidRPr="00DC7EB8" w:rsidRDefault="000A7B5B" w:rsidP="001B0955">
            <w:pPr>
              <w:rPr>
                <w:i/>
                <w:color w:val="FF0000"/>
              </w:rPr>
            </w:pPr>
            <w:r>
              <w:rPr>
                <w:i/>
                <w:color w:val="FF0000"/>
              </w:rPr>
              <w:t>Antenna_IDs[i]:</w:t>
            </w:r>
          </w:p>
        </w:tc>
        <w:tc>
          <w:tcPr>
            <w:tcW w:w="6139" w:type="dxa"/>
            <w:tcBorders>
              <w:top w:val="nil"/>
              <w:left w:val="nil"/>
              <w:bottom w:val="single" w:sz="4" w:space="0" w:color="auto"/>
              <w:right w:val="nil"/>
            </w:tcBorders>
            <w:tcPrChange w:id="5218" w:author="Batra, Mayank" w:date="2016-06-21T12:07:00Z">
              <w:tcPr>
                <w:tcW w:w="6139" w:type="dxa"/>
                <w:tcBorders>
                  <w:top w:val="nil"/>
                  <w:left w:val="nil"/>
                  <w:bottom w:val="single" w:sz="4" w:space="0" w:color="auto"/>
                  <w:right w:val="nil"/>
                </w:tcBorders>
              </w:tcPr>
            </w:tcPrChange>
          </w:tcPr>
          <w:p w:rsidR="000A7B5B" w:rsidRPr="00791FF6" w:rsidRDefault="000A7B5B" w:rsidP="001B0955">
            <w:pPr>
              <w:jc w:val="right"/>
              <w:rPr>
                <w:i/>
                <w:color w:val="FF0000"/>
              </w:rPr>
            </w:pPr>
            <w:r w:rsidRPr="00791FF6">
              <w:rPr>
                <w:i/>
                <w:color w:val="FF0000"/>
              </w:rPr>
              <w:t xml:space="preserve">Size: </w:t>
            </w:r>
            <w:r>
              <w:rPr>
                <w:i/>
                <w:color w:val="FF0000"/>
              </w:rPr>
              <w:t>Number_of_Antenna_IDs * 1</w:t>
            </w:r>
            <w:r w:rsidRPr="00791FF6">
              <w:rPr>
                <w:i/>
                <w:color w:val="FF0000"/>
              </w:rPr>
              <w:t xml:space="preserve"> Octet</w:t>
            </w:r>
          </w:p>
        </w:tc>
      </w:tr>
      <w:tr w:rsidR="0083745C" w:rsidRPr="005A41BB" w:rsidTr="00C63D7F">
        <w:trPr>
          <w:cantSplit/>
        </w:trPr>
        <w:tc>
          <w:tcPr>
            <w:tcW w:w="1560" w:type="dxa"/>
            <w:shd w:val="clear" w:color="auto" w:fill="DAEEF3"/>
          </w:tcPr>
          <w:p w:rsidR="000A7B5B" w:rsidRPr="005A41BB" w:rsidRDefault="000A7B5B" w:rsidP="001B0955">
            <w:pPr>
              <w:rPr>
                <w:rStyle w:val="af"/>
                <w:color w:val="FF0000"/>
              </w:rPr>
            </w:pPr>
            <w:r w:rsidRPr="005A41BB">
              <w:rPr>
                <w:rStyle w:val="af"/>
                <w:color w:val="FF0000"/>
              </w:rPr>
              <w:t>Value</w:t>
            </w:r>
          </w:p>
        </w:tc>
        <w:tc>
          <w:tcPr>
            <w:tcW w:w="8046" w:type="dxa"/>
            <w:gridSpan w:val="2"/>
            <w:shd w:val="clear" w:color="auto" w:fill="DAEEF3"/>
          </w:tcPr>
          <w:p w:rsidR="000A7B5B" w:rsidRPr="005A41BB" w:rsidRDefault="000A7B5B" w:rsidP="001B0955">
            <w:pPr>
              <w:rPr>
                <w:rStyle w:val="af"/>
                <w:color w:val="FF0000"/>
              </w:rPr>
            </w:pPr>
            <w:r w:rsidRPr="005A41BB">
              <w:rPr>
                <w:rStyle w:val="af"/>
                <w:color w:val="FF0000"/>
              </w:rPr>
              <w:t>Parameter Description</w:t>
            </w:r>
          </w:p>
        </w:tc>
      </w:tr>
      <w:tr w:rsidR="000A7B5B" w:rsidRPr="005A41BB" w:rsidTr="00C63D7F">
        <w:trPr>
          <w:cantSplit/>
        </w:trPr>
        <w:tc>
          <w:tcPr>
            <w:tcW w:w="1560" w:type="dxa"/>
            <w:tcPrChange w:id="5219" w:author="Batra, Mayank" w:date="2016-06-21T12:07:00Z">
              <w:tcPr>
                <w:tcW w:w="1560" w:type="dxa"/>
              </w:tcPr>
            </w:tcPrChange>
          </w:tcPr>
          <w:p w:rsidR="000A7B5B" w:rsidRPr="005A41BB" w:rsidRDefault="000A7B5B" w:rsidP="001B0955">
            <w:pPr>
              <w:rPr>
                <w:color w:val="FF0000"/>
              </w:rPr>
            </w:pPr>
            <w:r w:rsidRPr="005A41BB">
              <w:rPr>
                <w:color w:val="FF0000"/>
              </w:rPr>
              <w:t>0x</w:t>
            </w:r>
            <w:r>
              <w:rPr>
                <w:color w:val="FF0000"/>
              </w:rPr>
              <w:t>XX</w:t>
            </w:r>
          </w:p>
        </w:tc>
        <w:tc>
          <w:tcPr>
            <w:tcW w:w="8046" w:type="dxa"/>
            <w:gridSpan w:val="2"/>
            <w:tcPrChange w:id="5220" w:author="Batra, Mayank" w:date="2016-06-21T12:07:00Z">
              <w:tcPr>
                <w:tcW w:w="8046" w:type="dxa"/>
                <w:gridSpan w:val="2"/>
              </w:tcPr>
            </w:tcPrChange>
          </w:tcPr>
          <w:p w:rsidR="000A7B5B" w:rsidRPr="00985E3E" w:rsidRDefault="000A7B5B" w:rsidP="001B0955">
            <w:pPr>
              <w:rPr>
                <w:color w:val="FF0000"/>
              </w:rPr>
            </w:pPr>
            <w:r>
              <w:rPr>
                <w:color w:val="FF0000"/>
              </w:rPr>
              <w:t>List of Antenna IDs in the sequence. The Antenna IDs shall take values from 0 to Number_of_Antenna_IDs-1 inclusive.</w:t>
            </w:r>
          </w:p>
        </w:tc>
      </w:tr>
    </w:tbl>
    <w:p w:rsidR="000A7B5B" w:rsidRDefault="000A7B5B" w:rsidP="000A7B5B">
      <w:pPr>
        <w:rPr>
          <w:rStyle w:val="af"/>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221"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222">
          <w:tblGrid>
            <w:gridCol w:w="1526"/>
            <w:gridCol w:w="854"/>
            <w:gridCol w:w="7226"/>
          </w:tblGrid>
        </w:tblGridChange>
      </w:tblGrid>
      <w:tr w:rsidR="000A7B5B" w:rsidRPr="005A41BB" w:rsidTr="00C63D7F">
        <w:trPr>
          <w:cantSplit/>
        </w:trPr>
        <w:tc>
          <w:tcPr>
            <w:tcW w:w="2380" w:type="dxa"/>
            <w:gridSpan w:val="2"/>
            <w:tcBorders>
              <w:top w:val="nil"/>
              <w:left w:val="nil"/>
              <w:bottom w:val="single" w:sz="4" w:space="0" w:color="auto"/>
              <w:right w:val="nil"/>
            </w:tcBorders>
            <w:tcPrChange w:id="5223" w:author="Batra, Mayank" w:date="2016-06-21T12:07:00Z">
              <w:tcPr>
                <w:tcW w:w="2380" w:type="dxa"/>
                <w:gridSpan w:val="2"/>
                <w:tcBorders>
                  <w:top w:val="nil"/>
                  <w:left w:val="nil"/>
                  <w:bottom w:val="single" w:sz="4" w:space="0" w:color="auto"/>
                  <w:right w:val="nil"/>
                </w:tcBorders>
              </w:tcPr>
            </w:tcPrChange>
          </w:tcPr>
          <w:p w:rsidR="000A7B5B" w:rsidRPr="00DC7EB8" w:rsidRDefault="000A7B5B" w:rsidP="001B0955">
            <w:pPr>
              <w:rPr>
                <w:i/>
                <w:color w:val="FF0000"/>
              </w:rPr>
            </w:pPr>
            <w:r>
              <w:rPr>
                <w:i/>
                <w:color w:val="FF0000"/>
              </w:rPr>
              <w:lastRenderedPageBreak/>
              <w:t>Slot_Durations:</w:t>
            </w:r>
          </w:p>
        </w:tc>
        <w:tc>
          <w:tcPr>
            <w:tcW w:w="7226" w:type="dxa"/>
            <w:tcBorders>
              <w:top w:val="nil"/>
              <w:left w:val="nil"/>
              <w:bottom w:val="single" w:sz="4" w:space="0" w:color="auto"/>
              <w:right w:val="nil"/>
            </w:tcBorders>
            <w:tcPrChange w:id="5224" w:author="Batra, Mayank" w:date="2016-06-21T12:07:00Z">
              <w:tcPr>
                <w:tcW w:w="7226" w:type="dxa"/>
                <w:tcBorders>
                  <w:top w:val="nil"/>
                  <w:left w:val="nil"/>
                  <w:bottom w:val="single" w:sz="4" w:space="0" w:color="auto"/>
                  <w:right w:val="nil"/>
                </w:tcBorders>
              </w:tcPr>
            </w:tcPrChange>
          </w:tcPr>
          <w:p w:rsidR="000A7B5B" w:rsidRPr="00791FF6" w:rsidRDefault="000A7B5B" w:rsidP="001B0955">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0A7B5B" w:rsidRPr="005A41BB" w:rsidRDefault="000A7B5B" w:rsidP="001B0955">
            <w:pPr>
              <w:rPr>
                <w:rStyle w:val="af"/>
                <w:color w:val="FF0000"/>
              </w:rPr>
            </w:pPr>
            <w:r w:rsidRPr="005A41BB">
              <w:rPr>
                <w:rStyle w:val="af"/>
                <w:color w:val="FF0000"/>
              </w:rPr>
              <w:t>Value</w:t>
            </w:r>
          </w:p>
        </w:tc>
        <w:tc>
          <w:tcPr>
            <w:tcW w:w="8080" w:type="dxa"/>
            <w:gridSpan w:val="2"/>
            <w:shd w:val="clear" w:color="auto" w:fill="DAEEF3"/>
          </w:tcPr>
          <w:p w:rsidR="000A7B5B" w:rsidRPr="005A41BB" w:rsidRDefault="000A7B5B" w:rsidP="001B0955">
            <w:pPr>
              <w:rPr>
                <w:rStyle w:val="af"/>
                <w:color w:val="FF0000"/>
              </w:rPr>
            </w:pPr>
            <w:r w:rsidRPr="005A41BB">
              <w:rPr>
                <w:rStyle w:val="af"/>
                <w:color w:val="FF0000"/>
              </w:rPr>
              <w:t>Parameter Description</w:t>
            </w:r>
          </w:p>
        </w:tc>
      </w:tr>
      <w:tr w:rsidR="000A7B5B" w:rsidRPr="005A41BB" w:rsidTr="00C63D7F">
        <w:trPr>
          <w:cantSplit/>
        </w:trPr>
        <w:tc>
          <w:tcPr>
            <w:tcW w:w="1526" w:type="dxa"/>
            <w:tcPrChange w:id="5225" w:author="Batra, Mayank" w:date="2016-06-21T12:07:00Z">
              <w:tcPr>
                <w:tcW w:w="1526" w:type="dxa"/>
              </w:tcPr>
            </w:tcPrChange>
          </w:tcPr>
          <w:p w:rsidR="000A7B5B" w:rsidRPr="005A41BB" w:rsidDel="005C0083" w:rsidRDefault="000A7B5B" w:rsidP="001B0955">
            <w:pPr>
              <w:rPr>
                <w:color w:val="FF0000"/>
              </w:rPr>
            </w:pPr>
            <w:r>
              <w:rPr>
                <w:color w:val="FF0000"/>
              </w:rPr>
              <w:t>0x00</w:t>
            </w:r>
          </w:p>
        </w:tc>
        <w:tc>
          <w:tcPr>
            <w:tcW w:w="8080" w:type="dxa"/>
            <w:gridSpan w:val="2"/>
            <w:tcPrChange w:id="5226" w:author="Batra, Mayank" w:date="2016-06-21T12:07:00Z">
              <w:tcPr>
                <w:tcW w:w="8080" w:type="dxa"/>
                <w:gridSpan w:val="2"/>
              </w:tcPr>
            </w:tcPrChange>
          </w:tcPr>
          <w:p w:rsidR="000A7B5B" w:rsidRDefault="000A7B5B" w:rsidP="001B0955">
            <w:pPr>
              <w:rPr>
                <w:color w:val="FF0000"/>
              </w:rPr>
            </w:pPr>
            <w:r>
              <w:rPr>
                <w:color w:val="FF0000"/>
              </w:rPr>
              <w:t>No switching and sampling</w:t>
            </w:r>
          </w:p>
        </w:tc>
      </w:tr>
      <w:tr w:rsidR="000A7B5B" w:rsidRPr="005A41BB" w:rsidTr="00C63D7F">
        <w:trPr>
          <w:cantSplit/>
        </w:trPr>
        <w:tc>
          <w:tcPr>
            <w:tcW w:w="1526" w:type="dxa"/>
            <w:tcPrChange w:id="5227" w:author="Batra, Mayank" w:date="2016-06-21T12:07:00Z">
              <w:tcPr>
                <w:tcW w:w="1526" w:type="dxa"/>
              </w:tcPr>
            </w:tcPrChange>
          </w:tcPr>
          <w:p w:rsidR="000A7B5B" w:rsidRPr="005A41BB" w:rsidRDefault="000A7B5B" w:rsidP="001B0955">
            <w:pPr>
              <w:rPr>
                <w:color w:val="FF0000"/>
              </w:rPr>
            </w:pPr>
            <w:r w:rsidRPr="005A41BB">
              <w:rPr>
                <w:color w:val="FF0000"/>
              </w:rPr>
              <w:t>0x0</w:t>
            </w:r>
            <w:r>
              <w:rPr>
                <w:color w:val="FF0000"/>
              </w:rPr>
              <w:t>1</w:t>
            </w:r>
          </w:p>
        </w:tc>
        <w:tc>
          <w:tcPr>
            <w:tcW w:w="8080" w:type="dxa"/>
            <w:gridSpan w:val="2"/>
            <w:tcPrChange w:id="5228" w:author="Batra, Mayank" w:date="2016-06-21T12:07:00Z">
              <w:tcPr>
                <w:tcW w:w="8080" w:type="dxa"/>
                <w:gridSpan w:val="2"/>
              </w:tcPr>
            </w:tcPrChange>
          </w:tcPr>
          <w:p w:rsidR="000A7B5B" w:rsidRPr="005A41BB" w:rsidRDefault="000A7B5B" w:rsidP="001B0955">
            <w:pPr>
              <w:rPr>
                <w:color w:val="FF0000"/>
              </w:rPr>
            </w:pPr>
            <w:r>
              <w:rPr>
                <w:color w:val="FF0000"/>
              </w:rPr>
              <w:t>Switching and sampling slots are 1 µs each</w:t>
            </w:r>
          </w:p>
        </w:tc>
      </w:tr>
      <w:tr w:rsidR="000A7B5B" w:rsidRPr="005A41BB" w:rsidTr="00C63D7F">
        <w:trPr>
          <w:cantSplit/>
        </w:trPr>
        <w:tc>
          <w:tcPr>
            <w:tcW w:w="1526" w:type="dxa"/>
            <w:tcPrChange w:id="5229" w:author="Batra, Mayank" w:date="2016-06-21T12:07:00Z">
              <w:tcPr>
                <w:tcW w:w="1526" w:type="dxa"/>
              </w:tcPr>
            </w:tcPrChange>
          </w:tcPr>
          <w:p w:rsidR="000A7B5B" w:rsidRPr="005A41BB" w:rsidRDefault="000A7B5B" w:rsidP="001B0955">
            <w:pPr>
              <w:rPr>
                <w:color w:val="FF0000"/>
              </w:rPr>
            </w:pPr>
            <w:r w:rsidRPr="005A41BB">
              <w:rPr>
                <w:color w:val="FF0000"/>
              </w:rPr>
              <w:t>0x0</w:t>
            </w:r>
            <w:r>
              <w:rPr>
                <w:color w:val="FF0000"/>
              </w:rPr>
              <w:t>2</w:t>
            </w:r>
          </w:p>
        </w:tc>
        <w:tc>
          <w:tcPr>
            <w:tcW w:w="8080" w:type="dxa"/>
            <w:gridSpan w:val="2"/>
            <w:tcPrChange w:id="5230" w:author="Batra, Mayank" w:date="2016-06-21T12:07:00Z">
              <w:tcPr>
                <w:tcW w:w="8080" w:type="dxa"/>
                <w:gridSpan w:val="2"/>
              </w:tcPr>
            </w:tcPrChange>
          </w:tcPr>
          <w:p w:rsidR="000A7B5B" w:rsidRPr="005A41BB" w:rsidRDefault="000A7B5B" w:rsidP="001B0955">
            <w:pPr>
              <w:rPr>
                <w:color w:val="FF0000"/>
              </w:rPr>
            </w:pPr>
            <w:r>
              <w:rPr>
                <w:color w:val="FF0000"/>
              </w:rPr>
              <w:t>Switching and sampling slots are 2 µs each</w:t>
            </w:r>
          </w:p>
        </w:tc>
      </w:tr>
      <w:tr w:rsidR="000A7B5B" w:rsidRPr="005A41BB" w:rsidTr="00C63D7F">
        <w:trPr>
          <w:cantSplit/>
        </w:trPr>
        <w:tc>
          <w:tcPr>
            <w:tcW w:w="1526" w:type="dxa"/>
            <w:tcPrChange w:id="5231" w:author="Batra, Mayank" w:date="2016-06-21T12:07:00Z">
              <w:tcPr>
                <w:tcW w:w="1526" w:type="dxa"/>
              </w:tcPr>
            </w:tcPrChange>
          </w:tcPr>
          <w:p w:rsidR="000A7B5B" w:rsidRPr="005A41BB" w:rsidRDefault="00BF4A58" w:rsidP="001B0955">
            <w:pPr>
              <w:rPr>
                <w:color w:val="FF0000"/>
              </w:rPr>
            </w:pPr>
            <w:r>
              <w:rPr>
                <w:color w:val="FF0000"/>
              </w:rPr>
              <w:t>All other values</w:t>
            </w:r>
          </w:p>
        </w:tc>
        <w:tc>
          <w:tcPr>
            <w:tcW w:w="8080" w:type="dxa"/>
            <w:gridSpan w:val="2"/>
            <w:tcPrChange w:id="5232" w:author="Batra, Mayank" w:date="2016-06-21T12:07:00Z">
              <w:tcPr>
                <w:tcW w:w="8080" w:type="dxa"/>
                <w:gridSpan w:val="2"/>
              </w:tcPr>
            </w:tcPrChange>
          </w:tcPr>
          <w:p w:rsidR="000A7B5B" w:rsidRPr="005A41BB" w:rsidRDefault="000A7B5B" w:rsidP="001B0955">
            <w:pPr>
              <w:rPr>
                <w:color w:val="FF0000"/>
              </w:rPr>
            </w:pPr>
            <w:r w:rsidRPr="005A41BB">
              <w:rPr>
                <w:color w:val="FF0000"/>
              </w:rPr>
              <w:t>Reserved for future</w:t>
            </w:r>
            <w:r>
              <w:rPr>
                <w:color w:val="FF0000"/>
              </w:rPr>
              <w:t xml:space="preserve"> use</w:t>
            </w:r>
          </w:p>
        </w:tc>
      </w:tr>
    </w:tbl>
    <w:p w:rsidR="000A7B5B" w:rsidRDefault="000A7B5B" w:rsidP="000A7B5B">
      <w:pPr>
        <w:rPr>
          <w:color w:val="FF0000"/>
        </w:rPr>
      </w:pPr>
    </w:p>
    <w:p w:rsidR="000A7B5B" w:rsidRPr="005A41BB" w:rsidRDefault="000A7B5B" w:rsidP="00E44F48">
      <w:pPr>
        <w:outlineLvl w:val="0"/>
        <w:rPr>
          <w:rStyle w:val="af"/>
          <w:color w:val="FF0000"/>
        </w:rPr>
      </w:pPr>
      <w:r w:rsidRPr="005A41BB">
        <w:rPr>
          <w:rStyle w:val="af"/>
          <w:color w:val="FF0000"/>
        </w:rPr>
        <w:t>Return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233"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234">
          <w:tblGrid>
            <w:gridCol w:w="1526"/>
            <w:gridCol w:w="854"/>
            <w:gridCol w:w="7226"/>
          </w:tblGrid>
        </w:tblGridChange>
      </w:tblGrid>
      <w:tr w:rsidR="000A7B5B" w:rsidRPr="005A41BB" w:rsidTr="00C63D7F">
        <w:trPr>
          <w:cantSplit/>
        </w:trPr>
        <w:tc>
          <w:tcPr>
            <w:tcW w:w="2380" w:type="dxa"/>
            <w:gridSpan w:val="2"/>
            <w:tcBorders>
              <w:top w:val="nil"/>
              <w:left w:val="nil"/>
              <w:bottom w:val="single" w:sz="4" w:space="0" w:color="auto"/>
              <w:right w:val="nil"/>
            </w:tcBorders>
            <w:tcPrChange w:id="5235" w:author="Batra, Mayank" w:date="2016-06-21T12:07:00Z">
              <w:tcPr>
                <w:tcW w:w="2380" w:type="dxa"/>
                <w:gridSpan w:val="2"/>
                <w:tcBorders>
                  <w:top w:val="nil"/>
                  <w:left w:val="nil"/>
                  <w:bottom w:val="single" w:sz="4" w:space="0" w:color="auto"/>
                  <w:right w:val="nil"/>
                </w:tcBorders>
              </w:tcPr>
            </w:tcPrChange>
          </w:tcPr>
          <w:p w:rsidR="000A7B5B" w:rsidRPr="00DC7EB8" w:rsidRDefault="000A7B5B" w:rsidP="001B0955">
            <w:pPr>
              <w:rPr>
                <w:i/>
                <w:color w:val="FF0000"/>
              </w:rPr>
            </w:pPr>
            <w:r>
              <w:rPr>
                <w:i/>
                <w:color w:val="FF0000"/>
              </w:rPr>
              <w:t>Status:</w:t>
            </w:r>
          </w:p>
        </w:tc>
        <w:tc>
          <w:tcPr>
            <w:tcW w:w="7226" w:type="dxa"/>
            <w:tcBorders>
              <w:top w:val="nil"/>
              <w:left w:val="nil"/>
              <w:bottom w:val="single" w:sz="4" w:space="0" w:color="auto"/>
              <w:right w:val="nil"/>
            </w:tcBorders>
            <w:tcPrChange w:id="5236" w:author="Batra, Mayank" w:date="2016-06-21T12:07:00Z">
              <w:tcPr>
                <w:tcW w:w="7226" w:type="dxa"/>
                <w:tcBorders>
                  <w:top w:val="nil"/>
                  <w:left w:val="nil"/>
                  <w:bottom w:val="single" w:sz="4" w:space="0" w:color="auto"/>
                  <w:right w:val="nil"/>
                </w:tcBorders>
              </w:tcPr>
            </w:tcPrChange>
          </w:tcPr>
          <w:p w:rsidR="000A7B5B" w:rsidRPr="00791FF6" w:rsidRDefault="000A7B5B" w:rsidP="001B0955">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0A7B5B" w:rsidRPr="005A41BB" w:rsidRDefault="000A7B5B" w:rsidP="001B0955">
            <w:pPr>
              <w:rPr>
                <w:rStyle w:val="af"/>
                <w:color w:val="FF0000"/>
              </w:rPr>
            </w:pPr>
            <w:r w:rsidRPr="005A41BB">
              <w:rPr>
                <w:rStyle w:val="af"/>
                <w:color w:val="FF0000"/>
              </w:rPr>
              <w:t>Value</w:t>
            </w:r>
          </w:p>
        </w:tc>
        <w:tc>
          <w:tcPr>
            <w:tcW w:w="8080" w:type="dxa"/>
            <w:gridSpan w:val="2"/>
            <w:shd w:val="clear" w:color="auto" w:fill="DAEEF3"/>
          </w:tcPr>
          <w:p w:rsidR="000A7B5B" w:rsidRPr="005A41BB" w:rsidRDefault="000A7B5B" w:rsidP="001B0955">
            <w:pPr>
              <w:rPr>
                <w:rStyle w:val="af"/>
                <w:color w:val="FF0000"/>
              </w:rPr>
            </w:pPr>
            <w:r w:rsidRPr="005A41BB">
              <w:rPr>
                <w:rStyle w:val="af"/>
                <w:color w:val="FF0000"/>
              </w:rPr>
              <w:t>Parameter Description</w:t>
            </w:r>
          </w:p>
        </w:tc>
      </w:tr>
      <w:tr w:rsidR="000A7B5B" w:rsidRPr="005A41BB" w:rsidTr="00C63D7F">
        <w:trPr>
          <w:cantSplit/>
        </w:trPr>
        <w:tc>
          <w:tcPr>
            <w:tcW w:w="1526" w:type="dxa"/>
            <w:tcPrChange w:id="5237" w:author="Batra, Mayank" w:date="2016-06-21T12:07:00Z">
              <w:tcPr>
                <w:tcW w:w="1526" w:type="dxa"/>
              </w:tcPr>
            </w:tcPrChange>
          </w:tcPr>
          <w:p w:rsidR="000A7B5B" w:rsidRPr="005A41BB" w:rsidRDefault="000A7B5B" w:rsidP="001B0955">
            <w:pPr>
              <w:rPr>
                <w:color w:val="FF0000"/>
              </w:rPr>
            </w:pPr>
            <w:r w:rsidRPr="005A41BB">
              <w:rPr>
                <w:color w:val="FF0000"/>
              </w:rPr>
              <w:t>0x00</w:t>
            </w:r>
          </w:p>
        </w:tc>
        <w:tc>
          <w:tcPr>
            <w:tcW w:w="8080" w:type="dxa"/>
            <w:gridSpan w:val="2"/>
            <w:tcPrChange w:id="5238" w:author="Batra, Mayank" w:date="2016-06-21T12:07:00Z">
              <w:tcPr>
                <w:tcW w:w="8080" w:type="dxa"/>
                <w:gridSpan w:val="2"/>
              </w:tcPr>
            </w:tcPrChange>
          </w:tcPr>
          <w:p w:rsidR="000A7B5B" w:rsidRPr="005A41BB" w:rsidRDefault="000A7B5B" w:rsidP="001B0955">
            <w:pPr>
              <w:rPr>
                <w:color w:val="FF0000"/>
              </w:rPr>
            </w:pPr>
            <w:r w:rsidRPr="005A41BB">
              <w:rPr>
                <w:color w:val="FF0000"/>
              </w:rPr>
              <w:t>LE_</w:t>
            </w:r>
            <w:r>
              <w:rPr>
                <w:color w:val="FF0000"/>
              </w:rPr>
              <w:t>Set_Connection_Supplemental_</w:t>
            </w:r>
            <w:r w:rsidR="00FF5E77">
              <w:rPr>
                <w:color w:val="FF0000"/>
              </w:rPr>
              <w:t>Transmit_</w:t>
            </w:r>
            <w:r>
              <w:rPr>
                <w:color w:val="FF0000"/>
              </w:rPr>
              <w:t>Parameters command</w:t>
            </w:r>
            <w:r w:rsidRPr="005A41BB">
              <w:rPr>
                <w:color w:val="FF0000"/>
              </w:rPr>
              <w:t xml:space="preserve"> succeeded.</w:t>
            </w:r>
          </w:p>
        </w:tc>
      </w:tr>
      <w:tr w:rsidR="000A7B5B" w:rsidRPr="005A41BB" w:rsidTr="00C63D7F">
        <w:trPr>
          <w:cantSplit/>
        </w:trPr>
        <w:tc>
          <w:tcPr>
            <w:tcW w:w="1526" w:type="dxa"/>
            <w:tcPrChange w:id="5239" w:author="Batra, Mayank" w:date="2016-06-21T12:07:00Z">
              <w:tcPr>
                <w:tcW w:w="1526" w:type="dxa"/>
              </w:tcPr>
            </w:tcPrChange>
          </w:tcPr>
          <w:p w:rsidR="000A7B5B" w:rsidRPr="005A41BB" w:rsidRDefault="000A7B5B" w:rsidP="001B0955">
            <w:pPr>
              <w:rPr>
                <w:color w:val="FF0000"/>
              </w:rPr>
            </w:pPr>
            <w:r w:rsidRPr="005A41BB">
              <w:rPr>
                <w:color w:val="FF0000"/>
              </w:rPr>
              <w:t>0x01 – 0xFF</w:t>
            </w:r>
          </w:p>
        </w:tc>
        <w:tc>
          <w:tcPr>
            <w:tcW w:w="8080" w:type="dxa"/>
            <w:gridSpan w:val="2"/>
            <w:tcPrChange w:id="5240" w:author="Batra, Mayank" w:date="2016-06-21T12:07:00Z">
              <w:tcPr>
                <w:tcW w:w="8080" w:type="dxa"/>
                <w:gridSpan w:val="2"/>
              </w:tcPr>
            </w:tcPrChange>
          </w:tcPr>
          <w:p w:rsidR="000A7B5B" w:rsidRPr="005A41BB" w:rsidRDefault="000A7B5B" w:rsidP="001B0955">
            <w:pPr>
              <w:rPr>
                <w:color w:val="FF0000"/>
              </w:rPr>
            </w:pPr>
            <w:r w:rsidRPr="005A41BB">
              <w:rPr>
                <w:color w:val="FF0000"/>
              </w:rPr>
              <w:t>LE_</w:t>
            </w:r>
            <w:r>
              <w:rPr>
                <w:color w:val="FF0000"/>
              </w:rPr>
              <w:t>Set_Connection_Supplemental_</w:t>
            </w:r>
            <w:r w:rsidR="00FF5E77">
              <w:rPr>
                <w:color w:val="FF0000"/>
              </w:rPr>
              <w:t>Transmit_</w:t>
            </w:r>
            <w:r>
              <w:rPr>
                <w:color w:val="FF0000"/>
              </w:rPr>
              <w:t>Parameters</w:t>
            </w:r>
            <w:r w:rsidRPr="005A41BB">
              <w:rPr>
                <w:color w:val="FF0000"/>
              </w:rPr>
              <w:t xml:space="preserve"> command failed. See </w:t>
            </w:r>
            <w:ins w:id="5241" w:author="Chris Reisinger" w:date="2016-05-18T14:35:00Z">
              <w:r w:rsidR="006B3AAE" w:rsidRPr="00263E72">
                <w:rPr>
                  <w:color w:val="FF0000"/>
                  <w:lang w:val="en-GB"/>
                </w:rPr>
                <w:t xml:space="preserve">[Vol 2] </w:t>
              </w:r>
            </w:ins>
            <w:r w:rsidRPr="005A41BB">
              <w:rPr>
                <w:color w:val="FF0000"/>
              </w:rPr>
              <w:t>Part D, Error Codes for a list of error codes and descriptions.</w:t>
            </w:r>
          </w:p>
        </w:tc>
      </w:tr>
    </w:tbl>
    <w:p w:rsidR="000A7B5B" w:rsidRDefault="000A7B5B" w:rsidP="000A7B5B">
      <w:pPr>
        <w:rPr>
          <w:color w:val="FF0000"/>
        </w:rPr>
      </w:pPr>
    </w:p>
    <w:p w:rsidR="000A7B5B" w:rsidRPr="005A41BB" w:rsidRDefault="000A7B5B" w:rsidP="00E44F48">
      <w:pPr>
        <w:outlineLvl w:val="0"/>
        <w:rPr>
          <w:rStyle w:val="af"/>
          <w:color w:val="FF0000"/>
        </w:rPr>
      </w:pPr>
      <w:r w:rsidRPr="005A41BB">
        <w:rPr>
          <w:rStyle w:val="af"/>
          <w:color w:val="FF0000"/>
        </w:rPr>
        <w:t>Event(s) Generated (unless masked away):</w:t>
      </w:r>
    </w:p>
    <w:p w:rsidR="000A7B5B" w:rsidRPr="005A41BB" w:rsidRDefault="000A7B5B" w:rsidP="000A7B5B">
      <w:pPr>
        <w:rPr>
          <w:color w:val="FF0000"/>
        </w:rPr>
      </w:pPr>
      <w:r w:rsidRPr="005A41BB">
        <w:rPr>
          <w:color w:val="FF0000"/>
        </w:rPr>
        <w:t>When the LE_</w:t>
      </w:r>
      <w:r>
        <w:rPr>
          <w:color w:val="FF0000"/>
        </w:rPr>
        <w:t>Set_Connection_Supplemental_</w:t>
      </w:r>
      <w:r w:rsidR="00FF5E77">
        <w:rPr>
          <w:color w:val="FF0000"/>
        </w:rPr>
        <w:t>Transmit_</w:t>
      </w:r>
      <w:r>
        <w:rPr>
          <w:color w:val="FF0000"/>
        </w:rPr>
        <w:t>Parameters</w:t>
      </w:r>
      <w:r w:rsidRPr="005A41BB">
        <w:rPr>
          <w:color w:val="FF0000"/>
        </w:rPr>
        <w:t xml:space="preserve"> command has completed, a Command Complete event shall be generated.</w:t>
      </w:r>
    </w:p>
    <w:p w:rsidR="002709A2" w:rsidRDefault="002709A2" w:rsidP="002709A2">
      <w:pPr>
        <w:autoSpaceDE w:val="0"/>
        <w:autoSpaceDN w:val="0"/>
        <w:adjustRightInd w:val="0"/>
        <w:spacing w:after="0" w:line="240" w:lineRule="auto"/>
        <w:rPr>
          <w:rFonts w:cs="Arial"/>
          <w:bCs/>
          <w:color w:val="FF0000"/>
          <w:sz w:val="24"/>
          <w:szCs w:val="24"/>
        </w:rPr>
      </w:pPr>
    </w:p>
    <w:p w:rsidR="002709A2" w:rsidRPr="005A41BB" w:rsidRDefault="002709A2" w:rsidP="00E44F48">
      <w:pPr>
        <w:pStyle w:val="31"/>
      </w:pPr>
      <w:bookmarkStart w:id="5242" w:name="_Toc435078657"/>
      <w:bookmarkStart w:id="5243" w:name="_Toc449707709"/>
      <w:bookmarkStart w:id="5244" w:name="_Toc454286449"/>
      <w:r w:rsidRPr="00511328">
        <w:rPr>
          <w:color w:val="FF0000"/>
        </w:rPr>
        <w:t xml:space="preserve">[NEW SECTION] </w:t>
      </w:r>
      <w:r>
        <w:t>7.8.XX+</w:t>
      </w:r>
      <w:del w:id="5245" w:author="Batra, Mayank" w:date="2016-06-21T15:19:00Z">
        <w:r w:rsidR="00FF5E77" w:rsidDel="00BA5B6B">
          <w:delText xml:space="preserve">9 </w:delText>
        </w:r>
      </w:del>
      <w:ins w:id="5246" w:author="Batra, Mayank" w:date="2016-06-21T15:19:00Z">
        <w:r w:rsidR="00BA5B6B">
          <w:t xml:space="preserve">11 </w:t>
        </w:r>
      </w:ins>
      <w:r w:rsidRPr="005A41BB">
        <w:t xml:space="preserve">LE </w:t>
      </w:r>
      <w:r w:rsidR="000F177E">
        <w:t xml:space="preserve">Connection Supplemental </w:t>
      </w:r>
      <w:r>
        <w:t xml:space="preserve">Request </w:t>
      </w:r>
      <w:r w:rsidRPr="005A41BB">
        <w:t>Enable Command</w:t>
      </w:r>
      <w:bookmarkEnd w:id="5242"/>
      <w:bookmarkEnd w:id="5243"/>
      <w:bookmarkEnd w:id="5244"/>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397"/>
        <w:gridCol w:w="993"/>
        <w:gridCol w:w="3720"/>
        <w:gridCol w:w="1637"/>
        <w:tblGridChange w:id="5247">
          <w:tblGrid>
            <w:gridCol w:w="3397"/>
            <w:gridCol w:w="993"/>
            <w:gridCol w:w="3720"/>
            <w:gridCol w:w="1637"/>
          </w:tblGrid>
        </w:tblGridChange>
      </w:tblGrid>
      <w:tr w:rsidR="0083745C" w:rsidRPr="005A41BB" w:rsidTr="00C63D7F">
        <w:trPr>
          <w:cantSplit/>
          <w:tblHeader/>
        </w:trPr>
        <w:tc>
          <w:tcPr>
            <w:tcW w:w="3397" w:type="dxa"/>
            <w:shd w:val="clear" w:color="auto" w:fill="DAEEF3"/>
          </w:tcPr>
          <w:p w:rsidR="002709A2" w:rsidRPr="002E54F3" w:rsidRDefault="002709A2" w:rsidP="004B1513">
            <w:pPr>
              <w:rPr>
                <w:b/>
                <w:color w:val="FF0000"/>
              </w:rPr>
            </w:pPr>
            <w:r w:rsidRPr="002E54F3">
              <w:rPr>
                <w:b/>
                <w:color w:val="FF0000"/>
              </w:rPr>
              <w:t>Command</w:t>
            </w:r>
          </w:p>
        </w:tc>
        <w:tc>
          <w:tcPr>
            <w:tcW w:w="993" w:type="dxa"/>
            <w:shd w:val="clear" w:color="auto" w:fill="DAEEF3"/>
          </w:tcPr>
          <w:p w:rsidR="002709A2" w:rsidRPr="002E54F3" w:rsidRDefault="002709A2" w:rsidP="004B1513">
            <w:pPr>
              <w:rPr>
                <w:b/>
                <w:color w:val="FF0000"/>
              </w:rPr>
            </w:pPr>
            <w:r w:rsidRPr="002E54F3">
              <w:rPr>
                <w:b/>
                <w:color w:val="FF0000"/>
              </w:rPr>
              <w:t>OCF</w:t>
            </w:r>
          </w:p>
        </w:tc>
        <w:tc>
          <w:tcPr>
            <w:tcW w:w="3720" w:type="dxa"/>
            <w:shd w:val="clear" w:color="auto" w:fill="DAEEF3"/>
          </w:tcPr>
          <w:p w:rsidR="002709A2" w:rsidRPr="002E54F3" w:rsidRDefault="002709A2" w:rsidP="004B1513">
            <w:pPr>
              <w:rPr>
                <w:b/>
                <w:color w:val="FF0000"/>
              </w:rPr>
            </w:pPr>
            <w:r w:rsidRPr="002E54F3">
              <w:rPr>
                <w:b/>
                <w:color w:val="FF0000"/>
              </w:rPr>
              <w:t>Command Parameters</w:t>
            </w:r>
          </w:p>
        </w:tc>
        <w:tc>
          <w:tcPr>
            <w:tcW w:w="1637" w:type="dxa"/>
            <w:shd w:val="clear" w:color="auto" w:fill="DAEEF3"/>
          </w:tcPr>
          <w:p w:rsidR="002709A2" w:rsidRPr="002E54F3" w:rsidRDefault="002709A2" w:rsidP="004B1513">
            <w:pPr>
              <w:rPr>
                <w:b/>
                <w:color w:val="FF0000"/>
              </w:rPr>
            </w:pPr>
            <w:r w:rsidRPr="002E54F3">
              <w:rPr>
                <w:b/>
                <w:color w:val="FF0000"/>
              </w:rPr>
              <w:t>Return Parameters</w:t>
            </w:r>
          </w:p>
        </w:tc>
      </w:tr>
      <w:tr w:rsidR="002709A2" w:rsidRPr="005A41BB" w:rsidTr="00C63D7F">
        <w:tblPrEx>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5248" w:author="Batra, Mayank" w:date="2016-06-21T12:07:00Z">
            <w:tblPrEx>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3397" w:type="dxa"/>
            <w:tcPrChange w:id="5249" w:author="Batra, Mayank" w:date="2016-06-21T12:07:00Z">
              <w:tcPr>
                <w:tcW w:w="3397" w:type="dxa"/>
              </w:tcPr>
            </w:tcPrChange>
          </w:tcPr>
          <w:p w:rsidR="002709A2" w:rsidRPr="00A10179" w:rsidRDefault="002D68D8" w:rsidP="00C413F4">
            <w:pPr>
              <w:rPr>
                <w:color w:val="FF0000"/>
                <w:lang w:val="fr-FR"/>
              </w:rPr>
            </w:pPr>
            <w:r>
              <w:rPr>
                <w:color w:val="FF0000"/>
                <w:lang w:val="fr-FR"/>
              </w:rPr>
              <w:t>HCI_</w:t>
            </w:r>
            <w:r w:rsidR="002709A2" w:rsidRPr="00A10179">
              <w:rPr>
                <w:color w:val="FF0000"/>
                <w:lang w:val="fr-FR"/>
              </w:rPr>
              <w:t>LE</w:t>
            </w:r>
            <w:r>
              <w:rPr>
                <w:color w:val="FF0000"/>
                <w:lang w:val="fr-FR"/>
              </w:rPr>
              <w:t>_</w:t>
            </w:r>
            <w:r w:rsidR="000F177E">
              <w:rPr>
                <w:color w:val="FF0000"/>
                <w:lang w:val="fr-FR"/>
              </w:rPr>
              <w:t>Connection_Supplemental</w:t>
            </w:r>
            <w:r>
              <w:rPr>
                <w:color w:val="FF0000"/>
                <w:lang w:val="fr-FR"/>
              </w:rPr>
              <w:t>_Request_</w:t>
            </w:r>
            <w:r w:rsidR="002709A2" w:rsidRPr="00A10179">
              <w:rPr>
                <w:color w:val="FF0000"/>
                <w:lang w:val="fr-FR"/>
              </w:rPr>
              <w:t>Enable</w:t>
            </w:r>
          </w:p>
        </w:tc>
        <w:tc>
          <w:tcPr>
            <w:tcW w:w="993" w:type="dxa"/>
            <w:tcPrChange w:id="5250" w:author="Batra, Mayank" w:date="2016-06-21T12:07:00Z">
              <w:tcPr>
                <w:tcW w:w="993" w:type="dxa"/>
              </w:tcPr>
            </w:tcPrChange>
          </w:tcPr>
          <w:p w:rsidR="002709A2" w:rsidRPr="005A41BB" w:rsidRDefault="002709A2" w:rsidP="004B1513">
            <w:pPr>
              <w:rPr>
                <w:color w:val="FF0000"/>
              </w:rPr>
            </w:pPr>
            <w:r w:rsidRPr="005A41BB">
              <w:rPr>
                <w:color w:val="FF0000"/>
              </w:rPr>
              <w:t>TBD</w:t>
            </w:r>
          </w:p>
        </w:tc>
        <w:tc>
          <w:tcPr>
            <w:tcW w:w="3720" w:type="dxa"/>
            <w:tcPrChange w:id="5251" w:author="Batra, Mayank" w:date="2016-06-21T12:07:00Z">
              <w:tcPr>
                <w:tcW w:w="3720" w:type="dxa"/>
              </w:tcPr>
            </w:tcPrChange>
          </w:tcPr>
          <w:p w:rsidR="002709A2" w:rsidRPr="00F2715D" w:rsidRDefault="002709A2" w:rsidP="004B1513">
            <w:pPr>
              <w:rPr>
                <w:color w:val="FF0000"/>
              </w:rPr>
            </w:pPr>
            <w:r w:rsidRPr="00F2715D">
              <w:rPr>
                <w:color w:val="FF0000"/>
              </w:rPr>
              <w:t>Connection_Handle,</w:t>
            </w:r>
          </w:p>
          <w:p w:rsidR="002709A2" w:rsidRDefault="002709A2" w:rsidP="004B1513">
            <w:pPr>
              <w:rPr>
                <w:color w:val="FF0000"/>
              </w:rPr>
            </w:pPr>
            <w:r w:rsidRPr="00F2715D">
              <w:rPr>
                <w:color w:val="FF0000"/>
              </w:rPr>
              <w:t>Enable</w:t>
            </w:r>
            <w:r>
              <w:rPr>
                <w:color w:val="FF0000"/>
              </w:rPr>
              <w:t>,</w:t>
            </w:r>
          </w:p>
          <w:p w:rsidR="002709A2" w:rsidRDefault="000F177E" w:rsidP="004B1513">
            <w:pPr>
              <w:rPr>
                <w:color w:val="FF0000"/>
              </w:rPr>
            </w:pPr>
            <w:r>
              <w:rPr>
                <w:color w:val="FF0000"/>
              </w:rPr>
              <w:t>Supplemental</w:t>
            </w:r>
            <w:r w:rsidR="002709A2">
              <w:rPr>
                <w:color w:val="FF0000"/>
              </w:rPr>
              <w:t>_Request_Interval,</w:t>
            </w:r>
          </w:p>
          <w:p w:rsidR="002709A2" w:rsidRDefault="002709A2" w:rsidP="004B1513">
            <w:pPr>
              <w:rPr>
                <w:color w:val="FF0000"/>
              </w:rPr>
            </w:pPr>
            <w:r w:rsidRPr="007230B9">
              <w:rPr>
                <w:color w:val="FF0000"/>
              </w:rPr>
              <w:t>Requested_</w:t>
            </w:r>
            <w:r>
              <w:rPr>
                <w:color w:val="FF0000"/>
              </w:rPr>
              <w:t>Supplemental</w:t>
            </w:r>
            <w:r w:rsidRPr="007230B9">
              <w:rPr>
                <w:color w:val="FF0000"/>
              </w:rPr>
              <w:t>_Length</w:t>
            </w:r>
            <w:r w:rsidR="003C3DBC">
              <w:rPr>
                <w:color w:val="FF0000"/>
              </w:rPr>
              <w:t>,</w:t>
            </w:r>
          </w:p>
          <w:p w:rsidR="003C3DBC" w:rsidRPr="00F2715D" w:rsidRDefault="003C3DBC" w:rsidP="004B1513">
            <w:pPr>
              <w:rPr>
                <w:color w:val="FF0000"/>
              </w:rPr>
            </w:pPr>
            <w:r>
              <w:rPr>
                <w:color w:val="FF0000"/>
              </w:rPr>
              <w:t>Requested_Supplemental_Type</w:t>
            </w:r>
          </w:p>
        </w:tc>
        <w:tc>
          <w:tcPr>
            <w:tcW w:w="1637" w:type="dxa"/>
            <w:tcPrChange w:id="5252" w:author="Batra, Mayank" w:date="2016-06-21T12:07:00Z">
              <w:tcPr>
                <w:tcW w:w="1637" w:type="dxa"/>
              </w:tcPr>
            </w:tcPrChange>
          </w:tcPr>
          <w:p w:rsidR="002709A2" w:rsidRPr="005A41BB" w:rsidRDefault="002709A2" w:rsidP="004B1513">
            <w:pPr>
              <w:rPr>
                <w:color w:val="FF0000"/>
              </w:rPr>
            </w:pPr>
            <w:r w:rsidRPr="005A41BB">
              <w:rPr>
                <w:color w:val="FF0000"/>
              </w:rPr>
              <w:t>Status</w:t>
            </w:r>
          </w:p>
        </w:tc>
      </w:tr>
    </w:tbl>
    <w:p w:rsidR="002709A2" w:rsidRPr="005A41BB" w:rsidRDefault="002709A2" w:rsidP="002709A2">
      <w:pPr>
        <w:rPr>
          <w:color w:val="FF0000"/>
        </w:rPr>
      </w:pPr>
    </w:p>
    <w:p w:rsidR="002709A2" w:rsidRPr="005A41BB" w:rsidRDefault="002709A2" w:rsidP="00E44F48">
      <w:pPr>
        <w:outlineLvl w:val="0"/>
        <w:rPr>
          <w:rStyle w:val="af"/>
          <w:color w:val="FF0000"/>
        </w:rPr>
      </w:pPr>
      <w:r w:rsidRPr="005A41BB">
        <w:rPr>
          <w:rStyle w:val="af"/>
          <w:color w:val="FF0000"/>
        </w:rPr>
        <w:t>Description:</w:t>
      </w:r>
    </w:p>
    <w:p w:rsidR="002709A2" w:rsidRDefault="002709A2" w:rsidP="002709A2">
      <w:pPr>
        <w:rPr>
          <w:color w:val="FF0000"/>
        </w:rPr>
      </w:pPr>
      <w:r w:rsidRPr="005A41BB">
        <w:rPr>
          <w:color w:val="FF0000"/>
        </w:rPr>
        <w:lastRenderedPageBreak/>
        <w:t>The LE</w:t>
      </w:r>
      <w:r w:rsidR="002D68D8">
        <w:rPr>
          <w:color w:val="FF0000"/>
        </w:rPr>
        <w:t>_</w:t>
      </w:r>
      <w:r w:rsidR="000F177E">
        <w:rPr>
          <w:color w:val="FF0000"/>
        </w:rPr>
        <w:t>Connection_Supplemental</w:t>
      </w:r>
      <w:r w:rsidR="002D68D8">
        <w:rPr>
          <w:color w:val="FF0000"/>
        </w:rPr>
        <w:t>_Request_</w:t>
      </w:r>
      <w:r w:rsidRPr="005A41BB">
        <w:rPr>
          <w:color w:val="FF0000"/>
        </w:rPr>
        <w:t xml:space="preserve">Enable command is used to </w:t>
      </w:r>
      <w:r>
        <w:rPr>
          <w:color w:val="FF0000"/>
        </w:rPr>
        <w:t>request the Controller to start or stop sending LL_</w:t>
      </w:r>
      <w:r w:rsidR="00784988">
        <w:rPr>
          <w:color w:val="FF0000"/>
        </w:rPr>
        <w:t>SUPPLEMENTAL</w:t>
      </w:r>
      <w:r>
        <w:rPr>
          <w:color w:val="FF0000"/>
        </w:rPr>
        <w:t>_REQ PDU(s) on a connection identified by the Connection_Handle parameter.</w:t>
      </w:r>
    </w:p>
    <w:p w:rsidR="002709A2" w:rsidRDefault="002709A2" w:rsidP="002709A2">
      <w:pPr>
        <w:rPr>
          <w:color w:val="FF0000"/>
        </w:rPr>
      </w:pPr>
      <w:r w:rsidRPr="00E72663">
        <w:rPr>
          <w:color w:val="FF0000"/>
        </w:rPr>
        <w:t xml:space="preserve">The </w:t>
      </w:r>
      <w:r w:rsidR="000F177E">
        <w:rPr>
          <w:color w:val="FF0000"/>
        </w:rPr>
        <w:t>Supplemental</w:t>
      </w:r>
      <w:r w:rsidRPr="00BE5962">
        <w:rPr>
          <w:color w:val="FF0000"/>
        </w:rPr>
        <w:t>_Request</w:t>
      </w:r>
      <w:r w:rsidRPr="00E72663">
        <w:rPr>
          <w:color w:val="FF0000"/>
        </w:rPr>
        <w:t>_</w:t>
      </w:r>
      <w:r>
        <w:rPr>
          <w:color w:val="FF0000"/>
        </w:rPr>
        <w:t>Interval</w:t>
      </w:r>
      <w:r w:rsidRPr="00E72663">
        <w:rPr>
          <w:color w:val="FF0000"/>
        </w:rPr>
        <w:t xml:space="preserve"> parameter </w:t>
      </w:r>
      <w:r>
        <w:rPr>
          <w:color w:val="FF0000"/>
        </w:rPr>
        <w:t>defines whether the LL_</w:t>
      </w:r>
      <w:r w:rsidR="00784988">
        <w:rPr>
          <w:color w:val="FF0000"/>
        </w:rPr>
        <w:t>SUPPLEMENTAL</w:t>
      </w:r>
      <w:r>
        <w:rPr>
          <w:color w:val="FF0000"/>
        </w:rPr>
        <w:t xml:space="preserve">_REQ PDU is sent only once or periodically. In </w:t>
      </w:r>
      <w:r w:rsidR="00BF0A29">
        <w:rPr>
          <w:color w:val="FF0000"/>
        </w:rPr>
        <w:t xml:space="preserve">the </w:t>
      </w:r>
      <w:r>
        <w:rPr>
          <w:color w:val="FF0000"/>
        </w:rPr>
        <w:t>case of periodic operation, the LL_</w:t>
      </w:r>
      <w:r w:rsidR="00784988">
        <w:rPr>
          <w:color w:val="FF0000"/>
        </w:rPr>
        <w:t>SUPPLEMENTAL</w:t>
      </w:r>
      <w:r>
        <w:rPr>
          <w:color w:val="FF0000"/>
        </w:rPr>
        <w:t xml:space="preserve">_REQ PDU is sent every </w:t>
      </w:r>
      <w:r w:rsidR="000F177E">
        <w:rPr>
          <w:color w:val="FF0000"/>
        </w:rPr>
        <w:t>Supplemental</w:t>
      </w:r>
      <w:r>
        <w:rPr>
          <w:color w:val="FF0000"/>
        </w:rPr>
        <w:t xml:space="preserve">_Request_Interval. However, the Controller may </w:t>
      </w:r>
      <w:r w:rsidR="0058643A">
        <w:rPr>
          <w:color w:val="FF0000"/>
        </w:rPr>
        <w:t xml:space="preserve">delay sending the LL_SUPPLEMENTAL_REQ PDU beyond </w:t>
      </w:r>
      <w:r w:rsidR="001C283C">
        <w:rPr>
          <w:color w:val="FF0000"/>
        </w:rPr>
        <w:t>the requested interval</w:t>
      </w:r>
      <w:commentRangeStart w:id="5253"/>
      <w:ins w:id="5254" w:author="Chris Reisinger" w:date="2016-05-17T16:28:00Z">
        <w:r w:rsidR="00B6717E">
          <w:rPr>
            <w:color w:val="FF0000"/>
          </w:rPr>
          <w:t>,</w:t>
        </w:r>
      </w:ins>
      <w:r w:rsidR="001C283C">
        <w:rPr>
          <w:color w:val="FF0000"/>
        </w:rPr>
        <w:t xml:space="preserve"> e.g.</w:t>
      </w:r>
      <w:ins w:id="5255" w:author="Chris Reisinger" w:date="2016-05-17T16:28:00Z">
        <w:r w:rsidR="00B6717E">
          <w:rPr>
            <w:color w:val="FF0000"/>
          </w:rPr>
          <w:t>,</w:t>
        </w:r>
        <w:commentRangeEnd w:id="5253"/>
        <w:r w:rsidR="00B6717E">
          <w:rPr>
            <w:rStyle w:val="aff1"/>
          </w:rPr>
          <w:commentReference w:id="5253"/>
        </w:r>
      </w:ins>
      <w:r w:rsidR="001C283C">
        <w:rPr>
          <w:color w:val="FF0000"/>
        </w:rPr>
        <w:t xml:space="preserve"> in order to </w:t>
      </w:r>
      <w:r>
        <w:rPr>
          <w:color w:val="FF0000"/>
        </w:rPr>
        <w:t>prioritize other activities.</w:t>
      </w:r>
      <w:r w:rsidR="000F177E">
        <w:rPr>
          <w:color w:val="FF0000"/>
        </w:rPr>
        <w:t xml:space="preserve"> </w:t>
      </w:r>
      <w:r>
        <w:rPr>
          <w:color w:val="FF0000"/>
        </w:rPr>
        <w:t xml:space="preserve">The </w:t>
      </w:r>
      <w:r w:rsidR="000F177E">
        <w:rPr>
          <w:color w:val="FF0000"/>
        </w:rPr>
        <w:t>Supplemental</w:t>
      </w:r>
      <w:r>
        <w:rPr>
          <w:color w:val="FF0000"/>
        </w:rPr>
        <w:t xml:space="preserve">_Request_Interval shall be </w:t>
      </w:r>
      <w:r w:rsidR="008B650B">
        <w:rPr>
          <w:color w:val="FF0000"/>
        </w:rPr>
        <w:t xml:space="preserve">greater than or </w:t>
      </w:r>
      <w:r>
        <w:rPr>
          <w:color w:val="FF0000"/>
        </w:rPr>
        <w:t>equal to (</w:t>
      </w:r>
      <w:r w:rsidRPr="003C1ACF">
        <w:rPr>
          <w:i/>
          <w:color w:val="FF0000"/>
        </w:rPr>
        <w:t>connSlaveLatency</w:t>
      </w:r>
      <w:r w:rsidR="009738E6">
        <w:rPr>
          <w:i/>
          <w:color w:val="FF0000"/>
        </w:rPr>
        <w:t xml:space="preserve"> </w:t>
      </w:r>
      <w:r w:rsidR="009738E6" w:rsidRPr="0085151E">
        <w:rPr>
          <w:color w:val="FF0000"/>
        </w:rPr>
        <w:t>+ 1</w:t>
      </w:r>
      <w:r>
        <w:rPr>
          <w:color w:val="FF0000"/>
        </w:rPr>
        <w:t>).</w:t>
      </w:r>
    </w:p>
    <w:p w:rsidR="00EE6B6B" w:rsidRPr="005A41BB" w:rsidRDefault="00B94456" w:rsidP="002709A2">
      <w:pPr>
        <w:rPr>
          <w:color w:val="FF0000"/>
        </w:rPr>
      </w:pPr>
      <w:ins w:id="5256" w:author="Clive D.W. Feather" w:date="2016-05-05T14:30:00Z">
        <w:r>
          <w:rPr>
            <w:color w:val="FF0000"/>
          </w:rPr>
          <w:t xml:space="preserve">The </w:t>
        </w:r>
      </w:ins>
      <w:r w:rsidR="00EE6B6B">
        <w:rPr>
          <w:color w:val="FF0000"/>
        </w:rPr>
        <w:t>Requested_Supplemental_Length</w:t>
      </w:r>
      <w:ins w:id="5257" w:author="Clive D.W. Feather" w:date="2016-05-05T14:30:00Z">
        <w:r>
          <w:rPr>
            <w:color w:val="FF0000"/>
          </w:rPr>
          <w:t xml:space="preserve"> parameter</w:t>
        </w:r>
      </w:ins>
      <w:r w:rsidR="00EE6B6B">
        <w:rPr>
          <w:color w:val="FF0000"/>
        </w:rPr>
        <w:t xml:space="preserve"> indicates the minimum length of the Supplemental </w:t>
      </w:r>
      <w:r w:rsidR="00636CD2">
        <w:rPr>
          <w:color w:val="FF0000"/>
        </w:rPr>
        <w:t xml:space="preserve">and </w:t>
      </w:r>
      <w:commentRangeStart w:id="5258"/>
      <w:ins w:id="5259" w:author="Clive D.W. Feather" w:date="2016-05-05T14:30:00Z">
        <w:r>
          <w:rPr>
            <w:color w:val="FF0000"/>
          </w:rPr>
          <w:t xml:space="preserve">the </w:t>
        </w:r>
      </w:ins>
      <w:r w:rsidR="00636CD2">
        <w:rPr>
          <w:color w:val="FF0000"/>
        </w:rPr>
        <w:t xml:space="preserve">Requested_Supplemental_Type </w:t>
      </w:r>
      <w:ins w:id="5260" w:author="Clive D.W. Feather" w:date="2016-05-05T14:30:00Z">
        <w:r>
          <w:rPr>
            <w:color w:val="FF0000"/>
          </w:rPr>
          <w:t xml:space="preserve">parameter </w:t>
        </w:r>
      </w:ins>
      <w:r w:rsidR="00636CD2">
        <w:rPr>
          <w:color w:val="FF0000"/>
        </w:rPr>
        <w:t xml:space="preserve">indicates the type of Supplemental </w:t>
      </w:r>
      <w:r w:rsidR="00EE6B6B">
        <w:rPr>
          <w:color w:val="FF0000"/>
        </w:rPr>
        <w:t>that the Controller shall request from the remote device</w:t>
      </w:r>
      <w:commentRangeEnd w:id="5258"/>
      <w:r w:rsidR="00573438">
        <w:rPr>
          <w:rStyle w:val="aff1"/>
        </w:rPr>
        <w:commentReference w:id="5258"/>
      </w:r>
      <w:r w:rsidR="00EE6B6B">
        <w:rPr>
          <w:color w:val="FF0000"/>
        </w:rPr>
        <w:t>.</w:t>
      </w:r>
    </w:p>
    <w:p w:rsidR="002709A2" w:rsidRDefault="00B94456" w:rsidP="002709A2">
      <w:pPr>
        <w:rPr>
          <w:color w:val="FF0000"/>
        </w:rPr>
      </w:pPr>
      <w:ins w:id="5261" w:author="Clive D.W. Feather" w:date="2016-05-05T14:31:00Z">
        <w:r>
          <w:rPr>
            <w:color w:val="FF0000"/>
          </w:rPr>
          <w:t xml:space="preserve">If the </w:t>
        </w:r>
        <w:commentRangeStart w:id="5262"/>
        <w:del w:id="5263" w:author="Chris Reisinger" w:date="2016-05-18T14:10:00Z">
          <w:r w:rsidDel="00C461B7">
            <w:rPr>
              <w:color w:val="FF0000"/>
            </w:rPr>
            <w:delText>h</w:delText>
          </w:r>
        </w:del>
      </w:ins>
      <w:ins w:id="5264" w:author="Chris Reisinger" w:date="2016-05-18T14:10:00Z">
        <w:r w:rsidR="00C461B7">
          <w:rPr>
            <w:color w:val="FF0000"/>
          </w:rPr>
          <w:t>H</w:t>
        </w:r>
      </w:ins>
      <w:ins w:id="5265" w:author="Clive D.W. Feather" w:date="2016-05-05T14:31:00Z">
        <w:r>
          <w:rPr>
            <w:color w:val="FF0000"/>
          </w:rPr>
          <w:t xml:space="preserve">ost </w:t>
        </w:r>
      </w:ins>
      <w:commentRangeEnd w:id="5262"/>
      <w:r w:rsidR="00C461B7">
        <w:rPr>
          <w:rStyle w:val="aff1"/>
        </w:rPr>
        <w:commentReference w:id="5262"/>
      </w:r>
      <w:ins w:id="5266" w:author="Clive D.W. Feather" w:date="2016-05-05T14:31:00Z">
        <w:r>
          <w:rPr>
            <w:color w:val="FF0000"/>
          </w:rPr>
          <w:t xml:space="preserve">issues this command before issuing </w:t>
        </w:r>
      </w:ins>
      <w:del w:id="5267" w:author="Clive D.W. Feather" w:date="2016-05-05T14:31:00Z">
        <w:r w:rsidR="002709A2" w:rsidDel="00B94456">
          <w:rPr>
            <w:color w:val="FF0000"/>
          </w:rPr>
          <w:delText xml:space="preserve">The </w:delText>
        </w:r>
      </w:del>
      <w:ins w:id="5268" w:author="Clive D.W. Feather" w:date="2016-05-05T14:31:00Z">
        <w:r>
          <w:rPr>
            <w:color w:val="FF0000"/>
          </w:rPr>
          <w:t xml:space="preserve">the </w:t>
        </w:r>
      </w:ins>
      <w:del w:id="5269" w:author="Batra, Mayank" w:date="2016-05-27T11:25:00Z">
        <w:r w:rsidR="002709A2" w:rsidDel="002727FE">
          <w:rPr>
            <w:color w:val="FF0000"/>
          </w:rPr>
          <w:delText xml:space="preserve">LE </w:delText>
        </w:r>
      </w:del>
      <w:ins w:id="5270" w:author="Batra, Mayank" w:date="2016-05-27T11:25:00Z">
        <w:r w:rsidR="002727FE">
          <w:rPr>
            <w:color w:val="FF0000"/>
          </w:rPr>
          <w:t>LE_</w:t>
        </w:r>
      </w:ins>
      <w:del w:id="5271" w:author="Batra, Mayank" w:date="2016-05-27T11:25:00Z">
        <w:r w:rsidR="002709A2" w:rsidDel="002727FE">
          <w:rPr>
            <w:color w:val="FF0000"/>
          </w:rPr>
          <w:delText xml:space="preserve">Set </w:delText>
        </w:r>
      </w:del>
      <w:ins w:id="5272" w:author="Batra, Mayank" w:date="2016-05-27T11:25:00Z">
        <w:r w:rsidR="002727FE">
          <w:rPr>
            <w:color w:val="FF0000"/>
          </w:rPr>
          <w:t>Set_</w:t>
        </w:r>
      </w:ins>
      <w:del w:id="5273" w:author="Batra, Mayank" w:date="2016-05-27T11:25:00Z">
        <w:r w:rsidR="000F177E" w:rsidDel="002727FE">
          <w:rPr>
            <w:color w:val="FF0000"/>
          </w:rPr>
          <w:delText xml:space="preserve">Connection </w:delText>
        </w:r>
      </w:del>
      <w:ins w:id="5274" w:author="Batra, Mayank" w:date="2016-05-27T11:25:00Z">
        <w:r w:rsidR="002727FE">
          <w:rPr>
            <w:color w:val="FF0000"/>
          </w:rPr>
          <w:t>Connection_</w:t>
        </w:r>
      </w:ins>
      <w:del w:id="5275" w:author="Batra, Mayank" w:date="2016-05-27T11:25:00Z">
        <w:r w:rsidR="000F177E" w:rsidDel="002727FE">
          <w:rPr>
            <w:color w:val="FF0000"/>
          </w:rPr>
          <w:delText xml:space="preserve">Supplemental </w:delText>
        </w:r>
      </w:del>
      <w:ins w:id="5276" w:author="Batra, Mayank" w:date="2016-05-27T11:25:00Z">
        <w:r w:rsidR="002727FE">
          <w:rPr>
            <w:color w:val="FF0000"/>
          </w:rPr>
          <w:t>Supplemental_</w:t>
        </w:r>
      </w:ins>
      <w:del w:id="5277" w:author="Batra, Mayank" w:date="2016-05-27T11:25:00Z">
        <w:r w:rsidR="00FF5E77" w:rsidDel="002727FE">
          <w:rPr>
            <w:color w:val="FF0000"/>
          </w:rPr>
          <w:delText xml:space="preserve">Receive </w:delText>
        </w:r>
      </w:del>
      <w:ins w:id="5278" w:author="Batra, Mayank" w:date="2016-05-27T11:25:00Z">
        <w:r w:rsidR="002727FE">
          <w:rPr>
            <w:color w:val="FF0000"/>
          </w:rPr>
          <w:t>Receive_</w:t>
        </w:r>
      </w:ins>
      <w:r w:rsidR="002709A2">
        <w:rPr>
          <w:color w:val="FF0000"/>
        </w:rPr>
        <w:t xml:space="preserve">Parameters command </w:t>
      </w:r>
      <w:del w:id="5279" w:author="Clive D.W. Feather" w:date="2016-05-05T14:31:00Z">
        <w:r w:rsidR="002709A2" w:rsidDel="00B94456">
          <w:rPr>
            <w:color w:val="FF0000"/>
          </w:rPr>
          <w:delText xml:space="preserve">shall be issued before the LE </w:delText>
        </w:r>
        <w:r w:rsidR="000F177E" w:rsidDel="00B94456">
          <w:rPr>
            <w:color w:val="FF0000"/>
          </w:rPr>
          <w:delText xml:space="preserve">Connection Supplemental </w:delText>
        </w:r>
        <w:r w:rsidR="002709A2" w:rsidDel="00B94456">
          <w:rPr>
            <w:color w:val="FF0000"/>
          </w:rPr>
          <w:delText>Request Enable command; otherwise</w:delText>
        </w:r>
      </w:del>
      <w:ins w:id="5280" w:author="Clive D.W. Feather" w:date="2016-05-05T14:31:00Z">
        <w:r>
          <w:rPr>
            <w:color w:val="FF0000"/>
          </w:rPr>
          <w:t>at least once on the connection,</w:t>
        </w:r>
      </w:ins>
      <w:r w:rsidR="002709A2">
        <w:rPr>
          <w:color w:val="FF0000"/>
        </w:rPr>
        <w:t xml:space="preserve"> the Controller shall return the </w:t>
      </w:r>
      <w:ins w:id="5281" w:author="Clive D.W. Feather" w:date="2016-05-05T14:31:00Z">
        <w:r>
          <w:rPr>
            <w:color w:val="FF0000"/>
          </w:rPr>
          <w:t xml:space="preserve">error code </w:t>
        </w:r>
      </w:ins>
      <w:r w:rsidR="002709A2">
        <w:rPr>
          <w:color w:val="FF0000"/>
        </w:rPr>
        <w:t xml:space="preserve">Command Disallowed </w:t>
      </w:r>
      <w:r w:rsidR="00F532FB">
        <w:rPr>
          <w:color w:val="FF0000"/>
        </w:rPr>
        <w:t>(0x0C)</w:t>
      </w:r>
      <w:del w:id="5282" w:author="Clive D.W. Feather" w:date="2016-05-05T14:31:00Z">
        <w:r w:rsidR="00F532FB" w:rsidDel="00B94456">
          <w:rPr>
            <w:color w:val="FF0000"/>
          </w:rPr>
          <w:delText xml:space="preserve"> </w:delText>
        </w:r>
        <w:r w:rsidR="002709A2" w:rsidDel="00B94456">
          <w:rPr>
            <w:color w:val="FF0000"/>
          </w:rPr>
          <w:delText>error code</w:delText>
        </w:r>
      </w:del>
      <w:r w:rsidR="002709A2">
        <w:rPr>
          <w:color w:val="FF0000"/>
        </w:rPr>
        <w:t>.</w:t>
      </w:r>
      <w:r w:rsidR="002709A2" w:rsidRPr="0074566C">
        <w:rPr>
          <w:color w:val="FF0000"/>
        </w:rPr>
        <w:t xml:space="preserve"> </w:t>
      </w:r>
    </w:p>
    <w:p w:rsidR="002709A2" w:rsidRDefault="002709A2" w:rsidP="002709A2">
      <w:pPr>
        <w:rPr>
          <w:color w:val="FF0000"/>
        </w:rPr>
      </w:pPr>
      <w:del w:id="5283" w:author="Clive D.W. Feather" w:date="2016-05-05T14:31:00Z">
        <w:r w:rsidDel="00B94456">
          <w:rPr>
            <w:color w:val="FF0000"/>
          </w:rPr>
          <w:delText xml:space="preserve">This </w:delText>
        </w:r>
      </w:del>
      <w:ins w:id="5284" w:author="Clive D.W. Feather" w:date="2016-05-05T14:31:00Z">
        <w:r w:rsidR="00B94456">
          <w:rPr>
            <w:color w:val="FF0000"/>
          </w:rPr>
          <w:t xml:space="preserve">If the Host issues this </w:t>
        </w:r>
      </w:ins>
      <w:r>
        <w:rPr>
          <w:color w:val="FF0000"/>
        </w:rPr>
        <w:t xml:space="preserve">command </w:t>
      </w:r>
      <w:del w:id="5285" w:author="Clive D.W. Feather" w:date="2016-05-05T14:31:00Z">
        <w:r w:rsidDel="00B94456">
          <w:rPr>
            <w:color w:val="FF0000"/>
          </w:rPr>
          <w:delText xml:space="preserve">shall only be issued </w:delText>
        </w:r>
      </w:del>
      <w:r>
        <w:rPr>
          <w:color w:val="FF0000"/>
        </w:rPr>
        <w:t xml:space="preserve">when the receiver PHY for the connection is </w:t>
      </w:r>
      <w:del w:id="5286" w:author="Clive D.W. Feather" w:date="2016-05-05T14:31:00Z">
        <w:r w:rsidR="007A2C5D" w:rsidDel="00B94456">
          <w:rPr>
            <w:color w:val="FF0000"/>
          </w:rPr>
          <w:delText xml:space="preserve">an </w:delText>
        </w:r>
      </w:del>
      <w:ins w:id="5287" w:author="Clive D.W. Feather" w:date="2016-05-05T14:31:00Z">
        <w:r w:rsidR="00B94456">
          <w:rPr>
            <w:color w:val="FF0000"/>
          </w:rPr>
          <w:t xml:space="preserve">the </w:t>
        </w:r>
      </w:ins>
      <w:r w:rsidR="007A2C5D">
        <w:rPr>
          <w:color w:val="FF0000"/>
        </w:rPr>
        <w:t xml:space="preserve">LE </w:t>
      </w:r>
      <w:del w:id="5288" w:author="Clive D.W. Feather" w:date="2016-05-05T14:32:00Z">
        <w:r w:rsidR="007A2C5D" w:rsidDel="00B94456">
          <w:rPr>
            <w:color w:val="FF0000"/>
          </w:rPr>
          <w:delText xml:space="preserve">Uncoded </w:delText>
        </w:r>
      </w:del>
      <w:ins w:id="5289" w:author="Clive D.W. Feather" w:date="2016-05-05T14:32:00Z">
        <w:r w:rsidR="00B94456">
          <w:rPr>
            <w:color w:val="FF0000"/>
          </w:rPr>
          <w:t xml:space="preserve">Coded </w:t>
        </w:r>
      </w:ins>
      <w:r w:rsidR="007A2C5D">
        <w:rPr>
          <w:color w:val="FF0000"/>
        </w:rPr>
        <w:t>PHY</w:t>
      </w:r>
      <w:del w:id="5290" w:author="Clive D.W. Feather" w:date="2016-05-05T14:32:00Z">
        <w:r w:rsidDel="00B94456">
          <w:rPr>
            <w:color w:val="FF0000"/>
          </w:rPr>
          <w:delText>; otherwise</w:delText>
        </w:r>
      </w:del>
      <w:ins w:id="5291" w:author="Clive D.W. Feather" w:date="2016-05-05T14:32:00Z">
        <w:r w:rsidR="00B94456">
          <w:rPr>
            <w:color w:val="FF0000"/>
          </w:rPr>
          <w:t>,</w:t>
        </w:r>
      </w:ins>
      <w:r>
        <w:rPr>
          <w:color w:val="FF0000"/>
        </w:rPr>
        <w:t xml:space="preserve"> the Controller shall return the </w:t>
      </w:r>
      <w:ins w:id="5292" w:author="Clive D.W. Feather" w:date="2016-05-05T14:32:00Z">
        <w:r w:rsidR="00B94456">
          <w:rPr>
            <w:color w:val="FF0000"/>
          </w:rPr>
          <w:t xml:space="preserve">error code </w:t>
        </w:r>
      </w:ins>
      <w:r>
        <w:rPr>
          <w:color w:val="FF0000"/>
        </w:rPr>
        <w:t xml:space="preserve">Command Disallowed </w:t>
      </w:r>
      <w:r w:rsidR="00F532FB">
        <w:rPr>
          <w:color w:val="FF0000"/>
        </w:rPr>
        <w:t>(0x0C)</w:t>
      </w:r>
      <w:del w:id="5293" w:author="Clive D.W. Feather" w:date="2016-05-05T14:32:00Z">
        <w:r w:rsidR="00F532FB" w:rsidDel="00B94456">
          <w:rPr>
            <w:color w:val="FF0000"/>
          </w:rPr>
          <w:delText xml:space="preserve"> </w:delText>
        </w:r>
        <w:r w:rsidDel="00B94456">
          <w:rPr>
            <w:color w:val="FF0000"/>
          </w:rPr>
          <w:delText>error code</w:delText>
        </w:r>
      </w:del>
      <w:r>
        <w:rPr>
          <w:color w:val="FF0000"/>
        </w:rPr>
        <w:t>.</w:t>
      </w:r>
    </w:p>
    <w:p w:rsidR="00A66446" w:rsidRDefault="00A66446" w:rsidP="002709A2">
      <w:pPr>
        <w:rPr>
          <w:color w:val="FF0000"/>
        </w:rPr>
      </w:pPr>
      <w:r>
        <w:rPr>
          <w:color w:val="FF0000"/>
        </w:rPr>
        <w:t xml:space="preserve">If the receiver PHY for the connection changes to the LE Coded </w:t>
      </w:r>
      <w:r w:rsidR="00027E5A">
        <w:rPr>
          <w:color w:val="FF0000"/>
        </w:rPr>
        <w:t xml:space="preserve">PHY </w:t>
      </w:r>
      <w:r w:rsidR="00B51302">
        <w:rPr>
          <w:color w:val="FF0000"/>
        </w:rPr>
        <w:t>then the Controller shall automatically disable PHY Supplemental requests</w:t>
      </w:r>
      <w:r>
        <w:rPr>
          <w:color w:val="FF0000"/>
        </w:rPr>
        <w:t>.</w:t>
      </w:r>
    </w:p>
    <w:p w:rsidR="002709A2" w:rsidRPr="005A41BB" w:rsidRDefault="002709A2" w:rsidP="002709A2">
      <w:pPr>
        <w:rPr>
          <w:color w:val="FF0000"/>
        </w:rPr>
      </w:pPr>
      <w:r>
        <w:rPr>
          <w:color w:val="FF0000"/>
        </w:rPr>
        <w:t xml:space="preserve">  </w:t>
      </w:r>
    </w:p>
    <w:p w:rsidR="002709A2" w:rsidRPr="005A41BB" w:rsidRDefault="002709A2" w:rsidP="00E44F48">
      <w:pPr>
        <w:outlineLvl w:val="0"/>
        <w:rPr>
          <w:rStyle w:val="af"/>
          <w:color w:val="FF0000"/>
        </w:rPr>
      </w:pPr>
      <w:r w:rsidRPr="005A41BB">
        <w:rPr>
          <w:rStyle w:val="af"/>
          <w:color w:val="FF0000"/>
        </w:rPr>
        <w:t>Command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294"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295">
          <w:tblGrid>
            <w:gridCol w:w="1526"/>
            <w:gridCol w:w="854"/>
            <w:gridCol w:w="7226"/>
          </w:tblGrid>
        </w:tblGridChange>
      </w:tblGrid>
      <w:tr w:rsidR="002709A2" w:rsidRPr="005A41BB" w:rsidTr="00C63D7F">
        <w:trPr>
          <w:cantSplit/>
        </w:trPr>
        <w:tc>
          <w:tcPr>
            <w:tcW w:w="2380" w:type="dxa"/>
            <w:gridSpan w:val="2"/>
            <w:tcBorders>
              <w:top w:val="nil"/>
              <w:left w:val="nil"/>
              <w:bottom w:val="single" w:sz="4" w:space="0" w:color="auto"/>
              <w:right w:val="nil"/>
            </w:tcBorders>
            <w:tcPrChange w:id="5296" w:author="Batra, Mayank" w:date="2016-06-21T12:07:00Z">
              <w:tcPr>
                <w:tcW w:w="2380"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Connection_Handle:</w:t>
            </w:r>
          </w:p>
        </w:tc>
        <w:tc>
          <w:tcPr>
            <w:tcW w:w="7226" w:type="dxa"/>
            <w:tcBorders>
              <w:top w:val="nil"/>
              <w:left w:val="nil"/>
              <w:bottom w:val="single" w:sz="4" w:space="0" w:color="auto"/>
              <w:right w:val="nil"/>
            </w:tcBorders>
            <w:tcPrChange w:id="5297" w:author="Batra, Mayank" w:date="2016-06-21T12:07:00Z">
              <w:tcPr>
                <w:tcW w:w="7226"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2</w:t>
            </w:r>
            <w:r w:rsidRPr="00791FF6">
              <w:rPr>
                <w:i/>
                <w:color w:val="FF0000"/>
              </w:rPr>
              <w:t xml:space="preserve"> Octet</w:t>
            </w:r>
            <w:r>
              <w:rPr>
                <w:i/>
                <w:color w:val="FF0000"/>
              </w:rPr>
              <w:t>s (12 bits meaningful)</w:t>
            </w:r>
          </w:p>
        </w:tc>
      </w:tr>
      <w:tr w:rsidR="0083745C" w:rsidRPr="005A41BB" w:rsidTr="00C63D7F">
        <w:trPr>
          <w:cantSplit/>
        </w:trPr>
        <w:tc>
          <w:tcPr>
            <w:tcW w:w="1526" w:type="dxa"/>
            <w:tcBorders>
              <w:top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26" w:type="dxa"/>
            <w:tcPrChange w:id="5298" w:author="Batra, Mayank" w:date="2016-06-21T12:07:00Z">
              <w:tcPr>
                <w:tcW w:w="1526" w:type="dxa"/>
              </w:tcPr>
            </w:tcPrChange>
          </w:tcPr>
          <w:p w:rsidR="002709A2" w:rsidRPr="005A41BB" w:rsidRDefault="002709A2" w:rsidP="004B1513">
            <w:pPr>
              <w:rPr>
                <w:color w:val="FF0000"/>
              </w:rPr>
            </w:pPr>
            <w:r>
              <w:rPr>
                <w:color w:val="FF0000"/>
              </w:rPr>
              <w:t>0xXXXX</w:t>
            </w:r>
          </w:p>
        </w:tc>
        <w:tc>
          <w:tcPr>
            <w:tcW w:w="8080" w:type="dxa"/>
            <w:gridSpan w:val="2"/>
            <w:tcPrChange w:id="5299" w:author="Batra, Mayank" w:date="2016-06-21T12:07:00Z">
              <w:tcPr>
                <w:tcW w:w="8080" w:type="dxa"/>
                <w:gridSpan w:val="2"/>
              </w:tcPr>
            </w:tcPrChange>
          </w:tcPr>
          <w:p w:rsidR="002709A2" w:rsidRPr="005371AF" w:rsidRDefault="002709A2" w:rsidP="004B1513">
            <w:pPr>
              <w:rPr>
                <w:color w:val="FF0000"/>
              </w:rPr>
            </w:pPr>
            <w:r w:rsidRPr="005371AF">
              <w:rPr>
                <w:color w:val="FF0000"/>
              </w:rPr>
              <w:t>Connection_Handle</w:t>
            </w:r>
          </w:p>
          <w:p w:rsidR="002709A2" w:rsidRPr="005A41BB" w:rsidRDefault="002709A2" w:rsidP="004B1513">
            <w:pPr>
              <w:rPr>
                <w:color w:val="FF0000"/>
              </w:rPr>
            </w:pPr>
            <w:r w:rsidRPr="005371AF">
              <w:rPr>
                <w:color w:val="FF0000"/>
              </w:rPr>
              <w:t>Range 0x0000</w:t>
            </w:r>
            <w:r>
              <w:rPr>
                <w:color w:val="FF0000"/>
              </w:rPr>
              <w:t xml:space="preserve"> </w:t>
            </w:r>
            <w:r w:rsidRPr="005A41BB">
              <w:rPr>
                <w:color w:val="FF0000"/>
              </w:rPr>
              <w:t>–</w:t>
            </w:r>
            <w:r>
              <w:rPr>
                <w:color w:val="FF0000"/>
              </w:rPr>
              <w:t xml:space="preserve"> </w:t>
            </w:r>
            <w:r w:rsidRPr="005371AF">
              <w:rPr>
                <w:color w:val="FF0000"/>
              </w:rPr>
              <w:t>0x0EFF (0x0F00 – 0x0FFF Reserved for</w:t>
            </w:r>
            <w:r>
              <w:rPr>
                <w:color w:val="FF0000"/>
              </w:rPr>
              <w:t xml:space="preserve"> </w:t>
            </w:r>
            <w:r w:rsidRPr="005371AF">
              <w:rPr>
                <w:color w:val="FF0000"/>
              </w:rPr>
              <w:t>future use)</w:t>
            </w:r>
          </w:p>
        </w:tc>
      </w:tr>
    </w:tbl>
    <w:p w:rsidR="002709A2" w:rsidRDefault="002709A2" w:rsidP="002709A2">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300"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73"/>
        <w:gridCol w:w="1965"/>
        <w:gridCol w:w="6068"/>
        <w:tblGridChange w:id="5301">
          <w:tblGrid>
            <w:gridCol w:w="1573"/>
            <w:gridCol w:w="1965"/>
            <w:gridCol w:w="6068"/>
          </w:tblGrid>
        </w:tblGridChange>
      </w:tblGrid>
      <w:tr w:rsidR="002709A2" w:rsidRPr="005A41BB" w:rsidTr="00C63D7F">
        <w:trPr>
          <w:cantSplit/>
        </w:trPr>
        <w:tc>
          <w:tcPr>
            <w:tcW w:w="3538" w:type="dxa"/>
            <w:gridSpan w:val="2"/>
            <w:tcBorders>
              <w:top w:val="nil"/>
              <w:left w:val="nil"/>
              <w:bottom w:val="single" w:sz="4" w:space="0" w:color="auto"/>
              <w:right w:val="nil"/>
            </w:tcBorders>
            <w:tcPrChange w:id="5302" w:author="Batra, Mayank" w:date="2016-06-21T12:07:00Z">
              <w:tcPr>
                <w:tcW w:w="3526"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Enable:</w:t>
            </w:r>
          </w:p>
        </w:tc>
        <w:tc>
          <w:tcPr>
            <w:tcW w:w="6068" w:type="dxa"/>
            <w:tcBorders>
              <w:top w:val="nil"/>
              <w:left w:val="nil"/>
              <w:bottom w:val="single" w:sz="4" w:space="0" w:color="auto"/>
              <w:right w:val="nil"/>
            </w:tcBorders>
            <w:tcPrChange w:id="5303" w:author="Batra, Mayank" w:date="2016-06-21T12:07:00Z">
              <w:tcPr>
                <w:tcW w:w="6080"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73" w:type="dxa"/>
            <w:shd w:val="clear" w:color="auto" w:fill="DAEEF3"/>
          </w:tcPr>
          <w:p w:rsidR="002709A2" w:rsidRPr="005A41BB" w:rsidRDefault="002709A2" w:rsidP="004B1513">
            <w:pPr>
              <w:rPr>
                <w:rStyle w:val="af"/>
                <w:color w:val="FF0000"/>
              </w:rPr>
            </w:pPr>
            <w:r w:rsidRPr="005A41BB">
              <w:rPr>
                <w:rStyle w:val="af"/>
                <w:color w:val="FF0000"/>
              </w:rPr>
              <w:t>Value</w:t>
            </w:r>
          </w:p>
        </w:tc>
        <w:tc>
          <w:tcPr>
            <w:tcW w:w="8033" w:type="dxa"/>
            <w:gridSpan w:val="2"/>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73" w:type="dxa"/>
            <w:tcPrChange w:id="5304" w:author="Batra, Mayank" w:date="2016-06-21T12:07:00Z">
              <w:tcPr>
                <w:tcW w:w="1560" w:type="dxa"/>
              </w:tcPr>
            </w:tcPrChange>
          </w:tcPr>
          <w:p w:rsidR="002709A2" w:rsidRPr="005A41BB" w:rsidRDefault="002709A2" w:rsidP="004B1513">
            <w:pPr>
              <w:rPr>
                <w:color w:val="FF0000"/>
              </w:rPr>
            </w:pPr>
            <w:r w:rsidRPr="005A41BB">
              <w:rPr>
                <w:color w:val="FF0000"/>
              </w:rPr>
              <w:t>0x00</w:t>
            </w:r>
          </w:p>
        </w:tc>
        <w:tc>
          <w:tcPr>
            <w:tcW w:w="8033" w:type="dxa"/>
            <w:gridSpan w:val="2"/>
            <w:tcPrChange w:id="5305" w:author="Batra, Mayank" w:date="2016-06-21T12:07:00Z">
              <w:tcPr>
                <w:tcW w:w="8046" w:type="dxa"/>
                <w:gridSpan w:val="2"/>
              </w:tcPr>
            </w:tcPrChange>
          </w:tcPr>
          <w:p w:rsidR="002709A2" w:rsidRPr="005A41BB" w:rsidRDefault="002709A2" w:rsidP="00C413F4">
            <w:pPr>
              <w:rPr>
                <w:color w:val="FF0000"/>
              </w:rPr>
            </w:pPr>
            <w:r>
              <w:rPr>
                <w:color w:val="FF0000"/>
              </w:rPr>
              <w:t xml:space="preserve">Disable </w:t>
            </w:r>
            <w:r w:rsidR="000F177E">
              <w:rPr>
                <w:color w:val="FF0000"/>
              </w:rPr>
              <w:t xml:space="preserve">Supplemental </w:t>
            </w:r>
            <w:r>
              <w:rPr>
                <w:color w:val="FF0000"/>
              </w:rPr>
              <w:t>Request for the connection (default)</w:t>
            </w:r>
            <w:del w:id="5306" w:author="Chris Reisinger" w:date="2016-05-17T16:29:00Z">
              <w:r w:rsidDel="00B6717E">
                <w:rPr>
                  <w:color w:val="FF0000"/>
                </w:rPr>
                <w:delText>.</w:delText>
              </w:r>
            </w:del>
          </w:p>
        </w:tc>
      </w:tr>
      <w:tr w:rsidR="002709A2" w:rsidRPr="005A41BB" w:rsidTr="00C63D7F">
        <w:trPr>
          <w:cantSplit/>
        </w:trPr>
        <w:tc>
          <w:tcPr>
            <w:tcW w:w="1573" w:type="dxa"/>
            <w:tcPrChange w:id="5307" w:author="Batra, Mayank" w:date="2016-06-21T12:07:00Z">
              <w:tcPr>
                <w:tcW w:w="1560" w:type="dxa"/>
              </w:tcPr>
            </w:tcPrChange>
          </w:tcPr>
          <w:p w:rsidR="002709A2" w:rsidRPr="005A41BB" w:rsidRDefault="002709A2" w:rsidP="004B1513">
            <w:pPr>
              <w:rPr>
                <w:color w:val="FF0000"/>
              </w:rPr>
            </w:pPr>
            <w:r w:rsidRPr="005A41BB">
              <w:rPr>
                <w:color w:val="FF0000"/>
              </w:rPr>
              <w:t>0x01</w:t>
            </w:r>
          </w:p>
        </w:tc>
        <w:tc>
          <w:tcPr>
            <w:tcW w:w="8033" w:type="dxa"/>
            <w:gridSpan w:val="2"/>
            <w:tcPrChange w:id="5308" w:author="Batra, Mayank" w:date="2016-06-21T12:07:00Z">
              <w:tcPr>
                <w:tcW w:w="8046" w:type="dxa"/>
                <w:gridSpan w:val="2"/>
              </w:tcPr>
            </w:tcPrChange>
          </w:tcPr>
          <w:p w:rsidR="002709A2" w:rsidRPr="005A41BB" w:rsidRDefault="002709A2" w:rsidP="00C413F4">
            <w:pPr>
              <w:rPr>
                <w:color w:val="FF0000"/>
              </w:rPr>
            </w:pPr>
            <w:r>
              <w:rPr>
                <w:color w:val="FF0000"/>
              </w:rPr>
              <w:t xml:space="preserve">Enable </w:t>
            </w:r>
            <w:r w:rsidR="000F177E">
              <w:rPr>
                <w:color w:val="FF0000"/>
              </w:rPr>
              <w:t xml:space="preserve">Supplemental </w:t>
            </w:r>
            <w:r>
              <w:rPr>
                <w:color w:val="FF0000"/>
              </w:rPr>
              <w:t>Request for the connection</w:t>
            </w:r>
            <w:del w:id="5309" w:author="Chris Reisinger" w:date="2016-05-17T16:29:00Z">
              <w:r w:rsidDel="00B6717E">
                <w:rPr>
                  <w:color w:val="FF0000"/>
                </w:rPr>
                <w:delText>.</w:delText>
              </w:r>
            </w:del>
          </w:p>
        </w:tc>
      </w:tr>
      <w:tr w:rsidR="002709A2" w:rsidRPr="005A41BB" w:rsidTr="00C63D7F">
        <w:trPr>
          <w:cantSplit/>
        </w:trPr>
        <w:tc>
          <w:tcPr>
            <w:tcW w:w="1573" w:type="dxa"/>
            <w:tcPrChange w:id="5310" w:author="Batra, Mayank" w:date="2016-06-21T12:07:00Z">
              <w:tcPr>
                <w:tcW w:w="1560" w:type="dxa"/>
              </w:tcPr>
            </w:tcPrChange>
          </w:tcPr>
          <w:p w:rsidR="002709A2" w:rsidRPr="005A41BB" w:rsidRDefault="00BF4A58" w:rsidP="004B1513">
            <w:pPr>
              <w:rPr>
                <w:color w:val="FF0000"/>
              </w:rPr>
            </w:pPr>
            <w:r>
              <w:rPr>
                <w:color w:val="FF0000"/>
              </w:rPr>
              <w:t>All other values</w:t>
            </w:r>
          </w:p>
        </w:tc>
        <w:tc>
          <w:tcPr>
            <w:tcW w:w="8033" w:type="dxa"/>
            <w:gridSpan w:val="2"/>
            <w:tcPrChange w:id="5311" w:author="Batra, Mayank" w:date="2016-06-21T12:07:00Z">
              <w:tcPr>
                <w:tcW w:w="8046" w:type="dxa"/>
                <w:gridSpan w:val="2"/>
              </w:tcPr>
            </w:tcPrChange>
          </w:tcPr>
          <w:p w:rsidR="002709A2" w:rsidRPr="005A41BB" w:rsidRDefault="002709A2" w:rsidP="004B1513">
            <w:pPr>
              <w:rPr>
                <w:color w:val="FF0000"/>
              </w:rPr>
            </w:pPr>
            <w:r w:rsidRPr="005A41BB">
              <w:rPr>
                <w:color w:val="FF0000"/>
              </w:rPr>
              <w:t>Reserved for future</w:t>
            </w:r>
            <w:r>
              <w:rPr>
                <w:color w:val="FF0000"/>
              </w:rPr>
              <w:t xml:space="preserve"> use</w:t>
            </w:r>
          </w:p>
        </w:tc>
      </w:tr>
    </w:tbl>
    <w:p w:rsidR="00C63D7F" w:rsidRDefault="00C63D7F">
      <w:pPr>
        <w:rPr>
          <w:ins w:id="5312" w:author="Batra, Mayank" w:date="2016-05-27T10:59:00Z"/>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313"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73"/>
        <w:gridCol w:w="2264"/>
        <w:gridCol w:w="5769"/>
        <w:tblGridChange w:id="5314">
          <w:tblGrid>
            <w:gridCol w:w="1573"/>
            <w:gridCol w:w="2264"/>
            <w:gridCol w:w="5769"/>
          </w:tblGrid>
        </w:tblGridChange>
      </w:tblGrid>
      <w:tr w:rsidR="002709A2" w:rsidRPr="005A41BB" w:rsidTr="00C63D7F">
        <w:trPr>
          <w:cantSplit/>
        </w:trPr>
        <w:tc>
          <w:tcPr>
            <w:tcW w:w="3837" w:type="dxa"/>
            <w:gridSpan w:val="2"/>
            <w:tcBorders>
              <w:top w:val="nil"/>
              <w:left w:val="nil"/>
              <w:bottom w:val="single" w:sz="4" w:space="0" w:color="auto"/>
              <w:right w:val="nil"/>
            </w:tcBorders>
            <w:tcPrChange w:id="5315" w:author="Batra, Mayank" w:date="2016-06-21T12:07:00Z">
              <w:tcPr>
                <w:tcW w:w="3825" w:type="dxa"/>
                <w:gridSpan w:val="2"/>
                <w:tcBorders>
                  <w:top w:val="nil"/>
                  <w:left w:val="nil"/>
                  <w:bottom w:val="single" w:sz="4" w:space="0" w:color="auto"/>
                  <w:right w:val="nil"/>
                </w:tcBorders>
              </w:tcPr>
            </w:tcPrChange>
          </w:tcPr>
          <w:p w:rsidR="002709A2" w:rsidDel="00C63D7F" w:rsidRDefault="002709A2" w:rsidP="004B1513">
            <w:pPr>
              <w:rPr>
                <w:del w:id="5316" w:author="Batra, Mayank" w:date="2016-05-27T10:59:00Z"/>
                <w:i/>
                <w:color w:val="FF0000"/>
              </w:rPr>
            </w:pPr>
          </w:p>
          <w:p w:rsidR="002709A2" w:rsidRPr="00DC7EB8" w:rsidRDefault="000F177E" w:rsidP="004B1513">
            <w:pPr>
              <w:rPr>
                <w:i/>
                <w:color w:val="FF0000"/>
              </w:rPr>
            </w:pPr>
            <w:r>
              <w:rPr>
                <w:i/>
                <w:color w:val="FF0000"/>
              </w:rPr>
              <w:t>Supplemental</w:t>
            </w:r>
            <w:r w:rsidR="002709A2">
              <w:rPr>
                <w:i/>
                <w:color w:val="FF0000"/>
              </w:rPr>
              <w:t>_Request_Interval:</w:t>
            </w:r>
          </w:p>
        </w:tc>
        <w:tc>
          <w:tcPr>
            <w:tcW w:w="5769" w:type="dxa"/>
            <w:tcBorders>
              <w:top w:val="nil"/>
              <w:left w:val="nil"/>
              <w:bottom w:val="single" w:sz="4" w:space="0" w:color="auto"/>
              <w:right w:val="nil"/>
            </w:tcBorders>
            <w:tcPrChange w:id="5317" w:author="Batra, Mayank" w:date="2016-06-21T12:07:00Z">
              <w:tcPr>
                <w:tcW w:w="5781"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2</w:t>
            </w:r>
            <w:r w:rsidRPr="00791FF6">
              <w:rPr>
                <w:i/>
                <w:color w:val="FF0000"/>
              </w:rPr>
              <w:t xml:space="preserve"> Octet</w:t>
            </w:r>
            <w:r>
              <w:rPr>
                <w:i/>
                <w:color w:val="FF0000"/>
              </w:rPr>
              <w:t>s</w:t>
            </w:r>
          </w:p>
        </w:tc>
      </w:tr>
      <w:tr w:rsidR="0083745C" w:rsidRPr="005A41BB" w:rsidTr="00C63D7F">
        <w:trPr>
          <w:cantSplit/>
        </w:trPr>
        <w:tc>
          <w:tcPr>
            <w:tcW w:w="1573" w:type="dxa"/>
            <w:tcBorders>
              <w:top w:val="single" w:sz="4" w:space="0" w:color="auto"/>
              <w:bottom w:val="single" w:sz="4" w:space="0" w:color="auto"/>
              <w:right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lastRenderedPageBreak/>
              <w:t>Value</w:t>
            </w:r>
          </w:p>
        </w:tc>
        <w:tc>
          <w:tcPr>
            <w:tcW w:w="8033" w:type="dxa"/>
            <w:gridSpan w:val="2"/>
            <w:tcBorders>
              <w:top w:val="single" w:sz="4" w:space="0" w:color="auto"/>
              <w:left w:val="single" w:sz="4" w:space="0" w:color="auto"/>
              <w:bottom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73" w:type="dxa"/>
            <w:tcBorders>
              <w:top w:val="single" w:sz="4" w:space="0" w:color="auto"/>
              <w:left w:val="single" w:sz="4" w:space="0" w:color="auto"/>
              <w:bottom w:val="single" w:sz="4" w:space="0" w:color="auto"/>
              <w:right w:val="single" w:sz="4" w:space="0" w:color="auto"/>
            </w:tcBorders>
            <w:tcPrChange w:id="5318" w:author="Batra, Mayank" w:date="2016-06-21T12:07:00Z">
              <w:tcPr>
                <w:tcW w:w="1560" w:type="dxa"/>
                <w:tcBorders>
                  <w:top w:val="single" w:sz="4" w:space="0" w:color="auto"/>
                  <w:left w:val="single" w:sz="4" w:space="0" w:color="auto"/>
                  <w:bottom w:val="single" w:sz="4" w:space="0" w:color="auto"/>
                  <w:right w:val="single" w:sz="4" w:space="0" w:color="auto"/>
                </w:tcBorders>
              </w:tcPr>
            </w:tcPrChange>
          </w:tcPr>
          <w:p w:rsidR="002709A2" w:rsidRDefault="002709A2" w:rsidP="004B1513">
            <w:pPr>
              <w:rPr>
                <w:color w:val="FF0000"/>
              </w:rPr>
            </w:pPr>
            <w:r>
              <w:rPr>
                <w:color w:val="FF0000"/>
              </w:rPr>
              <w:t>0x0000</w:t>
            </w:r>
          </w:p>
        </w:tc>
        <w:tc>
          <w:tcPr>
            <w:tcW w:w="8033" w:type="dxa"/>
            <w:gridSpan w:val="2"/>
            <w:tcBorders>
              <w:top w:val="single" w:sz="4" w:space="0" w:color="auto"/>
              <w:left w:val="single" w:sz="4" w:space="0" w:color="auto"/>
              <w:bottom w:val="single" w:sz="4" w:space="0" w:color="auto"/>
              <w:right w:val="single" w:sz="4" w:space="0" w:color="auto"/>
            </w:tcBorders>
            <w:tcPrChange w:id="5319" w:author="Batra, Mayank" w:date="2016-06-21T12:07:00Z">
              <w:tcPr>
                <w:tcW w:w="8046" w:type="dxa"/>
                <w:gridSpan w:val="2"/>
                <w:tcBorders>
                  <w:top w:val="single" w:sz="4" w:space="0" w:color="auto"/>
                  <w:left w:val="single" w:sz="4" w:space="0" w:color="auto"/>
                  <w:bottom w:val="single" w:sz="4" w:space="0" w:color="auto"/>
                  <w:right w:val="single" w:sz="4" w:space="0" w:color="auto"/>
                </w:tcBorders>
              </w:tcPr>
            </w:tcPrChange>
          </w:tcPr>
          <w:p w:rsidR="002709A2" w:rsidRPr="00F2715D" w:rsidRDefault="002709A2" w:rsidP="004B1513">
            <w:pPr>
              <w:rPr>
                <w:color w:val="FF0000"/>
              </w:rPr>
            </w:pPr>
            <w:r>
              <w:rPr>
                <w:color w:val="FF0000"/>
              </w:rPr>
              <w:t>Send LL_</w:t>
            </w:r>
            <w:r w:rsidR="00784988">
              <w:rPr>
                <w:color w:val="FF0000"/>
              </w:rPr>
              <w:t>SUPPLEMENTAL</w:t>
            </w:r>
            <w:r>
              <w:rPr>
                <w:color w:val="FF0000"/>
              </w:rPr>
              <w:t>_REQ once, at the earliest practical opportunity</w:t>
            </w:r>
          </w:p>
        </w:tc>
      </w:tr>
      <w:tr w:rsidR="0083745C" w:rsidRPr="005A41BB" w:rsidTr="00C63D7F">
        <w:trPr>
          <w:cantSplit/>
        </w:trPr>
        <w:tc>
          <w:tcPr>
            <w:tcW w:w="1573" w:type="dxa"/>
            <w:tcBorders>
              <w:top w:val="single" w:sz="4" w:space="0" w:color="auto"/>
              <w:bottom w:val="single" w:sz="4" w:space="0" w:color="auto"/>
              <w:right w:val="single" w:sz="4" w:space="0" w:color="auto"/>
            </w:tcBorders>
          </w:tcPr>
          <w:p w:rsidR="002709A2" w:rsidRPr="005A41BB" w:rsidRDefault="002709A2" w:rsidP="004B1513">
            <w:pPr>
              <w:rPr>
                <w:color w:val="FF0000"/>
              </w:rPr>
            </w:pPr>
            <w:r>
              <w:rPr>
                <w:color w:val="FF0000"/>
              </w:rPr>
              <w:t>0x</w:t>
            </w:r>
            <w:ins w:id="5320" w:author="Clive D.W. Feather" w:date="2016-05-05T14:32:00Z">
              <w:r w:rsidR="00B94456">
                <w:rPr>
                  <w:color w:val="FF0000"/>
                </w:rPr>
                <w:t>0001 – 0xFFFF</w:t>
              </w:r>
            </w:ins>
            <w:del w:id="5321" w:author="Clive D.W. Feather" w:date="2016-05-05T14:32:00Z">
              <w:r w:rsidDel="00B94456">
                <w:rPr>
                  <w:color w:val="FF0000"/>
                </w:rPr>
                <w:delText>XXXX</w:delText>
              </w:r>
            </w:del>
          </w:p>
        </w:tc>
        <w:tc>
          <w:tcPr>
            <w:tcW w:w="8033" w:type="dxa"/>
            <w:gridSpan w:val="2"/>
            <w:tcBorders>
              <w:top w:val="single" w:sz="4" w:space="0" w:color="auto"/>
              <w:left w:val="single" w:sz="4" w:space="0" w:color="auto"/>
              <w:bottom w:val="single" w:sz="4" w:space="0" w:color="auto"/>
            </w:tcBorders>
          </w:tcPr>
          <w:p w:rsidR="002709A2" w:rsidRPr="00E72663" w:rsidDel="00B94456" w:rsidRDefault="001C283C">
            <w:pPr>
              <w:rPr>
                <w:del w:id="5322" w:author="Clive D.W. Feather" w:date="2016-05-05T14:33:00Z"/>
                <w:color w:val="FF0000"/>
              </w:rPr>
            </w:pPr>
            <w:r>
              <w:rPr>
                <w:color w:val="FF0000"/>
              </w:rPr>
              <w:t xml:space="preserve">Requested </w:t>
            </w:r>
            <w:r w:rsidR="002709A2">
              <w:rPr>
                <w:color w:val="FF0000"/>
              </w:rPr>
              <w:t xml:space="preserve">interval </w:t>
            </w:r>
            <w:r>
              <w:rPr>
                <w:color w:val="FF0000"/>
              </w:rPr>
              <w:t xml:space="preserve">for </w:t>
            </w:r>
            <w:r w:rsidR="002709A2">
              <w:rPr>
                <w:color w:val="FF0000"/>
              </w:rPr>
              <w:t>sending LL_</w:t>
            </w:r>
            <w:r w:rsidR="00784988">
              <w:rPr>
                <w:color w:val="FF0000"/>
              </w:rPr>
              <w:t>SUPPLEMENTAL</w:t>
            </w:r>
            <w:r w:rsidR="002709A2">
              <w:rPr>
                <w:color w:val="FF0000"/>
              </w:rPr>
              <w:t>_REQ PDUs</w:t>
            </w:r>
            <w:r w:rsidR="009738E6">
              <w:rPr>
                <w:color w:val="FF0000"/>
              </w:rPr>
              <w:t xml:space="preserve"> in number of connection events.</w:t>
            </w:r>
            <w:r w:rsidR="002709A2" w:rsidRPr="00E72663">
              <w:rPr>
                <w:color w:val="FF0000"/>
              </w:rPr>
              <w:t xml:space="preserve"> </w:t>
            </w:r>
          </w:p>
          <w:p w:rsidR="002709A2" w:rsidRPr="005A41BB" w:rsidRDefault="002709A2" w:rsidP="00B94456">
            <w:pPr>
              <w:rPr>
                <w:color w:val="FF0000"/>
              </w:rPr>
            </w:pPr>
            <w:del w:id="5323" w:author="Clive D.W. Feather" w:date="2016-05-05T14:33:00Z">
              <w:r w:rsidRPr="00E72663" w:rsidDel="00B94456">
                <w:rPr>
                  <w:color w:val="FF0000"/>
                </w:rPr>
                <w:delText>R</w:delText>
              </w:r>
              <w:r w:rsidRPr="00B75C63" w:rsidDel="00B94456">
                <w:rPr>
                  <w:color w:val="FF0000"/>
                </w:rPr>
                <w:delText>ange: 0x0001</w:delText>
              </w:r>
              <w:r w:rsidDel="00B94456">
                <w:rPr>
                  <w:color w:val="FF0000"/>
                </w:rPr>
                <w:delText xml:space="preserve"> to 0xFFFF</w:delText>
              </w:r>
            </w:del>
          </w:p>
        </w:tc>
      </w:tr>
    </w:tbl>
    <w:p w:rsidR="002709A2" w:rsidRDefault="002709A2" w:rsidP="002709A2">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324"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648"/>
        <w:gridCol w:w="957"/>
        <w:gridCol w:w="6001"/>
        <w:tblGridChange w:id="5325">
          <w:tblGrid>
            <w:gridCol w:w="2648"/>
            <w:gridCol w:w="957"/>
            <w:gridCol w:w="6001"/>
          </w:tblGrid>
        </w:tblGridChange>
      </w:tblGrid>
      <w:tr w:rsidR="002709A2" w:rsidRPr="005A41BB" w:rsidTr="00C63D7F">
        <w:trPr>
          <w:cantSplit/>
        </w:trPr>
        <w:tc>
          <w:tcPr>
            <w:tcW w:w="2380" w:type="dxa"/>
            <w:gridSpan w:val="2"/>
            <w:tcBorders>
              <w:top w:val="nil"/>
              <w:left w:val="nil"/>
              <w:bottom w:val="single" w:sz="4" w:space="0" w:color="auto"/>
              <w:right w:val="nil"/>
            </w:tcBorders>
            <w:tcPrChange w:id="5326" w:author="Batra, Mayank" w:date="2016-06-21T12:07:00Z">
              <w:tcPr>
                <w:tcW w:w="2380"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Requested_Supplemental_Length:</w:t>
            </w:r>
          </w:p>
        </w:tc>
        <w:tc>
          <w:tcPr>
            <w:tcW w:w="7226" w:type="dxa"/>
            <w:tcBorders>
              <w:top w:val="nil"/>
              <w:left w:val="nil"/>
              <w:bottom w:val="single" w:sz="4" w:space="0" w:color="auto"/>
              <w:right w:val="nil"/>
            </w:tcBorders>
            <w:tcPrChange w:id="5327" w:author="Batra, Mayank" w:date="2016-06-21T12:07:00Z">
              <w:tcPr>
                <w:tcW w:w="7226"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tcBorders>
              <w:top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26" w:type="dxa"/>
            <w:tcPrChange w:id="5328" w:author="Batra, Mayank" w:date="2016-06-21T12:07:00Z">
              <w:tcPr>
                <w:tcW w:w="1526" w:type="dxa"/>
              </w:tcPr>
            </w:tcPrChange>
          </w:tcPr>
          <w:p w:rsidR="002709A2" w:rsidRPr="005A41BB" w:rsidRDefault="002709A2" w:rsidP="004B1513">
            <w:pPr>
              <w:rPr>
                <w:color w:val="FF0000"/>
              </w:rPr>
            </w:pPr>
            <w:r>
              <w:rPr>
                <w:color w:val="FF0000"/>
              </w:rPr>
              <w:t xml:space="preserve">0x02 </w:t>
            </w:r>
            <w:r w:rsidRPr="005A41BB">
              <w:rPr>
                <w:color w:val="FF0000"/>
              </w:rPr>
              <w:t>–</w:t>
            </w:r>
            <w:r>
              <w:rPr>
                <w:color w:val="FF0000"/>
              </w:rPr>
              <w:t xml:space="preserve"> 0x14</w:t>
            </w:r>
          </w:p>
        </w:tc>
        <w:tc>
          <w:tcPr>
            <w:tcW w:w="8080" w:type="dxa"/>
            <w:gridSpan w:val="2"/>
            <w:tcPrChange w:id="5329" w:author="Batra, Mayank" w:date="2016-06-21T12:07:00Z">
              <w:tcPr>
                <w:tcW w:w="8080" w:type="dxa"/>
                <w:gridSpan w:val="2"/>
              </w:tcPr>
            </w:tcPrChange>
          </w:tcPr>
          <w:p w:rsidR="002709A2" w:rsidRPr="005A41BB" w:rsidRDefault="00EE6B6B" w:rsidP="004B1513">
            <w:pPr>
              <w:rPr>
                <w:color w:val="FF0000"/>
              </w:rPr>
            </w:pPr>
            <w:r>
              <w:rPr>
                <w:color w:val="FF0000"/>
              </w:rPr>
              <w:t xml:space="preserve">Minimum </w:t>
            </w:r>
            <w:r w:rsidR="002709A2">
              <w:rPr>
                <w:color w:val="FF0000"/>
              </w:rPr>
              <w:t>length of the Supplemental being requested</w:t>
            </w:r>
            <w:r w:rsidR="002709A2" w:rsidRPr="00307116">
              <w:rPr>
                <w:color w:val="FF0000"/>
              </w:rPr>
              <w:t xml:space="preserve"> in</w:t>
            </w:r>
            <w:r w:rsidR="002709A2">
              <w:rPr>
                <w:color w:val="FF0000"/>
              </w:rPr>
              <w:t xml:space="preserve"> 8 µs units</w:t>
            </w:r>
          </w:p>
        </w:tc>
      </w:tr>
      <w:tr w:rsidR="002709A2" w:rsidRPr="005A41BB" w:rsidTr="00C63D7F">
        <w:trPr>
          <w:cantSplit/>
        </w:trPr>
        <w:tc>
          <w:tcPr>
            <w:tcW w:w="1526" w:type="dxa"/>
            <w:tcPrChange w:id="5330" w:author="Batra, Mayank" w:date="2016-06-21T12:07:00Z">
              <w:tcPr>
                <w:tcW w:w="1526" w:type="dxa"/>
              </w:tcPr>
            </w:tcPrChange>
          </w:tcPr>
          <w:p w:rsidR="002709A2" w:rsidRDefault="00BF4A58" w:rsidP="004B1513">
            <w:pPr>
              <w:rPr>
                <w:color w:val="FF0000"/>
              </w:rPr>
            </w:pPr>
            <w:r>
              <w:rPr>
                <w:color w:val="FF0000"/>
              </w:rPr>
              <w:t>All other values</w:t>
            </w:r>
          </w:p>
        </w:tc>
        <w:tc>
          <w:tcPr>
            <w:tcW w:w="8080" w:type="dxa"/>
            <w:gridSpan w:val="2"/>
            <w:tcPrChange w:id="5331" w:author="Batra, Mayank" w:date="2016-06-21T12:07:00Z">
              <w:tcPr>
                <w:tcW w:w="8080" w:type="dxa"/>
                <w:gridSpan w:val="2"/>
              </w:tcPr>
            </w:tcPrChange>
          </w:tcPr>
          <w:p w:rsidR="002709A2" w:rsidRDefault="002709A2" w:rsidP="003A3C1C">
            <w:pPr>
              <w:rPr>
                <w:color w:val="FF0000"/>
              </w:rPr>
            </w:pPr>
            <w:r>
              <w:rPr>
                <w:color w:val="FF0000"/>
              </w:rPr>
              <w:t xml:space="preserve">Reserved for </w:t>
            </w:r>
            <w:commentRangeStart w:id="5332"/>
            <w:del w:id="5333" w:author="Chris Reisinger" w:date="2016-05-18T13:54:00Z">
              <w:r w:rsidDel="00D71DEF">
                <w:rPr>
                  <w:color w:val="FF0000"/>
                </w:rPr>
                <w:delText>F</w:delText>
              </w:r>
            </w:del>
            <w:ins w:id="5334" w:author="Chris Reisinger" w:date="2016-05-18T13:54:00Z">
              <w:r w:rsidR="00D71DEF">
                <w:rPr>
                  <w:color w:val="FF0000"/>
                </w:rPr>
                <w:t>f</w:t>
              </w:r>
            </w:ins>
            <w:r>
              <w:rPr>
                <w:color w:val="FF0000"/>
              </w:rPr>
              <w:t xml:space="preserve">uture </w:t>
            </w:r>
            <w:del w:id="5335" w:author="Chris Reisinger" w:date="2016-05-18T13:54:00Z">
              <w:r w:rsidDel="00D71DEF">
                <w:rPr>
                  <w:color w:val="FF0000"/>
                </w:rPr>
                <w:delText>U</w:delText>
              </w:r>
            </w:del>
            <w:ins w:id="5336" w:author="Chris Reisinger" w:date="2016-05-18T13:54:00Z">
              <w:r w:rsidR="00D71DEF">
                <w:rPr>
                  <w:color w:val="FF0000"/>
                </w:rPr>
                <w:t>u</w:t>
              </w:r>
            </w:ins>
            <w:r>
              <w:rPr>
                <w:color w:val="FF0000"/>
              </w:rPr>
              <w:t>se</w:t>
            </w:r>
            <w:commentRangeEnd w:id="5332"/>
            <w:r w:rsidR="00D71DEF">
              <w:rPr>
                <w:rStyle w:val="aff1"/>
              </w:rPr>
              <w:commentReference w:id="5332"/>
            </w:r>
          </w:p>
        </w:tc>
      </w:tr>
    </w:tbl>
    <w:p w:rsidR="002709A2" w:rsidRDefault="002709A2" w:rsidP="002709A2">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337"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513"/>
        <w:gridCol w:w="908"/>
        <w:gridCol w:w="6185"/>
        <w:tblGridChange w:id="5338">
          <w:tblGrid>
            <w:gridCol w:w="2513"/>
            <w:gridCol w:w="908"/>
            <w:gridCol w:w="6185"/>
          </w:tblGrid>
        </w:tblGridChange>
      </w:tblGrid>
      <w:tr w:rsidR="00EE6B6B" w:rsidRPr="00791FF6" w:rsidTr="00C63D7F">
        <w:trPr>
          <w:cantSplit/>
        </w:trPr>
        <w:tc>
          <w:tcPr>
            <w:tcW w:w="2380" w:type="dxa"/>
            <w:gridSpan w:val="2"/>
            <w:tcBorders>
              <w:top w:val="nil"/>
              <w:left w:val="nil"/>
              <w:bottom w:val="single" w:sz="4" w:space="0" w:color="auto"/>
              <w:right w:val="nil"/>
            </w:tcBorders>
            <w:tcPrChange w:id="5339" w:author="Batra, Mayank" w:date="2016-06-21T12:07:00Z">
              <w:tcPr>
                <w:tcW w:w="2380" w:type="dxa"/>
                <w:gridSpan w:val="2"/>
                <w:tcBorders>
                  <w:top w:val="nil"/>
                  <w:left w:val="nil"/>
                  <w:bottom w:val="single" w:sz="4" w:space="0" w:color="auto"/>
                  <w:right w:val="nil"/>
                </w:tcBorders>
              </w:tcPr>
            </w:tcPrChange>
          </w:tcPr>
          <w:p w:rsidR="00EE6B6B" w:rsidRPr="00DC7EB8" w:rsidRDefault="00EE6B6B">
            <w:pPr>
              <w:rPr>
                <w:i/>
                <w:color w:val="FF0000"/>
              </w:rPr>
            </w:pPr>
            <w:r>
              <w:rPr>
                <w:i/>
                <w:color w:val="FF0000"/>
              </w:rPr>
              <w:t>Requested_Supplemental_Type:</w:t>
            </w:r>
          </w:p>
        </w:tc>
        <w:tc>
          <w:tcPr>
            <w:tcW w:w="7226" w:type="dxa"/>
            <w:tcBorders>
              <w:top w:val="nil"/>
              <w:left w:val="nil"/>
              <w:bottom w:val="single" w:sz="4" w:space="0" w:color="auto"/>
              <w:right w:val="nil"/>
            </w:tcBorders>
            <w:tcPrChange w:id="5340" w:author="Batra, Mayank" w:date="2016-06-21T12:07:00Z">
              <w:tcPr>
                <w:tcW w:w="7226" w:type="dxa"/>
                <w:tcBorders>
                  <w:top w:val="nil"/>
                  <w:left w:val="nil"/>
                  <w:bottom w:val="single" w:sz="4" w:space="0" w:color="auto"/>
                  <w:right w:val="nil"/>
                </w:tcBorders>
              </w:tcPr>
            </w:tcPrChange>
          </w:tcPr>
          <w:p w:rsidR="00EE6B6B" w:rsidRPr="00791FF6" w:rsidRDefault="00EE6B6B" w:rsidP="00681ABA">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tcBorders>
              <w:top w:val="single" w:sz="4" w:space="0" w:color="auto"/>
            </w:tcBorders>
            <w:shd w:val="clear" w:color="auto" w:fill="DAEEF3"/>
          </w:tcPr>
          <w:p w:rsidR="00EE6B6B" w:rsidRPr="005A41BB" w:rsidRDefault="009B7BF6" w:rsidP="00681ABA">
            <w:pPr>
              <w:rPr>
                <w:rStyle w:val="af"/>
                <w:color w:val="FF0000"/>
              </w:rPr>
            </w:pPr>
            <w:r>
              <w:rPr>
                <w:rStyle w:val="af"/>
                <w:color w:val="FF0000"/>
              </w:rPr>
              <w:t>Value</w:t>
            </w:r>
          </w:p>
        </w:tc>
        <w:tc>
          <w:tcPr>
            <w:tcW w:w="8080" w:type="dxa"/>
            <w:gridSpan w:val="2"/>
            <w:tcBorders>
              <w:top w:val="single" w:sz="4" w:space="0" w:color="auto"/>
            </w:tcBorders>
            <w:shd w:val="clear" w:color="auto" w:fill="DAEEF3"/>
          </w:tcPr>
          <w:p w:rsidR="00EE6B6B" w:rsidRPr="005A41BB" w:rsidRDefault="009B7BF6" w:rsidP="00681ABA">
            <w:pPr>
              <w:rPr>
                <w:rStyle w:val="af"/>
                <w:color w:val="FF0000"/>
              </w:rPr>
            </w:pPr>
            <w:r>
              <w:rPr>
                <w:rStyle w:val="af"/>
                <w:color w:val="FF0000"/>
              </w:rPr>
              <w:t>Parameter Description</w:t>
            </w:r>
          </w:p>
        </w:tc>
      </w:tr>
      <w:tr w:rsidR="00EE6B6B" w:rsidRPr="005A41BB" w:rsidTr="00C63D7F">
        <w:trPr>
          <w:cantSplit/>
        </w:trPr>
        <w:tc>
          <w:tcPr>
            <w:tcW w:w="1526" w:type="dxa"/>
            <w:tcPrChange w:id="5341" w:author="Batra, Mayank" w:date="2016-06-21T12:07:00Z">
              <w:tcPr>
                <w:tcW w:w="1526" w:type="dxa"/>
              </w:tcPr>
            </w:tcPrChange>
          </w:tcPr>
          <w:p w:rsidR="00EE6B6B" w:rsidRPr="005A41BB" w:rsidRDefault="009B7BF6" w:rsidP="00681ABA">
            <w:pPr>
              <w:rPr>
                <w:color w:val="FF0000"/>
              </w:rPr>
            </w:pPr>
            <w:r>
              <w:rPr>
                <w:color w:val="FF0000"/>
              </w:rPr>
              <w:t>0x0</w:t>
            </w:r>
            <w:r w:rsidR="00EE6B6B">
              <w:rPr>
                <w:color w:val="FF0000"/>
              </w:rPr>
              <w:t>0</w:t>
            </w:r>
          </w:p>
        </w:tc>
        <w:tc>
          <w:tcPr>
            <w:tcW w:w="8080" w:type="dxa"/>
            <w:gridSpan w:val="2"/>
            <w:tcPrChange w:id="5342" w:author="Batra, Mayank" w:date="2016-06-21T12:07:00Z">
              <w:tcPr>
                <w:tcW w:w="8080" w:type="dxa"/>
                <w:gridSpan w:val="2"/>
              </w:tcPr>
            </w:tcPrChange>
          </w:tcPr>
          <w:p w:rsidR="00EE6B6B" w:rsidRPr="005A41BB" w:rsidRDefault="00EE6B6B" w:rsidP="00681ABA">
            <w:pPr>
              <w:rPr>
                <w:color w:val="FF0000"/>
              </w:rPr>
            </w:pPr>
            <w:r>
              <w:rPr>
                <w:color w:val="FF0000"/>
              </w:rPr>
              <w:t>AoA Supplemental</w:t>
            </w:r>
          </w:p>
        </w:tc>
      </w:tr>
      <w:tr w:rsidR="00EE6B6B" w:rsidTr="00C63D7F">
        <w:trPr>
          <w:cantSplit/>
        </w:trPr>
        <w:tc>
          <w:tcPr>
            <w:tcW w:w="1526" w:type="dxa"/>
            <w:tcPrChange w:id="5343" w:author="Batra, Mayank" w:date="2016-06-21T12:07:00Z">
              <w:tcPr>
                <w:tcW w:w="1526" w:type="dxa"/>
              </w:tcPr>
            </w:tcPrChange>
          </w:tcPr>
          <w:p w:rsidR="00EE6B6B" w:rsidRDefault="009B7BF6" w:rsidP="00681ABA">
            <w:pPr>
              <w:rPr>
                <w:color w:val="FF0000"/>
              </w:rPr>
            </w:pPr>
            <w:r>
              <w:rPr>
                <w:color w:val="FF0000"/>
              </w:rPr>
              <w:t>0x0</w:t>
            </w:r>
            <w:r w:rsidR="00EE6B6B">
              <w:rPr>
                <w:color w:val="FF0000"/>
              </w:rPr>
              <w:t>1</w:t>
            </w:r>
          </w:p>
        </w:tc>
        <w:tc>
          <w:tcPr>
            <w:tcW w:w="8080" w:type="dxa"/>
            <w:gridSpan w:val="2"/>
            <w:tcPrChange w:id="5344" w:author="Batra, Mayank" w:date="2016-06-21T12:07:00Z">
              <w:tcPr>
                <w:tcW w:w="8080" w:type="dxa"/>
                <w:gridSpan w:val="2"/>
              </w:tcPr>
            </w:tcPrChange>
          </w:tcPr>
          <w:p w:rsidR="00EE6B6B" w:rsidRDefault="00EE6B6B">
            <w:pPr>
              <w:rPr>
                <w:color w:val="FF0000"/>
              </w:rPr>
            </w:pPr>
            <w:r>
              <w:rPr>
                <w:color w:val="FF0000"/>
              </w:rPr>
              <w:t xml:space="preserve">AoD Supplemental with 1 </w:t>
            </w:r>
            <w:r w:rsidRPr="00880E42">
              <w:rPr>
                <w:color w:val="FF0000"/>
              </w:rPr>
              <w:t>µ</w:t>
            </w:r>
            <w:r>
              <w:rPr>
                <w:rFonts w:cs="Arial"/>
                <w:color w:val="FF0000"/>
              </w:rPr>
              <w:t>s slots</w:t>
            </w:r>
          </w:p>
        </w:tc>
      </w:tr>
      <w:tr w:rsidR="00EE6B6B" w:rsidTr="00C63D7F">
        <w:trPr>
          <w:cantSplit/>
        </w:trPr>
        <w:tc>
          <w:tcPr>
            <w:tcW w:w="1526" w:type="dxa"/>
            <w:tcPrChange w:id="5345" w:author="Batra, Mayank" w:date="2016-06-21T12:07:00Z">
              <w:tcPr>
                <w:tcW w:w="1526" w:type="dxa"/>
              </w:tcPr>
            </w:tcPrChange>
          </w:tcPr>
          <w:p w:rsidR="00EE6B6B" w:rsidRDefault="009B7BF6" w:rsidP="00681ABA">
            <w:pPr>
              <w:rPr>
                <w:color w:val="FF0000"/>
              </w:rPr>
            </w:pPr>
            <w:r>
              <w:rPr>
                <w:color w:val="FF0000"/>
              </w:rPr>
              <w:t>0x0</w:t>
            </w:r>
            <w:r w:rsidR="00EE6B6B">
              <w:rPr>
                <w:color w:val="FF0000"/>
              </w:rPr>
              <w:t>2</w:t>
            </w:r>
          </w:p>
        </w:tc>
        <w:tc>
          <w:tcPr>
            <w:tcW w:w="8080" w:type="dxa"/>
            <w:gridSpan w:val="2"/>
            <w:tcPrChange w:id="5346" w:author="Batra, Mayank" w:date="2016-06-21T12:07:00Z">
              <w:tcPr>
                <w:tcW w:w="8080" w:type="dxa"/>
                <w:gridSpan w:val="2"/>
              </w:tcPr>
            </w:tcPrChange>
          </w:tcPr>
          <w:p w:rsidR="00EE6B6B" w:rsidRDefault="00EE6B6B" w:rsidP="00EE6B6B">
            <w:pPr>
              <w:rPr>
                <w:color w:val="FF0000"/>
              </w:rPr>
            </w:pPr>
            <w:r>
              <w:rPr>
                <w:color w:val="FF0000"/>
              </w:rPr>
              <w:t xml:space="preserve">AoD Supplemental with 2 </w:t>
            </w:r>
            <w:r w:rsidRPr="00880E42">
              <w:rPr>
                <w:color w:val="FF0000"/>
              </w:rPr>
              <w:t>µ</w:t>
            </w:r>
            <w:r>
              <w:rPr>
                <w:rFonts w:cs="Arial"/>
                <w:color w:val="FF0000"/>
              </w:rPr>
              <w:t>s slots</w:t>
            </w:r>
          </w:p>
        </w:tc>
      </w:tr>
      <w:tr w:rsidR="00EE6B6B" w:rsidTr="00C63D7F">
        <w:trPr>
          <w:cantSplit/>
        </w:trPr>
        <w:tc>
          <w:tcPr>
            <w:tcW w:w="1526" w:type="dxa"/>
            <w:tcPrChange w:id="5347" w:author="Batra, Mayank" w:date="2016-06-21T12:07:00Z">
              <w:tcPr>
                <w:tcW w:w="1526" w:type="dxa"/>
              </w:tcPr>
            </w:tcPrChange>
          </w:tcPr>
          <w:p w:rsidR="00EE6B6B" w:rsidRDefault="00BF4A58" w:rsidP="00681ABA">
            <w:pPr>
              <w:rPr>
                <w:color w:val="FF0000"/>
              </w:rPr>
            </w:pPr>
            <w:r>
              <w:rPr>
                <w:color w:val="FF0000"/>
              </w:rPr>
              <w:t>All other values</w:t>
            </w:r>
          </w:p>
        </w:tc>
        <w:tc>
          <w:tcPr>
            <w:tcW w:w="8080" w:type="dxa"/>
            <w:gridSpan w:val="2"/>
            <w:tcPrChange w:id="5348" w:author="Batra, Mayank" w:date="2016-06-21T12:07:00Z">
              <w:tcPr>
                <w:tcW w:w="8080" w:type="dxa"/>
                <w:gridSpan w:val="2"/>
              </w:tcPr>
            </w:tcPrChange>
          </w:tcPr>
          <w:p w:rsidR="00EE6B6B" w:rsidRDefault="00EE6B6B" w:rsidP="00EE6B6B">
            <w:pPr>
              <w:rPr>
                <w:color w:val="FF0000"/>
              </w:rPr>
            </w:pPr>
            <w:r>
              <w:rPr>
                <w:color w:val="FF0000"/>
              </w:rPr>
              <w:t>Reserved for future use</w:t>
            </w:r>
          </w:p>
        </w:tc>
      </w:tr>
    </w:tbl>
    <w:p w:rsidR="00EE6B6B" w:rsidRPr="005A41BB" w:rsidRDefault="00EE6B6B" w:rsidP="002709A2">
      <w:pPr>
        <w:rPr>
          <w:color w:val="FF0000"/>
        </w:rPr>
      </w:pPr>
    </w:p>
    <w:p w:rsidR="002709A2" w:rsidRPr="005A41BB" w:rsidRDefault="002709A2" w:rsidP="00E44F48">
      <w:pPr>
        <w:outlineLvl w:val="0"/>
        <w:rPr>
          <w:rStyle w:val="af"/>
          <w:color w:val="FF0000"/>
        </w:rPr>
      </w:pPr>
      <w:r w:rsidRPr="005A41BB">
        <w:rPr>
          <w:rStyle w:val="af"/>
          <w:color w:val="FF0000"/>
        </w:rPr>
        <w:t>Return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34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350">
          <w:tblGrid>
            <w:gridCol w:w="1526"/>
            <w:gridCol w:w="854"/>
            <w:gridCol w:w="7226"/>
          </w:tblGrid>
        </w:tblGridChange>
      </w:tblGrid>
      <w:tr w:rsidR="002709A2" w:rsidRPr="005A41BB" w:rsidTr="00C63D7F">
        <w:trPr>
          <w:cantSplit/>
        </w:trPr>
        <w:tc>
          <w:tcPr>
            <w:tcW w:w="2380" w:type="dxa"/>
            <w:gridSpan w:val="2"/>
            <w:tcBorders>
              <w:top w:val="nil"/>
              <w:left w:val="nil"/>
              <w:bottom w:val="single" w:sz="4" w:space="0" w:color="auto"/>
              <w:right w:val="nil"/>
            </w:tcBorders>
            <w:tcPrChange w:id="5351" w:author="Batra, Mayank" w:date="2016-06-21T12:07:00Z">
              <w:tcPr>
                <w:tcW w:w="2380"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Status:</w:t>
            </w:r>
          </w:p>
        </w:tc>
        <w:tc>
          <w:tcPr>
            <w:tcW w:w="7226" w:type="dxa"/>
            <w:tcBorders>
              <w:top w:val="nil"/>
              <w:left w:val="nil"/>
              <w:bottom w:val="single" w:sz="4" w:space="0" w:color="auto"/>
              <w:right w:val="nil"/>
            </w:tcBorders>
            <w:tcPrChange w:id="5352" w:author="Batra, Mayank" w:date="2016-06-21T12:07:00Z">
              <w:tcPr>
                <w:tcW w:w="7226"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2709A2" w:rsidRPr="005A41BB" w:rsidRDefault="002709A2" w:rsidP="004B1513">
            <w:pPr>
              <w:rPr>
                <w:rStyle w:val="af"/>
                <w:color w:val="FF0000"/>
              </w:rPr>
            </w:pPr>
            <w:r w:rsidRPr="005A41BB">
              <w:rPr>
                <w:rStyle w:val="af"/>
                <w:color w:val="FF0000"/>
              </w:rPr>
              <w:t>Value</w:t>
            </w:r>
          </w:p>
        </w:tc>
        <w:tc>
          <w:tcPr>
            <w:tcW w:w="8080" w:type="dxa"/>
            <w:gridSpan w:val="2"/>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26" w:type="dxa"/>
            <w:tcPrChange w:id="5353" w:author="Batra, Mayank" w:date="2016-06-21T12:07:00Z">
              <w:tcPr>
                <w:tcW w:w="1526" w:type="dxa"/>
              </w:tcPr>
            </w:tcPrChange>
          </w:tcPr>
          <w:p w:rsidR="002709A2" w:rsidRPr="005A41BB" w:rsidRDefault="002709A2" w:rsidP="004B1513">
            <w:pPr>
              <w:rPr>
                <w:color w:val="FF0000"/>
              </w:rPr>
            </w:pPr>
            <w:r w:rsidRPr="005A41BB">
              <w:rPr>
                <w:color w:val="FF0000"/>
              </w:rPr>
              <w:t>0x00</w:t>
            </w:r>
          </w:p>
        </w:tc>
        <w:tc>
          <w:tcPr>
            <w:tcW w:w="8080" w:type="dxa"/>
            <w:gridSpan w:val="2"/>
            <w:tcPrChange w:id="5354" w:author="Batra, Mayank" w:date="2016-06-21T12:07:00Z">
              <w:tcPr>
                <w:tcW w:w="8080" w:type="dxa"/>
                <w:gridSpan w:val="2"/>
              </w:tcPr>
            </w:tcPrChange>
          </w:tcPr>
          <w:p w:rsidR="002709A2" w:rsidRPr="005A41BB" w:rsidRDefault="002709A2" w:rsidP="00C413F4">
            <w:pPr>
              <w:rPr>
                <w:color w:val="FF0000"/>
              </w:rPr>
            </w:pPr>
            <w:r>
              <w:rPr>
                <w:color w:val="FF0000"/>
              </w:rPr>
              <w:t>LE_</w:t>
            </w:r>
            <w:r w:rsidR="000F177E">
              <w:rPr>
                <w:color w:val="FF0000"/>
              </w:rPr>
              <w:t>Connection_Supplemental</w:t>
            </w:r>
            <w:r>
              <w:rPr>
                <w:color w:val="FF0000"/>
              </w:rPr>
              <w:t>_Request_</w:t>
            </w:r>
            <w:r w:rsidRPr="005A41BB">
              <w:rPr>
                <w:color w:val="FF0000"/>
              </w:rPr>
              <w:t>Enable command succeeded.</w:t>
            </w:r>
          </w:p>
        </w:tc>
      </w:tr>
      <w:tr w:rsidR="002709A2" w:rsidRPr="005A41BB" w:rsidTr="00C63D7F">
        <w:trPr>
          <w:cantSplit/>
        </w:trPr>
        <w:tc>
          <w:tcPr>
            <w:tcW w:w="1526" w:type="dxa"/>
            <w:tcPrChange w:id="5355" w:author="Batra, Mayank" w:date="2016-06-21T12:07:00Z">
              <w:tcPr>
                <w:tcW w:w="1526" w:type="dxa"/>
              </w:tcPr>
            </w:tcPrChange>
          </w:tcPr>
          <w:p w:rsidR="002709A2" w:rsidRPr="005A41BB" w:rsidRDefault="002709A2" w:rsidP="004B1513">
            <w:pPr>
              <w:rPr>
                <w:color w:val="FF0000"/>
              </w:rPr>
            </w:pPr>
            <w:r w:rsidRPr="005A41BB">
              <w:rPr>
                <w:color w:val="FF0000"/>
              </w:rPr>
              <w:t>0x01 – 0xFF</w:t>
            </w:r>
          </w:p>
        </w:tc>
        <w:tc>
          <w:tcPr>
            <w:tcW w:w="8080" w:type="dxa"/>
            <w:gridSpan w:val="2"/>
            <w:tcPrChange w:id="5356" w:author="Batra, Mayank" w:date="2016-06-21T12:07:00Z">
              <w:tcPr>
                <w:tcW w:w="8080" w:type="dxa"/>
                <w:gridSpan w:val="2"/>
              </w:tcPr>
            </w:tcPrChange>
          </w:tcPr>
          <w:p w:rsidR="002709A2" w:rsidRPr="005A41BB" w:rsidRDefault="002709A2" w:rsidP="00821D66">
            <w:pPr>
              <w:rPr>
                <w:color w:val="FF0000"/>
              </w:rPr>
            </w:pPr>
            <w:r>
              <w:rPr>
                <w:color w:val="FF0000"/>
              </w:rPr>
              <w:t>LE_</w:t>
            </w:r>
            <w:r w:rsidR="000F177E">
              <w:rPr>
                <w:color w:val="FF0000"/>
              </w:rPr>
              <w:t>Connection_Supplemental</w:t>
            </w:r>
            <w:r>
              <w:rPr>
                <w:color w:val="FF0000"/>
              </w:rPr>
              <w:t>_Request_</w:t>
            </w:r>
            <w:r w:rsidRPr="005A41BB">
              <w:rPr>
                <w:color w:val="FF0000"/>
              </w:rPr>
              <w:t xml:space="preserve">Enable command failed. See </w:t>
            </w:r>
            <w:ins w:id="5357" w:author="Chris Reisinger" w:date="2016-05-18T14:35:00Z">
              <w:r w:rsidR="006B3AAE" w:rsidRPr="00263E72">
                <w:rPr>
                  <w:color w:val="FF0000"/>
                  <w:lang w:val="en-GB"/>
                </w:rPr>
                <w:t xml:space="preserve">[Vol 2] </w:t>
              </w:r>
            </w:ins>
            <w:r w:rsidRPr="005A41BB">
              <w:rPr>
                <w:color w:val="FF0000"/>
              </w:rPr>
              <w:t>Part D, Error Codes for a list of error codes and descriptions.</w:t>
            </w:r>
          </w:p>
        </w:tc>
      </w:tr>
    </w:tbl>
    <w:p w:rsidR="002709A2" w:rsidRPr="005A41BB" w:rsidRDefault="002709A2" w:rsidP="002709A2">
      <w:pPr>
        <w:rPr>
          <w:color w:val="FF0000"/>
        </w:rPr>
      </w:pPr>
    </w:p>
    <w:p w:rsidR="002709A2" w:rsidRPr="005A41BB" w:rsidRDefault="002709A2" w:rsidP="00E44F48">
      <w:pPr>
        <w:outlineLvl w:val="0"/>
        <w:rPr>
          <w:rStyle w:val="af"/>
          <w:color w:val="FF0000"/>
        </w:rPr>
      </w:pPr>
      <w:r w:rsidRPr="005A41BB">
        <w:rPr>
          <w:rStyle w:val="af"/>
          <w:color w:val="FF0000"/>
        </w:rPr>
        <w:t>Event(s) Generated (unless masked away):</w:t>
      </w:r>
    </w:p>
    <w:p w:rsidR="002709A2" w:rsidRPr="002D3DFA" w:rsidRDefault="002709A2" w:rsidP="002709A2">
      <w:pPr>
        <w:rPr>
          <w:rStyle w:val="af"/>
        </w:rPr>
      </w:pPr>
      <w:r>
        <w:rPr>
          <w:color w:val="FF0000"/>
        </w:rPr>
        <w:t>When the LE_</w:t>
      </w:r>
      <w:r w:rsidR="000F177E">
        <w:rPr>
          <w:color w:val="FF0000"/>
        </w:rPr>
        <w:t>Connection_Supplemental</w:t>
      </w:r>
      <w:r w:rsidRPr="005A41BB">
        <w:rPr>
          <w:color w:val="FF0000"/>
        </w:rPr>
        <w:t>_</w:t>
      </w:r>
      <w:r>
        <w:rPr>
          <w:color w:val="FF0000"/>
        </w:rPr>
        <w:t>Request_</w:t>
      </w:r>
      <w:r w:rsidRPr="005A41BB">
        <w:rPr>
          <w:color w:val="FF0000"/>
        </w:rPr>
        <w:t xml:space="preserve">Enable command has completed, a Command Complete event shall be generated. </w:t>
      </w:r>
      <w:r w:rsidRPr="005A41BB">
        <w:rPr>
          <w:color w:val="FF0000"/>
        </w:rPr>
        <w:br/>
      </w:r>
    </w:p>
    <w:p w:rsidR="002709A2" w:rsidRPr="005A41BB" w:rsidRDefault="002709A2" w:rsidP="00E44F48">
      <w:pPr>
        <w:pStyle w:val="31"/>
      </w:pPr>
      <w:bookmarkStart w:id="5358" w:name="_Toc406154500"/>
      <w:bookmarkStart w:id="5359" w:name="_Toc435078658"/>
      <w:bookmarkStart w:id="5360" w:name="_Toc449707710"/>
      <w:bookmarkStart w:id="5361" w:name="_Toc454286450"/>
      <w:r w:rsidRPr="00511328">
        <w:rPr>
          <w:color w:val="FF0000"/>
        </w:rPr>
        <w:lastRenderedPageBreak/>
        <w:t xml:space="preserve">[NEW SECTION] </w:t>
      </w:r>
      <w:r>
        <w:t>7.8.XX+</w:t>
      </w:r>
      <w:del w:id="5362" w:author="Batra, Mayank" w:date="2016-06-21T15:19:00Z">
        <w:r w:rsidR="00FF5E77" w:rsidDel="00BA5B6B">
          <w:delText xml:space="preserve">10 </w:delText>
        </w:r>
      </w:del>
      <w:ins w:id="5363" w:author="Batra, Mayank" w:date="2016-06-21T15:19:00Z">
        <w:r w:rsidR="00BA5B6B">
          <w:t xml:space="preserve">12 </w:t>
        </w:r>
      </w:ins>
      <w:r w:rsidRPr="005A41BB">
        <w:t xml:space="preserve">LE </w:t>
      </w:r>
      <w:r w:rsidR="000F177E">
        <w:t>Connection Supplemental</w:t>
      </w:r>
      <w:r w:rsidR="000F177E" w:rsidRPr="005A41BB">
        <w:t xml:space="preserve"> </w:t>
      </w:r>
      <w:r>
        <w:t xml:space="preserve">Response </w:t>
      </w:r>
      <w:r w:rsidRPr="005A41BB">
        <w:t>Enable Command</w:t>
      </w:r>
      <w:bookmarkEnd w:id="5358"/>
      <w:bookmarkEnd w:id="5359"/>
      <w:bookmarkEnd w:id="5360"/>
      <w:bookmarkEnd w:id="53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73"/>
        <w:gridCol w:w="992"/>
        <w:gridCol w:w="2445"/>
        <w:gridCol w:w="1240"/>
        <w:tblGridChange w:id="5364">
          <w:tblGrid>
            <w:gridCol w:w="4673"/>
            <w:gridCol w:w="992"/>
            <w:gridCol w:w="2445"/>
            <w:gridCol w:w="1240"/>
          </w:tblGrid>
        </w:tblGridChange>
      </w:tblGrid>
      <w:tr w:rsidR="0083745C" w:rsidRPr="005A41BB" w:rsidTr="00C63D7F">
        <w:trPr>
          <w:cantSplit/>
          <w:tblHeader/>
        </w:trPr>
        <w:tc>
          <w:tcPr>
            <w:tcW w:w="4673" w:type="dxa"/>
            <w:shd w:val="clear" w:color="auto" w:fill="DAEEF3"/>
          </w:tcPr>
          <w:p w:rsidR="002709A2" w:rsidRPr="005344CB" w:rsidRDefault="002709A2" w:rsidP="004B1513">
            <w:pPr>
              <w:rPr>
                <w:b/>
                <w:color w:val="FF0000"/>
              </w:rPr>
            </w:pPr>
            <w:r w:rsidRPr="005344CB">
              <w:rPr>
                <w:b/>
                <w:color w:val="FF0000"/>
              </w:rPr>
              <w:t>Command</w:t>
            </w:r>
          </w:p>
        </w:tc>
        <w:tc>
          <w:tcPr>
            <w:tcW w:w="992" w:type="dxa"/>
            <w:shd w:val="clear" w:color="auto" w:fill="DAEEF3"/>
          </w:tcPr>
          <w:p w:rsidR="002709A2" w:rsidRPr="005344CB" w:rsidRDefault="002709A2" w:rsidP="004B1513">
            <w:pPr>
              <w:rPr>
                <w:b/>
                <w:color w:val="FF0000"/>
              </w:rPr>
            </w:pPr>
            <w:r w:rsidRPr="005344CB">
              <w:rPr>
                <w:b/>
                <w:color w:val="FF0000"/>
              </w:rPr>
              <w:t>OCF</w:t>
            </w:r>
          </w:p>
        </w:tc>
        <w:tc>
          <w:tcPr>
            <w:tcW w:w="2445" w:type="dxa"/>
            <w:shd w:val="clear" w:color="auto" w:fill="DAEEF3"/>
          </w:tcPr>
          <w:p w:rsidR="002709A2" w:rsidRPr="005344CB" w:rsidRDefault="002709A2" w:rsidP="004B1513">
            <w:pPr>
              <w:rPr>
                <w:b/>
                <w:color w:val="FF0000"/>
              </w:rPr>
            </w:pPr>
            <w:r w:rsidRPr="005344CB">
              <w:rPr>
                <w:b/>
                <w:color w:val="FF0000"/>
              </w:rPr>
              <w:t>Command Parameters</w:t>
            </w:r>
          </w:p>
        </w:tc>
        <w:tc>
          <w:tcPr>
            <w:tcW w:w="1240" w:type="dxa"/>
            <w:shd w:val="clear" w:color="auto" w:fill="DAEEF3"/>
          </w:tcPr>
          <w:p w:rsidR="002709A2" w:rsidRPr="005344CB" w:rsidRDefault="002709A2" w:rsidP="004B1513">
            <w:pPr>
              <w:rPr>
                <w:b/>
                <w:color w:val="FF0000"/>
              </w:rPr>
            </w:pPr>
            <w:r w:rsidRPr="005344CB">
              <w:rPr>
                <w:b/>
                <w:color w:val="FF0000"/>
              </w:rPr>
              <w:t>Return Parameters</w:t>
            </w:r>
          </w:p>
        </w:tc>
      </w:tr>
      <w:tr w:rsidR="002709A2" w:rsidRPr="005A41BB" w:rsidTr="00C63D7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5365"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4673" w:type="dxa"/>
            <w:tcPrChange w:id="5366" w:author="Batra, Mayank" w:date="2016-06-21T12:07:00Z">
              <w:tcPr>
                <w:tcW w:w="4673" w:type="dxa"/>
              </w:tcPr>
            </w:tcPrChange>
          </w:tcPr>
          <w:p w:rsidR="002709A2" w:rsidRPr="00A10179" w:rsidRDefault="002D68D8" w:rsidP="00C413F4">
            <w:pPr>
              <w:rPr>
                <w:color w:val="FF0000"/>
                <w:lang w:val="fr-FR"/>
              </w:rPr>
            </w:pPr>
            <w:r>
              <w:rPr>
                <w:color w:val="FF0000"/>
                <w:lang w:val="fr-FR"/>
              </w:rPr>
              <w:t>HCI_</w:t>
            </w:r>
            <w:r w:rsidR="002709A2" w:rsidRPr="00A10179">
              <w:rPr>
                <w:color w:val="FF0000"/>
                <w:lang w:val="fr-FR"/>
              </w:rPr>
              <w:t>LE</w:t>
            </w:r>
            <w:r>
              <w:rPr>
                <w:color w:val="FF0000"/>
                <w:lang w:val="fr-FR"/>
              </w:rPr>
              <w:t>_</w:t>
            </w:r>
            <w:r w:rsidR="000F177E">
              <w:rPr>
                <w:color w:val="FF0000"/>
                <w:lang w:val="fr-FR"/>
              </w:rPr>
              <w:t>Connection_Supplemental</w:t>
            </w:r>
            <w:r>
              <w:rPr>
                <w:color w:val="FF0000"/>
                <w:lang w:val="fr-FR"/>
              </w:rPr>
              <w:t>_Response_</w:t>
            </w:r>
            <w:r w:rsidR="002709A2" w:rsidRPr="00A10179">
              <w:rPr>
                <w:color w:val="FF0000"/>
                <w:lang w:val="fr-FR"/>
              </w:rPr>
              <w:t>Enable</w:t>
            </w:r>
          </w:p>
        </w:tc>
        <w:tc>
          <w:tcPr>
            <w:tcW w:w="992" w:type="dxa"/>
            <w:tcPrChange w:id="5367" w:author="Batra, Mayank" w:date="2016-06-21T12:07:00Z">
              <w:tcPr>
                <w:tcW w:w="992" w:type="dxa"/>
              </w:tcPr>
            </w:tcPrChange>
          </w:tcPr>
          <w:p w:rsidR="002709A2" w:rsidRPr="005A41BB" w:rsidRDefault="002709A2" w:rsidP="004B1513">
            <w:pPr>
              <w:rPr>
                <w:color w:val="FF0000"/>
              </w:rPr>
            </w:pPr>
            <w:r w:rsidRPr="005A41BB">
              <w:rPr>
                <w:color w:val="FF0000"/>
              </w:rPr>
              <w:t>TBD</w:t>
            </w:r>
          </w:p>
        </w:tc>
        <w:tc>
          <w:tcPr>
            <w:tcW w:w="2445" w:type="dxa"/>
            <w:tcPrChange w:id="5368" w:author="Batra, Mayank" w:date="2016-06-21T12:07:00Z">
              <w:tcPr>
                <w:tcW w:w="2445" w:type="dxa"/>
              </w:tcPr>
            </w:tcPrChange>
          </w:tcPr>
          <w:p w:rsidR="002709A2" w:rsidRPr="00E72663" w:rsidRDefault="002709A2" w:rsidP="004B1513">
            <w:pPr>
              <w:rPr>
                <w:color w:val="FF0000"/>
              </w:rPr>
            </w:pPr>
            <w:r w:rsidRPr="00E72663">
              <w:rPr>
                <w:color w:val="FF0000"/>
              </w:rPr>
              <w:t>Connection_Handle,</w:t>
            </w:r>
          </w:p>
          <w:p w:rsidR="002709A2" w:rsidRPr="00E72663" w:rsidRDefault="002709A2" w:rsidP="004B1513">
            <w:pPr>
              <w:rPr>
                <w:color w:val="FF0000"/>
              </w:rPr>
            </w:pPr>
            <w:r w:rsidRPr="00E72663">
              <w:rPr>
                <w:color w:val="FF0000"/>
              </w:rPr>
              <w:t>Enable</w:t>
            </w:r>
          </w:p>
        </w:tc>
        <w:tc>
          <w:tcPr>
            <w:tcW w:w="1240" w:type="dxa"/>
            <w:tcPrChange w:id="5369" w:author="Batra, Mayank" w:date="2016-06-21T12:07:00Z">
              <w:tcPr>
                <w:tcW w:w="1240" w:type="dxa"/>
              </w:tcPr>
            </w:tcPrChange>
          </w:tcPr>
          <w:p w:rsidR="002709A2" w:rsidRPr="005A41BB" w:rsidRDefault="002709A2" w:rsidP="004B1513">
            <w:pPr>
              <w:rPr>
                <w:color w:val="FF0000"/>
              </w:rPr>
            </w:pPr>
            <w:r w:rsidRPr="005A41BB">
              <w:rPr>
                <w:color w:val="FF0000"/>
              </w:rPr>
              <w:t>Status</w:t>
            </w:r>
          </w:p>
        </w:tc>
      </w:tr>
    </w:tbl>
    <w:p w:rsidR="002709A2" w:rsidRPr="005A41BB" w:rsidRDefault="002709A2" w:rsidP="002709A2">
      <w:pPr>
        <w:rPr>
          <w:color w:val="FF0000"/>
        </w:rPr>
      </w:pPr>
    </w:p>
    <w:p w:rsidR="002709A2" w:rsidRPr="005A41BB" w:rsidRDefault="002709A2" w:rsidP="00E44F48">
      <w:pPr>
        <w:outlineLvl w:val="0"/>
        <w:rPr>
          <w:rStyle w:val="af"/>
          <w:color w:val="FF0000"/>
        </w:rPr>
      </w:pPr>
      <w:r w:rsidRPr="005A41BB">
        <w:rPr>
          <w:rStyle w:val="af"/>
          <w:color w:val="FF0000"/>
        </w:rPr>
        <w:t>Description:</w:t>
      </w:r>
    </w:p>
    <w:p w:rsidR="00027E5A" w:rsidRDefault="002709A2" w:rsidP="002709A2">
      <w:pPr>
        <w:rPr>
          <w:color w:val="FF0000"/>
        </w:rPr>
      </w:pPr>
      <w:r w:rsidRPr="005A41BB">
        <w:rPr>
          <w:color w:val="FF0000"/>
        </w:rPr>
        <w:t>The LE</w:t>
      </w:r>
      <w:r w:rsidR="002D68D8">
        <w:rPr>
          <w:color w:val="FF0000"/>
        </w:rPr>
        <w:t>_</w:t>
      </w:r>
      <w:r w:rsidR="000F177E">
        <w:rPr>
          <w:color w:val="FF0000"/>
        </w:rPr>
        <w:t>Connection_Supplemental</w:t>
      </w:r>
      <w:r w:rsidR="002D68D8">
        <w:rPr>
          <w:color w:val="FF0000"/>
        </w:rPr>
        <w:t>_Response_</w:t>
      </w:r>
      <w:r w:rsidRPr="005A41BB">
        <w:rPr>
          <w:color w:val="FF0000"/>
        </w:rPr>
        <w:t>Enable command is used to</w:t>
      </w:r>
      <w:r>
        <w:rPr>
          <w:color w:val="FF0000"/>
        </w:rPr>
        <w:t xml:space="preserve"> </w:t>
      </w:r>
      <w:r w:rsidR="009B0C87">
        <w:rPr>
          <w:color w:val="FF0000"/>
        </w:rPr>
        <w:t xml:space="preserve">request </w:t>
      </w:r>
      <w:r>
        <w:rPr>
          <w:color w:val="FF0000"/>
        </w:rPr>
        <w:t>the Controller to respond to LL_</w:t>
      </w:r>
      <w:r w:rsidR="00784988">
        <w:rPr>
          <w:color w:val="FF0000"/>
        </w:rPr>
        <w:t>SUPPLEMENTAL</w:t>
      </w:r>
      <w:r>
        <w:rPr>
          <w:color w:val="FF0000"/>
        </w:rPr>
        <w:t>_REQ PDUs with LL_</w:t>
      </w:r>
      <w:r w:rsidR="00784988">
        <w:rPr>
          <w:color w:val="FF0000"/>
        </w:rPr>
        <w:t>SUPPLEMENTAL</w:t>
      </w:r>
      <w:r>
        <w:rPr>
          <w:color w:val="FF0000"/>
        </w:rPr>
        <w:t>_RSP PDUs on the specified connection.</w:t>
      </w:r>
    </w:p>
    <w:p w:rsidR="00674AD1" w:rsidRDefault="00674AD1" w:rsidP="00674AD1">
      <w:pPr>
        <w:rPr>
          <w:ins w:id="5370" w:author="Clive D.W. Feather" w:date="2016-05-05T14:43:00Z"/>
          <w:color w:val="FF0000"/>
        </w:rPr>
      </w:pPr>
      <w:ins w:id="5371" w:author="Clive D.W. Feather" w:date="2016-05-05T14:43:00Z">
        <w:r>
          <w:rPr>
            <w:color w:val="FF0000"/>
          </w:rPr>
          <w:t xml:space="preserve">If the </w:t>
        </w:r>
        <w:commentRangeStart w:id="5372"/>
        <w:del w:id="5373" w:author="Chris Reisinger" w:date="2016-05-18T14:10:00Z">
          <w:r w:rsidDel="00C461B7">
            <w:rPr>
              <w:color w:val="FF0000"/>
            </w:rPr>
            <w:delText>h</w:delText>
          </w:r>
        </w:del>
      </w:ins>
      <w:ins w:id="5374" w:author="Chris Reisinger" w:date="2016-05-18T14:10:00Z">
        <w:r w:rsidR="00C461B7">
          <w:rPr>
            <w:color w:val="FF0000"/>
          </w:rPr>
          <w:t>H</w:t>
        </w:r>
      </w:ins>
      <w:ins w:id="5375" w:author="Clive D.W. Feather" w:date="2016-05-05T14:43:00Z">
        <w:r>
          <w:rPr>
            <w:color w:val="FF0000"/>
          </w:rPr>
          <w:t xml:space="preserve">ost </w:t>
        </w:r>
      </w:ins>
      <w:commentRangeEnd w:id="5372"/>
      <w:r w:rsidR="00C461B7">
        <w:rPr>
          <w:rStyle w:val="aff1"/>
        </w:rPr>
        <w:commentReference w:id="5372"/>
      </w:r>
      <w:ins w:id="5376" w:author="Clive D.W. Feather" w:date="2016-05-05T14:43:00Z">
        <w:r>
          <w:rPr>
            <w:color w:val="FF0000"/>
          </w:rPr>
          <w:t>issues this command before issuing the LE Set Connection Supplemental Transmit Parameters command at least once on the connection, the Controller shall return the error code Command Disallowed (0x0C).</w:t>
        </w:r>
        <w:r w:rsidRPr="0074566C">
          <w:rPr>
            <w:color w:val="FF0000"/>
          </w:rPr>
          <w:t xml:space="preserve"> </w:t>
        </w:r>
      </w:ins>
    </w:p>
    <w:p w:rsidR="00027E5A" w:rsidRDefault="00674AD1" w:rsidP="00027E5A">
      <w:pPr>
        <w:rPr>
          <w:color w:val="FF0000"/>
        </w:rPr>
      </w:pPr>
      <w:ins w:id="5377" w:author="Clive D.W. Feather" w:date="2016-05-05T14:43:00Z">
        <w:r>
          <w:rPr>
            <w:color w:val="FF0000"/>
          </w:rPr>
          <w:t xml:space="preserve">If the </w:t>
        </w:r>
        <w:commentRangeStart w:id="5378"/>
        <w:del w:id="5379" w:author="Chris Reisinger" w:date="2016-05-18T14:10:00Z">
          <w:r w:rsidDel="00C461B7">
            <w:rPr>
              <w:color w:val="FF0000"/>
            </w:rPr>
            <w:delText>h</w:delText>
          </w:r>
        </w:del>
      </w:ins>
      <w:ins w:id="5380" w:author="Chris Reisinger" w:date="2016-05-18T14:10:00Z">
        <w:r w:rsidR="00C461B7">
          <w:rPr>
            <w:color w:val="FF0000"/>
          </w:rPr>
          <w:t>H</w:t>
        </w:r>
      </w:ins>
      <w:ins w:id="5381" w:author="Clive D.W. Feather" w:date="2016-05-05T14:43:00Z">
        <w:r>
          <w:rPr>
            <w:color w:val="FF0000"/>
          </w:rPr>
          <w:t xml:space="preserve">ost </w:t>
        </w:r>
      </w:ins>
      <w:commentRangeEnd w:id="5378"/>
      <w:r w:rsidR="00C461B7">
        <w:rPr>
          <w:rStyle w:val="aff1"/>
        </w:rPr>
        <w:commentReference w:id="5378"/>
      </w:r>
      <w:ins w:id="5382" w:author="Clive D.W. Feather" w:date="2016-05-05T14:43:00Z">
        <w:r>
          <w:rPr>
            <w:color w:val="FF0000"/>
          </w:rPr>
          <w:t>issues</w:t>
        </w:r>
      </w:ins>
      <w:ins w:id="5383" w:author="Clive D.W. Feather" w:date="2016-05-05T14:44:00Z">
        <w:r>
          <w:rPr>
            <w:color w:val="FF0000"/>
          </w:rPr>
          <w:t xml:space="preserve"> </w:t>
        </w:r>
      </w:ins>
      <w:del w:id="5384" w:author="Clive D.W. Feather" w:date="2016-05-05T14:44:00Z">
        <w:r w:rsidR="00027E5A" w:rsidDel="00674AD1">
          <w:rPr>
            <w:color w:val="FF0000"/>
          </w:rPr>
          <w:delText xml:space="preserve">This </w:delText>
        </w:r>
      </w:del>
      <w:ins w:id="5385" w:author="Clive D.W. Feather" w:date="2016-05-05T14:44:00Z">
        <w:r>
          <w:rPr>
            <w:color w:val="FF0000"/>
          </w:rPr>
          <w:t xml:space="preserve">this </w:t>
        </w:r>
      </w:ins>
      <w:r w:rsidR="00027E5A">
        <w:rPr>
          <w:color w:val="FF0000"/>
        </w:rPr>
        <w:t xml:space="preserve">command </w:t>
      </w:r>
      <w:del w:id="5386" w:author="Clive D.W. Feather" w:date="2016-05-05T14:44:00Z">
        <w:r w:rsidR="00027E5A" w:rsidDel="00674AD1">
          <w:rPr>
            <w:color w:val="FF0000"/>
          </w:rPr>
          <w:delText xml:space="preserve">shall only be issued </w:delText>
        </w:r>
      </w:del>
      <w:r w:rsidR="00027E5A">
        <w:rPr>
          <w:color w:val="FF0000"/>
        </w:rPr>
        <w:t xml:space="preserve">when the transmitter PHY for the connection is </w:t>
      </w:r>
      <w:del w:id="5387" w:author="Clive D.W. Feather" w:date="2016-05-05T14:44:00Z">
        <w:r w:rsidR="007A2C5D" w:rsidDel="00674AD1">
          <w:rPr>
            <w:color w:val="FF0000"/>
          </w:rPr>
          <w:delText xml:space="preserve">an </w:delText>
        </w:r>
      </w:del>
      <w:ins w:id="5388" w:author="Clive D.W. Feather" w:date="2016-05-05T14:44:00Z">
        <w:r>
          <w:rPr>
            <w:color w:val="FF0000"/>
          </w:rPr>
          <w:t xml:space="preserve">the </w:t>
        </w:r>
      </w:ins>
      <w:r w:rsidR="007A2C5D">
        <w:rPr>
          <w:color w:val="FF0000"/>
        </w:rPr>
        <w:t xml:space="preserve">LE </w:t>
      </w:r>
      <w:del w:id="5389" w:author="Clive D.W. Feather" w:date="2016-05-05T14:44:00Z">
        <w:r w:rsidR="007A2C5D" w:rsidDel="00674AD1">
          <w:rPr>
            <w:color w:val="FF0000"/>
          </w:rPr>
          <w:delText xml:space="preserve">Uncoded </w:delText>
        </w:r>
      </w:del>
      <w:ins w:id="5390" w:author="Clive D.W. Feather" w:date="2016-05-05T14:44:00Z">
        <w:r>
          <w:rPr>
            <w:color w:val="FF0000"/>
          </w:rPr>
          <w:t xml:space="preserve">Coded </w:t>
        </w:r>
      </w:ins>
      <w:r w:rsidR="007A2C5D">
        <w:rPr>
          <w:color w:val="FF0000"/>
        </w:rPr>
        <w:t>PHY</w:t>
      </w:r>
      <w:ins w:id="5391" w:author="Clive D.W. Feather" w:date="2016-05-05T14:44:00Z">
        <w:r>
          <w:rPr>
            <w:color w:val="FF0000"/>
          </w:rPr>
          <w:t>,</w:t>
        </w:r>
      </w:ins>
      <w:del w:id="5392" w:author="Clive D.W. Feather" w:date="2016-05-05T14:44:00Z">
        <w:r w:rsidR="00027E5A" w:rsidDel="00674AD1">
          <w:rPr>
            <w:color w:val="FF0000"/>
          </w:rPr>
          <w:delText>; otherwise</w:delText>
        </w:r>
      </w:del>
      <w:r w:rsidR="00027E5A">
        <w:rPr>
          <w:color w:val="FF0000"/>
        </w:rPr>
        <w:t xml:space="preserve"> the Controller shall return the </w:t>
      </w:r>
      <w:ins w:id="5393" w:author="Clive D.W. Feather" w:date="2016-05-05T14:44:00Z">
        <w:r>
          <w:rPr>
            <w:color w:val="FF0000"/>
          </w:rPr>
          <w:t xml:space="preserve">error code </w:t>
        </w:r>
      </w:ins>
      <w:r w:rsidR="00027E5A">
        <w:rPr>
          <w:color w:val="FF0000"/>
        </w:rPr>
        <w:t>Command Disallowed (0x0C)</w:t>
      </w:r>
      <w:del w:id="5394" w:author="Clive D.W. Feather" w:date="2016-05-05T14:44:00Z">
        <w:r w:rsidR="00027E5A" w:rsidDel="00674AD1">
          <w:rPr>
            <w:color w:val="FF0000"/>
          </w:rPr>
          <w:delText xml:space="preserve"> error code</w:delText>
        </w:r>
      </w:del>
      <w:r w:rsidR="00027E5A">
        <w:rPr>
          <w:color w:val="FF0000"/>
        </w:rPr>
        <w:t>.</w:t>
      </w:r>
    </w:p>
    <w:p w:rsidR="002709A2" w:rsidRPr="005A41BB" w:rsidRDefault="00027E5A" w:rsidP="00027E5A">
      <w:pPr>
        <w:rPr>
          <w:color w:val="FF0000"/>
        </w:rPr>
      </w:pPr>
      <w:r>
        <w:rPr>
          <w:color w:val="FF0000"/>
        </w:rPr>
        <w:t xml:space="preserve">If the transmitter PHY for the connection changes to the LE Coded PHY then the Controller shall automatically disable PHY Supplemental </w:t>
      </w:r>
      <w:r w:rsidR="00C61C0D">
        <w:rPr>
          <w:color w:val="FF0000"/>
        </w:rPr>
        <w:t>responses</w:t>
      </w:r>
      <w:r>
        <w:rPr>
          <w:color w:val="FF0000"/>
        </w:rPr>
        <w:t>.</w:t>
      </w:r>
    </w:p>
    <w:p w:rsidR="002709A2" w:rsidRPr="005A41BB" w:rsidRDefault="002709A2" w:rsidP="002709A2">
      <w:pPr>
        <w:rPr>
          <w:color w:val="FF0000"/>
        </w:rPr>
      </w:pPr>
    </w:p>
    <w:p w:rsidR="002709A2" w:rsidRPr="005A41BB" w:rsidRDefault="002709A2" w:rsidP="00E44F48">
      <w:pPr>
        <w:outlineLvl w:val="0"/>
        <w:rPr>
          <w:rStyle w:val="af"/>
          <w:color w:val="FF0000"/>
        </w:rPr>
      </w:pPr>
      <w:r w:rsidRPr="005A41BB">
        <w:rPr>
          <w:rStyle w:val="af"/>
          <w:color w:val="FF0000"/>
        </w:rPr>
        <w:t>Command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39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396">
          <w:tblGrid>
            <w:gridCol w:w="1526"/>
            <w:gridCol w:w="854"/>
            <w:gridCol w:w="7226"/>
          </w:tblGrid>
        </w:tblGridChange>
      </w:tblGrid>
      <w:tr w:rsidR="002709A2" w:rsidRPr="005A41BB" w:rsidTr="00C63D7F">
        <w:trPr>
          <w:cantSplit/>
        </w:trPr>
        <w:tc>
          <w:tcPr>
            <w:tcW w:w="2380" w:type="dxa"/>
            <w:gridSpan w:val="2"/>
            <w:tcBorders>
              <w:top w:val="nil"/>
              <w:left w:val="nil"/>
              <w:bottom w:val="single" w:sz="4" w:space="0" w:color="auto"/>
              <w:right w:val="nil"/>
            </w:tcBorders>
            <w:tcPrChange w:id="5397" w:author="Batra, Mayank" w:date="2016-06-21T12:07:00Z">
              <w:tcPr>
                <w:tcW w:w="2380"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Connection_Handle:</w:t>
            </w:r>
          </w:p>
        </w:tc>
        <w:tc>
          <w:tcPr>
            <w:tcW w:w="7226" w:type="dxa"/>
            <w:tcBorders>
              <w:top w:val="nil"/>
              <w:left w:val="nil"/>
              <w:bottom w:val="single" w:sz="4" w:space="0" w:color="auto"/>
              <w:right w:val="nil"/>
            </w:tcBorders>
            <w:tcPrChange w:id="5398" w:author="Batra, Mayank" w:date="2016-06-21T12:07:00Z">
              <w:tcPr>
                <w:tcW w:w="7226"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2</w:t>
            </w:r>
            <w:r w:rsidRPr="00791FF6">
              <w:rPr>
                <w:i/>
                <w:color w:val="FF0000"/>
              </w:rPr>
              <w:t xml:space="preserve"> Octet</w:t>
            </w:r>
            <w:r>
              <w:rPr>
                <w:i/>
                <w:color w:val="FF0000"/>
              </w:rPr>
              <w:t>s (12 bits meaningful)</w:t>
            </w:r>
          </w:p>
        </w:tc>
      </w:tr>
      <w:tr w:rsidR="0083745C" w:rsidRPr="005A41BB" w:rsidTr="00C63D7F">
        <w:trPr>
          <w:cantSplit/>
        </w:trPr>
        <w:tc>
          <w:tcPr>
            <w:tcW w:w="1526" w:type="dxa"/>
            <w:tcBorders>
              <w:top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t>Value</w:t>
            </w:r>
          </w:p>
        </w:tc>
        <w:tc>
          <w:tcPr>
            <w:tcW w:w="8080" w:type="dxa"/>
            <w:gridSpan w:val="2"/>
            <w:tcBorders>
              <w:top w:val="single" w:sz="4" w:space="0" w:color="auto"/>
            </w:tcBorders>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26" w:type="dxa"/>
            <w:tcPrChange w:id="5399" w:author="Batra, Mayank" w:date="2016-06-21T12:07:00Z">
              <w:tcPr>
                <w:tcW w:w="1526" w:type="dxa"/>
              </w:tcPr>
            </w:tcPrChange>
          </w:tcPr>
          <w:p w:rsidR="002709A2" w:rsidRPr="005A41BB" w:rsidRDefault="002709A2" w:rsidP="004B1513">
            <w:pPr>
              <w:rPr>
                <w:color w:val="FF0000"/>
              </w:rPr>
            </w:pPr>
            <w:r>
              <w:rPr>
                <w:color w:val="FF0000"/>
              </w:rPr>
              <w:t>0xXXXX</w:t>
            </w:r>
          </w:p>
        </w:tc>
        <w:tc>
          <w:tcPr>
            <w:tcW w:w="8080" w:type="dxa"/>
            <w:gridSpan w:val="2"/>
            <w:tcPrChange w:id="5400" w:author="Batra, Mayank" w:date="2016-06-21T12:07:00Z">
              <w:tcPr>
                <w:tcW w:w="8080" w:type="dxa"/>
                <w:gridSpan w:val="2"/>
              </w:tcPr>
            </w:tcPrChange>
          </w:tcPr>
          <w:p w:rsidR="002709A2" w:rsidRPr="005371AF" w:rsidRDefault="002709A2" w:rsidP="004B1513">
            <w:pPr>
              <w:rPr>
                <w:color w:val="FF0000"/>
              </w:rPr>
            </w:pPr>
            <w:r w:rsidRPr="005371AF">
              <w:rPr>
                <w:color w:val="FF0000"/>
              </w:rPr>
              <w:t xml:space="preserve">Connection_Handle </w:t>
            </w:r>
          </w:p>
          <w:p w:rsidR="002709A2" w:rsidRPr="005A41BB" w:rsidRDefault="002709A2" w:rsidP="004B1513">
            <w:pPr>
              <w:rPr>
                <w:color w:val="FF0000"/>
              </w:rPr>
            </w:pPr>
            <w:r w:rsidRPr="005371AF">
              <w:rPr>
                <w:color w:val="FF0000"/>
              </w:rPr>
              <w:t>Range 0x0000</w:t>
            </w:r>
            <w:r>
              <w:rPr>
                <w:color w:val="FF0000"/>
              </w:rPr>
              <w:t xml:space="preserve"> </w:t>
            </w:r>
            <w:r w:rsidRPr="005A41BB">
              <w:rPr>
                <w:color w:val="FF0000"/>
              </w:rPr>
              <w:t>–</w:t>
            </w:r>
            <w:r>
              <w:rPr>
                <w:color w:val="FF0000"/>
              </w:rPr>
              <w:t xml:space="preserve"> </w:t>
            </w:r>
            <w:r w:rsidRPr="005371AF">
              <w:rPr>
                <w:color w:val="FF0000"/>
              </w:rPr>
              <w:t>0x0EFF (0x0F00 – 0x0FFF Reserved for</w:t>
            </w:r>
            <w:r>
              <w:rPr>
                <w:color w:val="FF0000"/>
              </w:rPr>
              <w:t xml:space="preserve"> </w:t>
            </w:r>
            <w:r w:rsidRPr="005371AF">
              <w:rPr>
                <w:color w:val="FF0000"/>
              </w:rPr>
              <w:t>future use)</w:t>
            </w:r>
          </w:p>
        </w:tc>
      </w:tr>
    </w:tbl>
    <w:p w:rsidR="002709A2" w:rsidRDefault="002709A2" w:rsidP="002709A2">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401"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402">
          <w:tblGrid>
            <w:gridCol w:w="1526"/>
            <w:gridCol w:w="854"/>
            <w:gridCol w:w="7226"/>
          </w:tblGrid>
        </w:tblGridChange>
      </w:tblGrid>
      <w:tr w:rsidR="002709A2" w:rsidRPr="005A41BB" w:rsidTr="00C63D7F">
        <w:trPr>
          <w:cantSplit/>
        </w:trPr>
        <w:tc>
          <w:tcPr>
            <w:tcW w:w="2380" w:type="dxa"/>
            <w:gridSpan w:val="2"/>
            <w:tcBorders>
              <w:top w:val="nil"/>
              <w:left w:val="nil"/>
              <w:bottom w:val="single" w:sz="4" w:space="0" w:color="auto"/>
              <w:right w:val="nil"/>
            </w:tcBorders>
            <w:tcPrChange w:id="5403" w:author="Batra, Mayank" w:date="2016-06-21T12:07:00Z">
              <w:tcPr>
                <w:tcW w:w="2380"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Enable:</w:t>
            </w:r>
          </w:p>
        </w:tc>
        <w:tc>
          <w:tcPr>
            <w:tcW w:w="7226" w:type="dxa"/>
            <w:tcBorders>
              <w:top w:val="nil"/>
              <w:left w:val="nil"/>
              <w:bottom w:val="single" w:sz="4" w:space="0" w:color="auto"/>
              <w:right w:val="nil"/>
            </w:tcBorders>
            <w:tcPrChange w:id="5404" w:author="Batra, Mayank" w:date="2016-06-21T12:07:00Z">
              <w:tcPr>
                <w:tcW w:w="7226"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2709A2" w:rsidRPr="005A41BB" w:rsidRDefault="001C283C" w:rsidP="004B1513">
            <w:pPr>
              <w:rPr>
                <w:rStyle w:val="af"/>
                <w:color w:val="FF0000"/>
              </w:rPr>
            </w:pPr>
            <w:r>
              <w:rPr>
                <w:rStyle w:val="af"/>
                <w:color w:val="FF0000"/>
              </w:rPr>
              <w:t>Bit number</w:t>
            </w:r>
          </w:p>
        </w:tc>
        <w:tc>
          <w:tcPr>
            <w:tcW w:w="8080" w:type="dxa"/>
            <w:gridSpan w:val="2"/>
            <w:shd w:val="clear" w:color="auto" w:fill="DAEEF3"/>
          </w:tcPr>
          <w:p w:rsidR="002709A2" w:rsidRPr="005A41BB" w:rsidRDefault="001C283C" w:rsidP="004B1513">
            <w:pPr>
              <w:rPr>
                <w:rStyle w:val="af"/>
                <w:color w:val="FF0000"/>
              </w:rPr>
            </w:pPr>
            <w:r>
              <w:rPr>
                <w:rStyle w:val="af"/>
                <w:color w:val="FF0000"/>
              </w:rPr>
              <w:t>Meaning</w:t>
            </w:r>
          </w:p>
        </w:tc>
      </w:tr>
      <w:tr w:rsidR="002709A2" w:rsidRPr="005A41BB" w:rsidTr="00C63D7F">
        <w:trPr>
          <w:cantSplit/>
        </w:trPr>
        <w:tc>
          <w:tcPr>
            <w:tcW w:w="1526" w:type="dxa"/>
            <w:tcPrChange w:id="5405" w:author="Batra, Mayank" w:date="2016-06-21T12:07:00Z">
              <w:tcPr>
                <w:tcW w:w="1526" w:type="dxa"/>
              </w:tcPr>
            </w:tcPrChange>
          </w:tcPr>
          <w:p w:rsidR="002709A2" w:rsidRPr="005A41BB" w:rsidRDefault="001C283C" w:rsidP="004B1513">
            <w:pPr>
              <w:rPr>
                <w:color w:val="FF0000"/>
              </w:rPr>
            </w:pPr>
            <w:r>
              <w:rPr>
                <w:color w:val="FF0000"/>
              </w:rPr>
              <w:t>0</w:t>
            </w:r>
          </w:p>
        </w:tc>
        <w:tc>
          <w:tcPr>
            <w:tcW w:w="8080" w:type="dxa"/>
            <w:gridSpan w:val="2"/>
            <w:tcPrChange w:id="5406" w:author="Batra, Mayank" w:date="2016-06-21T12:07:00Z">
              <w:tcPr>
                <w:tcW w:w="8080" w:type="dxa"/>
                <w:gridSpan w:val="2"/>
              </w:tcPr>
            </w:tcPrChange>
          </w:tcPr>
          <w:p w:rsidR="001C283C" w:rsidRPr="005A41BB" w:rsidRDefault="008C5EE2" w:rsidP="00C8111D">
            <w:pPr>
              <w:rPr>
                <w:color w:val="FF0000"/>
              </w:rPr>
            </w:pPr>
            <w:r>
              <w:rPr>
                <w:color w:val="FF0000"/>
              </w:rPr>
              <w:t>E</w:t>
            </w:r>
            <w:r w:rsidR="001C283C">
              <w:rPr>
                <w:color w:val="FF0000"/>
              </w:rPr>
              <w:t>nable AoA Supplemental Response</w:t>
            </w:r>
          </w:p>
        </w:tc>
      </w:tr>
      <w:tr w:rsidR="002709A2" w:rsidRPr="005A41BB" w:rsidTr="00C63D7F">
        <w:trPr>
          <w:cantSplit/>
        </w:trPr>
        <w:tc>
          <w:tcPr>
            <w:tcW w:w="1526" w:type="dxa"/>
            <w:tcPrChange w:id="5407" w:author="Batra, Mayank" w:date="2016-06-21T12:07:00Z">
              <w:tcPr>
                <w:tcW w:w="1526" w:type="dxa"/>
              </w:tcPr>
            </w:tcPrChange>
          </w:tcPr>
          <w:p w:rsidR="002709A2" w:rsidRPr="005A41BB" w:rsidRDefault="001C283C" w:rsidP="004B1513">
            <w:pPr>
              <w:rPr>
                <w:color w:val="FF0000"/>
              </w:rPr>
            </w:pPr>
            <w:r>
              <w:rPr>
                <w:color w:val="FF0000"/>
              </w:rPr>
              <w:t>1</w:t>
            </w:r>
          </w:p>
        </w:tc>
        <w:tc>
          <w:tcPr>
            <w:tcW w:w="8080" w:type="dxa"/>
            <w:gridSpan w:val="2"/>
            <w:tcPrChange w:id="5408" w:author="Batra, Mayank" w:date="2016-06-21T12:07:00Z">
              <w:tcPr>
                <w:tcW w:w="8080" w:type="dxa"/>
                <w:gridSpan w:val="2"/>
              </w:tcPr>
            </w:tcPrChange>
          </w:tcPr>
          <w:p w:rsidR="001C283C" w:rsidRPr="005A41BB" w:rsidRDefault="008C5EE2">
            <w:pPr>
              <w:rPr>
                <w:color w:val="FF0000"/>
              </w:rPr>
            </w:pPr>
            <w:r>
              <w:rPr>
                <w:color w:val="FF0000"/>
              </w:rPr>
              <w:t>E</w:t>
            </w:r>
            <w:r w:rsidR="001C283C">
              <w:rPr>
                <w:color w:val="FF0000"/>
              </w:rPr>
              <w:t>nable AoD Supplemental with 1 µs slots Response</w:t>
            </w:r>
          </w:p>
        </w:tc>
      </w:tr>
      <w:tr w:rsidR="001C283C" w:rsidRPr="005A41BB" w:rsidTr="00C63D7F">
        <w:trPr>
          <w:cantSplit/>
        </w:trPr>
        <w:tc>
          <w:tcPr>
            <w:tcW w:w="1526" w:type="dxa"/>
            <w:tcPrChange w:id="5409" w:author="Batra, Mayank" w:date="2016-06-21T12:07:00Z">
              <w:tcPr>
                <w:tcW w:w="1526" w:type="dxa"/>
              </w:tcPr>
            </w:tcPrChange>
          </w:tcPr>
          <w:p w:rsidR="001C283C" w:rsidRPr="005A41BB" w:rsidRDefault="001C283C" w:rsidP="004B1513">
            <w:pPr>
              <w:rPr>
                <w:color w:val="FF0000"/>
              </w:rPr>
            </w:pPr>
            <w:r>
              <w:rPr>
                <w:color w:val="FF0000"/>
              </w:rPr>
              <w:t>2</w:t>
            </w:r>
          </w:p>
        </w:tc>
        <w:tc>
          <w:tcPr>
            <w:tcW w:w="8080" w:type="dxa"/>
            <w:gridSpan w:val="2"/>
            <w:tcPrChange w:id="5410" w:author="Batra, Mayank" w:date="2016-06-21T12:07:00Z">
              <w:tcPr>
                <w:tcW w:w="8080" w:type="dxa"/>
                <w:gridSpan w:val="2"/>
              </w:tcPr>
            </w:tcPrChange>
          </w:tcPr>
          <w:p w:rsidR="001C283C" w:rsidRPr="005A41BB" w:rsidRDefault="008C5EE2">
            <w:pPr>
              <w:rPr>
                <w:color w:val="FF0000"/>
              </w:rPr>
            </w:pPr>
            <w:r>
              <w:rPr>
                <w:color w:val="FF0000"/>
              </w:rPr>
              <w:t>E</w:t>
            </w:r>
            <w:r w:rsidR="001C283C">
              <w:rPr>
                <w:color w:val="FF0000"/>
              </w:rPr>
              <w:t>nable AoD Supplemental with 2 µs slots Response</w:t>
            </w:r>
          </w:p>
        </w:tc>
      </w:tr>
      <w:tr w:rsidR="002709A2" w:rsidRPr="005A41BB" w:rsidTr="00C63D7F">
        <w:trPr>
          <w:cantSplit/>
        </w:trPr>
        <w:tc>
          <w:tcPr>
            <w:tcW w:w="1526" w:type="dxa"/>
            <w:tcPrChange w:id="5411" w:author="Batra, Mayank" w:date="2016-06-21T12:07:00Z">
              <w:tcPr>
                <w:tcW w:w="1526" w:type="dxa"/>
              </w:tcPr>
            </w:tcPrChange>
          </w:tcPr>
          <w:p w:rsidR="002709A2" w:rsidRPr="005A41BB" w:rsidRDefault="001C283C">
            <w:pPr>
              <w:rPr>
                <w:color w:val="FF0000"/>
              </w:rPr>
            </w:pPr>
            <w:del w:id="5412" w:author="Clive D.W. Feather" w:date="2016-05-05T14:45:00Z">
              <w:r w:rsidDel="00410D6E">
                <w:rPr>
                  <w:color w:val="FF0000"/>
                </w:rPr>
                <w:delText>3 – 7</w:delText>
              </w:r>
            </w:del>
            <w:ins w:id="5413" w:author="Clive D.W. Feather" w:date="2016-05-05T14:45:00Z">
              <w:r w:rsidR="00410D6E">
                <w:rPr>
                  <w:color w:val="FF0000"/>
                </w:rPr>
                <w:t>All other bits</w:t>
              </w:r>
            </w:ins>
          </w:p>
        </w:tc>
        <w:tc>
          <w:tcPr>
            <w:tcW w:w="8080" w:type="dxa"/>
            <w:gridSpan w:val="2"/>
            <w:tcPrChange w:id="5414" w:author="Batra, Mayank" w:date="2016-06-21T12:07:00Z">
              <w:tcPr>
                <w:tcW w:w="8080" w:type="dxa"/>
                <w:gridSpan w:val="2"/>
              </w:tcPr>
            </w:tcPrChange>
          </w:tcPr>
          <w:p w:rsidR="002709A2" w:rsidRPr="005A41BB" w:rsidRDefault="002709A2" w:rsidP="004B1513">
            <w:pPr>
              <w:rPr>
                <w:color w:val="FF0000"/>
              </w:rPr>
            </w:pPr>
            <w:r w:rsidRPr="005A41BB">
              <w:rPr>
                <w:color w:val="FF0000"/>
              </w:rPr>
              <w:t>Reserved for future</w:t>
            </w:r>
            <w:r>
              <w:rPr>
                <w:color w:val="FF0000"/>
              </w:rPr>
              <w:t xml:space="preserve"> use</w:t>
            </w:r>
          </w:p>
        </w:tc>
      </w:tr>
    </w:tbl>
    <w:p w:rsidR="002709A2" w:rsidRPr="005A41BB" w:rsidRDefault="002709A2" w:rsidP="002709A2">
      <w:pPr>
        <w:rPr>
          <w:color w:val="FF0000"/>
        </w:rPr>
      </w:pPr>
    </w:p>
    <w:p w:rsidR="002709A2" w:rsidRPr="005A41BB" w:rsidRDefault="002709A2" w:rsidP="00E44F48">
      <w:pPr>
        <w:outlineLvl w:val="0"/>
        <w:rPr>
          <w:rStyle w:val="af"/>
          <w:color w:val="FF0000"/>
        </w:rPr>
      </w:pPr>
      <w:r w:rsidRPr="005A41BB">
        <w:rPr>
          <w:rStyle w:val="af"/>
          <w:color w:val="FF0000"/>
        </w:rPr>
        <w:lastRenderedPageBreak/>
        <w:t>Return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415"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416">
          <w:tblGrid>
            <w:gridCol w:w="1526"/>
            <w:gridCol w:w="854"/>
            <w:gridCol w:w="7226"/>
          </w:tblGrid>
        </w:tblGridChange>
      </w:tblGrid>
      <w:tr w:rsidR="002709A2" w:rsidRPr="005A41BB" w:rsidTr="00C63D7F">
        <w:trPr>
          <w:cantSplit/>
        </w:trPr>
        <w:tc>
          <w:tcPr>
            <w:tcW w:w="2380" w:type="dxa"/>
            <w:gridSpan w:val="2"/>
            <w:tcBorders>
              <w:top w:val="nil"/>
              <w:left w:val="nil"/>
              <w:bottom w:val="single" w:sz="4" w:space="0" w:color="auto"/>
              <w:right w:val="nil"/>
            </w:tcBorders>
            <w:tcPrChange w:id="5417" w:author="Batra, Mayank" w:date="2016-06-21T12:07:00Z">
              <w:tcPr>
                <w:tcW w:w="2380" w:type="dxa"/>
                <w:gridSpan w:val="2"/>
                <w:tcBorders>
                  <w:top w:val="nil"/>
                  <w:left w:val="nil"/>
                  <w:bottom w:val="single" w:sz="4" w:space="0" w:color="auto"/>
                  <w:right w:val="nil"/>
                </w:tcBorders>
              </w:tcPr>
            </w:tcPrChange>
          </w:tcPr>
          <w:p w:rsidR="002709A2" w:rsidRPr="00DC7EB8" w:rsidRDefault="002709A2" w:rsidP="004B1513">
            <w:pPr>
              <w:rPr>
                <w:i/>
                <w:color w:val="FF0000"/>
              </w:rPr>
            </w:pPr>
            <w:r>
              <w:rPr>
                <w:i/>
                <w:color w:val="FF0000"/>
              </w:rPr>
              <w:t>Status:</w:t>
            </w:r>
          </w:p>
        </w:tc>
        <w:tc>
          <w:tcPr>
            <w:tcW w:w="7226" w:type="dxa"/>
            <w:tcBorders>
              <w:top w:val="nil"/>
              <w:left w:val="nil"/>
              <w:bottom w:val="single" w:sz="4" w:space="0" w:color="auto"/>
              <w:right w:val="nil"/>
            </w:tcBorders>
            <w:tcPrChange w:id="5418" w:author="Batra, Mayank" w:date="2016-06-21T12:07:00Z">
              <w:tcPr>
                <w:tcW w:w="7226" w:type="dxa"/>
                <w:tcBorders>
                  <w:top w:val="nil"/>
                  <w:left w:val="nil"/>
                  <w:bottom w:val="single" w:sz="4" w:space="0" w:color="auto"/>
                  <w:right w:val="nil"/>
                </w:tcBorders>
              </w:tcPr>
            </w:tcPrChange>
          </w:tcPr>
          <w:p w:rsidR="002709A2" w:rsidRPr="00791FF6" w:rsidRDefault="002709A2" w:rsidP="004B1513">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2709A2" w:rsidRPr="005A41BB" w:rsidRDefault="002709A2" w:rsidP="004B1513">
            <w:pPr>
              <w:rPr>
                <w:rStyle w:val="af"/>
                <w:color w:val="FF0000"/>
              </w:rPr>
            </w:pPr>
            <w:r w:rsidRPr="005A41BB">
              <w:rPr>
                <w:rStyle w:val="af"/>
                <w:color w:val="FF0000"/>
              </w:rPr>
              <w:t>Value</w:t>
            </w:r>
          </w:p>
        </w:tc>
        <w:tc>
          <w:tcPr>
            <w:tcW w:w="8080" w:type="dxa"/>
            <w:gridSpan w:val="2"/>
            <w:shd w:val="clear" w:color="auto" w:fill="DAEEF3"/>
          </w:tcPr>
          <w:p w:rsidR="002709A2" w:rsidRPr="005A41BB" w:rsidRDefault="002709A2" w:rsidP="004B1513">
            <w:pPr>
              <w:rPr>
                <w:rStyle w:val="af"/>
                <w:color w:val="FF0000"/>
              </w:rPr>
            </w:pPr>
            <w:r w:rsidRPr="005A41BB">
              <w:rPr>
                <w:rStyle w:val="af"/>
                <w:color w:val="FF0000"/>
              </w:rPr>
              <w:t>Parameter Description</w:t>
            </w:r>
          </w:p>
        </w:tc>
      </w:tr>
      <w:tr w:rsidR="002709A2" w:rsidRPr="005A41BB" w:rsidTr="00C63D7F">
        <w:trPr>
          <w:cantSplit/>
        </w:trPr>
        <w:tc>
          <w:tcPr>
            <w:tcW w:w="1526" w:type="dxa"/>
            <w:tcPrChange w:id="5419" w:author="Batra, Mayank" w:date="2016-06-21T12:07:00Z">
              <w:tcPr>
                <w:tcW w:w="1526" w:type="dxa"/>
              </w:tcPr>
            </w:tcPrChange>
          </w:tcPr>
          <w:p w:rsidR="002709A2" w:rsidRPr="005A41BB" w:rsidRDefault="002709A2" w:rsidP="004B1513">
            <w:pPr>
              <w:rPr>
                <w:color w:val="FF0000"/>
              </w:rPr>
            </w:pPr>
            <w:r w:rsidRPr="005A41BB">
              <w:rPr>
                <w:color w:val="FF0000"/>
              </w:rPr>
              <w:t>0x00</w:t>
            </w:r>
          </w:p>
        </w:tc>
        <w:tc>
          <w:tcPr>
            <w:tcW w:w="8080" w:type="dxa"/>
            <w:gridSpan w:val="2"/>
            <w:tcPrChange w:id="5420" w:author="Batra, Mayank" w:date="2016-06-21T12:07:00Z">
              <w:tcPr>
                <w:tcW w:w="8080" w:type="dxa"/>
                <w:gridSpan w:val="2"/>
              </w:tcPr>
            </w:tcPrChange>
          </w:tcPr>
          <w:p w:rsidR="002709A2" w:rsidRPr="005A41BB" w:rsidRDefault="002709A2" w:rsidP="00C413F4">
            <w:pPr>
              <w:rPr>
                <w:color w:val="FF0000"/>
              </w:rPr>
            </w:pPr>
            <w:r w:rsidRPr="005A41BB">
              <w:rPr>
                <w:color w:val="FF0000"/>
              </w:rPr>
              <w:t>LE_</w:t>
            </w:r>
            <w:r w:rsidR="00AB685C">
              <w:rPr>
                <w:color w:val="FF0000"/>
              </w:rPr>
              <w:t>Connection_Supplemental</w:t>
            </w:r>
            <w:r>
              <w:rPr>
                <w:color w:val="FF0000"/>
              </w:rPr>
              <w:t>_Response_</w:t>
            </w:r>
            <w:r w:rsidRPr="005A41BB">
              <w:rPr>
                <w:color w:val="FF0000"/>
              </w:rPr>
              <w:t>Enable command succeeded.</w:t>
            </w:r>
          </w:p>
        </w:tc>
      </w:tr>
      <w:tr w:rsidR="002709A2" w:rsidRPr="005A41BB" w:rsidTr="00C63D7F">
        <w:trPr>
          <w:cantSplit/>
        </w:trPr>
        <w:tc>
          <w:tcPr>
            <w:tcW w:w="1526" w:type="dxa"/>
            <w:tcPrChange w:id="5421" w:author="Batra, Mayank" w:date="2016-06-21T12:07:00Z">
              <w:tcPr>
                <w:tcW w:w="1526" w:type="dxa"/>
              </w:tcPr>
            </w:tcPrChange>
          </w:tcPr>
          <w:p w:rsidR="002709A2" w:rsidRPr="005A41BB" w:rsidRDefault="002709A2" w:rsidP="004B1513">
            <w:pPr>
              <w:rPr>
                <w:color w:val="FF0000"/>
              </w:rPr>
            </w:pPr>
            <w:r w:rsidRPr="005A41BB">
              <w:rPr>
                <w:color w:val="FF0000"/>
              </w:rPr>
              <w:t>0x01 – 0xFF</w:t>
            </w:r>
          </w:p>
        </w:tc>
        <w:tc>
          <w:tcPr>
            <w:tcW w:w="8080" w:type="dxa"/>
            <w:gridSpan w:val="2"/>
            <w:tcPrChange w:id="5422" w:author="Batra, Mayank" w:date="2016-06-21T12:07:00Z">
              <w:tcPr>
                <w:tcW w:w="8080" w:type="dxa"/>
                <w:gridSpan w:val="2"/>
              </w:tcPr>
            </w:tcPrChange>
          </w:tcPr>
          <w:p w:rsidR="002709A2" w:rsidRPr="005A41BB" w:rsidRDefault="002709A2" w:rsidP="0017768F">
            <w:pPr>
              <w:rPr>
                <w:color w:val="FF0000"/>
              </w:rPr>
            </w:pPr>
            <w:r w:rsidRPr="005A41BB">
              <w:rPr>
                <w:color w:val="FF0000"/>
              </w:rPr>
              <w:t>LE_</w:t>
            </w:r>
            <w:r w:rsidR="00AB685C">
              <w:rPr>
                <w:color w:val="FF0000"/>
              </w:rPr>
              <w:t>Connection_Supplemental</w:t>
            </w:r>
            <w:r>
              <w:rPr>
                <w:color w:val="FF0000"/>
              </w:rPr>
              <w:t>_Response_</w:t>
            </w:r>
            <w:r w:rsidRPr="005A41BB">
              <w:rPr>
                <w:color w:val="FF0000"/>
              </w:rPr>
              <w:t xml:space="preserve">Enable command failed. See </w:t>
            </w:r>
            <w:ins w:id="5423" w:author="Chris Reisinger" w:date="2016-05-18T14:35:00Z">
              <w:r w:rsidR="006B3AAE" w:rsidRPr="00263E72">
                <w:rPr>
                  <w:color w:val="FF0000"/>
                  <w:lang w:val="en-GB"/>
                </w:rPr>
                <w:t xml:space="preserve">[Vol 2] </w:t>
              </w:r>
            </w:ins>
            <w:r w:rsidRPr="005A41BB">
              <w:rPr>
                <w:color w:val="FF0000"/>
              </w:rPr>
              <w:t>Part D, Error Codes for a list of error codes and descriptions.</w:t>
            </w:r>
          </w:p>
        </w:tc>
      </w:tr>
    </w:tbl>
    <w:p w:rsidR="002709A2" w:rsidRPr="005A41BB" w:rsidRDefault="002709A2" w:rsidP="002709A2">
      <w:pPr>
        <w:rPr>
          <w:color w:val="FF0000"/>
        </w:rPr>
      </w:pPr>
    </w:p>
    <w:p w:rsidR="002709A2" w:rsidRPr="005A41BB" w:rsidRDefault="002709A2" w:rsidP="00E44F48">
      <w:pPr>
        <w:outlineLvl w:val="0"/>
        <w:rPr>
          <w:rStyle w:val="af"/>
          <w:color w:val="FF0000"/>
        </w:rPr>
      </w:pPr>
      <w:r w:rsidRPr="005A41BB">
        <w:rPr>
          <w:rStyle w:val="af"/>
          <w:color w:val="FF0000"/>
        </w:rPr>
        <w:t>Event(s) Generated (unless masked away):</w:t>
      </w:r>
    </w:p>
    <w:p w:rsidR="002709A2" w:rsidRDefault="002709A2" w:rsidP="002709A2">
      <w:pPr>
        <w:rPr>
          <w:color w:val="FF0000"/>
        </w:rPr>
      </w:pPr>
      <w:r w:rsidRPr="005A41BB">
        <w:rPr>
          <w:color w:val="FF0000"/>
        </w:rPr>
        <w:t>When the LE_</w:t>
      </w:r>
      <w:r w:rsidR="00AB685C">
        <w:rPr>
          <w:color w:val="FF0000"/>
        </w:rPr>
        <w:t>Connection_Supplemental</w:t>
      </w:r>
      <w:r w:rsidRPr="005A41BB">
        <w:rPr>
          <w:color w:val="FF0000"/>
        </w:rPr>
        <w:t>_</w:t>
      </w:r>
      <w:r>
        <w:rPr>
          <w:color w:val="FF0000"/>
        </w:rPr>
        <w:t>Response_</w:t>
      </w:r>
      <w:r w:rsidRPr="005A41BB">
        <w:rPr>
          <w:color w:val="FF0000"/>
        </w:rPr>
        <w:t>Enable command has completed, a Command Complete event shall be generated.</w:t>
      </w:r>
    </w:p>
    <w:p w:rsidR="00796BAF" w:rsidRDefault="00796BAF" w:rsidP="002709A2">
      <w:pPr>
        <w:rPr>
          <w:color w:val="FF0000"/>
        </w:rPr>
      </w:pPr>
    </w:p>
    <w:p w:rsidR="00796BAF" w:rsidRDefault="00796BAF" w:rsidP="00E44F48">
      <w:pPr>
        <w:pStyle w:val="31"/>
      </w:pPr>
      <w:bookmarkStart w:id="5424" w:name="_Toc449707711"/>
      <w:bookmarkStart w:id="5425" w:name="_Toc454286451"/>
      <w:r w:rsidRPr="00511328">
        <w:t xml:space="preserve">[NEW SECTION] </w:t>
      </w:r>
      <w:r>
        <w:t>7.8.XX+</w:t>
      </w:r>
      <w:del w:id="5426" w:author="Batra, Mayank" w:date="2016-06-21T15:19:00Z">
        <w:r w:rsidR="00FF5E77" w:rsidDel="00BA5B6B">
          <w:delText xml:space="preserve">11 </w:delText>
        </w:r>
      </w:del>
      <w:ins w:id="5427" w:author="Batra, Mayank" w:date="2016-06-21T15:19:00Z">
        <w:r w:rsidR="00BA5B6B">
          <w:t xml:space="preserve">13 </w:t>
        </w:r>
      </w:ins>
      <w:r w:rsidRPr="005A41BB">
        <w:t>LE</w:t>
      </w:r>
      <w:r>
        <w:t xml:space="preserve"> Read Maximum Supplemental Length Command</w:t>
      </w:r>
      <w:bookmarkEnd w:id="5424"/>
      <w:bookmarkEnd w:id="54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673"/>
        <w:gridCol w:w="992"/>
        <w:gridCol w:w="1531"/>
        <w:gridCol w:w="2154"/>
        <w:tblGridChange w:id="5428">
          <w:tblGrid>
            <w:gridCol w:w="4673"/>
            <w:gridCol w:w="992"/>
            <w:gridCol w:w="1531"/>
            <w:gridCol w:w="2154"/>
          </w:tblGrid>
        </w:tblGridChange>
      </w:tblGrid>
      <w:tr w:rsidR="0083745C" w:rsidRPr="005A41BB" w:rsidTr="00C63D7F">
        <w:trPr>
          <w:cantSplit/>
          <w:tblHeader/>
        </w:trPr>
        <w:tc>
          <w:tcPr>
            <w:tcW w:w="4673" w:type="dxa"/>
            <w:shd w:val="clear" w:color="auto" w:fill="DAEEF3"/>
          </w:tcPr>
          <w:p w:rsidR="00796BAF" w:rsidRPr="005344CB" w:rsidRDefault="00796BAF" w:rsidP="00C50CB8">
            <w:pPr>
              <w:rPr>
                <w:b/>
                <w:color w:val="FF0000"/>
              </w:rPr>
            </w:pPr>
            <w:r w:rsidRPr="005344CB">
              <w:rPr>
                <w:b/>
                <w:color w:val="FF0000"/>
              </w:rPr>
              <w:t>Command</w:t>
            </w:r>
          </w:p>
        </w:tc>
        <w:tc>
          <w:tcPr>
            <w:tcW w:w="992" w:type="dxa"/>
            <w:shd w:val="clear" w:color="auto" w:fill="DAEEF3"/>
          </w:tcPr>
          <w:p w:rsidR="00796BAF" w:rsidRPr="005344CB" w:rsidRDefault="00796BAF" w:rsidP="00C50CB8">
            <w:pPr>
              <w:rPr>
                <w:b/>
                <w:color w:val="FF0000"/>
              </w:rPr>
            </w:pPr>
            <w:r w:rsidRPr="005344CB">
              <w:rPr>
                <w:b/>
                <w:color w:val="FF0000"/>
              </w:rPr>
              <w:t>OCF</w:t>
            </w:r>
          </w:p>
        </w:tc>
        <w:tc>
          <w:tcPr>
            <w:tcW w:w="1531" w:type="dxa"/>
            <w:shd w:val="clear" w:color="auto" w:fill="DAEEF3"/>
          </w:tcPr>
          <w:p w:rsidR="00796BAF" w:rsidRPr="005344CB" w:rsidRDefault="00796BAF" w:rsidP="00C50CB8">
            <w:pPr>
              <w:rPr>
                <w:b/>
                <w:color w:val="FF0000"/>
              </w:rPr>
            </w:pPr>
            <w:r w:rsidRPr="005344CB">
              <w:rPr>
                <w:b/>
                <w:color w:val="FF0000"/>
              </w:rPr>
              <w:t>Command Parameters</w:t>
            </w:r>
          </w:p>
        </w:tc>
        <w:tc>
          <w:tcPr>
            <w:tcW w:w="2154" w:type="dxa"/>
            <w:shd w:val="clear" w:color="auto" w:fill="DAEEF3"/>
          </w:tcPr>
          <w:p w:rsidR="00796BAF" w:rsidRPr="005344CB" w:rsidRDefault="00796BAF" w:rsidP="00C50CB8">
            <w:pPr>
              <w:rPr>
                <w:b/>
                <w:color w:val="FF0000"/>
              </w:rPr>
            </w:pPr>
            <w:r w:rsidRPr="005344CB">
              <w:rPr>
                <w:b/>
                <w:color w:val="FF0000"/>
              </w:rPr>
              <w:t>Return Parameters</w:t>
            </w:r>
          </w:p>
        </w:tc>
      </w:tr>
      <w:tr w:rsidR="00796BAF" w:rsidRPr="005A41BB" w:rsidTr="00C63D7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Change w:id="5429" w:author="Batra, Mayank" w:date="2016-06-21T12:0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blPrExChange>
        </w:tblPrEx>
        <w:trPr>
          <w:cantSplit/>
        </w:trPr>
        <w:tc>
          <w:tcPr>
            <w:tcW w:w="4673" w:type="dxa"/>
            <w:tcPrChange w:id="5430" w:author="Batra, Mayank" w:date="2016-06-21T12:07:00Z">
              <w:tcPr>
                <w:tcW w:w="4673" w:type="dxa"/>
              </w:tcPr>
            </w:tcPrChange>
          </w:tcPr>
          <w:p w:rsidR="00796BAF" w:rsidRPr="0083745C" w:rsidRDefault="00184984" w:rsidP="00E36B55">
            <w:pPr>
              <w:rPr>
                <w:color w:val="FF0000"/>
                <w:lang w:val="fr-FR"/>
              </w:rPr>
            </w:pPr>
            <w:r w:rsidRPr="00184984">
              <w:rPr>
                <w:color w:val="FF0000"/>
                <w:rPrChange w:id="5431" w:author="Lefeuvre, Florian" w:date="2016-06-21T12:07:00Z">
                  <w:rPr>
                    <w:color w:val="FF0000"/>
                    <w:sz w:val="16"/>
                    <w:szCs w:val="16"/>
                    <w:lang w:val="fr-FR"/>
                  </w:rPr>
                </w:rPrChange>
              </w:rPr>
              <w:t>HCI_</w:t>
            </w:r>
            <w:r w:rsidR="00796BAF" w:rsidRPr="0083745C">
              <w:rPr>
                <w:color w:val="FF0000"/>
                <w:lang w:val="fr-FR"/>
              </w:rPr>
              <w:t>LE</w:t>
            </w:r>
            <w:r w:rsidRPr="00184984">
              <w:rPr>
                <w:color w:val="FF0000"/>
                <w:rPrChange w:id="5432" w:author="Lefeuvre, Florian" w:date="2016-06-21T12:07:00Z">
                  <w:rPr>
                    <w:color w:val="FF0000"/>
                    <w:sz w:val="16"/>
                    <w:szCs w:val="16"/>
                    <w:lang w:val="fr-FR"/>
                  </w:rPr>
                </w:rPrChange>
              </w:rPr>
              <w:t>_Read_Maximum_Supplemental_Length</w:t>
            </w:r>
          </w:p>
        </w:tc>
        <w:tc>
          <w:tcPr>
            <w:tcW w:w="992" w:type="dxa"/>
            <w:tcPrChange w:id="5433" w:author="Batra, Mayank" w:date="2016-06-21T12:07:00Z">
              <w:tcPr>
                <w:tcW w:w="992" w:type="dxa"/>
              </w:tcPr>
            </w:tcPrChange>
          </w:tcPr>
          <w:p w:rsidR="00796BAF" w:rsidRPr="005A41BB" w:rsidRDefault="00796BAF" w:rsidP="00C50CB8">
            <w:pPr>
              <w:rPr>
                <w:color w:val="FF0000"/>
              </w:rPr>
            </w:pPr>
            <w:r w:rsidRPr="005A41BB">
              <w:rPr>
                <w:color w:val="FF0000"/>
              </w:rPr>
              <w:t>TBD</w:t>
            </w:r>
          </w:p>
        </w:tc>
        <w:tc>
          <w:tcPr>
            <w:tcW w:w="1531" w:type="dxa"/>
            <w:tcPrChange w:id="5434" w:author="Batra, Mayank" w:date="2016-06-21T12:07:00Z">
              <w:tcPr>
                <w:tcW w:w="1531" w:type="dxa"/>
              </w:tcPr>
            </w:tcPrChange>
          </w:tcPr>
          <w:p w:rsidR="00796BAF" w:rsidRPr="00E72663" w:rsidRDefault="00796BAF" w:rsidP="00C50CB8">
            <w:pPr>
              <w:rPr>
                <w:color w:val="FF0000"/>
              </w:rPr>
            </w:pPr>
          </w:p>
        </w:tc>
        <w:tc>
          <w:tcPr>
            <w:tcW w:w="2154" w:type="dxa"/>
            <w:tcPrChange w:id="5435" w:author="Batra, Mayank" w:date="2016-06-21T12:07:00Z">
              <w:tcPr>
                <w:tcW w:w="2154" w:type="dxa"/>
              </w:tcPr>
            </w:tcPrChange>
          </w:tcPr>
          <w:p w:rsidR="00796BAF" w:rsidRDefault="00796BAF" w:rsidP="00C50CB8">
            <w:pPr>
              <w:rPr>
                <w:color w:val="FF0000"/>
              </w:rPr>
            </w:pPr>
            <w:r w:rsidRPr="005A41BB">
              <w:rPr>
                <w:color w:val="FF0000"/>
              </w:rPr>
              <w:t>Status</w:t>
            </w:r>
            <w:r>
              <w:rPr>
                <w:color w:val="FF0000"/>
              </w:rPr>
              <w:t>,</w:t>
            </w:r>
          </w:p>
          <w:p w:rsidR="00796BAF" w:rsidRPr="005A41BB" w:rsidRDefault="00796BAF" w:rsidP="00C50CB8">
            <w:pPr>
              <w:rPr>
                <w:color w:val="FF0000"/>
              </w:rPr>
            </w:pPr>
            <w:r>
              <w:rPr>
                <w:color w:val="FF0000"/>
              </w:rPr>
              <w:t>MaximumSupplementalLength</w:t>
            </w:r>
          </w:p>
        </w:tc>
      </w:tr>
    </w:tbl>
    <w:p w:rsidR="00796BAF" w:rsidRPr="005A41BB" w:rsidRDefault="00796BAF" w:rsidP="00796BAF">
      <w:pPr>
        <w:rPr>
          <w:color w:val="FF0000"/>
        </w:rPr>
      </w:pPr>
    </w:p>
    <w:p w:rsidR="00796BAF" w:rsidRPr="005A41BB" w:rsidRDefault="00796BAF" w:rsidP="00E44F48">
      <w:pPr>
        <w:outlineLvl w:val="0"/>
        <w:rPr>
          <w:rStyle w:val="af"/>
          <w:color w:val="FF0000"/>
        </w:rPr>
      </w:pPr>
      <w:r w:rsidRPr="005A41BB">
        <w:rPr>
          <w:rStyle w:val="af"/>
          <w:color w:val="FF0000"/>
        </w:rPr>
        <w:t>Description:</w:t>
      </w:r>
    </w:p>
    <w:p w:rsidR="00796BAF" w:rsidRPr="005A41BB" w:rsidRDefault="00796BAF" w:rsidP="00796BAF">
      <w:pPr>
        <w:rPr>
          <w:color w:val="FF0000"/>
        </w:rPr>
      </w:pPr>
      <w:r>
        <w:rPr>
          <w:color w:val="FF0000"/>
        </w:rPr>
        <w:t xml:space="preserve">The LE_Read_Maximum_Supplemental_Length command allows the Host to read the </w:t>
      </w:r>
      <w:ins w:id="5436" w:author="Clive D.W. Feather" w:date="2016-05-05T14:45:00Z">
        <w:r w:rsidR="00410D6E">
          <w:rPr>
            <w:color w:val="FF0000"/>
          </w:rPr>
          <w:t xml:space="preserve">maximum length of Supplemental that the </w:t>
        </w:r>
      </w:ins>
      <w:r>
        <w:rPr>
          <w:color w:val="FF0000"/>
        </w:rPr>
        <w:t>Controller</w:t>
      </w:r>
      <w:del w:id="5437" w:author="Clive D.W. Feather" w:date="2016-05-05T14:46:00Z">
        <w:r w:rsidDel="00410D6E">
          <w:rPr>
            <w:color w:val="FF0000"/>
          </w:rPr>
          <w:delText xml:space="preserve">’s </w:delText>
        </w:r>
        <w:commentRangeStart w:id="5438"/>
        <w:r w:rsidDel="00410D6E">
          <w:rPr>
            <w:color w:val="FF0000"/>
          </w:rPr>
          <w:delText>maximum supported Supplemental length</w:delText>
        </w:r>
      </w:del>
      <w:ins w:id="5439" w:author="Clive D.W. Feather" w:date="2016-05-05T14:46:00Z">
        <w:r w:rsidR="00410D6E">
          <w:rPr>
            <w:color w:val="FF0000"/>
          </w:rPr>
          <w:t xml:space="preserve"> can transmit</w:t>
        </w:r>
      </w:ins>
      <w:r>
        <w:rPr>
          <w:color w:val="FF0000"/>
        </w:rPr>
        <w:t>.</w:t>
      </w:r>
      <w:commentRangeEnd w:id="5438"/>
      <w:r w:rsidR="00D20CED">
        <w:rPr>
          <w:rStyle w:val="aff1"/>
        </w:rPr>
        <w:commentReference w:id="5438"/>
      </w:r>
    </w:p>
    <w:p w:rsidR="00796BAF" w:rsidRDefault="00796BAF" w:rsidP="00E44F48">
      <w:pPr>
        <w:outlineLvl w:val="0"/>
        <w:rPr>
          <w:rStyle w:val="af"/>
          <w:color w:val="FF0000"/>
        </w:rPr>
      </w:pPr>
      <w:r w:rsidRPr="005A41BB">
        <w:rPr>
          <w:rStyle w:val="af"/>
          <w:color w:val="FF0000"/>
        </w:rPr>
        <w:t>Command Parameters:</w:t>
      </w:r>
    </w:p>
    <w:p w:rsidR="00796BAF" w:rsidRPr="00DF4735" w:rsidRDefault="00796BAF" w:rsidP="00796BAF">
      <w:pPr>
        <w:rPr>
          <w:rStyle w:val="af"/>
          <w:b w:val="0"/>
          <w:color w:val="FF0000"/>
        </w:rPr>
      </w:pPr>
      <w:r w:rsidRPr="00DF4735">
        <w:rPr>
          <w:rStyle w:val="af"/>
          <w:b w:val="0"/>
          <w:color w:val="FF0000"/>
        </w:rPr>
        <w:t>None.</w:t>
      </w:r>
    </w:p>
    <w:p w:rsidR="00796BAF" w:rsidRPr="005A41BB" w:rsidRDefault="00796BAF" w:rsidP="00E44F48">
      <w:pPr>
        <w:outlineLvl w:val="0"/>
        <w:rPr>
          <w:rStyle w:val="af"/>
          <w:color w:val="FF0000"/>
        </w:rPr>
      </w:pPr>
      <w:r w:rsidRPr="005A41BB">
        <w:rPr>
          <w:rStyle w:val="af"/>
          <w:color w:val="FF0000"/>
        </w:rPr>
        <w:t>Return Parameters: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440"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1526"/>
        <w:gridCol w:w="854"/>
        <w:gridCol w:w="7226"/>
        <w:tblGridChange w:id="5441">
          <w:tblGrid>
            <w:gridCol w:w="1526"/>
            <w:gridCol w:w="854"/>
            <w:gridCol w:w="7226"/>
          </w:tblGrid>
        </w:tblGridChange>
      </w:tblGrid>
      <w:tr w:rsidR="00796BAF" w:rsidRPr="005A41BB" w:rsidTr="00C63D7F">
        <w:trPr>
          <w:cantSplit/>
        </w:trPr>
        <w:tc>
          <w:tcPr>
            <w:tcW w:w="2380" w:type="dxa"/>
            <w:gridSpan w:val="2"/>
            <w:tcBorders>
              <w:top w:val="nil"/>
              <w:left w:val="nil"/>
              <w:bottom w:val="single" w:sz="4" w:space="0" w:color="auto"/>
              <w:right w:val="nil"/>
            </w:tcBorders>
            <w:tcPrChange w:id="5442" w:author="Batra, Mayank" w:date="2016-06-21T12:07:00Z">
              <w:tcPr>
                <w:tcW w:w="2380" w:type="dxa"/>
                <w:gridSpan w:val="2"/>
                <w:tcBorders>
                  <w:top w:val="nil"/>
                  <w:left w:val="nil"/>
                  <w:bottom w:val="single" w:sz="4" w:space="0" w:color="auto"/>
                  <w:right w:val="nil"/>
                </w:tcBorders>
              </w:tcPr>
            </w:tcPrChange>
          </w:tcPr>
          <w:p w:rsidR="00796BAF" w:rsidRPr="00DC7EB8" w:rsidRDefault="00796BAF" w:rsidP="00C50CB8">
            <w:pPr>
              <w:rPr>
                <w:i/>
                <w:color w:val="FF0000"/>
              </w:rPr>
            </w:pPr>
            <w:r>
              <w:rPr>
                <w:i/>
                <w:color w:val="FF0000"/>
              </w:rPr>
              <w:t>Status:</w:t>
            </w:r>
          </w:p>
        </w:tc>
        <w:tc>
          <w:tcPr>
            <w:tcW w:w="7226" w:type="dxa"/>
            <w:tcBorders>
              <w:top w:val="nil"/>
              <w:left w:val="nil"/>
              <w:bottom w:val="single" w:sz="4" w:space="0" w:color="auto"/>
              <w:right w:val="nil"/>
            </w:tcBorders>
            <w:tcPrChange w:id="5443" w:author="Batra, Mayank" w:date="2016-06-21T12:07:00Z">
              <w:tcPr>
                <w:tcW w:w="7226" w:type="dxa"/>
                <w:tcBorders>
                  <w:top w:val="nil"/>
                  <w:left w:val="nil"/>
                  <w:bottom w:val="single" w:sz="4" w:space="0" w:color="auto"/>
                  <w:right w:val="nil"/>
                </w:tcBorders>
              </w:tcPr>
            </w:tcPrChange>
          </w:tcPr>
          <w:p w:rsidR="00796BAF" w:rsidRPr="00791FF6" w:rsidRDefault="00796BAF" w:rsidP="00C50CB8">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796BAF" w:rsidRPr="005A41BB" w:rsidRDefault="00796BAF" w:rsidP="00C50CB8">
            <w:pPr>
              <w:rPr>
                <w:rStyle w:val="af"/>
                <w:color w:val="FF0000"/>
              </w:rPr>
            </w:pPr>
            <w:r w:rsidRPr="005A41BB">
              <w:rPr>
                <w:rStyle w:val="af"/>
                <w:color w:val="FF0000"/>
              </w:rPr>
              <w:t>Value</w:t>
            </w:r>
          </w:p>
        </w:tc>
        <w:tc>
          <w:tcPr>
            <w:tcW w:w="8080" w:type="dxa"/>
            <w:gridSpan w:val="2"/>
            <w:shd w:val="clear" w:color="auto" w:fill="DAEEF3"/>
          </w:tcPr>
          <w:p w:rsidR="00796BAF" w:rsidRPr="005A41BB" w:rsidRDefault="00796BAF" w:rsidP="00C50CB8">
            <w:pPr>
              <w:rPr>
                <w:rStyle w:val="af"/>
                <w:color w:val="FF0000"/>
              </w:rPr>
            </w:pPr>
            <w:r w:rsidRPr="005A41BB">
              <w:rPr>
                <w:rStyle w:val="af"/>
                <w:color w:val="FF0000"/>
              </w:rPr>
              <w:t>Parameter Description</w:t>
            </w:r>
          </w:p>
        </w:tc>
      </w:tr>
      <w:tr w:rsidR="00796BAF" w:rsidRPr="005A41BB" w:rsidTr="00C63D7F">
        <w:trPr>
          <w:cantSplit/>
        </w:trPr>
        <w:tc>
          <w:tcPr>
            <w:tcW w:w="1526" w:type="dxa"/>
            <w:tcPrChange w:id="5444" w:author="Batra, Mayank" w:date="2016-06-21T12:07:00Z">
              <w:tcPr>
                <w:tcW w:w="1526" w:type="dxa"/>
              </w:tcPr>
            </w:tcPrChange>
          </w:tcPr>
          <w:p w:rsidR="00796BAF" w:rsidRPr="005A41BB" w:rsidRDefault="00796BAF" w:rsidP="00C50CB8">
            <w:pPr>
              <w:rPr>
                <w:color w:val="FF0000"/>
              </w:rPr>
            </w:pPr>
            <w:r w:rsidRPr="005A41BB">
              <w:rPr>
                <w:color w:val="FF0000"/>
              </w:rPr>
              <w:t>0x00</w:t>
            </w:r>
          </w:p>
        </w:tc>
        <w:tc>
          <w:tcPr>
            <w:tcW w:w="8080" w:type="dxa"/>
            <w:gridSpan w:val="2"/>
            <w:tcPrChange w:id="5445" w:author="Batra, Mayank" w:date="2016-06-21T12:07:00Z">
              <w:tcPr>
                <w:tcW w:w="8080" w:type="dxa"/>
                <w:gridSpan w:val="2"/>
              </w:tcPr>
            </w:tcPrChange>
          </w:tcPr>
          <w:p w:rsidR="00796BAF" w:rsidRPr="005A41BB" w:rsidRDefault="00796BAF" w:rsidP="00E36B55">
            <w:pPr>
              <w:rPr>
                <w:color w:val="FF0000"/>
              </w:rPr>
            </w:pPr>
            <w:r w:rsidRPr="005A41BB">
              <w:rPr>
                <w:color w:val="FF0000"/>
              </w:rPr>
              <w:t>LE_</w:t>
            </w:r>
            <w:r>
              <w:rPr>
                <w:color w:val="FF0000"/>
              </w:rPr>
              <w:t>Read_Maximum_Supplemental_Length</w:t>
            </w:r>
            <w:r w:rsidRPr="005A41BB">
              <w:rPr>
                <w:color w:val="FF0000"/>
              </w:rPr>
              <w:t xml:space="preserve"> command succeeded.</w:t>
            </w:r>
          </w:p>
        </w:tc>
      </w:tr>
      <w:tr w:rsidR="00796BAF" w:rsidRPr="005A41BB" w:rsidTr="00C63D7F">
        <w:trPr>
          <w:cantSplit/>
        </w:trPr>
        <w:tc>
          <w:tcPr>
            <w:tcW w:w="1526" w:type="dxa"/>
            <w:tcPrChange w:id="5446" w:author="Batra, Mayank" w:date="2016-06-21T12:07:00Z">
              <w:tcPr>
                <w:tcW w:w="1526" w:type="dxa"/>
              </w:tcPr>
            </w:tcPrChange>
          </w:tcPr>
          <w:p w:rsidR="00796BAF" w:rsidRPr="005A41BB" w:rsidRDefault="00796BAF" w:rsidP="00C50CB8">
            <w:pPr>
              <w:rPr>
                <w:color w:val="FF0000"/>
              </w:rPr>
            </w:pPr>
            <w:r w:rsidRPr="005A41BB">
              <w:rPr>
                <w:color w:val="FF0000"/>
              </w:rPr>
              <w:t>0x01 – 0xFF</w:t>
            </w:r>
          </w:p>
        </w:tc>
        <w:tc>
          <w:tcPr>
            <w:tcW w:w="8080" w:type="dxa"/>
            <w:gridSpan w:val="2"/>
            <w:tcPrChange w:id="5447" w:author="Batra, Mayank" w:date="2016-06-21T12:07:00Z">
              <w:tcPr>
                <w:tcW w:w="8080" w:type="dxa"/>
                <w:gridSpan w:val="2"/>
              </w:tcPr>
            </w:tcPrChange>
          </w:tcPr>
          <w:p w:rsidR="00796BAF" w:rsidRPr="005A41BB" w:rsidRDefault="00796BAF" w:rsidP="00C50CB8">
            <w:pPr>
              <w:rPr>
                <w:color w:val="FF0000"/>
              </w:rPr>
            </w:pPr>
            <w:r>
              <w:rPr>
                <w:color w:val="FF0000"/>
              </w:rPr>
              <w:t xml:space="preserve">LE_Read_Maximum_Supplemental_Length </w:t>
            </w:r>
            <w:r w:rsidRPr="005A41BB">
              <w:rPr>
                <w:color w:val="FF0000"/>
              </w:rPr>
              <w:t xml:space="preserve">command failed. See </w:t>
            </w:r>
            <w:ins w:id="5448" w:author="Chris Reisinger" w:date="2016-05-18T14:36:00Z">
              <w:r w:rsidR="006B3AAE" w:rsidRPr="00263E72">
                <w:rPr>
                  <w:color w:val="FF0000"/>
                  <w:lang w:val="en-GB"/>
                </w:rPr>
                <w:t xml:space="preserve">[Vol 2] </w:t>
              </w:r>
            </w:ins>
            <w:r w:rsidRPr="005A41BB">
              <w:rPr>
                <w:color w:val="FF0000"/>
              </w:rPr>
              <w:t>Part D, Error Codes for a list of error codes and descriptions.</w:t>
            </w:r>
          </w:p>
        </w:tc>
      </w:tr>
    </w:tbl>
    <w:p w:rsidR="00796BAF" w:rsidRDefault="00796BAF" w:rsidP="00796BAF">
      <w:pPr>
        <w:rPr>
          <w:color w:val="FF0000"/>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5449" w:author="Batra, Mayank" w:date="2016-06-21T12:07:00Z">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387"/>
        <w:gridCol w:w="862"/>
        <w:gridCol w:w="6357"/>
        <w:tblGridChange w:id="5450">
          <w:tblGrid>
            <w:gridCol w:w="2387"/>
            <w:gridCol w:w="862"/>
            <w:gridCol w:w="6357"/>
          </w:tblGrid>
        </w:tblGridChange>
      </w:tblGrid>
      <w:tr w:rsidR="00796BAF" w:rsidRPr="005A41BB" w:rsidTr="00C63D7F">
        <w:trPr>
          <w:cantSplit/>
        </w:trPr>
        <w:tc>
          <w:tcPr>
            <w:tcW w:w="2380" w:type="dxa"/>
            <w:gridSpan w:val="2"/>
            <w:tcBorders>
              <w:top w:val="nil"/>
              <w:left w:val="nil"/>
              <w:bottom w:val="single" w:sz="4" w:space="0" w:color="auto"/>
              <w:right w:val="nil"/>
            </w:tcBorders>
            <w:tcPrChange w:id="5451" w:author="Batra, Mayank" w:date="2016-06-21T12:07:00Z">
              <w:tcPr>
                <w:tcW w:w="2380" w:type="dxa"/>
                <w:gridSpan w:val="2"/>
                <w:tcBorders>
                  <w:top w:val="nil"/>
                  <w:left w:val="nil"/>
                  <w:bottom w:val="single" w:sz="4" w:space="0" w:color="auto"/>
                  <w:right w:val="nil"/>
                </w:tcBorders>
              </w:tcPr>
            </w:tcPrChange>
          </w:tcPr>
          <w:p w:rsidR="00796BAF" w:rsidRPr="00DC7EB8" w:rsidRDefault="003D1F13" w:rsidP="00C50CB8">
            <w:pPr>
              <w:rPr>
                <w:i/>
                <w:color w:val="FF0000"/>
              </w:rPr>
            </w:pPr>
            <w:r>
              <w:rPr>
                <w:i/>
                <w:color w:val="FF0000"/>
              </w:rPr>
              <w:t>Maximum</w:t>
            </w:r>
            <w:r w:rsidR="00796BAF">
              <w:rPr>
                <w:i/>
                <w:color w:val="FF0000"/>
              </w:rPr>
              <w:t>SupplementalLength:</w:t>
            </w:r>
          </w:p>
        </w:tc>
        <w:tc>
          <w:tcPr>
            <w:tcW w:w="7226" w:type="dxa"/>
            <w:tcBorders>
              <w:top w:val="nil"/>
              <w:left w:val="nil"/>
              <w:bottom w:val="single" w:sz="4" w:space="0" w:color="auto"/>
              <w:right w:val="nil"/>
            </w:tcBorders>
            <w:tcPrChange w:id="5452" w:author="Batra, Mayank" w:date="2016-06-21T12:07:00Z">
              <w:tcPr>
                <w:tcW w:w="7226" w:type="dxa"/>
                <w:tcBorders>
                  <w:top w:val="nil"/>
                  <w:left w:val="nil"/>
                  <w:bottom w:val="single" w:sz="4" w:space="0" w:color="auto"/>
                  <w:right w:val="nil"/>
                </w:tcBorders>
              </w:tcPr>
            </w:tcPrChange>
          </w:tcPr>
          <w:p w:rsidR="00796BAF" w:rsidRPr="00791FF6" w:rsidRDefault="00796BAF" w:rsidP="00C50CB8">
            <w:pPr>
              <w:jc w:val="right"/>
              <w:rPr>
                <w:i/>
                <w:color w:val="FF0000"/>
              </w:rPr>
            </w:pPr>
            <w:r w:rsidRPr="00791FF6">
              <w:rPr>
                <w:i/>
                <w:color w:val="FF0000"/>
              </w:rPr>
              <w:t xml:space="preserve">Size: </w:t>
            </w:r>
            <w:r>
              <w:rPr>
                <w:i/>
                <w:color w:val="FF0000"/>
              </w:rPr>
              <w:t>1</w:t>
            </w:r>
            <w:r w:rsidRPr="00791FF6">
              <w:rPr>
                <w:i/>
                <w:color w:val="FF0000"/>
              </w:rPr>
              <w:t xml:space="preserve"> Octet</w:t>
            </w:r>
          </w:p>
        </w:tc>
      </w:tr>
      <w:tr w:rsidR="0083745C" w:rsidRPr="005A41BB" w:rsidTr="00C63D7F">
        <w:trPr>
          <w:cantSplit/>
        </w:trPr>
        <w:tc>
          <w:tcPr>
            <w:tcW w:w="1526" w:type="dxa"/>
            <w:shd w:val="clear" w:color="auto" w:fill="DAEEF3"/>
          </w:tcPr>
          <w:p w:rsidR="00796BAF" w:rsidRPr="005A41BB" w:rsidRDefault="00796BAF" w:rsidP="00C50CB8">
            <w:pPr>
              <w:rPr>
                <w:rStyle w:val="af"/>
                <w:color w:val="FF0000"/>
              </w:rPr>
            </w:pPr>
            <w:r w:rsidRPr="005A41BB">
              <w:rPr>
                <w:rStyle w:val="af"/>
                <w:color w:val="FF0000"/>
              </w:rPr>
              <w:lastRenderedPageBreak/>
              <w:t>Value</w:t>
            </w:r>
          </w:p>
        </w:tc>
        <w:tc>
          <w:tcPr>
            <w:tcW w:w="8080" w:type="dxa"/>
            <w:gridSpan w:val="2"/>
            <w:shd w:val="clear" w:color="auto" w:fill="DAEEF3"/>
          </w:tcPr>
          <w:p w:rsidR="00796BAF" w:rsidRPr="005A41BB" w:rsidRDefault="00796BAF" w:rsidP="00C50CB8">
            <w:pPr>
              <w:rPr>
                <w:rStyle w:val="af"/>
                <w:color w:val="FF0000"/>
              </w:rPr>
            </w:pPr>
            <w:r w:rsidRPr="005A41BB">
              <w:rPr>
                <w:rStyle w:val="af"/>
                <w:color w:val="FF0000"/>
              </w:rPr>
              <w:t>Parameter Description</w:t>
            </w:r>
          </w:p>
        </w:tc>
      </w:tr>
      <w:tr w:rsidR="00796BAF" w:rsidRPr="005A41BB" w:rsidTr="00C63D7F">
        <w:trPr>
          <w:cantSplit/>
        </w:trPr>
        <w:tc>
          <w:tcPr>
            <w:tcW w:w="1526" w:type="dxa"/>
            <w:tcPrChange w:id="5453" w:author="Batra, Mayank" w:date="2016-06-21T12:07:00Z">
              <w:tcPr>
                <w:tcW w:w="1526" w:type="dxa"/>
              </w:tcPr>
            </w:tcPrChange>
          </w:tcPr>
          <w:p w:rsidR="00796BAF" w:rsidRPr="005A41BB" w:rsidRDefault="00796BAF">
            <w:pPr>
              <w:rPr>
                <w:color w:val="FF0000"/>
              </w:rPr>
            </w:pPr>
            <w:r>
              <w:rPr>
                <w:color w:val="FF0000"/>
              </w:rPr>
              <w:t xml:space="preserve">0x02 </w:t>
            </w:r>
            <w:del w:id="5454" w:author="Chris Reisinger" w:date="2016-05-17T16:32:00Z">
              <w:r w:rsidDel="00B6717E">
                <w:rPr>
                  <w:color w:val="FF0000"/>
                </w:rPr>
                <w:delText xml:space="preserve">- </w:delText>
              </w:r>
            </w:del>
            <w:ins w:id="5455" w:author="Chris Reisinger" w:date="2016-05-17T16:32:00Z">
              <w:r w:rsidR="00B6717E">
                <w:rPr>
                  <w:color w:val="FF0000"/>
                </w:rPr>
                <w:t>–</w:t>
              </w:r>
            </w:ins>
            <w:r>
              <w:rPr>
                <w:color w:val="FF0000"/>
              </w:rPr>
              <w:t xml:space="preserve"> 0x14</w:t>
            </w:r>
          </w:p>
        </w:tc>
        <w:tc>
          <w:tcPr>
            <w:tcW w:w="8080" w:type="dxa"/>
            <w:gridSpan w:val="2"/>
            <w:tcPrChange w:id="5456" w:author="Batra, Mayank" w:date="2016-06-21T12:07:00Z">
              <w:tcPr>
                <w:tcW w:w="8080" w:type="dxa"/>
                <w:gridSpan w:val="2"/>
              </w:tcPr>
            </w:tcPrChange>
          </w:tcPr>
          <w:p w:rsidR="00796BAF" w:rsidRPr="005A41BB" w:rsidRDefault="00796BAF" w:rsidP="00E36B55">
            <w:pPr>
              <w:rPr>
                <w:color w:val="FF0000"/>
              </w:rPr>
            </w:pPr>
            <w:r>
              <w:rPr>
                <w:color w:val="FF0000"/>
              </w:rPr>
              <w:t>Maximum length of Supplemental supported in 8 µs units</w:t>
            </w:r>
          </w:p>
        </w:tc>
      </w:tr>
      <w:tr w:rsidR="00796BAF" w:rsidRPr="005A41BB" w:rsidTr="00C63D7F">
        <w:trPr>
          <w:cantSplit/>
        </w:trPr>
        <w:tc>
          <w:tcPr>
            <w:tcW w:w="1526" w:type="dxa"/>
            <w:tcPrChange w:id="5457" w:author="Batra, Mayank" w:date="2016-06-21T12:07:00Z">
              <w:tcPr>
                <w:tcW w:w="1526" w:type="dxa"/>
              </w:tcPr>
            </w:tcPrChange>
          </w:tcPr>
          <w:p w:rsidR="00796BAF" w:rsidRPr="005A41BB" w:rsidRDefault="00796BAF" w:rsidP="00C50CB8">
            <w:pPr>
              <w:rPr>
                <w:color w:val="FF0000"/>
              </w:rPr>
            </w:pPr>
            <w:r>
              <w:rPr>
                <w:color w:val="FF0000"/>
              </w:rPr>
              <w:t>All other values</w:t>
            </w:r>
          </w:p>
        </w:tc>
        <w:tc>
          <w:tcPr>
            <w:tcW w:w="8080" w:type="dxa"/>
            <w:gridSpan w:val="2"/>
            <w:tcPrChange w:id="5458" w:author="Batra, Mayank" w:date="2016-06-21T12:07:00Z">
              <w:tcPr>
                <w:tcW w:w="8080" w:type="dxa"/>
                <w:gridSpan w:val="2"/>
              </w:tcPr>
            </w:tcPrChange>
          </w:tcPr>
          <w:p w:rsidR="00796BAF" w:rsidRPr="005A41BB" w:rsidRDefault="00796BAF" w:rsidP="00C50CB8">
            <w:pPr>
              <w:rPr>
                <w:color w:val="FF0000"/>
              </w:rPr>
            </w:pPr>
            <w:r>
              <w:rPr>
                <w:color w:val="FF0000"/>
              </w:rPr>
              <w:t>Reserved for future use</w:t>
            </w:r>
          </w:p>
        </w:tc>
      </w:tr>
    </w:tbl>
    <w:p w:rsidR="00796BAF" w:rsidRPr="005A41BB" w:rsidRDefault="00796BAF" w:rsidP="00796BAF">
      <w:pPr>
        <w:rPr>
          <w:color w:val="FF0000"/>
        </w:rPr>
      </w:pPr>
    </w:p>
    <w:p w:rsidR="00796BAF" w:rsidRPr="005A41BB" w:rsidRDefault="00796BAF" w:rsidP="00E44F48">
      <w:pPr>
        <w:outlineLvl w:val="0"/>
        <w:rPr>
          <w:rStyle w:val="af"/>
          <w:color w:val="FF0000"/>
        </w:rPr>
      </w:pPr>
      <w:r w:rsidRPr="005A41BB">
        <w:rPr>
          <w:rStyle w:val="af"/>
          <w:color w:val="FF0000"/>
        </w:rPr>
        <w:t>Event(s) Generated (unless masked away):</w:t>
      </w:r>
    </w:p>
    <w:p w:rsidR="00796BAF" w:rsidRDefault="00796BAF" w:rsidP="00E36B55">
      <w:pPr>
        <w:rPr>
          <w:color w:val="FF0000"/>
        </w:rPr>
      </w:pPr>
      <w:r w:rsidRPr="005A41BB">
        <w:rPr>
          <w:color w:val="FF0000"/>
        </w:rPr>
        <w:t>When the LE_</w:t>
      </w:r>
      <w:r>
        <w:rPr>
          <w:color w:val="FF0000"/>
        </w:rPr>
        <w:t>Read_Maximum_Supplemental_Length</w:t>
      </w:r>
      <w:r w:rsidRPr="005A41BB">
        <w:rPr>
          <w:color w:val="FF0000"/>
        </w:rPr>
        <w:t xml:space="preserve"> command has completed, a Command Complete event shall be generated.</w:t>
      </w:r>
    </w:p>
    <w:p w:rsidR="00276B08" w:rsidRDefault="00276B08" w:rsidP="00E36B55">
      <w:pPr>
        <w:rPr>
          <w:color w:val="FF0000"/>
        </w:rPr>
      </w:pPr>
    </w:p>
    <w:p w:rsidR="00276B08" w:rsidRDefault="00276B08" w:rsidP="00E44F48">
      <w:pPr>
        <w:outlineLvl w:val="0"/>
        <w:rPr>
          <w:del w:id="5459" w:author="Batra, Mayank" w:date="2016-06-10T17:07:00Z"/>
          <w:color w:val="FF0000"/>
        </w:rPr>
      </w:pPr>
      <w:bookmarkStart w:id="5460" w:name="_Toc454285700"/>
      <w:bookmarkStart w:id="5461" w:name="_Toc454286076"/>
      <w:bookmarkStart w:id="5462" w:name="_Toc454286452"/>
      <w:bookmarkEnd w:id="5460"/>
      <w:bookmarkEnd w:id="5461"/>
      <w:bookmarkEnd w:id="5462"/>
    </w:p>
    <w:p w:rsidR="00E44F48" w:rsidRDefault="009479BA" w:rsidP="00E44F48">
      <w:pPr>
        <w:pStyle w:val="21"/>
        <w:rPr>
          <w:ins w:id="5463" w:author="Batra, Mayank" w:date="2016-05-27T14:32:00Z"/>
        </w:rPr>
        <w:pPrChange w:id="5464" w:author="Batra, Mayank" w:date="2016-05-27T14:31:00Z">
          <w:pPr/>
        </w:pPrChange>
      </w:pPr>
      <w:bookmarkStart w:id="5465" w:name="_Toc454286453"/>
      <w:ins w:id="5466" w:author="Batra, Mayank" w:date="2016-05-27T14:31:00Z">
        <w:r>
          <w:t>Volume 3, Part C (Generic Access Profile) Changes</w:t>
        </w:r>
      </w:ins>
      <w:bookmarkEnd w:id="5465"/>
    </w:p>
    <w:p w:rsidR="009479BA" w:rsidRDefault="00184984" w:rsidP="00D47540">
      <w:pPr>
        <w:rPr>
          <w:ins w:id="5467" w:author="Batra, Mayank" w:date="2016-05-27T14:33:00Z"/>
          <w:color w:val="00B050"/>
        </w:rPr>
      </w:pPr>
      <w:ins w:id="5468" w:author="Batra, Mayank" w:date="2016-05-27T14:32:00Z">
        <w:r w:rsidRPr="00184984">
          <w:rPr>
            <w:color w:val="00B050"/>
            <w:rPrChange w:id="5469" w:author="Batra, Mayank" w:date="2016-05-27T14:33:00Z">
              <w:rPr>
                <w:sz w:val="16"/>
                <w:szCs w:val="16"/>
              </w:rPr>
            </w:rPrChange>
          </w:rPr>
          <w:t xml:space="preserve">Note to the reviewers: </w:t>
        </w:r>
      </w:ins>
      <w:ins w:id="5470" w:author="Batra, Mayank" w:date="2016-05-27T14:33:00Z">
        <w:r w:rsidRPr="00184984">
          <w:rPr>
            <w:color w:val="00B050"/>
            <w:rPrChange w:id="5471" w:author="Batra, Mayank" w:date="2016-05-27T14:33:00Z">
              <w:rPr>
                <w:sz w:val="16"/>
                <w:szCs w:val="16"/>
              </w:rPr>
            </w:rPrChange>
          </w:rPr>
          <w:t>this CR makes no changes to GAP.</w:t>
        </w:r>
      </w:ins>
      <w:ins w:id="5472" w:author="Batra, Mayank" w:date="2016-05-27T14:40:00Z">
        <w:r w:rsidR="00534E4A">
          <w:rPr>
            <w:color w:val="00B050"/>
          </w:rPr>
          <w:t xml:space="preserve"> Justification:</w:t>
        </w:r>
      </w:ins>
    </w:p>
    <w:p w:rsidR="00E44F48" w:rsidRDefault="00184984">
      <w:pPr>
        <w:pStyle w:val="ad"/>
        <w:numPr>
          <w:ilvl w:val="0"/>
          <w:numId w:val="16"/>
        </w:numPr>
        <w:rPr>
          <w:ins w:id="5473" w:author="Batra, Mayank" w:date="2016-05-27T14:40:00Z"/>
          <w:color w:val="00B050"/>
        </w:rPr>
        <w:pPrChange w:id="5474" w:author="Batra, Mayank" w:date="2016-05-27T14:32:00Z">
          <w:pPr/>
        </w:pPrChange>
      </w:pPr>
      <w:ins w:id="5475" w:author="Batra, Mayank" w:date="2016-05-27T14:33:00Z">
        <w:r w:rsidRPr="00184984">
          <w:rPr>
            <w:color w:val="00B050"/>
            <w:rPrChange w:id="5476" w:author="Batra, Mayank" w:date="2016-05-27T14:40:00Z">
              <w:rPr>
                <w:sz w:val="16"/>
                <w:szCs w:val="16"/>
              </w:rPr>
            </w:rPrChange>
          </w:rPr>
          <w:t>Connectionless AoD only adds a Su</w:t>
        </w:r>
      </w:ins>
      <w:ins w:id="5477" w:author="Batra, Mayank" w:date="2016-05-27T14:34:00Z">
        <w:r w:rsidRPr="00184984">
          <w:rPr>
            <w:color w:val="00B050"/>
            <w:rPrChange w:id="5478" w:author="Batra, Mayank" w:date="2016-05-27T14:40:00Z">
              <w:rPr>
                <w:sz w:val="16"/>
                <w:szCs w:val="16"/>
              </w:rPr>
            </w:rPrChange>
          </w:rPr>
          <w:t xml:space="preserve">pplemental to the AUX_SYNC_IND. </w:t>
        </w:r>
      </w:ins>
      <w:ins w:id="5479" w:author="Batra, Mayank" w:date="2016-05-27T14:35:00Z">
        <w:r w:rsidRPr="00184984">
          <w:rPr>
            <w:color w:val="00B050"/>
            <w:rPrChange w:id="5480" w:author="Batra, Mayank" w:date="2016-05-27T14:40:00Z">
              <w:rPr>
                <w:sz w:val="16"/>
                <w:szCs w:val="16"/>
              </w:rPr>
            </w:rPrChange>
          </w:rPr>
          <w:t>Thus, n</w:t>
        </w:r>
      </w:ins>
      <w:ins w:id="5481" w:author="Batra, Mayank" w:date="2016-05-27T14:34:00Z">
        <w:r w:rsidRPr="00184984">
          <w:rPr>
            <w:color w:val="00B050"/>
            <w:rPrChange w:id="5482" w:author="Batra, Mayank" w:date="2016-05-27T14:40:00Z">
              <w:rPr>
                <w:sz w:val="16"/>
                <w:szCs w:val="16"/>
              </w:rPr>
            </w:rPrChange>
          </w:rPr>
          <w:t xml:space="preserve">o GAP changes beyond those made under the Advertising Extensions </w:t>
        </w:r>
      </w:ins>
      <w:ins w:id="5483" w:author="Batra, Mayank" w:date="2016-05-27T14:35:00Z">
        <w:r w:rsidRPr="00184984">
          <w:rPr>
            <w:color w:val="00B050"/>
            <w:rPrChange w:id="5484" w:author="Batra, Mayank" w:date="2016-05-27T14:40:00Z">
              <w:rPr>
                <w:sz w:val="16"/>
                <w:szCs w:val="16"/>
              </w:rPr>
            </w:rPrChange>
          </w:rPr>
          <w:fldChar w:fldCharType="begin"/>
        </w:r>
        <w:r w:rsidRPr="00184984">
          <w:rPr>
            <w:color w:val="00B050"/>
            <w:rPrChange w:id="5485" w:author="Batra, Mayank" w:date="2016-05-27T14:40:00Z">
              <w:rPr>
                <w:sz w:val="16"/>
                <w:szCs w:val="16"/>
              </w:rPr>
            </w:rPrChange>
          </w:rPr>
          <w:instrText xml:space="preserve"> REF _Ref441076024 \r \h </w:instrText>
        </w:r>
      </w:ins>
      <w:r w:rsidRPr="00184984">
        <w:rPr>
          <w:color w:val="00B050"/>
        </w:rPr>
      </w:r>
      <w:r w:rsidRPr="00184984">
        <w:rPr>
          <w:color w:val="00B050"/>
          <w:rPrChange w:id="5486" w:author="Batra, Mayank" w:date="2016-05-27T14:40:00Z">
            <w:rPr>
              <w:sz w:val="16"/>
              <w:szCs w:val="16"/>
            </w:rPr>
          </w:rPrChange>
        </w:rPr>
        <w:fldChar w:fldCharType="separate"/>
      </w:r>
      <w:ins w:id="5487" w:author="Batra, Mayank" w:date="2016-05-27T14:35:00Z">
        <w:r w:rsidRPr="00184984">
          <w:rPr>
            <w:color w:val="00B050"/>
            <w:rPrChange w:id="5488" w:author="Batra, Mayank" w:date="2016-05-27T14:40:00Z">
              <w:rPr>
                <w:sz w:val="16"/>
                <w:szCs w:val="16"/>
              </w:rPr>
            </w:rPrChange>
          </w:rPr>
          <w:t>[2]</w:t>
        </w:r>
        <w:r w:rsidRPr="00184984">
          <w:rPr>
            <w:color w:val="00B050"/>
            <w:rPrChange w:id="5489" w:author="Batra, Mayank" w:date="2016-05-27T14:40:00Z">
              <w:rPr>
                <w:sz w:val="16"/>
                <w:szCs w:val="16"/>
              </w:rPr>
            </w:rPrChange>
          </w:rPr>
          <w:fldChar w:fldCharType="end"/>
        </w:r>
        <w:r w:rsidRPr="00184984">
          <w:rPr>
            <w:color w:val="00B050"/>
            <w:rPrChange w:id="5490" w:author="Batra, Mayank" w:date="2016-05-27T14:40:00Z">
              <w:rPr>
                <w:sz w:val="16"/>
                <w:szCs w:val="16"/>
              </w:rPr>
            </w:rPrChange>
          </w:rPr>
          <w:t xml:space="preserve"> </w:t>
        </w:r>
      </w:ins>
      <w:ins w:id="5491" w:author="Batra, Mayank" w:date="2016-05-27T14:34:00Z">
        <w:r w:rsidRPr="00184984">
          <w:rPr>
            <w:color w:val="00B050"/>
            <w:rPrChange w:id="5492" w:author="Batra, Mayank" w:date="2016-05-27T14:40:00Z">
              <w:rPr>
                <w:sz w:val="16"/>
                <w:szCs w:val="16"/>
              </w:rPr>
            </w:rPrChange>
          </w:rPr>
          <w:t>feature are required.</w:t>
        </w:r>
      </w:ins>
    </w:p>
    <w:p w:rsidR="00E44F48" w:rsidRDefault="00184984">
      <w:pPr>
        <w:pStyle w:val="ad"/>
        <w:numPr>
          <w:ilvl w:val="0"/>
          <w:numId w:val="16"/>
        </w:numPr>
        <w:rPr>
          <w:ins w:id="5493" w:author="Batra, Mayank" w:date="2016-05-27T14:40:00Z"/>
          <w:color w:val="00B050"/>
        </w:rPr>
        <w:pPrChange w:id="5494" w:author="Batra, Mayank" w:date="2016-05-27T14:32:00Z">
          <w:pPr/>
        </w:pPrChange>
      </w:pPr>
      <w:ins w:id="5495" w:author="Batra, Mayank" w:date="2016-05-27T14:35:00Z">
        <w:r w:rsidRPr="00184984">
          <w:rPr>
            <w:color w:val="00B050"/>
            <w:rPrChange w:id="5496" w:author="Batra, Mayank" w:date="2016-05-27T14:40:00Z">
              <w:rPr>
                <w:sz w:val="16"/>
                <w:szCs w:val="16"/>
              </w:rPr>
            </w:rPrChange>
          </w:rPr>
          <w:t xml:space="preserve">Connection-oriented AoA </w:t>
        </w:r>
      </w:ins>
      <w:ins w:id="5497" w:author="Batra, Mayank" w:date="2016-05-27T14:38:00Z">
        <w:r w:rsidRPr="00184984">
          <w:rPr>
            <w:color w:val="00B050"/>
            <w:rPrChange w:id="5498" w:author="Batra, Mayank" w:date="2016-05-27T14:40:00Z">
              <w:rPr>
                <w:sz w:val="16"/>
                <w:szCs w:val="16"/>
              </w:rPr>
            </w:rPrChange>
          </w:rPr>
          <w:t>does not warrant new GAP roles other than the existing Central and Peripheral roles.</w:t>
        </w:r>
      </w:ins>
    </w:p>
    <w:p w:rsidR="00E44F48" w:rsidRDefault="00184984">
      <w:pPr>
        <w:pStyle w:val="ad"/>
        <w:numPr>
          <w:ilvl w:val="0"/>
          <w:numId w:val="16"/>
        </w:numPr>
        <w:rPr>
          <w:ins w:id="5499" w:author="Batra, Mayank" w:date="2016-06-10T17:07:00Z"/>
          <w:color w:val="00B050"/>
          <w:rPrChange w:id="5500" w:author="Batra, Mayank" w:date="2016-05-27T14:40:00Z">
            <w:rPr>
              <w:ins w:id="5501" w:author="Batra, Mayank" w:date="2016-06-10T17:07:00Z"/>
            </w:rPr>
          </w:rPrChange>
        </w:rPr>
        <w:pPrChange w:id="5502" w:author="Batra, Mayank" w:date="2016-05-27T14:32:00Z">
          <w:pPr/>
        </w:pPrChange>
      </w:pPr>
      <w:ins w:id="5503" w:author="Batra, Mayank" w:date="2016-05-27T14:36:00Z">
        <w:r w:rsidRPr="00184984">
          <w:rPr>
            <w:color w:val="00B050"/>
            <w:rPrChange w:id="5504" w:author="Batra, Mayank" w:date="2016-05-27T14:40:00Z">
              <w:rPr>
                <w:sz w:val="16"/>
                <w:szCs w:val="16"/>
              </w:rPr>
            </w:rPrChange>
          </w:rPr>
          <w:t xml:space="preserve">I&amp;Q samples generated by the Controller are </w:t>
        </w:r>
      </w:ins>
      <w:ins w:id="5505" w:author="Batra, Mayank" w:date="2016-05-27T14:39:00Z">
        <w:r w:rsidRPr="00184984">
          <w:rPr>
            <w:color w:val="00B050"/>
            <w:rPrChange w:id="5506" w:author="Batra, Mayank" w:date="2016-05-27T14:40:00Z">
              <w:rPr>
                <w:sz w:val="16"/>
                <w:szCs w:val="16"/>
              </w:rPr>
            </w:rPrChange>
          </w:rPr>
          <w:t xml:space="preserve">not </w:t>
        </w:r>
      </w:ins>
      <w:ins w:id="5507" w:author="Batra, Mayank" w:date="2016-05-27T14:40:00Z">
        <w:r w:rsidRPr="00184984">
          <w:rPr>
            <w:color w:val="00B050"/>
            <w:rPrChange w:id="5508" w:author="Batra, Mayank" w:date="2016-05-27T14:40:00Z">
              <w:rPr>
                <w:sz w:val="16"/>
                <w:szCs w:val="16"/>
              </w:rPr>
            </w:rPrChange>
          </w:rPr>
          <w:t>processed by GAP</w:t>
        </w:r>
      </w:ins>
      <w:ins w:id="5509" w:author="Batra, Mayank" w:date="2016-05-27T14:36:00Z">
        <w:r w:rsidRPr="00184984">
          <w:rPr>
            <w:color w:val="00B050"/>
            <w:rPrChange w:id="5510" w:author="Batra, Mayank" w:date="2016-05-27T14:40:00Z">
              <w:rPr>
                <w:sz w:val="16"/>
                <w:szCs w:val="16"/>
              </w:rPr>
            </w:rPrChange>
          </w:rPr>
          <w:t>.</w:t>
        </w:r>
      </w:ins>
    </w:p>
    <w:p w:rsidR="005B474B" w:rsidDel="00D47540" w:rsidRDefault="005B474B" w:rsidP="00E36B55">
      <w:pPr>
        <w:rPr>
          <w:del w:id="5511" w:author="Batra, Mayank" w:date="2016-05-27T16:09:00Z"/>
          <w:color w:val="FF0000"/>
        </w:rPr>
      </w:pPr>
    </w:p>
    <w:p w:rsidR="005B474B" w:rsidDel="00D47540" w:rsidRDefault="00DE5DE2" w:rsidP="00E36B55">
      <w:pPr>
        <w:rPr>
          <w:del w:id="5512" w:author="Batra, Mayank" w:date="2016-05-27T16:09:00Z"/>
          <w:color w:val="FF0000"/>
        </w:rPr>
      </w:pPr>
      <w:r>
        <w:rPr>
          <w:rStyle w:val="aff1"/>
        </w:rPr>
        <w:commentReference w:id="5513"/>
      </w:r>
      <w:r w:rsidR="001C12CB">
        <w:rPr>
          <w:rStyle w:val="aff1"/>
        </w:rPr>
        <w:commentReference w:id="5514"/>
      </w:r>
    </w:p>
    <w:p w:rsidR="005B474B" w:rsidDel="00D47540" w:rsidRDefault="005B474B" w:rsidP="00E36B55">
      <w:pPr>
        <w:rPr>
          <w:del w:id="5515" w:author="Batra, Mayank" w:date="2016-05-27T16:09:00Z"/>
          <w:color w:val="FF0000"/>
        </w:rPr>
      </w:pPr>
    </w:p>
    <w:p w:rsidR="005B474B" w:rsidDel="00D47540" w:rsidRDefault="005B474B" w:rsidP="00E36B55">
      <w:pPr>
        <w:rPr>
          <w:del w:id="5516" w:author="Batra, Mayank" w:date="2016-05-27T16:09:00Z"/>
          <w:color w:val="FF0000"/>
        </w:rPr>
      </w:pPr>
    </w:p>
    <w:p w:rsidR="005B474B" w:rsidRDefault="005B474B" w:rsidP="00E36B55">
      <w:pPr>
        <w:rPr>
          <w:color w:val="FF0000"/>
        </w:rPr>
      </w:pPr>
    </w:p>
    <w:p w:rsidR="00276B08" w:rsidRDefault="00276B08" w:rsidP="00E36B55">
      <w:pPr>
        <w:rPr>
          <w:color w:val="FF0000"/>
        </w:rPr>
      </w:pPr>
    </w:p>
    <w:p w:rsidR="00276B08" w:rsidRPr="00DF4735" w:rsidRDefault="00276B08" w:rsidP="00E36B55"/>
    <w:p w:rsidR="00D7101C" w:rsidRDefault="00D7101C" w:rsidP="00E44F48">
      <w:pPr>
        <w:pStyle w:val="21"/>
      </w:pPr>
      <w:bookmarkStart w:id="5517" w:name="_Toc435092238"/>
      <w:bookmarkStart w:id="5518" w:name="_Toc449707712"/>
      <w:bookmarkStart w:id="5519" w:name="_Toc454286454"/>
      <w:bookmarkStart w:id="5520" w:name="_Toc357610150"/>
      <w:bookmarkStart w:id="5521" w:name="_Ref371877331"/>
      <w:bookmarkStart w:id="5522" w:name="_Toc396412682"/>
      <w:r w:rsidRPr="00736C12">
        <w:t xml:space="preserve">Volume </w:t>
      </w:r>
      <w:r>
        <w:t xml:space="preserve">6, </w:t>
      </w:r>
      <w:r w:rsidRPr="00736C12">
        <w:t xml:space="preserve">Part </w:t>
      </w:r>
      <w:r>
        <w:t>A</w:t>
      </w:r>
      <w:r w:rsidRPr="00736C12">
        <w:t xml:space="preserve"> </w:t>
      </w:r>
      <w:r>
        <w:t>(Physical Layer) Changes</w:t>
      </w:r>
      <w:bookmarkEnd w:id="5517"/>
      <w:bookmarkEnd w:id="5518"/>
      <w:bookmarkEnd w:id="5519"/>
    </w:p>
    <w:p w:rsidR="00D7101C" w:rsidRPr="00622F23" w:rsidRDefault="00D7101C" w:rsidP="00E44F48">
      <w:pPr>
        <w:pStyle w:val="31"/>
      </w:pPr>
      <w:bookmarkStart w:id="5523" w:name="_Toc435092239"/>
      <w:bookmarkStart w:id="5524" w:name="_Toc449707713"/>
      <w:bookmarkStart w:id="5525" w:name="_Toc454286455"/>
      <w:r w:rsidRPr="00511328">
        <w:rPr>
          <w:color w:val="FF0000"/>
        </w:rPr>
        <w:t xml:space="preserve">[NEW SECTION] </w:t>
      </w:r>
      <w:r w:rsidRPr="00622F23">
        <w:t>4.X ANTENNA SWITCHING</w:t>
      </w:r>
      <w:bookmarkEnd w:id="5523"/>
      <w:bookmarkEnd w:id="5524"/>
      <w:bookmarkEnd w:id="5525"/>
    </w:p>
    <w:p w:rsidR="00EB59D3" w:rsidRPr="00710BF5" w:rsidRDefault="00D7101C" w:rsidP="009B3496">
      <w:r>
        <w:rPr>
          <w:color w:val="FF0000"/>
        </w:rPr>
        <w:t xml:space="preserve">A device may support an antenna array consisting of two or more </w:t>
      </w:r>
      <w:del w:id="5526" w:author="Batra, Mayank" w:date="2016-06-21T12:05:00Z">
        <w:r>
          <w:rPr>
            <w:color w:val="FF0000"/>
          </w:rPr>
          <w:delText>antenna</w:delText>
        </w:r>
      </w:del>
      <w:commentRangeStart w:id="5527"/>
      <w:ins w:id="5528" w:author="Batra, Mayank" w:date="2016-06-21T12:05:00Z">
        <w:r>
          <w:rPr>
            <w:color w:val="FF0000"/>
          </w:rPr>
          <w:t>antenna</w:t>
        </w:r>
      </w:ins>
      <w:ins w:id="5529" w:author="Batra, Mayank" w:date="2016-06-16T10:29:00Z">
        <w:r w:rsidR="00731F2C">
          <w:rPr>
            <w:color w:val="FF0000"/>
          </w:rPr>
          <w:t>e</w:t>
        </w:r>
      </w:ins>
      <w:r>
        <w:rPr>
          <w:color w:val="FF0000"/>
        </w:rPr>
        <w:t xml:space="preserve"> </w:t>
      </w:r>
      <w:del w:id="5530" w:author="Batra, Mayank" w:date="2016-06-16T10:29:00Z">
        <w:r w:rsidDel="00731F2C">
          <w:rPr>
            <w:color w:val="FF0000"/>
          </w:rPr>
          <w:delText xml:space="preserve">elements </w:delText>
        </w:r>
        <w:commentRangeEnd w:id="5527"/>
        <w:r w:rsidR="00614B8E" w:rsidDel="00731F2C">
          <w:rPr>
            <w:rStyle w:val="aff1"/>
          </w:rPr>
          <w:commentReference w:id="5527"/>
        </w:r>
      </w:del>
      <w:r>
        <w:rPr>
          <w:color w:val="FF0000"/>
        </w:rPr>
        <w:t xml:space="preserve">that are controlled by a switch. The device switches between the </w:t>
      </w:r>
      <w:del w:id="5531" w:author="Batra, Mayank" w:date="2016-06-21T12:05:00Z">
        <w:r>
          <w:rPr>
            <w:color w:val="FF0000"/>
          </w:rPr>
          <w:delText>antenna</w:delText>
        </w:r>
      </w:del>
      <w:commentRangeStart w:id="5532"/>
      <w:ins w:id="5533" w:author="Batra, Mayank" w:date="2016-06-21T12:05:00Z">
        <w:r>
          <w:rPr>
            <w:color w:val="FF0000"/>
          </w:rPr>
          <w:t>antenna</w:t>
        </w:r>
      </w:ins>
      <w:ins w:id="5534" w:author="Batra, Mayank" w:date="2016-06-16T10:29:00Z">
        <w:r w:rsidR="00731F2C">
          <w:rPr>
            <w:color w:val="FF0000"/>
          </w:rPr>
          <w:t>e</w:t>
        </w:r>
      </w:ins>
      <w:r>
        <w:rPr>
          <w:color w:val="FF0000"/>
        </w:rPr>
        <w:t xml:space="preserve"> </w:t>
      </w:r>
      <w:del w:id="5535" w:author="Batra, Mayank" w:date="2016-06-16T10:29:00Z">
        <w:r w:rsidDel="00731F2C">
          <w:rPr>
            <w:color w:val="FF0000"/>
          </w:rPr>
          <w:delText xml:space="preserve">elements </w:delText>
        </w:r>
        <w:commentRangeEnd w:id="5532"/>
        <w:r w:rsidR="00614B8E" w:rsidDel="00731F2C">
          <w:rPr>
            <w:rStyle w:val="aff1"/>
          </w:rPr>
          <w:commentReference w:id="5532"/>
        </w:r>
      </w:del>
      <w:r>
        <w:rPr>
          <w:color w:val="FF0000"/>
        </w:rPr>
        <w:t xml:space="preserve">either </w:t>
      </w:r>
      <w:r w:rsidR="00D86F8F">
        <w:rPr>
          <w:color w:val="FF0000"/>
        </w:rPr>
        <w:t xml:space="preserve">while </w:t>
      </w:r>
      <w:r>
        <w:rPr>
          <w:color w:val="FF0000"/>
        </w:rPr>
        <w:t xml:space="preserve">receiving the Supplemental part of a packet (Angle of Arrival method) or </w:t>
      </w:r>
      <w:r w:rsidR="00D86F8F">
        <w:rPr>
          <w:color w:val="FF0000"/>
        </w:rPr>
        <w:t xml:space="preserve">while </w:t>
      </w:r>
      <w:r>
        <w:rPr>
          <w:color w:val="FF0000"/>
        </w:rPr>
        <w:t xml:space="preserve">transmitting the Supplemental part of a packet (Angle of Departure method). The switching takes place during time periods called switch slots. The first 4 </w:t>
      </w:r>
      <w:r w:rsidRPr="00802FA4">
        <w:rPr>
          <w:color w:val="FF0000"/>
        </w:rPr>
        <w:t>µs</w:t>
      </w:r>
      <w:r>
        <w:rPr>
          <w:color w:val="FF0000"/>
        </w:rPr>
        <w:t xml:space="preserve"> of the Supplemental are termed the guard period and the next 8 </w:t>
      </w:r>
      <w:r w:rsidRPr="00802FA4">
        <w:rPr>
          <w:color w:val="FF0000"/>
        </w:rPr>
        <w:t>µs</w:t>
      </w:r>
      <w:r>
        <w:rPr>
          <w:color w:val="FF0000"/>
        </w:rPr>
        <w:t xml:space="preserve"> are termed the reference period. The Link Layer captures I&amp;Q samples during the reference period and during time periods called sample slots.</w:t>
      </w:r>
      <w:r w:rsidR="00710BF5" w:rsidDel="00710BF5">
        <w:rPr>
          <w:color w:val="FF0000"/>
        </w:rPr>
        <w:t xml:space="preserve"> </w:t>
      </w:r>
    </w:p>
    <w:p w:rsidR="00EB59D3" w:rsidRPr="00B8005B" w:rsidRDefault="00EB59D3" w:rsidP="00EB59D3">
      <w:pPr>
        <w:rPr>
          <w:color w:val="FF0000"/>
        </w:rPr>
      </w:pPr>
      <w:r w:rsidRPr="00880E42">
        <w:rPr>
          <w:color w:val="FF0000"/>
        </w:rPr>
        <w:t xml:space="preserve">When a Controller that supports two or more </w:t>
      </w:r>
      <w:del w:id="5536" w:author="Batra, Mayank" w:date="2016-06-21T12:05:00Z">
        <w:r w:rsidRPr="00880E42">
          <w:rPr>
            <w:color w:val="FF0000"/>
          </w:rPr>
          <w:delText>antenna</w:delText>
        </w:r>
      </w:del>
      <w:ins w:id="5537" w:author="Batra, Mayank" w:date="2016-06-21T12:05:00Z">
        <w:r w:rsidRPr="00880E42">
          <w:rPr>
            <w:color w:val="FF0000"/>
          </w:rPr>
          <w:t>antenna</w:t>
        </w:r>
      </w:ins>
      <w:ins w:id="5538" w:author="Batra, Mayank" w:date="2016-06-16T10:30:00Z">
        <w:r w:rsidR="00337037">
          <w:rPr>
            <w:color w:val="FF0000"/>
          </w:rPr>
          <w:t>e</w:t>
        </w:r>
      </w:ins>
      <w:r w:rsidRPr="00880E42">
        <w:rPr>
          <w:color w:val="FF0000"/>
        </w:rPr>
        <w:t xml:space="preserve"> </w:t>
      </w:r>
      <w:del w:id="5539" w:author="Batra, Mayank" w:date="2016-06-16T10:30:00Z">
        <w:r w:rsidRPr="00880E42" w:rsidDel="00337037">
          <w:rPr>
            <w:color w:val="FF0000"/>
          </w:rPr>
          <w:delText>elements</w:delText>
        </w:r>
        <w:r w:rsidR="00044DFA" w:rsidRPr="00DF4735" w:rsidDel="00337037">
          <w:rPr>
            <w:color w:val="FF0000"/>
          </w:rPr>
          <w:delText xml:space="preserve"> </w:delText>
        </w:r>
      </w:del>
      <w:r w:rsidR="00044DFA" w:rsidRPr="009B3496">
        <w:rPr>
          <w:color w:val="FF0000"/>
        </w:rPr>
        <w:t>transmits a packet containing an AoD Supplemental or</w:t>
      </w:r>
      <w:r w:rsidRPr="00880E42">
        <w:rPr>
          <w:color w:val="FF0000"/>
        </w:rPr>
        <w:t xml:space="preserve"> receives a </w:t>
      </w:r>
      <w:r w:rsidR="00044DFA" w:rsidRPr="009B3496">
        <w:rPr>
          <w:color w:val="FF0000"/>
        </w:rPr>
        <w:t>packet</w:t>
      </w:r>
      <w:r w:rsidRPr="00880E42">
        <w:rPr>
          <w:color w:val="FF0000"/>
        </w:rPr>
        <w:t xml:space="preserve"> containing a</w:t>
      </w:r>
      <w:r w:rsidR="00044DFA" w:rsidRPr="009B3496">
        <w:rPr>
          <w:color w:val="FF0000"/>
        </w:rPr>
        <w:t>n AoA</w:t>
      </w:r>
      <w:r w:rsidRPr="00880E42">
        <w:rPr>
          <w:color w:val="FF0000"/>
        </w:rPr>
        <w:t xml:space="preserve"> Supplemental, it shall switch the </w:t>
      </w:r>
      <w:del w:id="5540" w:author="Batra, Mayank" w:date="2016-06-21T12:05:00Z">
        <w:r w:rsidRPr="00880E42">
          <w:rPr>
            <w:color w:val="FF0000"/>
          </w:rPr>
          <w:delText>antenna</w:delText>
        </w:r>
      </w:del>
      <w:ins w:id="5541" w:author="Batra, Mayank" w:date="2016-06-21T12:05:00Z">
        <w:r w:rsidRPr="00880E42">
          <w:rPr>
            <w:color w:val="FF0000"/>
          </w:rPr>
          <w:t>antenna</w:t>
        </w:r>
      </w:ins>
      <w:ins w:id="5542" w:author="Batra, Mayank" w:date="2016-06-16T10:30:00Z">
        <w:r w:rsidR="00337037">
          <w:rPr>
            <w:color w:val="FF0000"/>
          </w:rPr>
          <w:t>e</w:t>
        </w:r>
      </w:ins>
      <w:r w:rsidRPr="00880E42">
        <w:rPr>
          <w:color w:val="FF0000"/>
        </w:rPr>
        <w:t xml:space="preserve"> </w:t>
      </w:r>
      <w:del w:id="5543" w:author="Batra, Mayank" w:date="2016-06-16T10:30:00Z">
        <w:r w:rsidRPr="00880E42" w:rsidDel="00337037">
          <w:rPr>
            <w:color w:val="FF0000"/>
          </w:rPr>
          <w:delText xml:space="preserve">elements </w:delText>
        </w:r>
      </w:del>
      <w:r w:rsidRPr="00880E42">
        <w:rPr>
          <w:color w:val="FF0000"/>
        </w:rPr>
        <w:t>according to the switching sequence configured by its Host.</w:t>
      </w:r>
    </w:p>
    <w:p w:rsidR="00EB59D3" w:rsidRDefault="00EB59D3" w:rsidP="00EB59D3">
      <w:pPr>
        <w:rPr>
          <w:color w:val="FF0000"/>
        </w:rPr>
      </w:pPr>
      <w:r w:rsidRPr="00745809">
        <w:rPr>
          <w:color w:val="FF0000"/>
          <w:highlight w:val="yellow"/>
          <w:rPrChange w:id="5544" w:author="apps" w:date="2017-09-27T10:13:00Z">
            <w:rPr>
              <w:color w:val="FF0000"/>
            </w:rPr>
          </w:rPrChange>
        </w:rPr>
        <w:t xml:space="preserve">The first </w:t>
      </w:r>
      <w:r w:rsidR="00246906" w:rsidRPr="00745809">
        <w:rPr>
          <w:color w:val="FF0000"/>
          <w:highlight w:val="yellow"/>
          <w:rPrChange w:id="5545" w:author="apps" w:date="2017-09-27T10:13:00Z">
            <w:rPr>
              <w:color w:val="FF0000"/>
            </w:rPr>
          </w:rPrChange>
        </w:rPr>
        <w:t xml:space="preserve">antenna </w:t>
      </w:r>
      <w:del w:id="5546" w:author="Batra, Mayank" w:date="2016-06-16T10:29:00Z">
        <w:r w:rsidR="00246906" w:rsidRPr="00745809" w:rsidDel="00731F2C">
          <w:rPr>
            <w:color w:val="FF0000"/>
            <w:highlight w:val="yellow"/>
            <w:rPrChange w:id="5547" w:author="apps" w:date="2017-09-27T10:13:00Z">
              <w:rPr>
                <w:color w:val="FF0000"/>
              </w:rPr>
            </w:rPrChange>
          </w:rPr>
          <w:delText xml:space="preserve">element </w:delText>
        </w:r>
      </w:del>
      <w:r w:rsidRPr="00745809">
        <w:rPr>
          <w:color w:val="FF0000"/>
          <w:highlight w:val="yellow"/>
          <w:rPrChange w:id="5548" w:author="apps" w:date="2017-09-27T10:13:00Z">
            <w:rPr>
              <w:color w:val="FF0000"/>
            </w:rPr>
          </w:rPrChange>
        </w:rPr>
        <w:t>in the sequence shall be used during the guard period and the reference period (see [Vol</w:t>
      </w:r>
      <w:del w:id="5549" w:author="Chris Reisinger" w:date="2016-05-18T14:27:00Z">
        <w:r w:rsidRPr="00745809" w:rsidDel="00341ECD">
          <w:rPr>
            <w:color w:val="FF0000"/>
            <w:highlight w:val="yellow"/>
            <w:rPrChange w:id="5550" w:author="apps" w:date="2017-09-27T10:13:00Z">
              <w:rPr>
                <w:color w:val="FF0000"/>
              </w:rPr>
            </w:rPrChange>
          </w:rPr>
          <w:delText>.</w:delText>
        </w:r>
      </w:del>
      <w:r w:rsidRPr="00745809">
        <w:rPr>
          <w:color w:val="FF0000"/>
          <w:highlight w:val="yellow"/>
          <w:rPrChange w:id="5551" w:author="apps" w:date="2017-09-27T10:13:00Z">
            <w:rPr>
              <w:color w:val="FF0000"/>
            </w:rPr>
          </w:rPrChange>
        </w:rPr>
        <w:t xml:space="preserve"> 6]</w:t>
      </w:r>
      <w:del w:id="5552" w:author="Chris Reisinger" w:date="2016-05-18T14:33:00Z">
        <w:r w:rsidRPr="00745809" w:rsidDel="00341ECD">
          <w:rPr>
            <w:color w:val="FF0000"/>
            <w:highlight w:val="yellow"/>
            <w:rPrChange w:id="5553" w:author="apps" w:date="2017-09-27T10:13:00Z">
              <w:rPr>
                <w:color w:val="FF0000"/>
              </w:rPr>
            </w:rPrChange>
          </w:rPr>
          <w:delText>,</w:delText>
        </w:r>
      </w:del>
      <w:r w:rsidRPr="00745809">
        <w:rPr>
          <w:color w:val="FF0000"/>
          <w:highlight w:val="yellow"/>
          <w:rPrChange w:id="5554" w:author="apps" w:date="2017-09-27T10:13:00Z">
            <w:rPr>
              <w:color w:val="FF0000"/>
            </w:rPr>
          </w:rPrChange>
        </w:rPr>
        <w:t xml:space="preserve"> Part B</w:t>
      </w:r>
      <w:r w:rsidR="00C874AD" w:rsidRPr="00745809">
        <w:rPr>
          <w:color w:val="FF0000"/>
          <w:highlight w:val="yellow"/>
          <w:rPrChange w:id="5555" w:author="apps" w:date="2017-09-27T10:13:00Z">
            <w:rPr>
              <w:color w:val="FF0000"/>
            </w:rPr>
          </w:rPrChange>
        </w:rPr>
        <w:t>,</w:t>
      </w:r>
      <w:r w:rsidRPr="00745809">
        <w:rPr>
          <w:color w:val="FF0000"/>
          <w:highlight w:val="yellow"/>
          <w:rPrChange w:id="5556" w:author="apps" w:date="2017-09-27T10:13:00Z">
            <w:rPr>
              <w:color w:val="FF0000"/>
            </w:rPr>
          </w:rPrChange>
        </w:rPr>
        <w:t xml:space="preserve"> </w:t>
      </w:r>
      <w:r w:rsidR="00C874AD" w:rsidRPr="00745809">
        <w:rPr>
          <w:color w:val="FF0000"/>
          <w:highlight w:val="yellow"/>
          <w:rPrChange w:id="5557" w:author="apps" w:date="2017-09-27T10:13:00Z">
            <w:rPr>
              <w:color w:val="FF0000"/>
            </w:rPr>
          </w:rPrChange>
        </w:rPr>
        <w:t>S</w:t>
      </w:r>
      <w:r w:rsidRPr="00745809">
        <w:rPr>
          <w:color w:val="FF0000"/>
          <w:highlight w:val="yellow"/>
          <w:rPrChange w:id="5558" w:author="apps" w:date="2017-09-27T10:13:00Z">
            <w:rPr>
              <w:color w:val="FF0000"/>
            </w:rPr>
          </w:rPrChange>
        </w:rPr>
        <w:t xml:space="preserve">ection </w:t>
      </w:r>
      <w:r w:rsidR="00EA79BB" w:rsidRPr="00745809">
        <w:rPr>
          <w:color w:val="FF0000"/>
          <w:highlight w:val="yellow"/>
          <w:rPrChange w:id="5559" w:author="apps" w:date="2017-09-27T10:13:00Z">
            <w:rPr>
              <w:color w:val="FF0000"/>
            </w:rPr>
          </w:rPrChange>
        </w:rPr>
        <w:t>2.X.1 Supplemental format</w:t>
      </w:r>
      <w:r w:rsidRPr="00745809">
        <w:rPr>
          <w:color w:val="FF0000"/>
          <w:highlight w:val="yellow"/>
          <w:rPrChange w:id="5560" w:author="apps" w:date="2017-09-27T10:13:00Z">
            <w:rPr>
              <w:color w:val="FF0000"/>
            </w:rPr>
          </w:rPrChange>
        </w:rPr>
        <w:t xml:space="preserve">). The second antenna </w:t>
      </w:r>
      <w:del w:id="5561" w:author="Batra, Mayank" w:date="2016-06-16T10:29:00Z">
        <w:r w:rsidRPr="00745809" w:rsidDel="00731F2C">
          <w:rPr>
            <w:color w:val="FF0000"/>
            <w:highlight w:val="yellow"/>
            <w:rPrChange w:id="5562" w:author="apps" w:date="2017-09-27T10:13:00Z">
              <w:rPr>
                <w:color w:val="FF0000"/>
              </w:rPr>
            </w:rPrChange>
          </w:rPr>
          <w:delText xml:space="preserve">element </w:delText>
        </w:r>
      </w:del>
      <w:r w:rsidRPr="00745809">
        <w:rPr>
          <w:color w:val="FF0000"/>
          <w:highlight w:val="yellow"/>
          <w:rPrChange w:id="5563" w:author="apps" w:date="2017-09-27T10:13:00Z">
            <w:rPr>
              <w:color w:val="FF0000"/>
            </w:rPr>
          </w:rPrChange>
        </w:rPr>
        <w:t xml:space="preserve">in the sequence shall be used during the first sample slot, the third antenna </w:t>
      </w:r>
      <w:del w:id="5564" w:author="Batra, Mayank" w:date="2016-06-16T10:30:00Z">
        <w:r w:rsidRPr="00745809" w:rsidDel="00337037">
          <w:rPr>
            <w:color w:val="FF0000"/>
            <w:highlight w:val="yellow"/>
            <w:rPrChange w:id="5565" w:author="apps" w:date="2017-09-27T10:13:00Z">
              <w:rPr>
                <w:color w:val="FF0000"/>
              </w:rPr>
            </w:rPrChange>
          </w:rPr>
          <w:delText xml:space="preserve">element </w:delText>
        </w:r>
      </w:del>
      <w:r w:rsidRPr="00745809">
        <w:rPr>
          <w:color w:val="FF0000"/>
          <w:highlight w:val="yellow"/>
          <w:rPrChange w:id="5566" w:author="apps" w:date="2017-09-27T10:13:00Z">
            <w:rPr>
              <w:color w:val="FF0000"/>
            </w:rPr>
          </w:rPrChange>
        </w:rPr>
        <w:t>during the second sample slot</w:t>
      </w:r>
      <w:r w:rsidR="00081FBD" w:rsidRPr="00745809">
        <w:rPr>
          <w:color w:val="FF0000"/>
          <w:highlight w:val="yellow"/>
          <w:rPrChange w:id="5567" w:author="apps" w:date="2017-09-27T10:13:00Z">
            <w:rPr>
              <w:color w:val="FF0000"/>
            </w:rPr>
          </w:rPrChange>
        </w:rPr>
        <w:t>,</w:t>
      </w:r>
      <w:r w:rsidRPr="00745809">
        <w:rPr>
          <w:color w:val="FF0000"/>
          <w:highlight w:val="yellow"/>
          <w:rPrChange w:id="5568" w:author="apps" w:date="2017-09-27T10:13:00Z">
            <w:rPr>
              <w:color w:val="FF0000"/>
            </w:rPr>
          </w:rPrChange>
        </w:rPr>
        <w:t xml:space="preserve"> and so on</w:t>
      </w:r>
      <w:r>
        <w:rPr>
          <w:color w:val="FF0000"/>
        </w:rPr>
        <w:t xml:space="preserve">. The antenna </w:t>
      </w:r>
      <w:del w:id="5569" w:author="Batra, Mayank" w:date="2016-06-16T10:30:00Z">
        <w:r w:rsidDel="00337037">
          <w:rPr>
            <w:color w:val="FF0000"/>
          </w:rPr>
          <w:delText xml:space="preserve">element </w:delText>
        </w:r>
      </w:del>
      <w:r>
        <w:rPr>
          <w:color w:val="FF0000"/>
        </w:rPr>
        <w:t>in use shall only be changed during the switch slots.</w:t>
      </w:r>
    </w:p>
    <w:p w:rsidR="00EB59D3" w:rsidRDefault="00EB59D3" w:rsidP="00EB59D3">
      <w:r>
        <w:rPr>
          <w:color w:val="FF0000"/>
        </w:rPr>
        <w:lastRenderedPageBreak/>
        <w:t xml:space="preserve">If the sequence specified by the Host is exhausted before the last sample slot, it shall be restarted from the beginning (this can happen more than once); that is, the first antenna </w:t>
      </w:r>
      <w:del w:id="5570" w:author="Batra, Mayank" w:date="2016-06-16T10:30:00Z">
        <w:r w:rsidDel="00337037">
          <w:rPr>
            <w:color w:val="FF0000"/>
          </w:rPr>
          <w:delText xml:space="preserve">element </w:delText>
        </w:r>
      </w:del>
      <w:r>
        <w:rPr>
          <w:color w:val="FF0000"/>
        </w:rPr>
        <w:t xml:space="preserve">in the sequence is used in the sample slot following that used for the last antenna </w:t>
      </w:r>
      <w:del w:id="5571" w:author="Batra, Mayank" w:date="2016-06-16T10:30:00Z">
        <w:r w:rsidDel="00337037">
          <w:rPr>
            <w:color w:val="FF0000"/>
          </w:rPr>
          <w:delText xml:space="preserve">element </w:delText>
        </w:r>
      </w:del>
      <w:r>
        <w:rPr>
          <w:color w:val="FF0000"/>
        </w:rPr>
        <w:t xml:space="preserve">in the sequence. If the sequence has not been completely used </w:t>
      </w:r>
      <w:r w:rsidR="00081FBD" w:rsidRPr="009B3496">
        <w:rPr>
          <w:color w:val="FF0000"/>
        </w:rPr>
        <w:t>by</w:t>
      </w:r>
      <w:r>
        <w:rPr>
          <w:color w:val="FF0000"/>
        </w:rPr>
        <w:t xml:space="preserve"> the end of the Supplemental, any remaining terms shall be ignored.</w:t>
      </w:r>
    </w:p>
    <w:p w:rsidR="00D7101C" w:rsidRDefault="00D7101C" w:rsidP="00D7101C">
      <w:pPr>
        <w:rPr>
          <w:color w:val="FF0000"/>
        </w:rPr>
      </w:pPr>
    </w:p>
    <w:p w:rsidR="008234F1" w:rsidRDefault="008234F1" w:rsidP="00D7101C">
      <w:pPr>
        <w:rPr>
          <w:color w:val="FF0000"/>
        </w:rPr>
      </w:pPr>
    </w:p>
    <w:p w:rsidR="00095B14" w:rsidRDefault="00095B14" w:rsidP="00D7101C">
      <w:pPr>
        <w:rPr>
          <w:color w:val="FF0000"/>
        </w:rPr>
      </w:pPr>
    </w:p>
    <w:p w:rsidR="00095B14" w:rsidRDefault="00095B14" w:rsidP="00D7101C">
      <w:pPr>
        <w:rPr>
          <w:color w:val="FF0000"/>
        </w:rPr>
      </w:pPr>
    </w:p>
    <w:p w:rsidR="00095B14" w:rsidRDefault="00095B14" w:rsidP="00D7101C">
      <w:pPr>
        <w:rPr>
          <w:color w:val="FF0000"/>
        </w:rPr>
      </w:pPr>
    </w:p>
    <w:p w:rsidR="00095B14" w:rsidRDefault="00095B14" w:rsidP="00D7101C">
      <w:pPr>
        <w:rPr>
          <w:color w:val="FF0000"/>
        </w:rPr>
      </w:pPr>
    </w:p>
    <w:p w:rsidR="00095B14" w:rsidRDefault="00095B14" w:rsidP="00D7101C">
      <w:pPr>
        <w:rPr>
          <w:color w:val="FF0000"/>
        </w:rPr>
      </w:pPr>
    </w:p>
    <w:p w:rsidR="00095B14" w:rsidRDefault="00095B14" w:rsidP="00D7101C">
      <w:pPr>
        <w:rPr>
          <w:color w:val="FF0000"/>
        </w:rPr>
      </w:pPr>
    </w:p>
    <w:p w:rsidR="00095B14" w:rsidRDefault="00095B14" w:rsidP="00D7101C">
      <w:pPr>
        <w:rPr>
          <w:color w:val="FF0000"/>
        </w:rPr>
      </w:pPr>
    </w:p>
    <w:p w:rsidR="00095B14" w:rsidRDefault="00095B14" w:rsidP="00D7101C">
      <w:pPr>
        <w:rPr>
          <w:color w:val="FF0000"/>
        </w:rPr>
      </w:pPr>
    </w:p>
    <w:p w:rsidR="00D7101C" w:rsidRDefault="00D7101C" w:rsidP="00E44F48">
      <w:pPr>
        <w:pStyle w:val="21"/>
      </w:pPr>
      <w:bookmarkStart w:id="5572" w:name="_Toc441944692"/>
      <w:bookmarkStart w:id="5573" w:name="_Toc441944995"/>
      <w:bookmarkStart w:id="5574" w:name="_Toc441944693"/>
      <w:bookmarkStart w:id="5575" w:name="_Toc441944996"/>
      <w:bookmarkStart w:id="5576" w:name="_Toc441944694"/>
      <w:bookmarkStart w:id="5577" w:name="_Toc441944997"/>
      <w:bookmarkStart w:id="5578" w:name="_Toc422814282"/>
      <w:bookmarkStart w:id="5579" w:name="_Toc435092240"/>
      <w:bookmarkStart w:id="5580" w:name="_Toc449707714"/>
      <w:bookmarkStart w:id="5581" w:name="_Toc454286456"/>
      <w:bookmarkEnd w:id="5520"/>
      <w:bookmarkEnd w:id="5521"/>
      <w:bookmarkEnd w:id="5522"/>
      <w:bookmarkEnd w:id="5572"/>
      <w:bookmarkEnd w:id="5573"/>
      <w:bookmarkEnd w:id="5574"/>
      <w:bookmarkEnd w:id="5575"/>
      <w:bookmarkEnd w:id="5576"/>
      <w:bookmarkEnd w:id="5577"/>
      <w:r w:rsidRPr="00736C12">
        <w:t xml:space="preserve">Volume </w:t>
      </w:r>
      <w:r>
        <w:t xml:space="preserve">6, </w:t>
      </w:r>
      <w:r w:rsidRPr="00736C12">
        <w:t xml:space="preserve">Part </w:t>
      </w:r>
      <w:r>
        <w:t>B</w:t>
      </w:r>
      <w:r w:rsidRPr="00736C12">
        <w:t xml:space="preserve"> </w:t>
      </w:r>
      <w:r>
        <w:t>(Link Layer) Changes</w:t>
      </w:r>
      <w:bookmarkEnd w:id="5578"/>
      <w:bookmarkEnd w:id="5579"/>
      <w:bookmarkEnd w:id="5580"/>
      <w:bookmarkEnd w:id="5581"/>
    </w:p>
    <w:p w:rsidR="00D7101C" w:rsidRPr="00C53111" w:rsidRDefault="00D7101C" w:rsidP="00E44F48">
      <w:pPr>
        <w:pStyle w:val="31"/>
      </w:pPr>
      <w:bookmarkStart w:id="5582" w:name="_Toc435092241"/>
      <w:bookmarkStart w:id="5583" w:name="_Toc449707715"/>
      <w:bookmarkStart w:id="5584" w:name="_Toc454286457"/>
      <w:r w:rsidRPr="00622F23">
        <w:rPr>
          <w:color w:val="FF0000"/>
        </w:rPr>
        <w:t xml:space="preserve">[UPDATED SECTION] </w:t>
      </w:r>
      <w:r w:rsidRPr="00622F23">
        <w:t>2.1 PACKET FORMAT</w:t>
      </w:r>
      <w:bookmarkEnd w:id="5582"/>
      <w:r w:rsidR="00501106">
        <w:t xml:space="preserve"> FOR LE UNCODED PHYS</w:t>
      </w:r>
      <w:bookmarkEnd w:id="5583"/>
      <w:bookmarkEnd w:id="5584"/>
    </w:p>
    <w:p w:rsidR="00D7101C" w:rsidRDefault="00D7101C" w:rsidP="00D7101C">
      <w:pPr>
        <w:autoSpaceDE w:val="0"/>
        <w:autoSpaceDN w:val="0"/>
        <w:adjustRightInd w:val="0"/>
        <w:spacing w:after="0" w:line="240" w:lineRule="auto"/>
        <w:rPr>
          <w:rFonts w:cs="Arial"/>
          <w:bCs/>
          <w:color w:val="FF0000"/>
          <w:sz w:val="24"/>
          <w:szCs w:val="24"/>
        </w:rPr>
      </w:pPr>
    </w:p>
    <w:p w:rsidR="00D7101C" w:rsidRPr="00C22BBC" w:rsidRDefault="00EB59D3" w:rsidP="00D7101C">
      <w:pPr>
        <w:autoSpaceDE w:val="0"/>
        <w:autoSpaceDN w:val="0"/>
        <w:adjustRightInd w:val="0"/>
        <w:spacing w:after="0" w:line="240" w:lineRule="auto"/>
        <w:rPr>
          <w:rFonts w:cs="Arial"/>
          <w:bCs/>
          <w:color w:val="00B050"/>
          <w:sz w:val="24"/>
          <w:szCs w:val="24"/>
        </w:rPr>
      </w:pPr>
      <w:r w:rsidRPr="00880E42">
        <w:rPr>
          <w:rFonts w:cs="Arial"/>
          <w:bCs/>
          <w:color w:val="00B050"/>
          <w:sz w:val="24"/>
          <w:szCs w:val="24"/>
        </w:rPr>
        <w:t xml:space="preserve">[Note: The Advertising Extension </w:t>
      </w:r>
      <w:r w:rsidR="00F4626F">
        <w:rPr>
          <w:rFonts w:cs="Arial"/>
          <w:bCs/>
          <w:color w:val="00B050"/>
          <w:sz w:val="24"/>
          <w:szCs w:val="24"/>
        </w:rPr>
        <w:t>CR</w:t>
      </w:r>
      <w:r w:rsidR="00F4626F" w:rsidRPr="00880E42">
        <w:rPr>
          <w:rFonts w:cs="Arial"/>
          <w:bCs/>
          <w:color w:val="00B050"/>
          <w:sz w:val="24"/>
          <w:szCs w:val="24"/>
        </w:rPr>
        <w:t xml:space="preserve"> </w:t>
      </w:r>
      <w:r w:rsidR="00184984">
        <w:rPr>
          <w:rFonts w:cs="Arial"/>
          <w:bCs/>
          <w:color w:val="00B050"/>
          <w:sz w:val="24"/>
          <w:szCs w:val="24"/>
        </w:rPr>
        <w:fldChar w:fldCharType="begin"/>
      </w:r>
      <w:r w:rsidR="00F4626F">
        <w:rPr>
          <w:rFonts w:cs="Arial"/>
          <w:bCs/>
          <w:color w:val="00B050"/>
          <w:sz w:val="24"/>
          <w:szCs w:val="24"/>
        </w:rPr>
        <w:instrText xml:space="preserve"> REF _Ref441076024 \r \h </w:instrText>
      </w:r>
      <w:r w:rsidR="00184984">
        <w:rPr>
          <w:rFonts w:cs="Arial"/>
          <w:bCs/>
          <w:color w:val="00B050"/>
          <w:sz w:val="24"/>
          <w:szCs w:val="24"/>
        </w:rPr>
      </w:r>
      <w:r w:rsidR="00184984">
        <w:rPr>
          <w:rFonts w:cs="Arial"/>
          <w:bCs/>
          <w:color w:val="00B050"/>
          <w:sz w:val="24"/>
          <w:szCs w:val="24"/>
        </w:rPr>
        <w:fldChar w:fldCharType="separate"/>
      </w:r>
      <w:r w:rsidR="00F4626F">
        <w:rPr>
          <w:rFonts w:cs="Arial"/>
          <w:bCs/>
          <w:color w:val="00B050"/>
          <w:sz w:val="24"/>
          <w:szCs w:val="24"/>
        </w:rPr>
        <w:t>[2]</w:t>
      </w:r>
      <w:r w:rsidR="00184984">
        <w:rPr>
          <w:rFonts w:cs="Arial"/>
          <w:bCs/>
          <w:color w:val="00B050"/>
          <w:sz w:val="24"/>
          <w:szCs w:val="24"/>
        </w:rPr>
        <w:fldChar w:fldCharType="end"/>
      </w:r>
      <w:r w:rsidRPr="00880E42">
        <w:rPr>
          <w:rFonts w:cs="Arial"/>
          <w:bCs/>
          <w:color w:val="00B050"/>
          <w:sz w:val="24"/>
          <w:szCs w:val="24"/>
        </w:rPr>
        <w:t xml:space="preserve"> </w:t>
      </w:r>
      <w:r w:rsidR="00193AE0">
        <w:rPr>
          <w:rFonts w:cs="Arial"/>
          <w:bCs/>
          <w:color w:val="00B050"/>
          <w:sz w:val="24"/>
          <w:szCs w:val="24"/>
        </w:rPr>
        <w:t xml:space="preserve">and the Long Range feature </w:t>
      </w:r>
      <w:r w:rsidR="00184984">
        <w:rPr>
          <w:rFonts w:cs="Arial"/>
          <w:bCs/>
          <w:color w:val="00B050"/>
          <w:sz w:val="24"/>
          <w:szCs w:val="24"/>
        </w:rPr>
        <w:fldChar w:fldCharType="begin"/>
      </w:r>
      <w:r w:rsidR="00193AE0">
        <w:rPr>
          <w:rFonts w:cs="Arial"/>
          <w:bCs/>
          <w:color w:val="00B050"/>
          <w:sz w:val="24"/>
          <w:szCs w:val="24"/>
        </w:rPr>
        <w:instrText xml:space="preserve"> REF _Ref441486975 \r \h </w:instrText>
      </w:r>
      <w:r w:rsidR="00184984">
        <w:rPr>
          <w:rFonts w:cs="Arial"/>
          <w:bCs/>
          <w:color w:val="00B050"/>
          <w:sz w:val="24"/>
          <w:szCs w:val="24"/>
        </w:rPr>
      </w:r>
      <w:r w:rsidR="00184984">
        <w:rPr>
          <w:rFonts w:cs="Arial"/>
          <w:bCs/>
          <w:color w:val="00B050"/>
          <w:sz w:val="24"/>
          <w:szCs w:val="24"/>
        </w:rPr>
        <w:fldChar w:fldCharType="separate"/>
      </w:r>
      <w:r w:rsidR="00193AE0">
        <w:rPr>
          <w:rFonts w:cs="Arial"/>
          <w:bCs/>
          <w:color w:val="00B050"/>
          <w:sz w:val="24"/>
          <w:szCs w:val="24"/>
        </w:rPr>
        <w:t>[1]</w:t>
      </w:r>
      <w:r w:rsidR="00184984">
        <w:rPr>
          <w:rFonts w:cs="Arial"/>
          <w:bCs/>
          <w:color w:val="00B050"/>
          <w:sz w:val="24"/>
          <w:szCs w:val="24"/>
        </w:rPr>
        <w:fldChar w:fldCharType="end"/>
      </w:r>
      <w:r w:rsidR="00193AE0">
        <w:rPr>
          <w:rFonts w:cs="Arial"/>
          <w:bCs/>
          <w:color w:val="00B050"/>
          <w:sz w:val="24"/>
          <w:szCs w:val="24"/>
        </w:rPr>
        <w:t xml:space="preserve"> </w:t>
      </w:r>
      <w:r w:rsidRPr="00880E42">
        <w:rPr>
          <w:rFonts w:cs="Arial"/>
          <w:bCs/>
          <w:color w:val="00B050"/>
          <w:sz w:val="24"/>
          <w:szCs w:val="24"/>
        </w:rPr>
        <w:t xml:space="preserve">also </w:t>
      </w:r>
      <w:commentRangeStart w:id="5585"/>
      <w:r w:rsidR="00193AE0">
        <w:rPr>
          <w:rFonts w:cs="Arial"/>
          <w:bCs/>
          <w:color w:val="00B050"/>
          <w:sz w:val="24"/>
          <w:szCs w:val="24"/>
        </w:rPr>
        <w:t xml:space="preserve">modify </w:t>
      </w:r>
      <w:r w:rsidRPr="00880E42">
        <w:rPr>
          <w:rFonts w:cs="Arial"/>
          <w:bCs/>
          <w:color w:val="00B050"/>
          <w:sz w:val="24"/>
          <w:szCs w:val="24"/>
        </w:rPr>
        <w:t>this section</w:t>
      </w:r>
      <w:commentRangeEnd w:id="5585"/>
      <w:r w:rsidR="00E95C60">
        <w:rPr>
          <w:rStyle w:val="aff1"/>
        </w:rPr>
        <w:commentReference w:id="5585"/>
      </w:r>
      <w:r w:rsidR="00193AE0">
        <w:rPr>
          <w:rFonts w:cs="Arial"/>
          <w:bCs/>
          <w:color w:val="00B050"/>
          <w:sz w:val="24"/>
          <w:szCs w:val="24"/>
        </w:rPr>
        <w:t>. Those changes have been considered accepted here</w:t>
      </w:r>
      <w:r w:rsidRPr="00880E42">
        <w:rPr>
          <w:rFonts w:cs="Arial"/>
          <w:bCs/>
          <w:color w:val="00B050"/>
          <w:sz w:val="24"/>
          <w:szCs w:val="24"/>
        </w:rPr>
        <w:t>]</w:t>
      </w:r>
    </w:p>
    <w:p w:rsidR="00D7101C" w:rsidRDefault="00D7101C" w:rsidP="00D7101C">
      <w:pPr>
        <w:autoSpaceDE w:val="0"/>
        <w:autoSpaceDN w:val="0"/>
        <w:adjustRightInd w:val="0"/>
        <w:spacing w:after="0" w:line="240" w:lineRule="auto"/>
        <w:rPr>
          <w:rFonts w:cs="Arial"/>
          <w:bCs/>
          <w:color w:val="FF0000"/>
          <w:sz w:val="24"/>
          <w:szCs w:val="24"/>
        </w:rPr>
      </w:pPr>
    </w:p>
    <w:p w:rsidR="00D7101C" w:rsidRDefault="00D7101C" w:rsidP="00D7101C">
      <w:pPr>
        <w:autoSpaceDE w:val="0"/>
        <w:autoSpaceDN w:val="0"/>
        <w:adjustRightInd w:val="0"/>
        <w:spacing w:after="0" w:line="240" w:lineRule="auto"/>
        <w:rPr>
          <w:rFonts w:cs="Arial"/>
          <w:color w:val="000000"/>
          <w:sz w:val="24"/>
          <w:szCs w:val="24"/>
        </w:rPr>
      </w:pPr>
      <w:r>
        <w:rPr>
          <w:rFonts w:cs="Arial"/>
          <w:color w:val="000000"/>
          <w:sz w:val="24"/>
          <w:szCs w:val="24"/>
        </w:rPr>
        <w:t xml:space="preserve">The </w:t>
      </w:r>
      <w:r w:rsidR="00501106">
        <w:rPr>
          <w:rFonts w:cs="Arial"/>
          <w:color w:val="000000"/>
          <w:sz w:val="24"/>
          <w:szCs w:val="24"/>
        </w:rPr>
        <w:t xml:space="preserve">following </w:t>
      </w:r>
      <w:r>
        <w:rPr>
          <w:rFonts w:cs="Arial"/>
          <w:color w:val="000000"/>
          <w:sz w:val="24"/>
          <w:szCs w:val="24"/>
        </w:rPr>
        <w:t xml:space="preserve">packet format </w:t>
      </w:r>
      <w:r w:rsidR="00501106">
        <w:rPr>
          <w:rFonts w:cs="Arial"/>
          <w:color w:val="000000"/>
          <w:sz w:val="24"/>
          <w:szCs w:val="24"/>
        </w:rPr>
        <w:t xml:space="preserve">is defined for the LE Uncoded PHYs (LE 1M and LE 2M) and is </w:t>
      </w:r>
      <w:r>
        <w:rPr>
          <w:rFonts w:cs="Arial"/>
          <w:color w:val="000000"/>
          <w:sz w:val="24"/>
          <w:szCs w:val="24"/>
        </w:rPr>
        <w:t>used for both advertising channel packets and data channel packets.</w:t>
      </w:r>
    </w:p>
    <w:p w:rsidR="00D7101C" w:rsidRDefault="00D7101C" w:rsidP="00D7101C">
      <w:pPr>
        <w:autoSpaceDE w:val="0"/>
        <w:autoSpaceDN w:val="0"/>
        <w:adjustRightInd w:val="0"/>
        <w:spacing w:after="0" w:line="240" w:lineRule="auto"/>
        <w:rPr>
          <w:rFonts w:cs="Arial"/>
          <w:color w:val="000000"/>
          <w:sz w:val="24"/>
          <w:szCs w:val="24"/>
        </w:rPr>
      </w:pPr>
    </w:p>
    <w:p w:rsidR="0039621E" w:rsidRPr="000A5244" w:rsidRDefault="0039621E" w:rsidP="0039621E">
      <w:pPr>
        <w:autoSpaceDE w:val="0"/>
        <w:autoSpaceDN w:val="0"/>
        <w:adjustRightInd w:val="0"/>
        <w:spacing w:after="0" w:line="240" w:lineRule="auto"/>
        <w:rPr>
          <w:rFonts w:cs="Arial"/>
          <w:color w:val="FF0000"/>
          <w:sz w:val="24"/>
          <w:szCs w:val="24"/>
        </w:rPr>
      </w:pPr>
      <w:r>
        <w:rPr>
          <w:rFonts w:cs="Arial"/>
          <w:color w:val="000000"/>
          <w:sz w:val="24"/>
          <w:szCs w:val="24"/>
        </w:rPr>
        <w:t>Th</w:t>
      </w:r>
      <w:r w:rsidR="00501106">
        <w:rPr>
          <w:rFonts w:cs="Arial"/>
          <w:color w:val="000000"/>
          <w:sz w:val="24"/>
          <w:szCs w:val="24"/>
        </w:rPr>
        <w:t>is</w:t>
      </w:r>
      <w:r>
        <w:rPr>
          <w:rFonts w:cs="Arial"/>
          <w:color w:val="000000"/>
          <w:sz w:val="24"/>
          <w:szCs w:val="24"/>
        </w:rPr>
        <w:t xml:space="preserve"> packet format is shown in </w:t>
      </w:r>
      <w:r>
        <w:rPr>
          <w:rFonts w:cs="Arial"/>
          <w:color w:val="0000FF"/>
          <w:sz w:val="24"/>
          <w:szCs w:val="24"/>
        </w:rPr>
        <w:t>Figure 2.1</w:t>
      </w:r>
      <w:r>
        <w:rPr>
          <w:rFonts w:cs="Arial"/>
          <w:color w:val="000000"/>
          <w:sz w:val="24"/>
          <w:szCs w:val="24"/>
        </w:rPr>
        <w:t xml:space="preserve">. Each packet consists of four </w:t>
      </w:r>
      <w:r w:rsidRPr="00DF4735">
        <w:rPr>
          <w:rFonts w:cs="Arial"/>
          <w:sz w:val="24"/>
          <w:szCs w:val="24"/>
        </w:rPr>
        <w:t xml:space="preserve">mandatory </w:t>
      </w:r>
      <w:r>
        <w:rPr>
          <w:rFonts w:cs="Arial"/>
          <w:color w:val="000000"/>
          <w:sz w:val="24"/>
          <w:szCs w:val="24"/>
        </w:rPr>
        <w:t>fields</w:t>
      </w:r>
      <w:r>
        <w:rPr>
          <w:rFonts w:cs="Arial"/>
          <w:color w:val="FF0000"/>
          <w:sz w:val="24"/>
          <w:szCs w:val="24"/>
        </w:rPr>
        <w:t xml:space="preserve"> </w:t>
      </w:r>
      <w:r w:rsidRPr="00DF4735">
        <w:rPr>
          <w:rFonts w:cs="Arial"/>
          <w:sz w:val="24"/>
          <w:szCs w:val="24"/>
        </w:rPr>
        <w:t>and one optional field.</w:t>
      </w:r>
      <w:r>
        <w:rPr>
          <w:rFonts w:cs="Arial"/>
          <w:color w:val="FF0000"/>
          <w:sz w:val="24"/>
          <w:szCs w:val="24"/>
        </w:rPr>
        <w:t xml:space="preserve"> </w:t>
      </w:r>
      <w:r w:rsidRPr="00DF4735">
        <w:rPr>
          <w:rFonts w:cs="Arial"/>
          <w:sz w:val="24"/>
          <w:szCs w:val="24"/>
        </w:rPr>
        <w:t>The mandatory fields are</w:t>
      </w:r>
      <w:r w:rsidR="00CB5A65" w:rsidRPr="00DF4735">
        <w:rPr>
          <w:rFonts w:cs="Arial"/>
          <w:sz w:val="24"/>
          <w:szCs w:val="24"/>
        </w:rPr>
        <w:t xml:space="preserve"> </w:t>
      </w:r>
      <w:del w:id="5586" w:author="Clive D.W. Feather" w:date="2016-05-05T15:03:00Z">
        <w:r w:rsidR="00CB5A65" w:rsidRPr="00DF4735" w:rsidDel="009C4DC1">
          <w:rPr>
            <w:rFonts w:cs="Arial"/>
            <w:sz w:val="24"/>
            <w:szCs w:val="24"/>
          </w:rPr>
          <w:delText>the</w:delText>
        </w:r>
        <w:r w:rsidRPr="00DF4735" w:rsidDel="009C4DC1">
          <w:rPr>
            <w:rFonts w:cs="Arial"/>
            <w:sz w:val="24"/>
            <w:szCs w:val="24"/>
          </w:rPr>
          <w:delText xml:space="preserve"> </w:delText>
        </w:r>
      </w:del>
      <w:r w:rsidRPr="00DF4735">
        <w:rPr>
          <w:rFonts w:cs="Arial"/>
          <w:sz w:val="24"/>
          <w:szCs w:val="24"/>
        </w:rPr>
        <w:t xml:space="preserve">Preamble, Access Address, PDU, and CRC.  The optional field is </w:t>
      </w:r>
      <w:del w:id="5587" w:author="Clive D.W. Feather" w:date="2016-05-05T15:03:00Z">
        <w:r w:rsidR="00CB5A65" w:rsidRPr="00DF4735" w:rsidDel="009C4DC1">
          <w:rPr>
            <w:rFonts w:cs="Arial"/>
            <w:sz w:val="24"/>
            <w:szCs w:val="24"/>
          </w:rPr>
          <w:delText xml:space="preserve">the </w:delText>
        </w:r>
      </w:del>
      <w:r w:rsidRPr="00DF4735">
        <w:rPr>
          <w:rFonts w:cs="Arial"/>
          <w:sz w:val="24"/>
          <w:szCs w:val="24"/>
        </w:rPr>
        <w:t>Supplemental.</w:t>
      </w:r>
    </w:p>
    <w:p w:rsidR="00D7101C" w:rsidRDefault="00D7101C" w:rsidP="00D7101C">
      <w:pPr>
        <w:autoSpaceDE w:val="0"/>
        <w:autoSpaceDN w:val="0"/>
        <w:adjustRightInd w:val="0"/>
        <w:spacing w:after="0" w:line="240" w:lineRule="auto"/>
        <w:rPr>
          <w:rFonts w:cs="Arial"/>
          <w:color w:val="000000"/>
          <w:sz w:val="24"/>
          <w:szCs w:val="24"/>
        </w:rPr>
      </w:pPr>
      <w:commentRangeStart w:id="5588"/>
    </w:p>
    <w:p w:rsidR="00EB59D3" w:rsidRDefault="00EB59D3" w:rsidP="00EB59D3">
      <w:pPr>
        <w:autoSpaceDE w:val="0"/>
        <w:autoSpaceDN w:val="0"/>
        <w:adjustRightInd w:val="0"/>
        <w:spacing w:after="0" w:line="240" w:lineRule="auto"/>
        <w:rPr>
          <w:rFonts w:cs="Arial"/>
          <w:color w:val="000000"/>
          <w:sz w:val="24"/>
          <w:szCs w:val="24"/>
        </w:rPr>
      </w:pPr>
      <w:r>
        <w:rPr>
          <w:rFonts w:cs="Arial"/>
          <w:color w:val="000000"/>
          <w:sz w:val="24"/>
          <w:szCs w:val="24"/>
        </w:rPr>
        <w:t>LSB</w:t>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t>MSB</w:t>
      </w:r>
    </w:p>
    <w:tbl>
      <w:tblPr>
        <w:tblStyle w:val="LightShading1"/>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66"/>
        <w:gridCol w:w="1861"/>
        <w:gridCol w:w="1854"/>
        <w:gridCol w:w="1854"/>
        <w:gridCol w:w="1854"/>
      </w:tblGrid>
      <w:tr w:rsidR="0083745C" w:rsidRPr="00501106" w:rsidTr="00DF4735">
        <w:trPr>
          <w:cnfStyle w:val="100000000000"/>
          <w:jc w:val="center"/>
        </w:trPr>
        <w:tc>
          <w:tcPr>
            <w:cnfStyle w:val="001000000000"/>
            <w:tcW w:w="1866" w:type="dxa"/>
            <w:tcBorders>
              <w:top w:val="single" w:sz="4" w:space="0" w:color="auto"/>
              <w:left w:val="single" w:sz="4" w:space="0" w:color="auto"/>
              <w:bottom w:val="single" w:sz="4" w:space="0" w:color="auto"/>
              <w:right w:val="single" w:sz="4" w:space="0" w:color="auto"/>
            </w:tcBorders>
            <w:hideMark/>
          </w:tcPr>
          <w:p w:rsidR="00E838F1" w:rsidRDefault="00E838F1" w:rsidP="00193AE0">
            <w:pPr>
              <w:pStyle w:val="CellBody"/>
            </w:pPr>
            <w:r>
              <w:t>Preamble</w:t>
            </w:r>
            <w:r>
              <w:br/>
              <w:t>(1 or 2 octets)</w:t>
            </w:r>
          </w:p>
        </w:tc>
        <w:tc>
          <w:tcPr>
            <w:tcW w:w="1861" w:type="dxa"/>
            <w:tcBorders>
              <w:top w:val="single" w:sz="4" w:space="0" w:color="auto"/>
              <w:left w:val="single" w:sz="4" w:space="0" w:color="auto"/>
              <w:bottom w:val="single" w:sz="4" w:space="0" w:color="auto"/>
              <w:right w:val="single" w:sz="4" w:space="0" w:color="auto"/>
            </w:tcBorders>
            <w:hideMark/>
          </w:tcPr>
          <w:p w:rsidR="00E838F1" w:rsidRDefault="00E838F1" w:rsidP="004B1513">
            <w:pPr>
              <w:pStyle w:val="CellBody"/>
              <w:cnfStyle w:val="100000000000"/>
            </w:pPr>
            <w:r>
              <w:t>Access Address</w:t>
            </w:r>
            <w:r>
              <w:br/>
              <w:t>(4 octets)</w:t>
            </w:r>
          </w:p>
        </w:tc>
        <w:tc>
          <w:tcPr>
            <w:tcW w:w="1854" w:type="dxa"/>
            <w:tcBorders>
              <w:top w:val="single" w:sz="4" w:space="0" w:color="auto"/>
              <w:left w:val="single" w:sz="4" w:space="0" w:color="auto"/>
              <w:bottom w:val="single" w:sz="4" w:space="0" w:color="auto"/>
              <w:right w:val="single" w:sz="4" w:space="0" w:color="auto"/>
            </w:tcBorders>
            <w:hideMark/>
          </w:tcPr>
          <w:p w:rsidR="00E838F1" w:rsidRDefault="00E838F1" w:rsidP="004B1513">
            <w:pPr>
              <w:pStyle w:val="CellBody"/>
              <w:cnfStyle w:val="100000000000"/>
            </w:pPr>
            <w:r>
              <w:t>PDU</w:t>
            </w:r>
          </w:p>
          <w:p w:rsidR="00E838F1" w:rsidRDefault="00E838F1" w:rsidP="004B1513">
            <w:pPr>
              <w:pStyle w:val="CellBody"/>
              <w:cnfStyle w:val="100000000000"/>
            </w:pPr>
            <w:r>
              <w:t>(2-25</w:t>
            </w:r>
            <w:r w:rsidRPr="00880E42">
              <w:rPr>
                <w:strike/>
              </w:rPr>
              <w:t>7</w:t>
            </w:r>
            <w:r w:rsidRPr="00880E42">
              <w:rPr>
                <w:color w:val="FF0000"/>
              </w:rPr>
              <w:t>8</w:t>
            </w:r>
            <w:r>
              <w:t xml:space="preserve"> octets)</w:t>
            </w:r>
          </w:p>
        </w:tc>
        <w:tc>
          <w:tcPr>
            <w:tcW w:w="1854" w:type="dxa"/>
            <w:tcBorders>
              <w:top w:val="single" w:sz="4" w:space="0" w:color="auto"/>
              <w:left w:val="single" w:sz="4" w:space="0" w:color="auto"/>
              <w:bottom w:val="single" w:sz="4" w:space="0" w:color="auto"/>
              <w:right w:val="dashed" w:sz="4" w:space="0" w:color="auto"/>
            </w:tcBorders>
            <w:hideMark/>
          </w:tcPr>
          <w:p w:rsidR="00E838F1" w:rsidRDefault="00E838F1" w:rsidP="004B1513">
            <w:pPr>
              <w:pStyle w:val="CellBody"/>
              <w:cnfStyle w:val="100000000000"/>
            </w:pPr>
            <w:r>
              <w:t>CRC</w:t>
            </w:r>
          </w:p>
          <w:p w:rsidR="00E838F1" w:rsidRDefault="00E838F1" w:rsidP="004B1513">
            <w:pPr>
              <w:pStyle w:val="CellBody"/>
              <w:cnfStyle w:val="100000000000"/>
            </w:pPr>
            <w:r>
              <w:t>(3 octets)</w:t>
            </w:r>
          </w:p>
        </w:tc>
        <w:tc>
          <w:tcPr>
            <w:tcW w:w="1854" w:type="dxa"/>
            <w:tcBorders>
              <w:top w:val="dashed" w:sz="4" w:space="0" w:color="auto"/>
              <w:left w:val="dashed" w:sz="4" w:space="0" w:color="auto"/>
              <w:bottom w:val="dashed" w:sz="4" w:space="0" w:color="auto"/>
              <w:right w:val="dashed" w:sz="4" w:space="0" w:color="auto"/>
            </w:tcBorders>
          </w:tcPr>
          <w:p w:rsidR="00E838F1" w:rsidRDefault="00E838F1" w:rsidP="004B1513">
            <w:pPr>
              <w:pStyle w:val="CellBody"/>
              <w:cnfStyle w:val="100000000000"/>
            </w:pPr>
            <w:r w:rsidRPr="001F3C89">
              <w:rPr>
                <w:color w:val="auto"/>
              </w:rPr>
              <w:t>Supplemental</w:t>
            </w:r>
            <w:r w:rsidRPr="001F3C89">
              <w:rPr>
                <w:color w:val="auto"/>
              </w:rPr>
              <w:br/>
              <w:t>(16 to 160 microseconds)</w:t>
            </w:r>
          </w:p>
        </w:tc>
      </w:tr>
    </w:tbl>
    <w:p w:rsidR="00EB59D3" w:rsidRDefault="00EB59D3" w:rsidP="00EB59D3">
      <w:pPr>
        <w:autoSpaceDE w:val="0"/>
        <w:autoSpaceDN w:val="0"/>
        <w:adjustRightInd w:val="0"/>
        <w:spacing w:after="0" w:line="240" w:lineRule="auto"/>
        <w:rPr>
          <w:rFonts w:ascii="Arial,Italic" w:hAnsi="Arial,Italic" w:cs="Arial,Italic"/>
          <w:i/>
          <w:iCs/>
          <w:color w:val="000000"/>
          <w:sz w:val="20"/>
        </w:rPr>
      </w:pPr>
      <w:r>
        <w:rPr>
          <w:rFonts w:ascii="Arial,Italic" w:hAnsi="Arial,Italic" w:cs="Arial,Italic"/>
          <w:i/>
          <w:iCs/>
          <w:color w:val="000000"/>
          <w:sz w:val="20"/>
        </w:rPr>
        <w:t>Figure 2.1: Link Layer packet format</w:t>
      </w:r>
    </w:p>
    <w:commentRangeEnd w:id="5588"/>
    <w:p w:rsidR="00D7101C" w:rsidRDefault="007E2EC0" w:rsidP="00D7101C">
      <w:pPr>
        <w:autoSpaceDE w:val="0"/>
        <w:autoSpaceDN w:val="0"/>
        <w:adjustRightInd w:val="0"/>
        <w:spacing w:after="0" w:line="240" w:lineRule="auto"/>
        <w:rPr>
          <w:rFonts w:ascii="Arial,Italic" w:hAnsi="Arial,Italic" w:cs="Arial,Italic"/>
          <w:i/>
          <w:iCs/>
          <w:color w:val="000000"/>
          <w:sz w:val="20"/>
        </w:rPr>
      </w:pPr>
      <w:r>
        <w:rPr>
          <w:rStyle w:val="aff1"/>
        </w:rPr>
        <w:commentReference w:id="5588"/>
      </w:r>
    </w:p>
    <w:p w:rsidR="00EB59D3" w:rsidRDefault="00EB59D3" w:rsidP="00EB59D3">
      <w:pPr>
        <w:autoSpaceDE w:val="0"/>
        <w:autoSpaceDN w:val="0"/>
        <w:adjustRightInd w:val="0"/>
        <w:spacing w:after="0" w:line="240" w:lineRule="auto"/>
        <w:rPr>
          <w:rFonts w:cs="Arial"/>
          <w:color w:val="000000"/>
          <w:sz w:val="24"/>
          <w:szCs w:val="24"/>
        </w:rPr>
      </w:pPr>
      <w:r>
        <w:rPr>
          <w:rFonts w:cs="Arial"/>
          <w:color w:val="000000"/>
          <w:sz w:val="24"/>
          <w:szCs w:val="24"/>
        </w:rPr>
        <w:t xml:space="preserve">The preamble is 1 octet </w:t>
      </w:r>
      <w:ins w:id="5589" w:author="Clive D.W. Feather" w:date="2016-05-05T15:04:00Z">
        <w:r w:rsidR="009C4DC1" w:rsidRPr="009C4DC1">
          <w:rPr>
            <w:rFonts w:cs="Arial"/>
            <w:color w:val="000000"/>
            <w:sz w:val="24"/>
            <w:szCs w:val="24"/>
          </w:rPr>
          <w:t xml:space="preserve">when transmitting or receiving on the LE 1M PHY and 2 octets when transmitting or receiving on the LE 2M PHY. The </w:t>
        </w:r>
      </w:ins>
      <w:del w:id="5590" w:author="Clive D.W. Feather" w:date="2016-05-05T15:04:00Z">
        <w:r w:rsidDel="009C4DC1">
          <w:rPr>
            <w:rFonts w:cs="Arial"/>
            <w:color w:val="000000"/>
            <w:sz w:val="24"/>
            <w:szCs w:val="24"/>
          </w:rPr>
          <w:delText xml:space="preserve">and the </w:delText>
        </w:r>
      </w:del>
      <w:r>
        <w:rPr>
          <w:rFonts w:cs="Arial"/>
          <w:color w:val="000000"/>
          <w:sz w:val="24"/>
          <w:szCs w:val="24"/>
        </w:rPr>
        <w:t xml:space="preserve">Access Address is 4 octets. The PDU range is from 2 to </w:t>
      </w:r>
      <w:r w:rsidRPr="00880E42">
        <w:rPr>
          <w:rFonts w:cs="Arial"/>
          <w:strike/>
          <w:color w:val="000000"/>
          <w:sz w:val="24"/>
          <w:szCs w:val="24"/>
        </w:rPr>
        <w:t>257</w:t>
      </w:r>
      <w:r w:rsidRPr="00880E42">
        <w:rPr>
          <w:rFonts w:cs="Arial"/>
          <w:color w:val="FF0000"/>
          <w:sz w:val="24"/>
          <w:szCs w:val="24"/>
        </w:rPr>
        <w:t>258</w:t>
      </w:r>
      <w:r>
        <w:rPr>
          <w:rFonts w:cs="Arial"/>
          <w:color w:val="000000"/>
          <w:sz w:val="24"/>
          <w:szCs w:val="24"/>
        </w:rPr>
        <w:t xml:space="preserve"> octets. The CRC is 3 octets.</w:t>
      </w:r>
    </w:p>
    <w:p w:rsidR="00EB59D3" w:rsidRDefault="00EB59D3" w:rsidP="00EB59D3">
      <w:pPr>
        <w:autoSpaceDE w:val="0"/>
        <w:autoSpaceDN w:val="0"/>
        <w:adjustRightInd w:val="0"/>
        <w:spacing w:after="0" w:line="240" w:lineRule="auto"/>
        <w:rPr>
          <w:rFonts w:cs="Arial"/>
          <w:color w:val="000000"/>
          <w:sz w:val="24"/>
          <w:szCs w:val="24"/>
        </w:rPr>
      </w:pPr>
    </w:p>
    <w:p w:rsidR="00EB59D3" w:rsidRDefault="00EB59D3" w:rsidP="00EB59D3">
      <w:pPr>
        <w:autoSpaceDE w:val="0"/>
        <w:autoSpaceDN w:val="0"/>
        <w:adjustRightInd w:val="0"/>
        <w:spacing w:after="0" w:line="240" w:lineRule="auto"/>
        <w:rPr>
          <w:rFonts w:cs="Arial"/>
          <w:color w:val="000000"/>
          <w:sz w:val="24"/>
          <w:szCs w:val="24"/>
        </w:rPr>
      </w:pPr>
      <w:r>
        <w:rPr>
          <w:rFonts w:cs="Arial"/>
          <w:color w:val="000000"/>
          <w:sz w:val="24"/>
          <w:szCs w:val="24"/>
        </w:rPr>
        <w:lastRenderedPageBreak/>
        <w:t xml:space="preserve">The Preamble is transmitted first, followed by the Access Address, </w:t>
      </w:r>
      <w:r w:rsidR="00501106" w:rsidRPr="00DF4735">
        <w:rPr>
          <w:rFonts w:cs="Arial"/>
          <w:strike/>
          <w:color w:val="000000"/>
          <w:sz w:val="24"/>
          <w:szCs w:val="24"/>
        </w:rPr>
        <w:t>followed by the</w:t>
      </w:r>
      <w:r w:rsidR="00501106">
        <w:rPr>
          <w:rFonts w:cs="Arial"/>
          <w:color w:val="000000"/>
          <w:sz w:val="24"/>
          <w:szCs w:val="24"/>
        </w:rPr>
        <w:t xml:space="preserve"> </w:t>
      </w:r>
      <w:r>
        <w:rPr>
          <w:rFonts w:cs="Arial"/>
          <w:color w:val="000000"/>
          <w:sz w:val="24"/>
          <w:szCs w:val="24"/>
        </w:rPr>
        <w:t>PDU</w:t>
      </w:r>
      <w:r w:rsidR="00CB5A65">
        <w:rPr>
          <w:rFonts w:cs="Arial"/>
          <w:color w:val="FF0000"/>
          <w:sz w:val="24"/>
          <w:szCs w:val="24"/>
        </w:rPr>
        <w:t>,</w:t>
      </w:r>
      <w:r>
        <w:rPr>
          <w:rFonts w:cs="Arial"/>
          <w:color w:val="000000"/>
          <w:sz w:val="24"/>
          <w:szCs w:val="24"/>
        </w:rPr>
        <w:t xml:space="preserve"> </w:t>
      </w:r>
      <w:r w:rsidR="00501106" w:rsidRPr="00DF4735">
        <w:rPr>
          <w:rFonts w:cs="Arial"/>
          <w:strike/>
          <w:color w:val="000000"/>
          <w:sz w:val="24"/>
          <w:szCs w:val="24"/>
        </w:rPr>
        <w:t>followed by the</w:t>
      </w:r>
      <w:r w:rsidR="00501106">
        <w:rPr>
          <w:rFonts w:cs="Arial"/>
          <w:color w:val="000000"/>
          <w:sz w:val="24"/>
          <w:szCs w:val="24"/>
        </w:rPr>
        <w:t xml:space="preserve"> </w:t>
      </w:r>
      <w:r>
        <w:rPr>
          <w:rFonts w:cs="Arial"/>
          <w:color w:val="000000"/>
          <w:sz w:val="24"/>
          <w:szCs w:val="24"/>
        </w:rPr>
        <w:t>CRC</w:t>
      </w:r>
      <w:r w:rsidR="00CB5A65">
        <w:rPr>
          <w:rFonts w:cs="Arial"/>
          <w:color w:val="FF0000"/>
          <w:sz w:val="24"/>
          <w:szCs w:val="24"/>
        </w:rPr>
        <w:t>, and Supplemental (if present) in that order</w:t>
      </w:r>
      <w:r>
        <w:rPr>
          <w:rFonts w:cs="Arial"/>
          <w:color w:val="000000"/>
          <w:sz w:val="24"/>
          <w:szCs w:val="24"/>
        </w:rPr>
        <w:t>.</w:t>
      </w:r>
      <w:ins w:id="5591" w:author="Clive D.W. Feather" w:date="2016-05-05T15:04:00Z">
        <w:r w:rsidR="009C4DC1">
          <w:rPr>
            <w:rFonts w:cs="Arial"/>
            <w:color w:val="000000"/>
            <w:sz w:val="24"/>
            <w:szCs w:val="24"/>
          </w:rPr>
          <w:t xml:space="preserve"> The entire packet is transmitted at the same symbol rate (either 1Ms/s or 2Ms/s modulation).</w:t>
        </w:r>
      </w:ins>
    </w:p>
    <w:p w:rsidR="00EB59D3" w:rsidRDefault="00EB59D3" w:rsidP="00EB59D3">
      <w:pPr>
        <w:autoSpaceDE w:val="0"/>
        <w:autoSpaceDN w:val="0"/>
        <w:adjustRightInd w:val="0"/>
        <w:spacing w:after="0" w:line="240" w:lineRule="auto"/>
        <w:rPr>
          <w:rFonts w:cs="Arial"/>
          <w:color w:val="000000"/>
          <w:sz w:val="24"/>
          <w:szCs w:val="24"/>
        </w:rPr>
      </w:pPr>
    </w:p>
    <w:p w:rsidR="00D7101C" w:rsidDel="00E95C60" w:rsidRDefault="00CB5A65" w:rsidP="00E44F48">
      <w:pPr>
        <w:autoSpaceDE w:val="0"/>
        <w:autoSpaceDN w:val="0"/>
        <w:adjustRightInd w:val="0"/>
        <w:spacing w:after="0" w:line="240" w:lineRule="auto"/>
        <w:outlineLvl w:val="0"/>
        <w:rPr>
          <w:del w:id="5592" w:author="Clive D.W. Feather" w:date="2016-05-05T15:06:00Z"/>
          <w:color w:val="FF0000"/>
          <w:sz w:val="24"/>
          <w:szCs w:val="24"/>
        </w:rPr>
      </w:pPr>
      <w:del w:id="5593" w:author="Clive D.W. Feather" w:date="2016-05-05T15:06:00Z">
        <w:r w:rsidDel="00E95C60">
          <w:rPr>
            <w:color w:val="FF0000"/>
            <w:sz w:val="24"/>
            <w:szCs w:val="24"/>
          </w:rPr>
          <w:delText>T</w:delText>
        </w:r>
        <w:r w:rsidR="00EB59D3" w:rsidRPr="00D17F7E" w:rsidDel="00E95C60">
          <w:rPr>
            <w:color w:val="FF0000"/>
            <w:sz w:val="24"/>
            <w:szCs w:val="24"/>
          </w:rPr>
          <w:delText xml:space="preserve">he Supplemental length is </w:delText>
        </w:r>
        <w:r w:rsidR="00EB59D3" w:rsidDel="00E95C60">
          <w:rPr>
            <w:color w:val="FF0000"/>
            <w:sz w:val="24"/>
            <w:szCs w:val="24"/>
          </w:rPr>
          <w:delText>between 16 and 160</w:delText>
        </w:r>
        <w:r w:rsidR="00EB59D3" w:rsidRPr="00D17F7E" w:rsidDel="00E95C60">
          <w:rPr>
            <w:color w:val="FF0000"/>
            <w:sz w:val="24"/>
            <w:szCs w:val="24"/>
          </w:rPr>
          <w:delText xml:space="preserve"> microseconds.</w:delText>
        </w:r>
      </w:del>
    </w:p>
    <w:p w:rsidR="00E838F1" w:rsidDel="00E95C60" w:rsidRDefault="00E838F1" w:rsidP="00E44F48">
      <w:pPr>
        <w:autoSpaceDE w:val="0"/>
        <w:autoSpaceDN w:val="0"/>
        <w:adjustRightInd w:val="0"/>
        <w:spacing w:after="0" w:line="240" w:lineRule="auto"/>
        <w:outlineLvl w:val="0"/>
        <w:rPr>
          <w:del w:id="5594" w:author="Clive D.W. Feather" w:date="2016-05-05T15:06:00Z"/>
          <w:color w:val="FF0000"/>
          <w:sz w:val="24"/>
          <w:szCs w:val="24"/>
        </w:rPr>
      </w:pPr>
    </w:p>
    <w:p w:rsidR="00E95C60" w:rsidRDefault="00027E5A" w:rsidP="00E44F48">
      <w:pPr>
        <w:autoSpaceDE w:val="0"/>
        <w:autoSpaceDN w:val="0"/>
        <w:adjustRightInd w:val="0"/>
        <w:spacing w:after="0" w:line="240" w:lineRule="auto"/>
        <w:outlineLvl w:val="0"/>
        <w:rPr>
          <w:ins w:id="5595" w:author="Clive D.W. Feather" w:date="2016-05-05T15:05:00Z"/>
          <w:rFonts w:cs="Arial"/>
          <w:bCs/>
          <w:sz w:val="24"/>
          <w:szCs w:val="24"/>
        </w:rPr>
      </w:pPr>
      <w:r w:rsidRPr="00027E5A">
        <w:rPr>
          <w:rFonts w:cs="Arial"/>
          <w:bCs/>
          <w:sz w:val="24"/>
          <w:szCs w:val="24"/>
        </w:rPr>
        <w:t xml:space="preserve">Packets </w:t>
      </w:r>
      <w:r w:rsidR="00C61C0D" w:rsidRPr="00AB05C9">
        <w:rPr>
          <w:rFonts w:cs="Arial"/>
          <w:bCs/>
          <w:color w:val="FF0000"/>
          <w:sz w:val="24"/>
          <w:szCs w:val="24"/>
        </w:rPr>
        <w:t>(not including the Supplemental)</w:t>
      </w:r>
      <w:r w:rsidR="00C61C0D">
        <w:rPr>
          <w:rFonts w:cs="Arial"/>
          <w:bCs/>
          <w:sz w:val="24"/>
          <w:szCs w:val="24"/>
        </w:rPr>
        <w:t xml:space="preserve"> </w:t>
      </w:r>
      <w:r w:rsidRPr="00027E5A">
        <w:rPr>
          <w:rFonts w:cs="Arial"/>
          <w:bCs/>
          <w:sz w:val="24"/>
          <w:szCs w:val="24"/>
        </w:rPr>
        <w:t>take between 44 and 2120 µs to transmit.</w:t>
      </w:r>
    </w:p>
    <w:p w:rsidR="00E95C60" w:rsidRDefault="00E95C60" w:rsidP="00027E5A">
      <w:pPr>
        <w:autoSpaceDE w:val="0"/>
        <w:autoSpaceDN w:val="0"/>
        <w:adjustRightInd w:val="0"/>
        <w:spacing w:after="0" w:line="240" w:lineRule="auto"/>
        <w:rPr>
          <w:ins w:id="5596" w:author="Clive D.W. Feather" w:date="2016-05-05T15:05:00Z"/>
          <w:rFonts w:cs="Arial"/>
          <w:bCs/>
          <w:sz w:val="24"/>
          <w:szCs w:val="24"/>
        </w:rPr>
      </w:pPr>
    </w:p>
    <w:p w:rsidR="00E95C60" w:rsidRPr="00E95C60" w:rsidRDefault="00184984" w:rsidP="00E95C60">
      <w:pPr>
        <w:rPr>
          <w:ins w:id="5597" w:author="Clive D.W. Feather" w:date="2016-05-05T15:05:00Z"/>
          <w:sz w:val="24"/>
          <w:szCs w:val="24"/>
          <w:rPrChange w:id="5598" w:author="Clive D.W. Feather" w:date="2016-05-05T15:06:00Z">
            <w:rPr>
              <w:ins w:id="5599" w:author="Clive D.W. Feather" w:date="2016-05-05T15:05:00Z"/>
              <w:color w:val="FF9600" w:themeColor="accent4"/>
              <w:sz w:val="24"/>
              <w:szCs w:val="24"/>
            </w:rPr>
          </w:rPrChange>
        </w:rPr>
      </w:pPr>
      <w:ins w:id="5600" w:author="Clive D.W. Feather" w:date="2016-05-05T15:05:00Z">
        <w:r w:rsidRPr="00184984">
          <w:rPr>
            <w:sz w:val="24"/>
            <w:szCs w:val="24"/>
            <w:rPrChange w:id="5601" w:author="Clive D.W. Feather" w:date="2016-05-05T15:06:00Z">
              <w:rPr>
                <w:color w:val="FF9600" w:themeColor="accent4"/>
                <w:sz w:val="24"/>
                <w:szCs w:val="24"/>
              </w:rPr>
            </w:rPrChange>
          </w:rPr>
          <w:t>When the Supplemental is present, the Supplemental duration is between 16 and 160 microseconds, as shown in Figure 2.1.</w:t>
        </w:r>
      </w:ins>
    </w:p>
    <w:p w:rsidR="00E838F1" w:rsidRPr="00DF4735" w:rsidRDefault="00027E5A" w:rsidP="00027E5A">
      <w:pPr>
        <w:autoSpaceDE w:val="0"/>
        <w:autoSpaceDN w:val="0"/>
        <w:adjustRightInd w:val="0"/>
        <w:spacing w:after="0" w:line="240" w:lineRule="auto"/>
        <w:rPr>
          <w:rFonts w:cs="Arial"/>
          <w:bCs/>
          <w:sz w:val="24"/>
          <w:szCs w:val="24"/>
        </w:rPr>
      </w:pPr>
      <w:del w:id="5602" w:author="Clive D.W. Feather" w:date="2016-05-05T15:05:00Z">
        <w:r w:rsidRPr="00DF4735" w:rsidDel="00E95C60">
          <w:rPr>
            <w:rFonts w:cs="Arial"/>
            <w:bCs/>
            <w:sz w:val="24"/>
            <w:szCs w:val="24"/>
          </w:rPr>
          <w:delText xml:space="preserve"> </w:delText>
        </w:r>
      </w:del>
    </w:p>
    <w:p w:rsidR="00D7101C" w:rsidRDefault="00D7101C" w:rsidP="00D7101C">
      <w:pPr>
        <w:autoSpaceDE w:val="0"/>
        <w:autoSpaceDN w:val="0"/>
        <w:adjustRightInd w:val="0"/>
        <w:spacing w:after="0" w:line="240" w:lineRule="auto"/>
        <w:rPr>
          <w:rFonts w:asciiTheme="majorHAnsi" w:hAnsiTheme="majorHAnsi" w:cstheme="majorHAnsi"/>
          <w:b/>
          <w:color w:val="FF0000"/>
          <w:sz w:val="24"/>
          <w:szCs w:val="24"/>
        </w:rPr>
      </w:pPr>
    </w:p>
    <w:p w:rsidR="00D7101C" w:rsidRPr="003C5D8A" w:rsidRDefault="00D7101C" w:rsidP="00E44F48">
      <w:pPr>
        <w:pStyle w:val="31"/>
      </w:pPr>
      <w:bookmarkStart w:id="5603" w:name="_Toc449707716"/>
      <w:bookmarkStart w:id="5604" w:name="_Toc454286458"/>
      <w:r w:rsidRPr="003C5D8A">
        <w:rPr>
          <w:color w:val="FF0000"/>
        </w:rPr>
        <w:t xml:space="preserve">[UPDATED SECTION] </w:t>
      </w:r>
      <w:r w:rsidRPr="003C5D8A">
        <w:t>2.1.4 CRC</w:t>
      </w:r>
      <w:bookmarkEnd w:id="5603"/>
      <w:bookmarkEnd w:id="5604"/>
    </w:p>
    <w:p w:rsidR="00D7101C" w:rsidRPr="00C22BBC" w:rsidRDefault="00D7101C" w:rsidP="00D7101C">
      <w:pPr>
        <w:autoSpaceDE w:val="0"/>
        <w:autoSpaceDN w:val="0"/>
        <w:adjustRightInd w:val="0"/>
        <w:spacing w:after="0" w:line="240" w:lineRule="auto"/>
        <w:rPr>
          <w:rFonts w:cs="Arial"/>
          <w:bCs/>
          <w:color w:val="000000"/>
          <w:sz w:val="24"/>
          <w:szCs w:val="24"/>
          <w:lang w:val="en-GB"/>
        </w:rPr>
      </w:pPr>
      <w:r w:rsidRPr="00C22BBC">
        <w:rPr>
          <w:rFonts w:cs="Arial"/>
          <w:strike/>
          <w:color w:val="000000"/>
          <w:sz w:val="24"/>
          <w:szCs w:val="24"/>
          <w:lang w:val="en-GB"/>
        </w:rPr>
        <w:t>At the end of every Link Layer packet there is</w:t>
      </w:r>
      <w:r w:rsidRPr="00C22BBC">
        <w:rPr>
          <w:rFonts w:cs="Arial"/>
          <w:color w:val="FF0000"/>
          <w:sz w:val="24"/>
          <w:szCs w:val="24"/>
          <w:lang w:val="en-GB"/>
        </w:rPr>
        <w:t xml:space="preserve">The PDU is followed by </w:t>
      </w:r>
      <w:r>
        <w:rPr>
          <w:rFonts w:cs="Arial"/>
          <w:color w:val="000000"/>
          <w:sz w:val="24"/>
          <w:szCs w:val="24"/>
          <w:lang w:val="en-GB"/>
        </w:rPr>
        <w:t xml:space="preserve">a 24-bit CRC. It shall be calculated over the PDU. The CRC polynomial is defined in </w:t>
      </w:r>
      <w:r>
        <w:rPr>
          <w:rFonts w:cs="Arial"/>
          <w:color w:val="0000FF"/>
          <w:sz w:val="24"/>
          <w:szCs w:val="24"/>
          <w:lang w:val="en-GB"/>
        </w:rPr>
        <w:t>Section 3.1.1</w:t>
      </w:r>
      <w:r>
        <w:rPr>
          <w:rFonts w:cs="Arial"/>
          <w:color w:val="000000"/>
          <w:sz w:val="24"/>
          <w:szCs w:val="24"/>
          <w:lang w:val="en-GB"/>
        </w:rPr>
        <w:t>.</w:t>
      </w:r>
    </w:p>
    <w:p w:rsidR="00D7101C" w:rsidRDefault="00D7101C" w:rsidP="00D7101C">
      <w:pPr>
        <w:autoSpaceDE w:val="0"/>
        <w:autoSpaceDN w:val="0"/>
        <w:adjustRightInd w:val="0"/>
        <w:spacing w:after="0" w:line="240" w:lineRule="auto"/>
        <w:rPr>
          <w:rFonts w:cs="Arial"/>
          <w:bCs/>
          <w:color w:val="FF0000"/>
          <w:sz w:val="24"/>
          <w:szCs w:val="24"/>
        </w:rPr>
      </w:pPr>
    </w:p>
    <w:p w:rsidR="00D7101C" w:rsidRDefault="00D7101C" w:rsidP="00E44F48">
      <w:pPr>
        <w:pStyle w:val="31"/>
        <w:rPr>
          <w:rFonts w:eastAsiaTheme="minorEastAsia"/>
          <w:lang w:val="en-GB"/>
        </w:rPr>
      </w:pPr>
      <w:bookmarkStart w:id="5605" w:name="_Toc449707717"/>
      <w:bookmarkStart w:id="5606" w:name="_Toc454286459"/>
      <w:r w:rsidRPr="00511328">
        <w:rPr>
          <w:color w:val="FF0000"/>
        </w:rPr>
        <w:t xml:space="preserve">[NEW SECTION] </w:t>
      </w:r>
      <w:r w:rsidRPr="003C5D8A">
        <w:rPr>
          <w:rFonts w:eastAsiaTheme="minorEastAsia"/>
          <w:lang w:val="en-GB"/>
        </w:rPr>
        <w:t>2.1.X Supplemental</w:t>
      </w:r>
      <w:bookmarkEnd w:id="5605"/>
      <w:bookmarkEnd w:id="5606"/>
    </w:p>
    <w:p w:rsidR="00D7101C" w:rsidRDefault="00D7101C" w:rsidP="00D7101C">
      <w:pPr>
        <w:autoSpaceDE w:val="0"/>
        <w:autoSpaceDN w:val="0"/>
        <w:adjustRightInd w:val="0"/>
        <w:spacing w:after="0" w:line="240" w:lineRule="auto"/>
        <w:rPr>
          <w:rFonts w:cs="Arial"/>
          <w:bCs/>
          <w:color w:val="FF0000"/>
          <w:sz w:val="24"/>
          <w:szCs w:val="24"/>
        </w:rPr>
      </w:pPr>
      <w:r>
        <w:rPr>
          <w:rFonts w:cs="Arial"/>
          <w:color w:val="FF0000"/>
          <w:sz w:val="24"/>
          <w:szCs w:val="24"/>
        </w:rPr>
        <w:t xml:space="preserve">The CRC is followed by an optional Supplemental which consists of a </w:t>
      </w:r>
      <w:r w:rsidRPr="000D67DF">
        <w:rPr>
          <w:rFonts w:cs="Arial"/>
          <w:color w:val="FF0000"/>
          <w:sz w:val="24"/>
          <w:szCs w:val="24"/>
        </w:rPr>
        <w:t>co</w:t>
      </w:r>
      <w:r>
        <w:rPr>
          <w:rFonts w:cs="Arial"/>
          <w:color w:val="FF0000"/>
          <w:sz w:val="24"/>
          <w:szCs w:val="24"/>
        </w:rPr>
        <w:t xml:space="preserve">nstantly modulated series of unwhitened </w:t>
      </w:r>
      <w:commentRangeStart w:id="5607"/>
      <w:r>
        <w:rPr>
          <w:rFonts w:cs="Arial"/>
          <w:color w:val="FF0000"/>
          <w:sz w:val="24"/>
          <w:szCs w:val="24"/>
        </w:rPr>
        <w:t>1s</w:t>
      </w:r>
      <w:commentRangeEnd w:id="5607"/>
      <w:r w:rsidR="00DE5DE2">
        <w:rPr>
          <w:rStyle w:val="aff1"/>
        </w:rPr>
        <w:commentReference w:id="5607"/>
      </w:r>
      <w:r>
        <w:rPr>
          <w:rFonts w:cs="Arial"/>
          <w:color w:val="FF0000"/>
          <w:sz w:val="24"/>
          <w:szCs w:val="24"/>
        </w:rPr>
        <w:t>. The Supplemental is not included in CRC or MIC calculations.</w:t>
      </w:r>
      <w:r w:rsidR="00464282" w:rsidDel="00464282">
        <w:rPr>
          <w:rFonts w:cs="Arial"/>
          <w:color w:val="FF0000"/>
          <w:sz w:val="24"/>
          <w:szCs w:val="24"/>
        </w:rPr>
        <w:t xml:space="preserve"> </w:t>
      </w:r>
    </w:p>
    <w:p w:rsidR="00D7101C" w:rsidRDefault="00D7101C" w:rsidP="00D7101C">
      <w:pPr>
        <w:autoSpaceDE w:val="0"/>
        <w:autoSpaceDN w:val="0"/>
        <w:adjustRightInd w:val="0"/>
        <w:spacing w:after="0" w:line="240" w:lineRule="auto"/>
        <w:rPr>
          <w:rFonts w:cs="Arial"/>
          <w:bCs/>
          <w:color w:val="FF0000"/>
          <w:sz w:val="24"/>
          <w:szCs w:val="24"/>
        </w:rPr>
      </w:pPr>
    </w:p>
    <w:p w:rsidR="00D7101C" w:rsidRPr="00C53111" w:rsidRDefault="00D7101C" w:rsidP="00E44F48">
      <w:pPr>
        <w:pStyle w:val="31"/>
      </w:pPr>
      <w:bookmarkStart w:id="5608" w:name="_Toc435092242"/>
      <w:bookmarkStart w:id="5609" w:name="_Toc449707718"/>
      <w:bookmarkStart w:id="5610" w:name="_Toc454286460"/>
      <w:r w:rsidRPr="00511328">
        <w:rPr>
          <w:color w:val="FF0000"/>
        </w:rPr>
        <w:t xml:space="preserve">[NEW SECTION] </w:t>
      </w:r>
      <w:r>
        <w:t>2.3.</w:t>
      </w:r>
      <w:r w:rsidRPr="00C53111">
        <w:t>X</w:t>
      </w:r>
      <w:r>
        <w:t>.3 SuppInfo</w:t>
      </w:r>
      <w:bookmarkEnd w:id="5608"/>
      <w:bookmarkEnd w:id="5609"/>
      <w:bookmarkEnd w:id="5610"/>
    </w:p>
    <w:p w:rsidR="00D7101C" w:rsidRDefault="00D7101C" w:rsidP="00D7101C">
      <w:pPr>
        <w:autoSpaceDE w:val="0"/>
        <w:autoSpaceDN w:val="0"/>
        <w:adjustRightInd w:val="0"/>
        <w:spacing w:after="0" w:line="240" w:lineRule="auto"/>
        <w:rPr>
          <w:rFonts w:cs="Arial"/>
          <w:bCs/>
          <w:color w:val="FF0000"/>
          <w:sz w:val="24"/>
          <w:szCs w:val="24"/>
        </w:rPr>
      </w:pPr>
    </w:p>
    <w:p w:rsidR="00636CD2" w:rsidRDefault="00636CD2" w:rsidP="00636CD2">
      <w:pPr>
        <w:autoSpaceDE w:val="0"/>
        <w:autoSpaceDN w:val="0"/>
        <w:adjustRightInd w:val="0"/>
        <w:spacing w:after="0" w:line="240" w:lineRule="auto"/>
        <w:rPr>
          <w:rFonts w:cs="Arial"/>
          <w:bCs/>
          <w:color w:val="00B050"/>
          <w:sz w:val="24"/>
          <w:szCs w:val="24"/>
        </w:rPr>
      </w:pPr>
      <w:r w:rsidRPr="00880E42">
        <w:rPr>
          <w:rFonts w:cs="Arial"/>
          <w:bCs/>
          <w:color w:val="00B050"/>
          <w:sz w:val="24"/>
          <w:szCs w:val="24"/>
        </w:rPr>
        <w:t xml:space="preserve">[Note: </w:t>
      </w:r>
      <w:r>
        <w:rPr>
          <w:rFonts w:cs="Arial"/>
          <w:bCs/>
          <w:color w:val="00B050"/>
          <w:sz w:val="24"/>
          <w:szCs w:val="24"/>
        </w:rPr>
        <w:t xml:space="preserve">Section 2.3.X (Common Advertising Payload Format) was introduced by </w:t>
      </w:r>
      <w:r w:rsidR="00F4626F">
        <w:rPr>
          <w:rFonts w:cs="Arial"/>
          <w:bCs/>
          <w:color w:val="00B050"/>
          <w:sz w:val="24"/>
          <w:szCs w:val="24"/>
        </w:rPr>
        <w:t xml:space="preserve">the LE Advertising Extension CR </w:t>
      </w:r>
      <w:r w:rsidR="00184984">
        <w:rPr>
          <w:rFonts w:cs="Arial"/>
          <w:bCs/>
          <w:color w:val="00B050"/>
          <w:sz w:val="24"/>
          <w:szCs w:val="24"/>
        </w:rPr>
        <w:fldChar w:fldCharType="begin"/>
      </w:r>
      <w:r w:rsidR="00F4626F">
        <w:rPr>
          <w:rFonts w:cs="Arial"/>
          <w:bCs/>
          <w:color w:val="00B050"/>
          <w:sz w:val="24"/>
          <w:szCs w:val="24"/>
        </w:rPr>
        <w:instrText xml:space="preserve"> REF _Ref441076024 \r \h </w:instrText>
      </w:r>
      <w:r w:rsidR="00184984">
        <w:rPr>
          <w:rFonts w:cs="Arial"/>
          <w:bCs/>
          <w:color w:val="00B050"/>
          <w:sz w:val="24"/>
          <w:szCs w:val="24"/>
        </w:rPr>
      </w:r>
      <w:r w:rsidR="00184984">
        <w:rPr>
          <w:rFonts w:cs="Arial"/>
          <w:bCs/>
          <w:color w:val="00B050"/>
          <w:sz w:val="24"/>
          <w:szCs w:val="24"/>
        </w:rPr>
        <w:fldChar w:fldCharType="separate"/>
      </w:r>
      <w:r w:rsidR="00F4626F">
        <w:rPr>
          <w:rFonts w:cs="Arial"/>
          <w:bCs/>
          <w:color w:val="00B050"/>
          <w:sz w:val="24"/>
          <w:szCs w:val="24"/>
        </w:rPr>
        <w:t>[2]</w:t>
      </w:r>
      <w:r w:rsidR="00184984">
        <w:rPr>
          <w:rFonts w:cs="Arial"/>
          <w:bCs/>
          <w:color w:val="00B050"/>
          <w:sz w:val="24"/>
          <w:szCs w:val="24"/>
        </w:rPr>
        <w:fldChar w:fldCharType="end"/>
      </w:r>
      <w:r w:rsidRPr="00880E42">
        <w:rPr>
          <w:rFonts w:cs="Arial"/>
          <w:bCs/>
          <w:color w:val="00B050"/>
          <w:sz w:val="24"/>
          <w:szCs w:val="24"/>
        </w:rPr>
        <w:t>]</w:t>
      </w:r>
    </w:p>
    <w:p w:rsidR="001108CB" w:rsidRDefault="001108CB" w:rsidP="00636CD2">
      <w:pPr>
        <w:autoSpaceDE w:val="0"/>
        <w:autoSpaceDN w:val="0"/>
        <w:adjustRightInd w:val="0"/>
        <w:spacing w:after="0" w:line="240" w:lineRule="auto"/>
        <w:rPr>
          <w:rFonts w:cs="Arial"/>
          <w:bCs/>
          <w:color w:val="00B050"/>
          <w:sz w:val="24"/>
          <w:szCs w:val="24"/>
        </w:rPr>
      </w:pPr>
    </w:p>
    <w:p w:rsidR="001108CB" w:rsidRDefault="001108CB" w:rsidP="001108CB">
      <w:pPr>
        <w:autoSpaceDE w:val="0"/>
        <w:autoSpaceDN w:val="0"/>
        <w:adjustRightInd w:val="0"/>
        <w:spacing w:after="0" w:line="240" w:lineRule="auto"/>
        <w:rPr>
          <w:color w:val="FF0000"/>
          <w:sz w:val="24"/>
          <w:szCs w:val="24"/>
        </w:rPr>
      </w:pPr>
      <w:r>
        <w:rPr>
          <w:color w:val="FF0000"/>
          <w:sz w:val="24"/>
          <w:szCs w:val="24"/>
        </w:rPr>
        <w:t>T</w:t>
      </w:r>
      <w:r w:rsidRPr="00CC7CB4">
        <w:rPr>
          <w:color w:val="FF0000"/>
          <w:sz w:val="24"/>
          <w:szCs w:val="24"/>
        </w:rPr>
        <w:t>he</w:t>
      </w:r>
      <w:r>
        <w:rPr>
          <w:color w:val="FF0000"/>
          <w:sz w:val="24"/>
          <w:szCs w:val="24"/>
        </w:rPr>
        <w:t xml:space="preserve"> presence of the</w:t>
      </w:r>
      <w:r w:rsidRPr="00CC7CB4">
        <w:rPr>
          <w:color w:val="FF0000"/>
          <w:sz w:val="24"/>
          <w:szCs w:val="24"/>
        </w:rPr>
        <w:t xml:space="preserve"> SuppInfo field</w:t>
      </w:r>
      <w:r>
        <w:rPr>
          <w:color w:val="FF0000"/>
          <w:sz w:val="24"/>
          <w:szCs w:val="24"/>
        </w:rPr>
        <w:t xml:space="preserve"> indicates that the packet includes a Supplemental. The SuppInfo field is </w:t>
      </w:r>
      <w:r w:rsidR="002D0DA6">
        <w:rPr>
          <w:color w:val="FF0000"/>
          <w:sz w:val="24"/>
          <w:szCs w:val="24"/>
        </w:rPr>
        <w:t>defined</w:t>
      </w:r>
      <w:r>
        <w:rPr>
          <w:color w:val="FF0000"/>
          <w:sz w:val="24"/>
          <w:szCs w:val="24"/>
        </w:rPr>
        <w:t xml:space="preserve"> in Section 2.X.2.</w:t>
      </w:r>
    </w:p>
    <w:p w:rsidR="00636CD2" w:rsidRDefault="00636CD2" w:rsidP="00D7101C">
      <w:pPr>
        <w:autoSpaceDE w:val="0"/>
        <w:autoSpaceDN w:val="0"/>
        <w:adjustRightInd w:val="0"/>
        <w:spacing w:after="0" w:line="240" w:lineRule="auto"/>
        <w:rPr>
          <w:color w:val="FF0000"/>
          <w:sz w:val="24"/>
          <w:szCs w:val="24"/>
        </w:rPr>
      </w:pPr>
    </w:p>
    <w:p w:rsidR="00EB59D3" w:rsidRPr="00C53111" w:rsidRDefault="00EB59D3" w:rsidP="00E44F48">
      <w:pPr>
        <w:pStyle w:val="31"/>
        <w:rPr>
          <w:color w:val="FF0000"/>
        </w:rPr>
      </w:pPr>
      <w:bookmarkStart w:id="5611" w:name="_Toc441075446"/>
      <w:bookmarkStart w:id="5612" w:name="_Toc441075569"/>
      <w:bookmarkStart w:id="5613" w:name="_Toc441075686"/>
      <w:bookmarkStart w:id="5614" w:name="_Toc441075802"/>
      <w:bookmarkStart w:id="5615" w:name="_Toc441075447"/>
      <w:bookmarkStart w:id="5616" w:name="_Toc441075570"/>
      <w:bookmarkStart w:id="5617" w:name="_Toc441075687"/>
      <w:bookmarkStart w:id="5618" w:name="_Toc441075803"/>
      <w:bookmarkStart w:id="5619" w:name="_Toc441075455"/>
      <w:bookmarkStart w:id="5620" w:name="_Toc441075578"/>
      <w:bookmarkStart w:id="5621" w:name="_Toc441075695"/>
      <w:bookmarkStart w:id="5622" w:name="_Toc441075811"/>
      <w:bookmarkStart w:id="5623" w:name="_Toc441075456"/>
      <w:bookmarkStart w:id="5624" w:name="_Toc441075579"/>
      <w:bookmarkStart w:id="5625" w:name="_Toc441075696"/>
      <w:bookmarkStart w:id="5626" w:name="_Toc441075812"/>
      <w:bookmarkStart w:id="5627" w:name="_Toc441075457"/>
      <w:bookmarkStart w:id="5628" w:name="_Toc441075580"/>
      <w:bookmarkStart w:id="5629" w:name="_Toc441075697"/>
      <w:bookmarkStart w:id="5630" w:name="_Toc441075813"/>
      <w:bookmarkStart w:id="5631" w:name="_Toc441075458"/>
      <w:bookmarkStart w:id="5632" w:name="_Toc441075581"/>
      <w:bookmarkStart w:id="5633" w:name="_Toc441075698"/>
      <w:bookmarkStart w:id="5634" w:name="_Toc441075814"/>
      <w:bookmarkStart w:id="5635" w:name="_Toc441075459"/>
      <w:bookmarkStart w:id="5636" w:name="_Toc441075582"/>
      <w:bookmarkStart w:id="5637" w:name="_Toc441075699"/>
      <w:bookmarkStart w:id="5638" w:name="_Toc441075815"/>
      <w:bookmarkStart w:id="5639" w:name="_Toc441075460"/>
      <w:bookmarkStart w:id="5640" w:name="_Toc441075583"/>
      <w:bookmarkStart w:id="5641" w:name="_Toc441075700"/>
      <w:bookmarkStart w:id="5642" w:name="_Toc441075816"/>
      <w:bookmarkStart w:id="5643" w:name="_Toc441075461"/>
      <w:bookmarkStart w:id="5644" w:name="_Toc441075584"/>
      <w:bookmarkStart w:id="5645" w:name="_Toc441075701"/>
      <w:bookmarkStart w:id="5646" w:name="_Toc441075817"/>
      <w:bookmarkStart w:id="5647" w:name="_Toc441075462"/>
      <w:bookmarkStart w:id="5648" w:name="_Toc441075585"/>
      <w:bookmarkStart w:id="5649" w:name="_Toc441075702"/>
      <w:bookmarkStart w:id="5650" w:name="_Toc441075818"/>
      <w:bookmarkStart w:id="5651" w:name="_Toc441075478"/>
      <w:bookmarkStart w:id="5652" w:name="_Toc441075601"/>
      <w:bookmarkStart w:id="5653" w:name="_Toc441075718"/>
      <w:bookmarkStart w:id="5654" w:name="_Toc441075834"/>
      <w:bookmarkStart w:id="5655" w:name="_Toc441075479"/>
      <w:bookmarkStart w:id="5656" w:name="_Toc441075602"/>
      <w:bookmarkStart w:id="5657" w:name="_Toc441075719"/>
      <w:bookmarkStart w:id="5658" w:name="_Toc441075835"/>
      <w:bookmarkStart w:id="5659" w:name="_Toc435078664"/>
      <w:bookmarkStart w:id="5660" w:name="_Toc449707719"/>
      <w:bookmarkStart w:id="5661" w:name="_Toc454286461"/>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r>
        <w:rPr>
          <w:color w:val="FF0000"/>
        </w:rPr>
        <w:t>[UPDATED SECTION]</w:t>
      </w:r>
      <w:r w:rsidRPr="004E2691">
        <w:rPr>
          <w:color w:val="FF0000"/>
        </w:rPr>
        <w:t xml:space="preserve"> </w:t>
      </w:r>
      <w:r w:rsidRPr="007230B9">
        <w:t>2.4 DATA CHANNEL PDU</w:t>
      </w:r>
      <w:bookmarkEnd w:id="5659"/>
      <w:bookmarkEnd w:id="5660"/>
      <w:bookmarkEnd w:id="5661"/>
    </w:p>
    <w:p w:rsidR="00EB59D3" w:rsidRDefault="00EB59D3" w:rsidP="00EB59D3">
      <w:pPr>
        <w:autoSpaceDE w:val="0"/>
        <w:autoSpaceDN w:val="0"/>
        <w:adjustRightInd w:val="0"/>
        <w:spacing w:after="0" w:line="240" w:lineRule="auto"/>
        <w:rPr>
          <w:rFonts w:cs="Arial"/>
          <w:bCs/>
          <w:color w:val="000000"/>
          <w:sz w:val="24"/>
          <w:szCs w:val="24"/>
          <w:lang w:val="en-GB"/>
        </w:rPr>
      </w:pPr>
      <w:r>
        <w:rPr>
          <w:rFonts w:cs="Arial"/>
          <w:color w:val="000000"/>
          <w:sz w:val="24"/>
          <w:szCs w:val="24"/>
          <w:lang w:val="en-GB"/>
        </w:rPr>
        <w:t xml:space="preserve">The Data Channel PDU has a 16 </w:t>
      </w:r>
      <w:r w:rsidRPr="00880E42">
        <w:rPr>
          <w:rFonts w:cs="Arial"/>
          <w:bCs/>
          <w:color w:val="FF0000"/>
          <w:sz w:val="24"/>
          <w:szCs w:val="24"/>
          <w:lang w:val="en-GB"/>
        </w:rPr>
        <w:t xml:space="preserve">or 24 </w:t>
      </w:r>
      <w:r>
        <w:rPr>
          <w:rFonts w:cs="Arial"/>
          <w:color w:val="000000"/>
          <w:sz w:val="24"/>
          <w:szCs w:val="24"/>
          <w:lang w:val="en-GB"/>
        </w:rPr>
        <w:t>bit header, a variable size payload, and may include a Message Integrity Check (MIC) field.</w:t>
      </w:r>
    </w:p>
    <w:p w:rsidR="00EB59D3" w:rsidRDefault="00EB59D3" w:rsidP="00EB59D3">
      <w:pPr>
        <w:autoSpaceDE w:val="0"/>
        <w:autoSpaceDN w:val="0"/>
        <w:adjustRightInd w:val="0"/>
        <w:spacing w:after="0" w:line="240" w:lineRule="auto"/>
        <w:rPr>
          <w:rFonts w:cs="Arial"/>
          <w:bCs/>
          <w:color w:val="000000"/>
          <w:sz w:val="24"/>
          <w:szCs w:val="24"/>
          <w:lang w:val="en-GB"/>
        </w:rPr>
      </w:pPr>
    </w:p>
    <w:p w:rsidR="00EB59D3" w:rsidRDefault="00EB59D3" w:rsidP="00E44F48">
      <w:pPr>
        <w:autoSpaceDE w:val="0"/>
        <w:autoSpaceDN w:val="0"/>
        <w:adjustRightInd w:val="0"/>
        <w:spacing w:after="0" w:line="240" w:lineRule="auto"/>
        <w:outlineLvl w:val="0"/>
        <w:rPr>
          <w:rFonts w:cs="Arial"/>
          <w:bCs/>
          <w:color w:val="FF0000"/>
          <w:sz w:val="24"/>
          <w:szCs w:val="24"/>
        </w:rPr>
      </w:pPr>
      <w:r>
        <w:rPr>
          <w:rFonts w:cs="Arial"/>
          <w:color w:val="000000"/>
          <w:sz w:val="24"/>
          <w:szCs w:val="24"/>
          <w:lang w:val="en-GB"/>
        </w:rPr>
        <w:t xml:space="preserve">The Data Channel PDU is as shown in </w:t>
      </w:r>
      <w:r>
        <w:rPr>
          <w:rFonts w:cs="Arial"/>
          <w:color w:val="0000FF"/>
          <w:sz w:val="24"/>
          <w:szCs w:val="24"/>
          <w:lang w:val="en-GB"/>
        </w:rPr>
        <w:t>Figure 2.13</w:t>
      </w:r>
      <w:r>
        <w:rPr>
          <w:rFonts w:cs="Arial"/>
          <w:color w:val="000000"/>
          <w:sz w:val="24"/>
          <w:szCs w:val="24"/>
          <w:lang w:val="en-GB"/>
        </w:rPr>
        <w:t>.</w:t>
      </w:r>
    </w:p>
    <w:p w:rsidR="00EB59D3" w:rsidRDefault="00EB59D3" w:rsidP="00EB59D3">
      <w:pPr>
        <w:autoSpaceDE w:val="0"/>
        <w:autoSpaceDN w:val="0"/>
        <w:adjustRightInd w:val="0"/>
        <w:spacing w:after="0" w:line="240" w:lineRule="auto"/>
        <w:rPr>
          <w:rFonts w:cs="Arial"/>
          <w:bCs/>
          <w:color w:val="FF0000"/>
          <w:sz w:val="24"/>
          <w:szCs w:val="24"/>
        </w:rPr>
      </w:pPr>
    </w:p>
    <w:p w:rsidR="00EB59D3" w:rsidRPr="00880E42" w:rsidRDefault="00EB59D3" w:rsidP="00EB59D3">
      <w:pPr>
        <w:autoSpaceDE w:val="0"/>
        <w:autoSpaceDN w:val="0"/>
        <w:adjustRightInd w:val="0"/>
        <w:spacing w:after="0" w:line="240" w:lineRule="auto"/>
        <w:rPr>
          <w:rFonts w:cs="Arial"/>
          <w:bCs/>
          <w:color w:val="00B050"/>
          <w:sz w:val="24"/>
          <w:szCs w:val="24"/>
        </w:rPr>
      </w:pPr>
      <w:r w:rsidRPr="00880E42">
        <w:rPr>
          <w:rFonts w:cs="Arial"/>
          <w:bCs/>
          <w:color w:val="00B050"/>
          <w:sz w:val="24"/>
          <w:szCs w:val="24"/>
        </w:rPr>
        <w:t>[Modify Figure 2.13 as shown below]</w:t>
      </w:r>
    </w:p>
    <w:p w:rsidR="00EB59D3" w:rsidRDefault="00EB59D3" w:rsidP="00EB59D3">
      <w:pPr>
        <w:autoSpaceDE w:val="0"/>
        <w:autoSpaceDN w:val="0"/>
        <w:adjustRightInd w:val="0"/>
        <w:spacing w:after="0" w:line="240" w:lineRule="auto"/>
        <w:rPr>
          <w:rFonts w:cs="Arial"/>
          <w:bCs/>
          <w:color w:val="FF0000"/>
          <w:sz w:val="24"/>
          <w:szCs w:val="24"/>
        </w:rPr>
      </w:pPr>
    </w:p>
    <w:p w:rsidR="00EB59D3" w:rsidRDefault="00EB59D3" w:rsidP="00EB59D3">
      <w:pPr>
        <w:autoSpaceDE w:val="0"/>
        <w:autoSpaceDN w:val="0"/>
        <w:adjustRightInd w:val="0"/>
        <w:spacing w:after="0" w:line="240" w:lineRule="auto"/>
      </w:pPr>
      <w:r>
        <w:object w:dxaOrig="6595" w:dyaOrig="1776">
          <v:shape id="_x0000_i1028" type="#_x0000_t75" style="width:329.95pt;height:90.15pt" o:ole="">
            <v:imagedata r:id="rId24" o:title=""/>
          </v:shape>
          <o:OLEObject Type="Embed" ProgID="Visio.Drawing.11" ShapeID="_x0000_i1028" DrawAspect="Content" ObjectID="_1568034120" r:id="rId25"/>
        </w:object>
      </w:r>
    </w:p>
    <w:p w:rsidR="00EB59D3" w:rsidRDefault="00EB59D3" w:rsidP="00E44F48">
      <w:pPr>
        <w:autoSpaceDE w:val="0"/>
        <w:autoSpaceDN w:val="0"/>
        <w:adjustRightInd w:val="0"/>
        <w:spacing w:after="0" w:line="240" w:lineRule="auto"/>
        <w:outlineLvl w:val="0"/>
      </w:pPr>
      <w:r>
        <w:rPr>
          <w:rFonts w:ascii="Arial,Italic" w:hAnsi="Arial,Italic" w:cs="Arial,Italic"/>
          <w:i/>
          <w:iCs/>
          <w:sz w:val="20"/>
          <w:lang w:val="en-GB"/>
        </w:rPr>
        <w:t>Figure 2.13: Data Channel PDU</w:t>
      </w:r>
    </w:p>
    <w:p w:rsidR="00EB59D3" w:rsidRDefault="00EB59D3" w:rsidP="00EB59D3">
      <w:pPr>
        <w:autoSpaceDE w:val="0"/>
        <w:autoSpaceDN w:val="0"/>
        <w:adjustRightInd w:val="0"/>
        <w:spacing w:after="0" w:line="240" w:lineRule="auto"/>
        <w:rPr>
          <w:rFonts w:cs="Arial"/>
          <w:bCs/>
          <w:color w:val="FF0000"/>
          <w:sz w:val="24"/>
          <w:szCs w:val="24"/>
        </w:rPr>
      </w:pPr>
    </w:p>
    <w:p w:rsidR="00EB59D3" w:rsidRDefault="00EB59D3" w:rsidP="00E44F48">
      <w:pPr>
        <w:autoSpaceDE w:val="0"/>
        <w:autoSpaceDN w:val="0"/>
        <w:adjustRightInd w:val="0"/>
        <w:spacing w:after="0" w:line="240" w:lineRule="auto"/>
        <w:outlineLvl w:val="0"/>
        <w:rPr>
          <w:rFonts w:cs="Arial"/>
          <w:bCs/>
          <w:color w:val="FF0000"/>
          <w:sz w:val="24"/>
          <w:szCs w:val="24"/>
        </w:rPr>
      </w:pPr>
      <w:r>
        <w:rPr>
          <w:rFonts w:cs="Arial"/>
          <w:color w:val="000000"/>
          <w:sz w:val="24"/>
          <w:szCs w:val="24"/>
        </w:rPr>
        <w:t xml:space="preserve">The Header field of the Data Channel PDU is as shown in </w:t>
      </w:r>
      <w:r>
        <w:rPr>
          <w:rFonts w:cs="Arial"/>
          <w:color w:val="0000FF"/>
          <w:sz w:val="24"/>
          <w:szCs w:val="24"/>
        </w:rPr>
        <w:t>Figure 2.14</w:t>
      </w:r>
      <w:r>
        <w:rPr>
          <w:rFonts w:cs="Arial"/>
          <w:color w:val="000000"/>
          <w:sz w:val="24"/>
          <w:szCs w:val="24"/>
        </w:rPr>
        <w:t>.</w:t>
      </w:r>
    </w:p>
    <w:p w:rsidR="00EB59D3" w:rsidRDefault="00EB59D3" w:rsidP="00EB59D3">
      <w:pPr>
        <w:autoSpaceDE w:val="0"/>
        <w:autoSpaceDN w:val="0"/>
        <w:adjustRightInd w:val="0"/>
        <w:spacing w:after="0" w:line="240" w:lineRule="auto"/>
        <w:rPr>
          <w:rFonts w:cs="Arial"/>
          <w:bCs/>
          <w:color w:val="FF0000"/>
          <w:sz w:val="24"/>
          <w:szCs w:val="24"/>
        </w:rPr>
      </w:pPr>
    </w:p>
    <w:p w:rsidR="00EB59D3" w:rsidRPr="00880E42" w:rsidRDefault="00EB59D3" w:rsidP="00EB59D3">
      <w:pPr>
        <w:autoSpaceDE w:val="0"/>
        <w:autoSpaceDN w:val="0"/>
        <w:adjustRightInd w:val="0"/>
        <w:spacing w:after="0" w:line="240" w:lineRule="auto"/>
        <w:rPr>
          <w:rFonts w:cs="Arial"/>
          <w:bCs/>
          <w:color w:val="00B050"/>
          <w:sz w:val="24"/>
          <w:szCs w:val="24"/>
        </w:rPr>
      </w:pPr>
      <w:r w:rsidRPr="00880E42">
        <w:rPr>
          <w:rFonts w:cs="Arial"/>
          <w:bCs/>
          <w:color w:val="00B050"/>
          <w:sz w:val="24"/>
          <w:szCs w:val="24"/>
        </w:rPr>
        <w:t>[Modify Figure 2.14 as shown below]</w:t>
      </w:r>
    </w:p>
    <w:p w:rsidR="00EB59D3" w:rsidRDefault="00EB59D3" w:rsidP="00EB59D3">
      <w:pPr>
        <w:autoSpaceDE w:val="0"/>
        <w:autoSpaceDN w:val="0"/>
        <w:adjustRightInd w:val="0"/>
        <w:spacing w:after="0" w:line="240" w:lineRule="auto"/>
        <w:rPr>
          <w:rFonts w:cs="Arial"/>
          <w:bCs/>
          <w:color w:val="FF0000"/>
          <w:sz w:val="24"/>
          <w:szCs w:val="24"/>
        </w:rPr>
      </w:pPr>
    </w:p>
    <w:p w:rsidR="00EB59D3" w:rsidRDefault="00697DAD" w:rsidP="00EB59D3">
      <w:pPr>
        <w:autoSpaceDE w:val="0"/>
        <w:autoSpaceDN w:val="0"/>
        <w:adjustRightInd w:val="0"/>
        <w:spacing w:after="0" w:line="240" w:lineRule="auto"/>
        <w:rPr>
          <w:rFonts w:cs="Arial"/>
          <w:bCs/>
          <w:color w:val="FF0000"/>
          <w:sz w:val="24"/>
          <w:szCs w:val="24"/>
        </w:rPr>
      </w:pPr>
      <w:r>
        <w:object w:dxaOrig="11073" w:dyaOrig="1492">
          <v:shape id="_x0000_i1029" type="#_x0000_t75" style="width:467.7pt;height:65.75pt" o:ole="">
            <v:imagedata r:id="rId26" o:title=""/>
          </v:shape>
          <o:OLEObject Type="Embed" ProgID="Visio.Drawing.11" ShapeID="_x0000_i1029" DrawAspect="Content" ObjectID="_1568034121" r:id="rId27"/>
        </w:object>
      </w:r>
    </w:p>
    <w:p w:rsidR="00EB59D3" w:rsidRDefault="00EB59D3" w:rsidP="00E44F48">
      <w:pPr>
        <w:autoSpaceDE w:val="0"/>
        <w:autoSpaceDN w:val="0"/>
        <w:adjustRightInd w:val="0"/>
        <w:spacing w:after="0" w:line="240" w:lineRule="auto"/>
        <w:outlineLvl w:val="0"/>
        <w:rPr>
          <w:rFonts w:ascii="Arial,Italic" w:hAnsi="Arial,Italic" w:cs="Arial,Italic"/>
          <w:bCs/>
          <w:i/>
          <w:iCs/>
          <w:sz w:val="20"/>
        </w:rPr>
      </w:pPr>
      <w:r>
        <w:rPr>
          <w:rFonts w:ascii="Arial,Italic" w:hAnsi="Arial,Italic" w:cs="Arial,Italic"/>
          <w:i/>
          <w:iCs/>
          <w:sz w:val="20"/>
        </w:rPr>
        <w:t>Figure 2.14: Data channel PDU header</w:t>
      </w:r>
    </w:p>
    <w:p w:rsidR="00EB59D3" w:rsidRDefault="00EB59D3" w:rsidP="00EB59D3">
      <w:pPr>
        <w:autoSpaceDE w:val="0"/>
        <w:autoSpaceDN w:val="0"/>
        <w:adjustRightInd w:val="0"/>
        <w:spacing w:after="0" w:line="240" w:lineRule="auto"/>
        <w:rPr>
          <w:rFonts w:cs="Arial"/>
          <w:bCs/>
          <w:color w:val="FF0000"/>
          <w:sz w:val="24"/>
          <w:szCs w:val="24"/>
        </w:rPr>
      </w:pPr>
    </w:p>
    <w:p w:rsidR="00EB59D3" w:rsidRDefault="00EB59D3" w:rsidP="00E44F48">
      <w:pPr>
        <w:autoSpaceDE w:val="0"/>
        <w:autoSpaceDN w:val="0"/>
        <w:adjustRightInd w:val="0"/>
        <w:spacing w:after="0" w:line="240" w:lineRule="auto"/>
        <w:outlineLvl w:val="0"/>
        <w:rPr>
          <w:rFonts w:cs="Arial"/>
          <w:bCs/>
          <w:color w:val="000000"/>
          <w:sz w:val="24"/>
          <w:szCs w:val="24"/>
        </w:rPr>
      </w:pPr>
      <w:r>
        <w:rPr>
          <w:rFonts w:cs="Arial"/>
          <w:color w:val="000000"/>
          <w:sz w:val="24"/>
          <w:szCs w:val="24"/>
        </w:rPr>
        <w:t>The 16</w:t>
      </w:r>
      <w:r>
        <w:rPr>
          <w:rFonts w:cs="Arial"/>
          <w:color w:val="FF0000"/>
          <w:sz w:val="24"/>
          <w:szCs w:val="24"/>
        </w:rPr>
        <w:t xml:space="preserve"> or </w:t>
      </w:r>
      <w:r w:rsidRPr="007230B9">
        <w:rPr>
          <w:rFonts w:cs="Arial"/>
          <w:color w:val="FF0000"/>
          <w:sz w:val="24"/>
          <w:szCs w:val="24"/>
        </w:rPr>
        <w:t>24</w:t>
      </w:r>
      <w:r>
        <w:rPr>
          <w:rFonts w:cs="Arial"/>
          <w:color w:val="000000"/>
          <w:sz w:val="24"/>
          <w:szCs w:val="24"/>
        </w:rPr>
        <w:t xml:space="preserve"> bit Header field consists of </w:t>
      </w:r>
      <w:r w:rsidR="00E540C5" w:rsidRPr="00AB05C9">
        <w:rPr>
          <w:rFonts w:cs="Arial"/>
          <w:strike/>
          <w:color w:val="000000"/>
          <w:sz w:val="24"/>
          <w:szCs w:val="24"/>
        </w:rPr>
        <w:t>5</w:t>
      </w:r>
      <w:r w:rsidR="004D4F15" w:rsidRPr="004D4F15">
        <w:rPr>
          <w:rFonts w:cs="Arial"/>
          <w:color w:val="FF0000"/>
          <w:sz w:val="24"/>
          <w:szCs w:val="24"/>
        </w:rPr>
        <w:t xml:space="preserve">6 </w:t>
      </w:r>
      <w:r>
        <w:rPr>
          <w:rFonts w:cs="Arial"/>
          <w:color w:val="FF0000"/>
          <w:sz w:val="24"/>
          <w:szCs w:val="24"/>
        </w:rPr>
        <w:t>or 7</w:t>
      </w:r>
      <w:r>
        <w:rPr>
          <w:rFonts w:cs="Arial"/>
          <w:color w:val="000000"/>
          <w:sz w:val="24"/>
          <w:szCs w:val="24"/>
        </w:rPr>
        <w:t xml:space="preserve"> fields that are specified in </w:t>
      </w:r>
      <w:r>
        <w:rPr>
          <w:rFonts w:cs="Arial"/>
          <w:color w:val="0000FF"/>
          <w:sz w:val="24"/>
          <w:szCs w:val="24"/>
        </w:rPr>
        <w:t>Table 2.3</w:t>
      </w:r>
      <w:r>
        <w:rPr>
          <w:rFonts w:cs="Arial"/>
          <w:color w:val="000000"/>
          <w:sz w:val="24"/>
          <w:szCs w:val="24"/>
        </w:rPr>
        <w:t>.</w:t>
      </w:r>
    </w:p>
    <w:p w:rsidR="00EB59D3" w:rsidRDefault="00EB59D3" w:rsidP="00EB59D3">
      <w:pPr>
        <w:autoSpaceDE w:val="0"/>
        <w:autoSpaceDN w:val="0"/>
        <w:adjustRightInd w:val="0"/>
        <w:spacing w:after="0" w:line="240" w:lineRule="auto"/>
        <w:rPr>
          <w:rFonts w:cs="Arial"/>
          <w:bCs/>
          <w:color w:val="000000"/>
          <w:sz w:val="24"/>
          <w:szCs w:val="24"/>
        </w:rPr>
      </w:pPr>
    </w:p>
    <w:p w:rsidR="00EB59D3" w:rsidRDefault="00EB59D3" w:rsidP="00EB59D3">
      <w:pPr>
        <w:autoSpaceDE w:val="0"/>
        <w:autoSpaceDN w:val="0"/>
        <w:adjustRightInd w:val="0"/>
        <w:spacing w:after="0" w:line="240" w:lineRule="auto"/>
        <w:rPr>
          <w:rFonts w:cs="Arial"/>
          <w:bCs/>
          <w:color w:val="000000"/>
          <w:sz w:val="24"/>
          <w:szCs w:val="24"/>
        </w:rPr>
      </w:pPr>
      <w:r>
        <w:rPr>
          <w:rFonts w:cs="Arial"/>
          <w:color w:val="000000"/>
          <w:sz w:val="24"/>
          <w:szCs w:val="24"/>
        </w:rPr>
        <w:t>The MIC field shall not be included in an un-encrypted Link Layer connection,</w:t>
      </w:r>
    </w:p>
    <w:p w:rsidR="00EB59D3" w:rsidRDefault="00EB59D3" w:rsidP="00EB59D3">
      <w:pPr>
        <w:autoSpaceDE w:val="0"/>
        <w:autoSpaceDN w:val="0"/>
        <w:adjustRightInd w:val="0"/>
        <w:spacing w:after="0" w:line="240" w:lineRule="auto"/>
        <w:rPr>
          <w:rFonts w:cs="Arial"/>
          <w:bCs/>
          <w:color w:val="000000"/>
          <w:sz w:val="24"/>
          <w:szCs w:val="24"/>
        </w:rPr>
      </w:pPr>
      <w:r>
        <w:rPr>
          <w:rFonts w:cs="Arial"/>
          <w:color w:val="000000"/>
          <w:sz w:val="24"/>
          <w:szCs w:val="24"/>
        </w:rPr>
        <w:t>or in an encrypted Link Layer connection with a data channel PDU with a zero</w:t>
      </w:r>
    </w:p>
    <w:p w:rsidR="00EB59D3" w:rsidRDefault="00EB59D3" w:rsidP="00EB59D3">
      <w:pPr>
        <w:autoSpaceDE w:val="0"/>
        <w:autoSpaceDN w:val="0"/>
        <w:adjustRightInd w:val="0"/>
        <w:spacing w:after="0" w:line="240" w:lineRule="auto"/>
        <w:rPr>
          <w:rFonts w:cs="Arial"/>
          <w:bCs/>
          <w:color w:val="000000"/>
          <w:sz w:val="24"/>
          <w:szCs w:val="24"/>
        </w:rPr>
      </w:pPr>
      <w:r>
        <w:rPr>
          <w:rFonts w:cs="Arial"/>
          <w:color w:val="000000"/>
          <w:sz w:val="24"/>
          <w:szCs w:val="24"/>
        </w:rPr>
        <w:t>length Payload.</w:t>
      </w:r>
    </w:p>
    <w:p w:rsidR="00EB59D3" w:rsidRDefault="00EB59D3" w:rsidP="00EB59D3">
      <w:pPr>
        <w:autoSpaceDE w:val="0"/>
        <w:autoSpaceDN w:val="0"/>
        <w:adjustRightInd w:val="0"/>
        <w:spacing w:after="0" w:line="240" w:lineRule="auto"/>
        <w:rPr>
          <w:rFonts w:cs="Arial"/>
          <w:bCs/>
          <w:color w:val="000000"/>
          <w:sz w:val="24"/>
          <w:szCs w:val="24"/>
        </w:rPr>
      </w:pPr>
    </w:p>
    <w:p w:rsidR="00EB59D3" w:rsidRDefault="00EB59D3" w:rsidP="00E44F48">
      <w:pPr>
        <w:autoSpaceDE w:val="0"/>
        <w:autoSpaceDN w:val="0"/>
        <w:adjustRightInd w:val="0"/>
        <w:spacing w:after="0" w:line="240" w:lineRule="auto"/>
        <w:outlineLvl w:val="0"/>
        <w:rPr>
          <w:rFonts w:cs="Arial"/>
          <w:bCs/>
          <w:color w:val="000000"/>
          <w:sz w:val="24"/>
          <w:szCs w:val="24"/>
        </w:rPr>
      </w:pPr>
      <w:r>
        <w:rPr>
          <w:rFonts w:cs="Arial"/>
          <w:color w:val="000000"/>
          <w:sz w:val="24"/>
          <w:szCs w:val="24"/>
        </w:rPr>
        <w:t>The MIC field shall be included in an encrypted Link Layer connection, with a</w:t>
      </w:r>
    </w:p>
    <w:p w:rsidR="00EB59D3" w:rsidRDefault="00EB59D3" w:rsidP="00EB59D3">
      <w:pPr>
        <w:autoSpaceDE w:val="0"/>
        <w:autoSpaceDN w:val="0"/>
        <w:adjustRightInd w:val="0"/>
        <w:spacing w:after="0" w:line="240" w:lineRule="auto"/>
        <w:rPr>
          <w:rFonts w:cs="Arial"/>
          <w:bCs/>
          <w:color w:val="000000"/>
          <w:sz w:val="24"/>
          <w:szCs w:val="24"/>
        </w:rPr>
      </w:pPr>
      <w:r>
        <w:rPr>
          <w:rFonts w:cs="Arial"/>
          <w:color w:val="000000"/>
          <w:sz w:val="24"/>
          <w:szCs w:val="24"/>
        </w:rPr>
        <w:t>data channel PDU with a non-zero length Payload and shall be calculated as</w:t>
      </w:r>
    </w:p>
    <w:p w:rsidR="00EB59D3" w:rsidRDefault="00EB59D3" w:rsidP="00EB59D3">
      <w:pPr>
        <w:autoSpaceDE w:val="0"/>
        <w:autoSpaceDN w:val="0"/>
        <w:adjustRightInd w:val="0"/>
        <w:spacing w:after="0" w:line="240" w:lineRule="auto"/>
        <w:rPr>
          <w:rFonts w:cs="Arial"/>
          <w:bCs/>
          <w:color w:val="000000"/>
          <w:sz w:val="24"/>
          <w:szCs w:val="24"/>
        </w:rPr>
      </w:pPr>
      <w:r>
        <w:rPr>
          <w:rFonts w:cs="Arial"/>
          <w:color w:val="000000"/>
          <w:sz w:val="24"/>
          <w:szCs w:val="24"/>
        </w:rPr>
        <w:t xml:space="preserve">specified in </w:t>
      </w:r>
      <w:r>
        <w:rPr>
          <w:rFonts w:cs="Arial"/>
          <w:color w:val="0000FF"/>
          <w:sz w:val="24"/>
          <w:szCs w:val="24"/>
        </w:rPr>
        <w:t>[Vol. 6] Part E, Section 1</w:t>
      </w:r>
      <w:r>
        <w:rPr>
          <w:rFonts w:cs="Arial"/>
          <w:color w:val="000000"/>
          <w:sz w:val="24"/>
          <w:szCs w:val="24"/>
        </w:rPr>
        <w:t>.</w:t>
      </w:r>
    </w:p>
    <w:p w:rsidR="00EB59D3" w:rsidRDefault="00EB59D3" w:rsidP="00EB59D3">
      <w:pPr>
        <w:autoSpaceDE w:val="0"/>
        <w:autoSpaceDN w:val="0"/>
        <w:adjustRightInd w:val="0"/>
        <w:spacing w:after="0" w:line="240" w:lineRule="auto"/>
        <w:rPr>
          <w:rFonts w:cs="Arial"/>
          <w:bCs/>
          <w:color w:val="000000"/>
          <w:sz w:val="24"/>
          <w:szCs w:val="24"/>
        </w:rPr>
      </w:pPr>
    </w:p>
    <w:p w:rsidR="00EB59D3" w:rsidRDefault="00EB59D3" w:rsidP="00E44F48">
      <w:pPr>
        <w:autoSpaceDE w:val="0"/>
        <w:autoSpaceDN w:val="0"/>
        <w:adjustRightInd w:val="0"/>
        <w:spacing w:after="0" w:line="240" w:lineRule="auto"/>
        <w:outlineLvl w:val="0"/>
        <w:rPr>
          <w:rFonts w:cs="Arial"/>
          <w:bCs/>
          <w:color w:val="000000"/>
          <w:sz w:val="24"/>
          <w:szCs w:val="24"/>
        </w:rPr>
      </w:pPr>
      <w:r>
        <w:rPr>
          <w:rFonts w:cs="Arial"/>
          <w:color w:val="000000"/>
          <w:sz w:val="24"/>
          <w:szCs w:val="24"/>
        </w:rPr>
        <w:t>The payload format depends on the LLID field of the Header. If the LLID field is</w:t>
      </w:r>
    </w:p>
    <w:p w:rsidR="00EB59D3" w:rsidRDefault="00EB59D3" w:rsidP="00E44F48">
      <w:pPr>
        <w:autoSpaceDE w:val="0"/>
        <w:autoSpaceDN w:val="0"/>
        <w:adjustRightInd w:val="0"/>
        <w:spacing w:after="0" w:line="240" w:lineRule="auto"/>
        <w:outlineLvl w:val="0"/>
        <w:rPr>
          <w:rFonts w:cs="Arial"/>
          <w:bCs/>
          <w:color w:val="000000"/>
          <w:sz w:val="24"/>
          <w:szCs w:val="24"/>
        </w:rPr>
      </w:pPr>
      <w:r>
        <w:rPr>
          <w:rFonts w:cs="Arial"/>
          <w:color w:val="000000"/>
          <w:sz w:val="24"/>
          <w:szCs w:val="24"/>
        </w:rPr>
        <w:t>01b or 10b, the Data Channel PDU Payload field contains an LL Data PDU as</w:t>
      </w:r>
    </w:p>
    <w:p w:rsidR="00EB59D3" w:rsidRDefault="00EB59D3" w:rsidP="00EB59D3">
      <w:pPr>
        <w:autoSpaceDE w:val="0"/>
        <w:autoSpaceDN w:val="0"/>
        <w:adjustRightInd w:val="0"/>
        <w:spacing w:after="0" w:line="240" w:lineRule="auto"/>
        <w:rPr>
          <w:rFonts w:cs="Arial"/>
          <w:bCs/>
          <w:color w:val="000000"/>
          <w:sz w:val="24"/>
          <w:szCs w:val="24"/>
        </w:rPr>
      </w:pPr>
      <w:r>
        <w:rPr>
          <w:rFonts w:cs="Arial"/>
          <w:color w:val="000000"/>
          <w:sz w:val="24"/>
          <w:szCs w:val="24"/>
        </w:rPr>
        <w:t xml:space="preserve">defined in </w:t>
      </w:r>
      <w:r>
        <w:rPr>
          <w:rFonts w:cs="Arial"/>
          <w:color w:val="0000FF"/>
          <w:sz w:val="24"/>
          <w:szCs w:val="24"/>
        </w:rPr>
        <w:t xml:space="preserve">Section 2.4.1. </w:t>
      </w:r>
      <w:r>
        <w:rPr>
          <w:rFonts w:cs="Arial"/>
          <w:color w:val="000000"/>
          <w:sz w:val="24"/>
          <w:szCs w:val="24"/>
        </w:rPr>
        <w:t>If the LLID field is 11b then the Data Channel PDU</w:t>
      </w:r>
    </w:p>
    <w:p w:rsidR="00EB59D3" w:rsidRDefault="00EB59D3" w:rsidP="00E44F48">
      <w:pPr>
        <w:autoSpaceDE w:val="0"/>
        <w:autoSpaceDN w:val="0"/>
        <w:adjustRightInd w:val="0"/>
        <w:spacing w:after="0" w:line="240" w:lineRule="auto"/>
        <w:outlineLvl w:val="0"/>
        <w:rPr>
          <w:rFonts w:cs="Arial"/>
          <w:bCs/>
          <w:color w:val="000000"/>
          <w:sz w:val="24"/>
          <w:szCs w:val="24"/>
        </w:rPr>
      </w:pPr>
      <w:r>
        <w:rPr>
          <w:rFonts w:cs="Arial"/>
          <w:color w:val="000000"/>
          <w:sz w:val="24"/>
          <w:szCs w:val="24"/>
        </w:rPr>
        <w:t xml:space="preserve">Payload field contains an LL Control PDU as defined in </w:t>
      </w:r>
      <w:r>
        <w:rPr>
          <w:rFonts w:cs="Arial"/>
          <w:color w:val="0000FF"/>
          <w:sz w:val="24"/>
          <w:szCs w:val="24"/>
        </w:rPr>
        <w:t>Section 2.4.2</w:t>
      </w:r>
      <w:r>
        <w:rPr>
          <w:rFonts w:cs="Arial"/>
          <w:color w:val="000000"/>
          <w:sz w:val="24"/>
          <w:szCs w:val="24"/>
        </w:rPr>
        <w:t>. An LLID</w:t>
      </w:r>
    </w:p>
    <w:p w:rsidR="00EB59D3" w:rsidRDefault="00EB59D3" w:rsidP="00EB59D3">
      <w:pPr>
        <w:autoSpaceDE w:val="0"/>
        <w:autoSpaceDN w:val="0"/>
        <w:adjustRightInd w:val="0"/>
        <w:spacing w:after="0" w:line="240" w:lineRule="auto"/>
        <w:rPr>
          <w:rFonts w:cs="Arial"/>
          <w:bCs/>
          <w:color w:val="000000"/>
          <w:sz w:val="24"/>
          <w:szCs w:val="24"/>
        </w:rPr>
      </w:pPr>
      <w:r>
        <w:rPr>
          <w:rFonts w:cs="Arial"/>
          <w:color w:val="000000"/>
          <w:sz w:val="24"/>
          <w:szCs w:val="24"/>
        </w:rPr>
        <w:t>field of 00b is reserved.</w:t>
      </w:r>
    </w:p>
    <w:p w:rsidR="00EB59D3" w:rsidRDefault="00EB59D3" w:rsidP="00EB59D3">
      <w:pPr>
        <w:autoSpaceDE w:val="0"/>
        <w:autoSpaceDN w:val="0"/>
        <w:adjustRightInd w:val="0"/>
        <w:spacing w:after="0" w:line="240" w:lineRule="auto"/>
        <w:rPr>
          <w:rFonts w:cs="Arial"/>
          <w:bCs/>
          <w:color w:val="000000"/>
          <w:sz w:val="24"/>
          <w:szCs w:val="24"/>
        </w:rPr>
      </w:pPr>
    </w:p>
    <w:p w:rsidR="00EB59D3" w:rsidRDefault="00EB59D3" w:rsidP="00E44F48">
      <w:pPr>
        <w:autoSpaceDE w:val="0"/>
        <w:autoSpaceDN w:val="0"/>
        <w:adjustRightInd w:val="0"/>
        <w:spacing w:after="0" w:line="240" w:lineRule="auto"/>
        <w:outlineLvl w:val="0"/>
        <w:rPr>
          <w:rFonts w:cs="Arial"/>
          <w:bCs/>
          <w:color w:val="000000"/>
          <w:sz w:val="24"/>
          <w:szCs w:val="24"/>
        </w:rPr>
      </w:pPr>
      <w:r>
        <w:rPr>
          <w:rFonts w:cs="Arial"/>
          <w:color w:val="000000"/>
          <w:sz w:val="24"/>
          <w:szCs w:val="24"/>
        </w:rPr>
        <w:t xml:space="preserve">The NESN bit of the Header is defined in </w:t>
      </w:r>
      <w:r>
        <w:rPr>
          <w:rFonts w:cs="Arial"/>
          <w:color w:val="0000FF"/>
          <w:sz w:val="24"/>
          <w:szCs w:val="24"/>
        </w:rPr>
        <w:t>Section 4.5.9</w:t>
      </w:r>
      <w:r>
        <w:rPr>
          <w:rFonts w:cs="Arial"/>
          <w:color w:val="000000"/>
          <w:sz w:val="24"/>
          <w:szCs w:val="24"/>
        </w:rPr>
        <w:t>.</w:t>
      </w:r>
    </w:p>
    <w:p w:rsidR="00EB59D3" w:rsidRDefault="00EB59D3" w:rsidP="00EB59D3">
      <w:pPr>
        <w:autoSpaceDE w:val="0"/>
        <w:autoSpaceDN w:val="0"/>
        <w:adjustRightInd w:val="0"/>
        <w:spacing w:after="0" w:line="240" w:lineRule="auto"/>
        <w:rPr>
          <w:rFonts w:cs="Arial"/>
          <w:bCs/>
          <w:color w:val="000000"/>
          <w:sz w:val="24"/>
          <w:szCs w:val="24"/>
        </w:rPr>
      </w:pPr>
    </w:p>
    <w:p w:rsidR="00EB59D3" w:rsidRDefault="00EB59D3" w:rsidP="00E44F48">
      <w:pPr>
        <w:autoSpaceDE w:val="0"/>
        <w:autoSpaceDN w:val="0"/>
        <w:adjustRightInd w:val="0"/>
        <w:spacing w:after="0" w:line="240" w:lineRule="auto"/>
        <w:outlineLvl w:val="0"/>
        <w:rPr>
          <w:rFonts w:cs="Arial"/>
          <w:bCs/>
          <w:color w:val="000000"/>
          <w:sz w:val="24"/>
          <w:szCs w:val="24"/>
        </w:rPr>
      </w:pPr>
      <w:r>
        <w:rPr>
          <w:rFonts w:cs="Arial"/>
          <w:color w:val="000000"/>
          <w:sz w:val="24"/>
          <w:szCs w:val="24"/>
        </w:rPr>
        <w:t xml:space="preserve">The SN bit of the Header is defined in </w:t>
      </w:r>
      <w:r>
        <w:rPr>
          <w:rFonts w:cs="Arial"/>
          <w:color w:val="0000FF"/>
          <w:sz w:val="24"/>
          <w:szCs w:val="24"/>
        </w:rPr>
        <w:t>Section 4.5.9</w:t>
      </w:r>
      <w:r>
        <w:rPr>
          <w:rFonts w:cs="Arial"/>
          <w:color w:val="000000"/>
          <w:sz w:val="24"/>
          <w:szCs w:val="24"/>
        </w:rPr>
        <w:t>.</w:t>
      </w:r>
    </w:p>
    <w:p w:rsidR="00EB59D3" w:rsidRDefault="00EB59D3" w:rsidP="00EB59D3">
      <w:pPr>
        <w:autoSpaceDE w:val="0"/>
        <w:autoSpaceDN w:val="0"/>
        <w:adjustRightInd w:val="0"/>
        <w:spacing w:after="0" w:line="240" w:lineRule="auto"/>
        <w:rPr>
          <w:rFonts w:cs="Arial"/>
          <w:bCs/>
          <w:color w:val="000000"/>
          <w:sz w:val="24"/>
          <w:szCs w:val="24"/>
        </w:rPr>
      </w:pPr>
    </w:p>
    <w:p w:rsidR="00EB59D3" w:rsidRDefault="00EB59D3" w:rsidP="00E44F48">
      <w:pPr>
        <w:autoSpaceDE w:val="0"/>
        <w:autoSpaceDN w:val="0"/>
        <w:adjustRightInd w:val="0"/>
        <w:spacing w:after="0" w:line="240" w:lineRule="auto"/>
        <w:outlineLvl w:val="0"/>
        <w:rPr>
          <w:rFonts w:cs="Arial"/>
          <w:bCs/>
          <w:color w:val="000000"/>
          <w:sz w:val="24"/>
          <w:szCs w:val="24"/>
        </w:rPr>
      </w:pPr>
      <w:r>
        <w:rPr>
          <w:rFonts w:cs="Arial"/>
          <w:color w:val="000000"/>
          <w:sz w:val="24"/>
          <w:szCs w:val="24"/>
        </w:rPr>
        <w:t xml:space="preserve">The MD bit of the Header is defined in </w:t>
      </w:r>
      <w:r>
        <w:rPr>
          <w:rFonts w:cs="Arial"/>
          <w:color w:val="0000FF"/>
          <w:sz w:val="24"/>
          <w:szCs w:val="24"/>
        </w:rPr>
        <w:t>Section 4.5.6</w:t>
      </w:r>
      <w:r>
        <w:rPr>
          <w:rFonts w:cs="Arial"/>
          <w:color w:val="000000"/>
          <w:sz w:val="24"/>
          <w:szCs w:val="24"/>
        </w:rPr>
        <w:t>.</w:t>
      </w:r>
    </w:p>
    <w:p w:rsidR="00EB59D3" w:rsidRDefault="00EB59D3" w:rsidP="00EB59D3">
      <w:pPr>
        <w:autoSpaceDE w:val="0"/>
        <w:autoSpaceDN w:val="0"/>
        <w:adjustRightInd w:val="0"/>
        <w:spacing w:after="0" w:line="240" w:lineRule="auto"/>
        <w:rPr>
          <w:rFonts w:cs="Arial"/>
          <w:bCs/>
          <w:color w:val="000000"/>
          <w:sz w:val="24"/>
          <w:szCs w:val="24"/>
        </w:rPr>
      </w:pPr>
    </w:p>
    <w:p w:rsidR="00EB59D3" w:rsidRPr="00307116" w:rsidRDefault="00EB59D3" w:rsidP="00EB59D3">
      <w:pPr>
        <w:autoSpaceDE w:val="0"/>
        <w:autoSpaceDN w:val="0"/>
        <w:adjustRightInd w:val="0"/>
        <w:spacing w:after="0" w:line="240" w:lineRule="auto"/>
        <w:rPr>
          <w:rFonts w:cs="Arial"/>
          <w:bCs/>
          <w:color w:val="FF0000"/>
          <w:sz w:val="24"/>
          <w:szCs w:val="24"/>
        </w:rPr>
      </w:pPr>
      <w:r w:rsidRPr="004D7FCF">
        <w:rPr>
          <w:rFonts w:cs="Arial"/>
          <w:color w:val="FF0000"/>
          <w:sz w:val="24"/>
          <w:szCs w:val="24"/>
        </w:rPr>
        <w:t xml:space="preserve">The </w:t>
      </w:r>
      <w:r w:rsidR="00697DAD">
        <w:rPr>
          <w:rFonts w:cs="Arial"/>
          <w:color w:val="FF0000"/>
          <w:sz w:val="24"/>
          <w:szCs w:val="24"/>
        </w:rPr>
        <w:t>SuppInfo</w:t>
      </w:r>
      <w:r>
        <w:rPr>
          <w:rFonts w:cs="Arial"/>
          <w:color w:val="FF0000"/>
          <w:sz w:val="24"/>
          <w:szCs w:val="24"/>
        </w:rPr>
        <w:t xml:space="preserve"> Present</w:t>
      </w:r>
      <w:r w:rsidRPr="004D7FCF">
        <w:rPr>
          <w:rFonts w:cs="Arial"/>
          <w:color w:val="FF0000"/>
          <w:sz w:val="24"/>
          <w:szCs w:val="24"/>
        </w:rPr>
        <w:t xml:space="preserve"> (</w:t>
      </w:r>
      <w:r w:rsidR="00697DAD">
        <w:rPr>
          <w:rFonts w:cs="Arial"/>
          <w:color w:val="FF0000"/>
          <w:sz w:val="24"/>
          <w:szCs w:val="24"/>
        </w:rPr>
        <w:t>S</w:t>
      </w:r>
      <w:r>
        <w:rPr>
          <w:rFonts w:cs="Arial"/>
          <w:color w:val="FF0000"/>
          <w:sz w:val="24"/>
          <w:szCs w:val="24"/>
        </w:rPr>
        <w:t>P</w:t>
      </w:r>
      <w:r w:rsidRPr="004D7FCF">
        <w:rPr>
          <w:rFonts w:cs="Arial"/>
          <w:color w:val="FF0000"/>
          <w:sz w:val="24"/>
          <w:szCs w:val="24"/>
        </w:rPr>
        <w:t>) field</w:t>
      </w:r>
      <w:r>
        <w:rPr>
          <w:rFonts w:cs="Arial"/>
          <w:color w:val="FF0000"/>
          <w:sz w:val="24"/>
          <w:szCs w:val="24"/>
        </w:rPr>
        <w:t xml:space="preserve"> of the Header</w:t>
      </w:r>
      <w:r w:rsidRPr="004D7FCF">
        <w:rPr>
          <w:rFonts w:cs="Arial"/>
          <w:color w:val="FF0000"/>
          <w:sz w:val="24"/>
          <w:szCs w:val="24"/>
        </w:rPr>
        <w:t xml:space="preserve"> indicates whether the data channel PDU Header has a </w:t>
      </w:r>
      <w:r w:rsidR="00697DAD">
        <w:rPr>
          <w:rFonts w:cs="Arial"/>
          <w:color w:val="FF0000"/>
          <w:sz w:val="24"/>
          <w:szCs w:val="24"/>
        </w:rPr>
        <w:t xml:space="preserve">SuppInfo </w:t>
      </w:r>
      <w:r w:rsidRPr="004D7FCF">
        <w:rPr>
          <w:rFonts w:cs="Arial"/>
          <w:color w:val="FF0000"/>
          <w:sz w:val="24"/>
          <w:szCs w:val="24"/>
        </w:rPr>
        <w:t>field</w:t>
      </w:r>
      <w:r w:rsidR="0036326E">
        <w:rPr>
          <w:rFonts w:cs="Arial"/>
          <w:color w:val="FF0000"/>
          <w:sz w:val="24"/>
          <w:szCs w:val="24"/>
        </w:rPr>
        <w:t xml:space="preserve"> and therefore</w:t>
      </w:r>
      <w:r w:rsidR="0036326E" w:rsidRPr="004D7FCF">
        <w:rPr>
          <w:rFonts w:cs="Arial"/>
          <w:color w:val="FF0000"/>
          <w:sz w:val="24"/>
          <w:szCs w:val="24"/>
        </w:rPr>
        <w:t xml:space="preserve"> </w:t>
      </w:r>
      <w:r w:rsidRPr="004D7FCF">
        <w:rPr>
          <w:rFonts w:cs="Arial"/>
          <w:color w:val="FF0000"/>
          <w:sz w:val="24"/>
          <w:szCs w:val="24"/>
        </w:rPr>
        <w:t xml:space="preserve">whether the </w:t>
      </w:r>
      <w:r>
        <w:rPr>
          <w:rFonts w:cs="Arial"/>
          <w:color w:val="FF0000"/>
          <w:sz w:val="24"/>
          <w:szCs w:val="24"/>
        </w:rPr>
        <w:t xml:space="preserve">data channel </w:t>
      </w:r>
      <w:r w:rsidRPr="004D7FCF">
        <w:rPr>
          <w:rFonts w:cs="Arial"/>
          <w:color w:val="FF0000"/>
          <w:sz w:val="24"/>
          <w:szCs w:val="24"/>
        </w:rPr>
        <w:t>packet has a Supplemental</w:t>
      </w:r>
      <w:r w:rsidR="0036326E">
        <w:rPr>
          <w:rFonts w:cs="Arial"/>
          <w:color w:val="FF0000"/>
          <w:sz w:val="24"/>
          <w:szCs w:val="24"/>
        </w:rPr>
        <w:t>.</w:t>
      </w:r>
      <w:r w:rsidR="00697DAD">
        <w:rPr>
          <w:rFonts w:cs="Arial"/>
          <w:color w:val="FF0000"/>
          <w:sz w:val="24"/>
          <w:szCs w:val="24"/>
        </w:rPr>
        <w:t xml:space="preserve"> If the S</w:t>
      </w:r>
      <w:r>
        <w:rPr>
          <w:rFonts w:cs="Arial"/>
          <w:color w:val="FF0000"/>
          <w:sz w:val="24"/>
          <w:szCs w:val="24"/>
        </w:rPr>
        <w:t xml:space="preserve">P field is </w:t>
      </w:r>
      <w:r w:rsidRPr="004D7FCF">
        <w:rPr>
          <w:rFonts w:cs="Arial"/>
          <w:color w:val="FF0000"/>
          <w:sz w:val="24"/>
          <w:szCs w:val="24"/>
        </w:rPr>
        <w:t>0</w:t>
      </w:r>
      <w:r>
        <w:rPr>
          <w:rFonts w:cs="Arial"/>
          <w:color w:val="FF0000"/>
          <w:sz w:val="24"/>
          <w:szCs w:val="24"/>
        </w:rPr>
        <w:t>,</w:t>
      </w:r>
      <w:r w:rsidRPr="004D7FCF">
        <w:rPr>
          <w:rFonts w:cs="Arial"/>
          <w:color w:val="FF0000"/>
          <w:sz w:val="24"/>
          <w:szCs w:val="24"/>
        </w:rPr>
        <w:t xml:space="preserve"> </w:t>
      </w:r>
      <w:r>
        <w:rPr>
          <w:rFonts w:cs="Arial"/>
          <w:color w:val="FF0000"/>
          <w:sz w:val="24"/>
          <w:szCs w:val="24"/>
        </w:rPr>
        <w:t>then n</w:t>
      </w:r>
      <w:r w:rsidRPr="004D7FCF">
        <w:rPr>
          <w:rFonts w:cs="Arial"/>
          <w:color w:val="FF0000"/>
          <w:sz w:val="24"/>
          <w:szCs w:val="24"/>
        </w:rPr>
        <w:t xml:space="preserve">o </w:t>
      </w:r>
      <w:r w:rsidR="00697DAD">
        <w:rPr>
          <w:rFonts w:cs="Arial"/>
          <w:color w:val="FF0000"/>
          <w:sz w:val="24"/>
          <w:szCs w:val="24"/>
        </w:rPr>
        <w:t xml:space="preserve">SuppInfo </w:t>
      </w:r>
      <w:r w:rsidRPr="004D7FCF">
        <w:rPr>
          <w:rFonts w:cs="Arial"/>
          <w:color w:val="FF0000"/>
          <w:sz w:val="24"/>
          <w:szCs w:val="24"/>
        </w:rPr>
        <w:t>field</w:t>
      </w:r>
      <w:r>
        <w:rPr>
          <w:rFonts w:cs="Arial"/>
          <w:color w:val="FF0000"/>
          <w:sz w:val="24"/>
          <w:szCs w:val="24"/>
        </w:rPr>
        <w:t xml:space="preserve"> is present in the data channel PDU Header and</w:t>
      </w:r>
      <w:r w:rsidRPr="004D7FCF">
        <w:rPr>
          <w:rFonts w:cs="Arial"/>
          <w:color w:val="FF0000"/>
          <w:sz w:val="24"/>
          <w:szCs w:val="24"/>
        </w:rPr>
        <w:t xml:space="preserve"> </w:t>
      </w:r>
      <w:r w:rsidR="0036326E">
        <w:rPr>
          <w:rFonts w:cs="Arial"/>
          <w:color w:val="FF0000"/>
          <w:sz w:val="24"/>
          <w:szCs w:val="24"/>
        </w:rPr>
        <w:t xml:space="preserve">there is </w:t>
      </w:r>
      <w:r>
        <w:rPr>
          <w:rFonts w:cs="Arial"/>
          <w:color w:val="FF0000"/>
          <w:sz w:val="24"/>
          <w:szCs w:val="24"/>
        </w:rPr>
        <w:t>n</w:t>
      </w:r>
      <w:r w:rsidRPr="004D7FCF">
        <w:rPr>
          <w:rFonts w:cs="Arial"/>
          <w:color w:val="FF0000"/>
          <w:sz w:val="24"/>
          <w:szCs w:val="24"/>
        </w:rPr>
        <w:t>o Supplemental</w:t>
      </w:r>
      <w:r>
        <w:rPr>
          <w:rFonts w:cs="Arial"/>
          <w:color w:val="FF0000"/>
          <w:sz w:val="24"/>
          <w:szCs w:val="24"/>
        </w:rPr>
        <w:t xml:space="preserve"> in th</w:t>
      </w:r>
      <w:r w:rsidR="00697DAD">
        <w:rPr>
          <w:rFonts w:cs="Arial"/>
          <w:color w:val="FF0000"/>
          <w:sz w:val="24"/>
          <w:szCs w:val="24"/>
        </w:rPr>
        <w:t>e data channel packet. If the S</w:t>
      </w:r>
      <w:r>
        <w:rPr>
          <w:rFonts w:cs="Arial"/>
          <w:color w:val="FF0000"/>
          <w:sz w:val="24"/>
          <w:szCs w:val="24"/>
        </w:rPr>
        <w:t xml:space="preserve">P field is </w:t>
      </w:r>
      <w:r>
        <w:rPr>
          <w:rFonts w:cs="Arial"/>
          <w:color w:val="FF0000"/>
          <w:sz w:val="24"/>
          <w:szCs w:val="24"/>
        </w:rPr>
        <w:lastRenderedPageBreak/>
        <w:t>1,</w:t>
      </w:r>
      <w:r w:rsidRPr="004D7FCF">
        <w:rPr>
          <w:rFonts w:cs="Arial"/>
          <w:color w:val="FF0000"/>
          <w:sz w:val="24"/>
          <w:szCs w:val="24"/>
        </w:rPr>
        <w:t xml:space="preserve"> </w:t>
      </w:r>
      <w:r>
        <w:rPr>
          <w:rFonts w:cs="Arial"/>
          <w:color w:val="FF0000"/>
          <w:sz w:val="24"/>
          <w:szCs w:val="24"/>
        </w:rPr>
        <w:t xml:space="preserve">then the </w:t>
      </w:r>
      <w:r w:rsidR="00697DAD">
        <w:rPr>
          <w:rFonts w:cs="Arial"/>
          <w:color w:val="FF0000"/>
          <w:sz w:val="24"/>
          <w:szCs w:val="24"/>
        </w:rPr>
        <w:t>SuppInfo</w:t>
      </w:r>
      <w:r w:rsidRPr="004D7FCF">
        <w:rPr>
          <w:rFonts w:cs="Arial"/>
          <w:color w:val="FF0000"/>
          <w:sz w:val="24"/>
          <w:szCs w:val="24"/>
        </w:rPr>
        <w:t xml:space="preserve"> field in the data channel PDU Header is present and</w:t>
      </w:r>
      <w:r w:rsidR="0036326E">
        <w:rPr>
          <w:rFonts w:cs="Arial"/>
          <w:color w:val="FF0000"/>
          <w:sz w:val="24"/>
          <w:szCs w:val="24"/>
        </w:rPr>
        <w:t xml:space="preserve"> the data channel packet includes a</w:t>
      </w:r>
      <w:r w:rsidRPr="004D7FCF">
        <w:rPr>
          <w:rFonts w:cs="Arial"/>
          <w:color w:val="FF0000"/>
          <w:sz w:val="24"/>
          <w:szCs w:val="24"/>
        </w:rPr>
        <w:t xml:space="preserve"> Supplemental.</w:t>
      </w:r>
    </w:p>
    <w:p w:rsidR="00EB59D3" w:rsidRDefault="00EB59D3" w:rsidP="00EB59D3">
      <w:pPr>
        <w:autoSpaceDE w:val="0"/>
        <w:autoSpaceDN w:val="0"/>
        <w:adjustRightInd w:val="0"/>
        <w:spacing w:after="0" w:line="240" w:lineRule="auto"/>
        <w:rPr>
          <w:rFonts w:cs="Arial"/>
          <w:bCs/>
          <w:sz w:val="24"/>
          <w:szCs w:val="24"/>
        </w:rPr>
      </w:pPr>
    </w:p>
    <w:p w:rsidR="00EB59D3" w:rsidRDefault="00EB59D3" w:rsidP="00EB59D3">
      <w:pPr>
        <w:autoSpaceDE w:val="0"/>
        <w:autoSpaceDN w:val="0"/>
        <w:adjustRightInd w:val="0"/>
        <w:spacing w:after="0" w:line="240" w:lineRule="auto"/>
        <w:rPr>
          <w:rFonts w:cs="Arial"/>
          <w:bCs/>
          <w:sz w:val="24"/>
          <w:szCs w:val="24"/>
        </w:rPr>
      </w:pPr>
      <w:r>
        <w:rPr>
          <w:rFonts w:cs="Arial"/>
          <w:sz w:val="24"/>
          <w:szCs w:val="24"/>
        </w:rPr>
        <w:t>The Length field of the Header indicates the length of the Payload and MIC if included. The length field has the range of 0 to 255 octets. The Payload field shall be less than or equal to 251 octets in length. The MIC is 4 octets in length.</w:t>
      </w:r>
    </w:p>
    <w:p w:rsidR="00EB59D3" w:rsidRDefault="00EB59D3" w:rsidP="00EB59D3">
      <w:pPr>
        <w:autoSpaceDE w:val="0"/>
        <w:autoSpaceDN w:val="0"/>
        <w:adjustRightInd w:val="0"/>
        <w:spacing w:after="0" w:line="240" w:lineRule="auto"/>
        <w:rPr>
          <w:rFonts w:cs="Arial"/>
          <w:bCs/>
          <w:sz w:val="24"/>
          <w:szCs w:val="24"/>
        </w:rPr>
      </w:pPr>
    </w:p>
    <w:p w:rsidR="00D06103" w:rsidRPr="00D06103" w:rsidRDefault="00EB59D3" w:rsidP="00D06103">
      <w:pPr>
        <w:autoSpaceDE w:val="0"/>
        <w:autoSpaceDN w:val="0"/>
        <w:adjustRightInd w:val="0"/>
        <w:spacing w:after="0" w:line="240" w:lineRule="auto"/>
        <w:rPr>
          <w:rFonts w:cs="Arial"/>
          <w:bCs/>
          <w:color w:val="FF0000"/>
          <w:sz w:val="24"/>
          <w:szCs w:val="24"/>
        </w:rPr>
      </w:pPr>
      <w:r w:rsidRPr="008035C8">
        <w:rPr>
          <w:rFonts w:cs="Arial"/>
          <w:color w:val="FF0000"/>
          <w:sz w:val="24"/>
          <w:szCs w:val="24"/>
        </w:rPr>
        <w:t>The</w:t>
      </w:r>
      <w:r>
        <w:rPr>
          <w:rFonts w:cs="Arial"/>
          <w:color w:val="FF0000"/>
          <w:sz w:val="24"/>
          <w:szCs w:val="24"/>
        </w:rPr>
        <w:t xml:space="preserve"> </w:t>
      </w:r>
      <w:r w:rsidR="00697DAD">
        <w:rPr>
          <w:rFonts w:cs="Arial"/>
          <w:color w:val="FF0000"/>
          <w:sz w:val="24"/>
          <w:szCs w:val="24"/>
        </w:rPr>
        <w:t>SuppInfo</w:t>
      </w:r>
      <w:r>
        <w:rPr>
          <w:rFonts w:cs="Arial"/>
          <w:color w:val="FF0000"/>
          <w:sz w:val="24"/>
          <w:szCs w:val="24"/>
        </w:rPr>
        <w:t xml:space="preserve"> </w:t>
      </w:r>
      <w:r w:rsidRPr="008035C8">
        <w:rPr>
          <w:rFonts w:cs="Arial"/>
          <w:color w:val="FF0000"/>
          <w:sz w:val="24"/>
          <w:szCs w:val="24"/>
        </w:rPr>
        <w:t xml:space="preserve">field of the Header is present if </w:t>
      </w:r>
      <w:r>
        <w:rPr>
          <w:rFonts w:cs="Arial"/>
          <w:color w:val="FF0000"/>
          <w:sz w:val="24"/>
          <w:szCs w:val="24"/>
        </w:rPr>
        <w:t>indicated</w:t>
      </w:r>
      <w:r w:rsidRPr="008035C8">
        <w:rPr>
          <w:rFonts w:cs="Arial"/>
          <w:color w:val="FF0000"/>
          <w:sz w:val="24"/>
          <w:szCs w:val="24"/>
        </w:rPr>
        <w:t xml:space="preserve"> in the </w:t>
      </w:r>
      <w:r>
        <w:rPr>
          <w:rFonts w:cs="Arial"/>
          <w:color w:val="FF0000"/>
          <w:sz w:val="24"/>
          <w:szCs w:val="24"/>
        </w:rPr>
        <w:t>SP</w:t>
      </w:r>
      <w:r w:rsidRPr="008035C8">
        <w:rPr>
          <w:rFonts w:cs="Arial"/>
          <w:color w:val="FF0000"/>
          <w:sz w:val="24"/>
          <w:szCs w:val="24"/>
        </w:rPr>
        <w:t xml:space="preserve"> field. </w:t>
      </w:r>
      <w:r w:rsidR="001108CB">
        <w:rPr>
          <w:rFonts w:cs="Arial"/>
          <w:color w:val="FF0000"/>
          <w:sz w:val="24"/>
          <w:szCs w:val="24"/>
        </w:rPr>
        <w:t xml:space="preserve">The SuppInfo field is </w:t>
      </w:r>
      <w:r w:rsidR="002D0DA6">
        <w:rPr>
          <w:rFonts w:cs="Arial"/>
          <w:color w:val="FF0000"/>
          <w:sz w:val="24"/>
          <w:szCs w:val="24"/>
        </w:rPr>
        <w:t>defined</w:t>
      </w:r>
      <w:r w:rsidR="001108CB">
        <w:rPr>
          <w:rFonts w:cs="Arial"/>
          <w:color w:val="FF0000"/>
          <w:sz w:val="24"/>
          <w:szCs w:val="24"/>
        </w:rPr>
        <w:t xml:space="preserve"> in Section 2.X.2.</w:t>
      </w:r>
      <w:r w:rsidR="00214456">
        <w:rPr>
          <w:rFonts w:cs="Arial"/>
          <w:bCs/>
          <w:color w:val="FF0000"/>
          <w:sz w:val="24"/>
          <w:szCs w:val="24"/>
        </w:rPr>
        <w:t xml:space="preserve"> </w:t>
      </w:r>
      <w:r w:rsidR="00320890">
        <w:rPr>
          <w:rFonts w:cs="Arial"/>
          <w:bCs/>
          <w:color w:val="FF0000"/>
          <w:sz w:val="24"/>
          <w:szCs w:val="24"/>
        </w:rPr>
        <w:t xml:space="preserve">The </w:t>
      </w:r>
      <w:r w:rsidR="00320890" w:rsidRPr="00320890">
        <w:rPr>
          <w:rFonts w:cs="Arial"/>
          <w:bCs/>
          <w:color w:val="FF0000"/>
          <w:sz w:val="24"/>
          <w:szCs w:val="24"/>
        </w:rPr>
        <w:t xml:space="preserve">SuppInfo </w:t>
      </w:r>
      <w:r w:rsidR="00320890">
        <w:rPr>
          <w:rFonts w:cs="Arial"/>
          <w:bCs/>
          <w:color w:val="FF0000"/>
          <w:sz w:val="24"/>
          <w:szCs w:val="24"/>
        </w:rPr>
        <w:t xml:space="preserve">field </w:t>
      </w:r>
      <w:r w:rsidR="00320890" w:rsidRPr="00320890">
        <w:rPr>
          <w:rFonts w:cs="Arial"/>
          <w:bCs/>
          <w:color w:val="FF0000"/>
          <w:sz w:val="24"/>
          <w:szCs w:val="24"/>
        </w:rPr>
        <w:t xml:space="preserve">can be present </w:t>
      </w:r>
      <w:r w:rsidR="00320890">
        <w:rPr>
          <w:rFonts w:cs="Arial"/>
          <w:bCs/>
          <w:color w:val="FF0000"/>
          <w:sz w:val="24"/>
          <w:szCs w:val="24"/>
        </w:rPr>
        <w:t>in the header of any Data Channel PDU.</w:t>
      </w:r>
      <w:r w:rsidR="00D06103">
        <w:rPr>
          <w:rFonts w:cs="Arial"/>
          <w:bCs/>
          <w:color w:val="FF0000"/>
          <w:sz w:val="24"/>
          <w:szCs w:val="24"/>
        </w:rPr>
        <w:t xml:space="preserve"> </w:t>
      </w:r>
      <w:r w:rsidR="00D06103" w:rsidRPr="00D06103">
        <w:rPr>
          <w:rFonts w:cs="Arial"/>
          <w:bCs/>
          <w:color w:val="FF0000"/>
          <w:sz w:val="24"/>
          <w:szCs w:val="24"/>
        </w:rPr>
        <w:t>However, the Link Layer shall not transmit a Data Channel PDU containing a SuppInfo field unless the peer device, in the same connection, has already transmitted</w:t>
      </w:r>
      <w:ins w:id="5662" w:author="Batra, Mayank" w:date="2016-06-16T10:33:00Z">
        <w:r w:rsidR="00337037">
          <w:rPr>
            <w:rFonts w:cs="Arial"/>
            <w:bCs/>
            <w:color w:val="FF0000"/>
            <w:sz w:val="24"/>
            <w:szCs w:val="24"/>
          </w:rPr>
          <w:t xml:space="preserve"> any of</w:t>
        </w:r>
      </w:ins>
      <w:r w:rsidR="00D06103" w:rsidRPr="00D06103">
        <w:rPr>
          <w:rFonts w:cs="Arial"/>
          <w:bCs/>
          <w:color w:val="FF0000"/>
          <w:sz w:val="24"/>
          <w:szCs w:val="24"/>
        </w:rPr>
        <w:t>:</w:t>
      </w:r>
    </w:p>
    <w:p w:rsidR="00D06103" w:rsidRPr="00450AA1" w:rsidRDefault="00D06103" w:rsidP="00450AA1">
      <w:pPr>
        <w:pStyle w:val="ad"/>
        <w:numPr>
          <w:ilvl w:val="0"/>
          <w:numId w:val="16"/>
        </w:numPr>
        <w:autoSpaceDE w:val="0"/>
        <w:autoSpaceDN w:val="0"/>
        <w:adjustRightInd w:val="0"/>
        <w:spacing w:after="0" w:line="240" w:lineRule="auto"/>
        <w:rPr>
          <w:rFonts w:cs="Arial"/>
          <w:bCs w:val="0"/>
          <w:color w:val="FF0000"/>
          <w:sz w:val="24"/>
          <w:szCs w:val="24"/>
        </w:rPr>
      </w:pPr>
      <w:commentRangeStart w:id="5663"/>
      <w:r w:rsidRPr="00450AA1">
        <w:rPr>
          <w:rFonts w:cs="Arial"/>
          <w:color w:val="FF0000"/>
          <w:sz w:val="24"/>
          <w:szCs w:val="24"/>
        </w:rPr>
        <w:t>a Data Channel PDU containing a SuppInfo field;</w:t>
      </w:r>
    </w:p>
    <w:p w:rsidR="00D06103" w:rsidRPr="00450AA1" w:rsidRDefault="00D06103" w:rsidP="00450AA1">
      <w:pPr>
        <w:pStyle w:val="ad"/>
        <w:numPr>
          <w:ilvl w:val="0"/>
          <w:numId w:val="16"/>
        </w:numPr>
        <w:autoSpaceDE w:val="0"/>
        <w:autoSpaceDN w:val="0"/>
        <w:adjustRightInd w:val="0"/>
        <w:spacing w:after="0" w:line="240" w:lineRule="auto"/>
        <w:rPr>
          <w:rFonts w:cs="Arial"/>
          <w:bCs w:val="0"/>
          <w:color w:val="FF0000"/>
          <w:sz w:val="24"/>
          <w:szCs w:val="24"/>
        </w:rPr>
      </w:pPr>
      <w:r w:rsidRPr="00450AA1">
        <w:rPr>
          <w:rFonts w:cs="Arial"/>
          <w:color w:val="FF0000"/>
          <w:sz w:val="24"/>
          <w:szCs w:val="24"/>
        </w:rPr>
        <w:t>an LL_FEATURE_REQ, LL_FEATURE_RSP, or LL_SLAVE_FEATURE_REQ PDU with the "Connection Supplemental Request" feature bit set; or</w:t>
      </w:r>
    </w:p>
    <w:p w:rsidR="00D06103" w:rsidRPr="00450AA1" w:rsidRDefault="00D06103" w:rsidP="00450AA1">
      <w:pPr>
        <w:pStyle w:val="ad"/>
        <w:numPr>
          <w:ilvl w:val="0"/>
          <w:numId w:val="16"/>
        </w:numPr>
        <w:autoSpaceDE w:val="0"/>
        <w:autoSpaceDN w:val="0"/>
        <w:adjustRightInd w:val="0"/>
        <w:spacing w:after="0" w:line="240" w:lineRule="auto"/>
        <w:rPr>
          <w:rFonts w:cs="Arial"/>
          <w:bCs w:val="0"/>
          <w:color w:val="FF0000"/>
          <w:sz w:val="24"/>
          <w:szCs w:val="24"/>
        </w:rPr>
      </w:pPr>
      <w:r w:rsidRPr="00450AA1">
        <w:rPr>
          <w:rFonts w:cs="Arial"/>
          <w:color w:val="FF0000"/>
          <w:sz w:val="24"/>
          <w:szCs w:val="24"/>
        </w:rPr>
        <w:t>an LL_SUPPLEMENTAL_REQ or LL_SUPPLEMENTAL_RSP PDU.</w:t>
      </w:r>
      <w:commentRangeEnd w:id="5663"/>
      <w:r w:rsidR="00E85EDF">
        <w:rPr>
          <w:rStyle w:val="aff1"/>
          <w:rFonts w:eastAsiaTheme="minorEastAsia" w:cstheme="minorBidi"/>
          <w:bCs w:val="0"/>
          <w:noProof w:val="0"/>
          <w:snapToGrid/>
        </w:rPr>
        <w:commentReference w:id="5663"/>
      </w:r>
    </w:p>
    <w:p w:rsidR="00896DC9" w:rsidRDefault="00896DC9" w:rsidP="001B3DB0">
      <w:pPr>
        <w:autoSpaceDE w:val="0"/>
        <w:autoSpaceDN w:val="0"/>
        <w:adjustRightInd w:val="0"/>
        <w:spacing w:after="0" w:line="240" w:lineRule="auto"/>
        <w:rPr>
          <w:rFonts w:cs="Arial"/>
          <w:bCs/>
          <w:color w:val="FF0000"/>
          <w:sz w:val="24"/>
          <w:szCs w:val="24"/>
        </w:rPr>
      </w:pPr>
    </w:p>
    <w:p w:rsidR="00320890" w:rsidRDefault="00320890" w:rsidP="001B3DB0">
      <w:pPr>
        <w:autoSpaceDE w:val="0"/>
        <w:autoSpaceDN w:val="0"/>
        <w:adjustRightInd w:val="0"/>
        <w:spacing w:after="0" w:line="240" w:lineRule="auto"/>
        <w:rPr>
          <w:rFonts w:cs="Arial"/>
          <w:bCs/>
          <w:color w:val="FF0000"/>
          <w:sz w:val="24"/>
          <w:szCs w:val="24"/>
        </w:rPr>
      </w:pPr>
      <w:r>
        <w:rPr>
          <w:rFonts w:cs="Arial"/>
          <w:bCs/>
          <w:color w:val="FF0000"/>
          <w:sz w:val="24"/>
          <w:szCs w:val="24"/>
        </w:rPr>
        <w:t xml:space="preserve">In this version of the Core Specification, </w:t>
      </w:r>
      <w:r w:rsidRPr="00320890">
        <w:rPr>
          <w:rFonts w:cs="Arial"/>
          <w:bCs/>
          <w:color w:val="FF0000"/>
          <w:sz w:val="24"/>
          <w:szCs w:val="24"/>
        </w:rPr>
        <w:t xml:space="preserve">the only way to </w:t>
      </w:r>
      <w:r>
        <w:rPr>
          <w:rFonts w:cs="Arial"/>
          <w:bCs/>
          <w:color w:val="FF0000"/>
          <w:sz w:val="24"/>
          <w:szCs w:val="24"/>
        </w:rPr>
        <w:t xml:space="preserve">request </w:t>
      </w:r>
      <w:r w:rsidRPr="00320890">
        <w:rPr>
          <w:rFonts w:cs="Arial"/>
          <w:bCs/>
          <w:color w:val="FF0000"/>
          <w:sz w:val="24"/>
          <w:szCs w:val="24"/>
        </w:rPr>
        <w:t xml:space="preserve">a remote device to send </w:t>
      </w:r>
      <w:r>
        <w:rPr>
          <w:rFonts w:cs="Arial"/>
          <w:bCs/>
          <w:color w:val="FF0000"/>
          <w:sz w:val="24"/>
          <w:szCs w:val="24"/>
        </w:rPr>
        <w:t xml:space="preserve">a packet containing the SuppInfo field is via the </w:t>
      </w:r>
      <w:r w:rsidRPr="00320890">
        <w:rPr>
          <w:rFonts w:cs="Arial"/>
          <w:bCs/>
          <w:color w:val="FF0000"/>
          <w:sz w:val="24"/>
          <w:szCs w:val="24"/>
        </w:rPr>
        <w:t>Supplemental Request control procedure</w:t>
      </w:r>
      <w:r>
        <w:rPr>
          <w:rFonts w:cs="Arial"/>
          <w:bCs/>
          <w:color w:val="FF0000"/>
          <w:sz w:val="24"/>
          <w:szCs w:val="24"/>
        </w:rPr>
        <w:t>.</w:t>
      </w:r>
    </w:p>
    <w:p w:rsidR="001B3DB0" w:rsidRDefault="001B3DB0" w:rsidP="001B3DB0">
      <w:pPr>
        <w:autoSpaceDE w:val="0"/>
        <w:autoSpaceDN w:val="0"/>
        <w:adjustRightInd w:val="0"/>
        <w:spacing w:after="0" w:line="240" w:lineRule="auto"/>
        <w:rPr>
          <w:rFonts w:cs="Arial"/>
          <w:bCs/>
          <w:color w:val="FF0000"/>
          <w:sz w:val="24"/>
          <w:szCs w:val="24"/>
        </w:rPr>
      </w:pPr>
    </w:p>
    <w:p w:rsidR="00EB59D3" w:rsidRDefault="00EB59D3" w:rsidP="00EB59D3">
      <w:pPr>
        <w:autoSpaceDE w:val="0"/>
        <w:autoSpaceDN w:val="0"/>
        <w:adjustRightInd w:val="0"/>
        <w:spacing w:after="0" w:line="240" w:lineRule="auto"/>
        <w:rPr>
          <w:rFonts w:cs="Arial"/>
          <w:bCs/>
          <w:color w:val="FF0000"/>
          <w:sz w:val="24"/>
          <w:szCs w:val="24"/>
        </w:rPr>
      </w:pPr>
    </w:p>
    <w:tbl>
      <w:tblPr>
        <w:tblStyle w:val="Bluetoothgrid"/>
        <w:tblW w:w="0" w:type="auto"/>
        <w:tblInd w:w="675" w:type="dxa"/>
        <w:tblLook w:val="04A0"/>
        <w:tblPrChange w:id="5664" w:author="Batra, Mayank" w:date="2016-06-21T12:07:00Z">
          <w:tblPr>
            <w:tblStyle w:val="Bluetoothgrid"/>
            <w:tblW w:w="0" w:type="auto"/>
            <w:tblInd w:w="675" w:type="dxa"/>
            <w:tblLook w:val="04A0"/>
          </w:tblPr>
        </w:tblPrChange>
      </w:tblPr>
      <w:tblGrid>
        <w:gridCol w:w="1163"/>
        <w:gridCol w:w="7088"/>
        <w:tblGridChange w:id="5665">
          <w:tblGrid>
            <w:gridCol w:w="1163"/>
            <w:gridCol w:w="7088"/>
          </w:tblGrid>
        </w:tblGridChange>
      </w:tblGrid>
      <w:tr w:rsidR="00EB59D3" w:rsidRPr="00B80D0A" w:rsidTr="00C63D7F">
        <w:trPr>
          <w:cnfStyle w:val="100000000000"/>
          <w:cantSplit/>
          <w:tblHeader/>
        </w:trPr>
        <w:tc>
          <w:tcPr>
            <w:tcW w:w="1163" w:type="dxa"/>
            <w:tcPrChange w:id="5666" w:author="Batra, Mayank" w:date="2016-06-21T12:07:00Z">
              <w:tcPr>
                <w:tcW w:w="1163" w:type="dxa"/>
              </w:tcPr>
            </w:tcPrChange>
          </w:tcPr>
          <w:p w:rsidR="00EB59D3" w:rsidRPr="00B80D0A" w:rsidRDefault="00EB59D3" w:rsidP="004B1513">
            <w:pPr>
              <w:pStyle w:val="Tableheading"/>
              <w:spacing w:before="96"/>
              <w:cnfStyle w:val="100000000000"/>
            </w:pPr>
            <w:r w:rsidRPr="00B80D0A">
              <w:t>Field Name</w:t>
            </w:r>
          </w:p>
        </w:tc>
        <w:tc>
          <w:tcPr>
            <w:tcW w:w="7088" w:type="dxa"/>
            <w:tcPrChange w:id="5667" w:author="Batra, Mayank" w:date="2016-06-21T12:07:00Z">
              <w:tcPr>
                <w:tcW w:w="7088" w:type="dxa"/>
              </w:tcPr>
            </w:tcPrChange>
          </w:tcPr>
          <w:p w:rsidR="00EB59D3" w:rsidRPr="00B80D0A" w:rsidRDefault="00EB59D3" w:rsidP="004B1513">
            <w:pPr>
              <w:pStyle w:val="Tableheading"/>
              <w:spacing w:before="96"/>
              <w:cnfStyle w:val="100000000000"/>
            </w:pPr>
            <w:r w:rsidRPr="00B80D0A">
              <w:t>Description</w:t>
            </w:r>
          </w:p>
        </w:tc>
      </w:tr>
      <w:tr w:rsidR="00EB59D3" w:rsidRPr="00B80D0A" w:rsidTr="00C63D7F">
        <w:trPr>
          <w:cantSplit/>
        </w:trPr>
        <w:tc>
          <w:tcPr>
            <w:tcW w:w="1163" w:type="dxa"/>
            <w:tcPrChange w:id="5668" w:author="Batra, Mayank" w:date="2016-06-21T12:07:00Z">
              <w:tcPr>
                <w:tcW w:w="1163" w:type="dxa"/>
              </w:tcPr>
            </w:tcPrChange>
          </w:tcPr>
          <w:p w:rsidR="00EB59D3" w:rsidRPr="00B80D0A" w:rsidRDefault="00EB59D3" w:rsidP="004B1513">
            <w:pPr>
              <w:pStyle w:val="CellBody"/>
              <w:spacing w:before="96"/>
              <w:rPr>
                <w:b/>
              </w:rPr>
            </w:pPr>
            <w:r w:rsidRPr="00B80D0A">
              <w:rPr>
                <w:b/>
              </w:rPr>
              <w:t>LLID</w:t>
            </w:r>
          </w:p>
        </w:tc>
        <w:tc>
          <w:tcPr>
            <w:tcW w:w="7088" w:type="dxa"/>
            <w:tcPrChange w:id="5669" w:author="Batra, Mayank" w:date="2016-06-21T12:07:00Z">
              <w:tcPr>
                <w:tcW w:w="7088" w:type="dxa"/>
              </w:tcPr>
            </w:tcPrChange>
          </w:tcPr>
          <w:p w:rsidR="00EB59D3" w:rsidRPr="00B80D0A" w:rsidRDefault="00EB59D3" w:rsidP="004B1513">
            <w:pPr>
              <w:autoSpaceDE w:val="0"/>
              <w:autoSpaceDN w:val="0"/>
              <w:adjustRightInd w:val="0"/>
              <w:spacing w:before="96" w:after="0"/>
              <w:rPr>
                <w:rFonts w:cs="Arial"/>
                <w:bCs/>
              </w:rPr>
            </w:pPr>
            <w:r w:rsidRPr="00B80D0A">
              <w:rPr>
                <w:rFonts w:cs="Arial"/>
              </w:rPr>
              <w:t>The LLID indicates whether the packet is an LL Data PDU or an LL Control</w:t>
            </w:r>
          </w:p>
          <w:p w:rsidR="00EB59D3" w:rsidRPr="00B80D0A" w:rsidRDefault="00EB59D3" w:rsidP="004B1513">
            <w:pPr>
              <w:autoSpaceDE w:val="0"/>
              <w:autoSpaceDN w:val="0"/>
              <w:adjustRightInd w:val="0"/>
              <w:spacing w:before="96" w:after="0"/>
              <w:rPr>
                <w:rFonts w:cs="Arial"/>
                <w:bCs/>
              </w:rPr>
            </w:pPr>
            <w:r w:rsidRPr="00B80D0A">
              <w:rPr>
                <w:rFonts w:cs="Arial"/>
              </w:rPr>
              <w:t>PDU.</w:t>
            </w:r>
          </w:p>
          <w:p w:rsidR="00EB59D3" w:rsidRPr="00B80D0A" w:rsidRDefault="00EB59D3" w:rsidP="004B1513">
            <w:pPr>
              <w:autoSpaceDE w:val="0"/>
              <w:autoSpaceDN w:val="0"/>
              <w:adjustRightInd w:val="0"/>
              <w:spacing w:before="96" w:after="0"/>
              <w:rPr>
                <w:rFonts w:cs="Arial"/>
                <w:bCs/>
              </w:rPr>
            </w:pPr>
            <w:r w:rsidRPr="00B80D0A">
              <w:rPr>
                <w:rFonts w:cs="Arial"/>
              </w:rPr>
              <w:t>00b = Reserved</w:t>
            </w:r>
          </w:p>
          <w:p w:rsidR="00EB59D3" w:rsidRPr="00B80D0A" w:rsidRDefault="00EB59D3" w:rsidP="004B1513">
            <w:pPr>
              <w:autoSpaceDE w:val="0"/>
              <w:autoSpaceDN w:val="0"/>
              <w:adjustRightInd w:val="0"/>
              <w:spacing w:before="96" w:after="0"/>
              <w:rPr>
                <w:rFonts w:cs="Arial"/>
                <w:bCs/>
              </w:rPr>
            </w:pPr>
            <w:r w:rsidRPr="00B80D0A">
              <w:rPr>
                <w:rFonts w:cs="Arial"/>
              </w:rPr>
              <w:t>01b = LL Data PDU: Continuation fragment of an L2CAP message, or an</w:t>
            </w:r>
          </w:p>
          <w:p w:rsidR="00EB59D3" w:rsidRPr="00B80D0A" w:rsidRDefault="00EB59D3" w:rsidP="004B1513">
            <w:pPr>
              <w:autoSpaceDE w:val="0"/>
              <w:autoSpaceDN w:val="0"/>
              <w:adjustRightInd w:val="0"/>
              <w:spacing w:before="96" w:after="0"/>
              <w:rPr>
                <w:rFonts w:cs="Arial"/>
                <w:bCs/>
              </w:rPr>
            </w:pPr>
            <w:r w:rsidRPr="00B80D0A">
              <w:rPr>
                <w:rFonts w:cs="Arial"/>
              </w:rPr>
              <w:t>Empty PDU.</w:t>
            </w:r>
          </w:p>
          <w:p w:rsidR="00EB59D3" w:rsidRPr="00B80D0A" w:rsidRDefault="00EB59D3" w:rsidP="004B1513">
            <w:pPr>
              <w:autoSpaceDE w:val="0"/>
              <w:autoSpaceDN w:val="0"/>
              <w:adjustRightInd w:val="0"/>
              <w:spacing w:before="96" w:after="0"/>
              <w:rPr>
                <w:rFonts w:cs="Arial"/>
                <w:bCs/>
              </w:rPr>
            </w:pPr>
            <w:r w:rsidRPr="00B80D0A">
              <w:rPr>
                <w:rFonts w:cs="Arial"/>
              </w:rPr>
              <w:t>10b = LL Data PDU: Start of an L2CAP mess</w:t>
            </w:r>
            <w:r>
              <w:rPr>
                <w:rFonts w:cs="Arial"/>
              </w:rPr>
              <w:t xml:space="preserve">age or a complete L2CAP message </w:t>
            </w:r>
            <w:r w:rsidRPr="00B80D0A">
              <w:rPr>
                <w:rFonts w:cs="Arial"/>
              </w:rPr>
              <w:t>with no fragmentation.</w:t>
            </w:r>
          </w:p>
          <w:p w:rsidR="00EB59D3" w:rsidRPr="00B80D0A" w:rsidRDefault="00EB59D3" w:rsidP="004B1513">
            <w:pPr>
              <w:pStyle w:val="CellBody"/>
              <w:spacing w:before="96"/>
            </w:pPr>
            <w:r w:rsidRPr="00B80D0A">
              <w:rPr>
                <w:rFonts w:cs="Arial"/>
                <w:bCs/>
              </w:rPr>
              <w:t>11b = LL Control PDU</w:t>
            </w:r>
          </w:p>
        </w:tc>
      </w:tr>
      <w:tr w:rsidR="00EB59D3" w:rsidRPr="00B80D0A" w:rsidTr="00C63D7F">
        <w:trPr>
          <w:cantSplit/>
        </w:trPr>
        <w:tc>
          <w:tcPr>
            <w:tcW w:w="1163" w:type="dxa"/>
            <w:tcPrChange w:id="5670" w:author="Batra, Mayank" w:date="2016-06-21T12:07:00Z">
              <w:tcPr>
                <w:tcW w:w="1163" w:type="dxa"/>
              </w:tcPr>
            </w:tcPrChange>
          </w:tcPr>
          <w:p w:rsidR="00EB59D3" w:rsidRPr="00B80D0A" w:rsidRDefault="00EB59D3" w:rsidP="004B1513">
            <w:pPr>
              <w:pStyle w:val="CellBody"/>
              <w:spacing w:before="96"/>
              <w:rPr>
                <w:b/>
              </w:rPr>
            </w:pPr>
            <w:r w:rsidRPr="00B80D0A">
              <w:rPr>
                <w:b/>
              </w:rPr>
              <w:t>NESN</w:t>
            </w:r>
          </w:p>
        </w:tc>
        <w:tc>
          <w:tcPr>
            <w:tcW w:w="7088" w:type="dxa"/>
            <w:tcPrChange w:id="5671" w:author="Batra, Mayank" w:date="2016-06-21T12:07:00Z">
              <w:tcPr>
                <w:tcW w:w="7088" w:type="dxa"/>
              </w:tcPr>
            </w:tcPrChange>
          </w:tcPr>
          <w:p w:rsidR="00EB59D3" w:rsidRPr="00B80D0A" w:rsidRDefault="00EB59D3" w:rsidP="004B1513">
            <w:pPr>
              <w:pStyle w:val="CellBody"/>
              <w:spacing w:before="96"/>
            </w:pPr>
            <w:r>
              <w:rPr>
                <w:rFonts w:cs="Arial"/>
                <w:bCs/>
              </w:rPr>
              <w:t>Next Expected Sequence Number</w:t>
            </w:r>
          </w:p>
        </w:tc>
      </w:tr>
      <w:tr w:rsidR="00EB59D3" w:rsidRPr="00B80D0A" w:rsidTr="00C63D7F">
        <w:trPr>
          <w:cantSplit/>
        </w:trPr>
        <w:tc>
          <w:tcPr>
            <w:tcW w:w="1163" w:type="dxa"/>
            <w:tcPrChange w:id="5672" w:author="Batra, Mayank" w:date="2016-06-21T12:07:00Z">
              <w:tcPr>
                <w:tcW w:w="1163" w:type="dxa"/>
              </w:tcPr>
            </w:tcPrChange>
          </w:tcPr>
          <w:p w:rsidR="00EB59D3" w:rsidRPr="00B80D0A" w:rsidRDefault="00EB59D3" w:rsidP="004B1513">
            <w:pPr>
              <w:pStyle w:val="CellBody"/>
              <w:spacing w:before="96"/>
              <w:rPr>
                <w:b/>
              </w:rPr>
            </w:pPr>
            <w:r w:rsidRPr="00B80D0A">
              <w:rPr>
                <w:b/>
              </w:rPr>
              <w:t>SN</w:t>
            </w:r>
          </w:p>
        </w:tc>
        <w:tc>
          <w:tcPr>
            <w:tcW w:w="7088" w:type="dxa"/>
            <w:tcPrChange w:id="5673" w:author="Batra, Mayank" w:date="2016-06-21T12:07:00Z">
              <w:tcPr>
                <w:tcW w:w="7088" w:type="dxa"/>
              </w:tcPr>
            </w:tcPrChange>
          </w:tcPr>
          <w:p w:rsidR="00EB59D3" w:rsidRPr="00B80D0A" w:rsidRDefault="00EB59D3" w:rsidP="004B1513">
            <w:pPr>
              <w:pStyle w:val="CellBody"/>
              <w:spacing w:before="96"/>
            </w:pPr>
            <w:r>
              <w:rPr>
                <w:rFonts w:cs="Arial"/>
                <w:bCs/>
              </w:rPr>
              <w:t>Sequence Number</w:t>
            </w:r>
          </w:p>
        </w:tc>
      </w:tr>
      <w:tr w:rsidR="00EB59D3" w:rsidRPr="00B80D0A" w:rsidTr="00C63D7F">
        <w:trPr>
          <w:cantSplit/>
        </w:trPr>
        <w:tc>
          <w:tcPr>
            <w:tcW w:w="1163" w:type="dxa"/>
            <w:tcPrChange w:id="5674" w:author="Batra, Mayank" w:date="2016-06-21T12:07:00Z">
              <w:tcPr>
                <w:tcW w:w="1163" w:type="dxa"/>
              </w:tcPr>
            </w:tcPrChange>
          </w:tcPr>
          <w:p w:rsidR="00EB59D3" w:rsidRPr="00B80D0A" w:rsidRDefault="00EB59D3" w:rsidP="004B1513">
            <w:pPr>
              <w:pStyle w:val="CellBody"/>
              <w:spacing w:before="96"/>
              <w:rPr>
                <w:b/>
              </w:rPr>
            </w:pPr>
            <w:r w:rsidRPr="00B80D0A">
              <w:rPr>
                <w:b/>
              </w:rPr>
              <w:t>MD</w:t>
            </w:r>
          </w:p>
        </w:tc>
        <w:tc>
          <w:tcPr>
            <w:tcW w:w="7088" w:type="dxa"/>
            <w:tcPrChange w:id="5675" w:author="Batra, Mayank" w:date="2016-06-21T12:07:00Z">
              <w:tcPr>
                <w:tcW w:w="7088" w:type="dxa"/>
              </w:tcPr>
            </w:tcPrChange>
          </w:tcPr>
          <w:p w:rsidR="00EB59D3" w:rsidRPr="00B80D0A" w:rsidRDefault="00EB59D3" w:rsidP="004B1513">
            <w:pPr>
              <w:pStyle w:val="CellBody"/>
              <w:spacing w:before="96"/>
            </w:pPr>
            <w:r>
              <w:t>More Data</w:t>
            </w:r>
          </w:p>
        </w:tc>
      </w:tr>
      <w:tr w:rsidR="00EB59D3" w:rsidRPr="00B80D0A" w:rsidTr="00C63D7F">
        <w:trPr>
          <w:cantSplit/>
        </w:trPr>
        <w:tc>
          <w:tcPr>
            <w:tcW w:w="1163" w:type="dxa"/>
            <w:tcPrChange w:id="5676" w:author="Batra, Mayank" w:date="2016-06-21T12:07:00Z">
              <w:tcPr>
                <w:tcW w:w="1163" w:type="dxa"/>
              </w:tcPr>
            </w:tcPrChange>
          </w:tcPr>
          <w:p w:rsidR="00EB59D3" w:rsidRPr="00B80D0A" w:rsidRDefault="00EB59D3" w:rsidP="00697DAD">
            <w:pPr>
              <w:pStyle w:val="CellBody"/>
              <w:spacing w:before="96"/>
              <w:rPr>
                <w:b/>
                <w:color w:val="FF0000"/>
              </w:rPr>
            </w:pPr>
            <w:r>
              <w:rPr>
                <w:b/>
                <w:color w:val="FF0000"/>
              </w:rPr>
              <w:t>SP</w:t>
            </w:r>
          </w:p>
        </w:tc>
        <w:tc>
          <w:tcPr>
            <w:tcW w:w="7088" w:type="dxa"/>
            <w:tcPrChange w:id="5677" w:author="Batra, Mayank" w:date="2016-06-21T12:07:00Z">
              <w:tcPr>
                <w:tcW w:w="7088" w:type="dxa"/>
              </w:tcPr>
            </w:tcPrChange>
          </w:tcPr>
          <w:p w:rsidR="00EB59D3" w:rsidRPr="00B80D0A" w:rsidRDefault="00697DAD" w:rsidP="004B1513">
            <w:pPr>
              <w:pStyle w:val="CellBody"/>
              <w:spacing w:before="96"/>
              <w:rPr>
                <w:color w:val="FF0000"/>
              </w:rPr>
            </w:pPr>
            <w:r>
              <w:rPr>
                <w:color w:val="FF0000"/>
              </w:rPr>
              <w:t xml:space="preserve">SuppInfo </w:t>
            </w:r>
            <w:r w:rsidR="00EB59D3">
              <w:rPr>
                <w:color w:val="FF0000"/>
              </w:rPr>
              <w:t>Present</w:t>
            </w:r>
          </w:p>
        </w:tc>
      </w:tr>
      <w:tr w:rsidR="00EB59D3" w:rsidRPr="00B80D0A" w:rsidTr="00C63D7F">
        <w:trPr>
          <w:cantSplit/>
        </w:trPr>
        <w:tc>
          <w:tcPr>
            <w:tcW w:w="1163" w:type="dxa"/>
            <w:tcPrChange w:id="5678" w:author="Batra, Mayank" w:date="2016-06-21T12:07:00Z">
              <w:tcPr>
                <w:tcW w:w="1163" w:type="dxa"/>
              </w:tcPr>
            </w:tcPrChange>
          </w:tcPr>
          <w:p w:rsidR="00EB59D3" w:rsidRPr="00B80D0A" w:rsidRDefault="00EB59D3" w:rsidP="004B1513">
            <w:pPr>
              <w:pStyle w:val="CellBody"/>
              <w:spacing w:before="96"/>
              <w:rPr>
                <w:b/>
              </w:rPr>
            </w:pPr>
            <w:r w:rsidRPr="00B80D0A">
              <w:rPr>
                <w:b/>
              </w:rPr>
              <w:t>Length</w:t>
            </w:r>
          </w:p>
        </w:tc>
        <w:tc>
          <w:tcPr>
            <w:tcW w:w="7088" w:type="dxa"/>
            <w:tcPrChange w:id="5679" w:author="Batra, Mayank" w:date="2016-06-21T12:07:00Z">
              <w:tcPr>
                <w:tcW w:w="7088" w:type="dxa"/>
              </w:tcPr>
            </w:tcPrChange>
          </w:tcPr>
          <w:p w:rsidR="00EB59D3" w:rsidRPr="00B80D0A" w:rsidRDefault="00EB59D3" w:rsidP="004B1513">
            <w:pPr>
              <w:autoSpaceDE w:val="0"/>
              <w:autoSpaceDN w:val="0"/>
              <w:adjustRightInd w:val="0"/>
              <w:spacing w:before="96" w:after="0"/>
              <w:rPr>
                <w:rFonts w:cs="Arial"/>
                <w:bCs/>
              </w:rPr>
            </w:pPr>
            <w:r>
              <w:rPr>
                <w:rFonts w:cs="Arial"/>
              </w:rPr>
              <w:t>The Length field indicates the size, in octets, of the Payload and MIC, if included.</w:t>
            </w:r>
          </w:p>
        </w:tc>
      </w:tr>
      <w:tr w:rsidR="00EB59D3" w:rsidRPr="000A72E9" w:rsidTr="00C63D7F">
        <w:trPr>
          <w:cantSplit/>
        </w:trPr>
        <w:tc>
          <w:tcPr>
            <w:tcW w:w="1163" w:type="dxa"/>
            <w:tcPrChange w:id="5680" w:author="Batra, Mayank" w:date="2016-06-21T12:07:00Z">
              <w:tcPr>
                <w:tcW w:w="1163" w:type="dxa"/>
              </w:tcPr>
            </w:tcPrChange>
          </w:tcPr>
          <w:p w:rsidR="00EB59D3" w:rsidRPr="000A72E9" w:rsidRDefault="00697DAD" w:rsidP="004B1513">
            <w:pPr>
              <w:pStyle w:val="CellBody"/>
              <w:spacing w:before="96"/>
              <w:rPr>
                <w:b/>
                <w:color w:val="FF0000"/>
              </w:rPr>
            </w:pPr>
            <w:r>
              <w:rPr>
                <w:b/>
                <w:color w:val="FF0000"/>
              </w:rPr>
              <w:t>SuppInfo</w:t>
            </w:r>
          </w:p>
        </w:tc>
        <w:tc>
          <w:tcPr>
            <w:tcW w:w="7088" w:type="dxa"/>
            <w:tcPrChange w:id="5681" w:author="Batra, Mayank" w:date="2016-06-21T12:07:00Z">
              <w:tcPr>
                <w:tcW w:w="7088" w:type="dxa"/>
              </w:tcPr>
            </w:tcPrChange>
          </w:tcPr>
          <w:p w:rsidR="00EB59D3" w:rsidRPr="000A72E9" w:rsidRDefault="00896DC9" w:rsidP="004B1513">
            <w:pPr>
              <w:pStyle w:val="CellBody"/>
              <w:spacing w:before="96"/>
              <w:rPr>
                <w:color w:val="FF0000"/>
              </w:rPr>
            </w:pPr>
            <w:r>
              <w:rPr>
                <w:color w:val="FF0000"/>
              </w:rPr>
              <w:t>The SuppInfo field indicates the type and length of the Supplemental.</w:t>
            </w:r>
          </w:p>
        </w:tc>
      </w:tr>
    </w:tbl>
    <w:p w:rsidR="00EB59D3" w:rsidRDefault="00EB59D3" w:rsidP="00EB59D3">
      <w:pPr>
        <w:autoSpaceDE w:val="0"/>
        <w:autoSpaceDN w:val="0"/>
        <w:adjustRightInd w:val="0"/>
        <w:spacing w:after="0" w:line="240" w:lineRule="auto"/>
        <w:rPr>
          <w:rFonts w:cs="Arial"/>
          <w:bCs/>
          <w:color w:val="FF0000"/>
          <w:sz w:val="24"/>
          <w:szCs w:val="24"/>
        </w:rPr>
      </w:pPr>
      <w:r>
        <w:rPr>
          <w:rFonts w:ascii="Arial,Italic" w:hAnsi="Arial,Italic" w:cs="Arial,Italic"/>
          <w:i/>
          <w:iCs/>
          <w:sz w:val="20"/>
        </w:rPr>
        <w:t>Table 2.3: Data channel PDU Header field</w:t>
      </w:r>
    </w:p>
    <w:p w:rsidR="00EB59D3" w:rsidRDefault="00EB59D3" w:rsidP="00EB59D3">
      <w:pPr>
        <w:autoSpaceDE w:val="0"/>
        <w:autoSpaceDN w:val="0"/>
        <w:adjustRightInd w:val="0"/>
        <w:spacing w:after="0" w:line="240" w:lineRule="auto"/>
        <w:rPr>
          <w:rFonts w:cs="Arial"/>
          <w:bCs/>
          <w:color w:val="FF0000"/>
          <w:sz w:val="24"/>
          <w:szCs w:val="24"/>
        </w:rPr>
      </w:pPr>
    </w:p>
    <w:p w:rsidR="00EB59D3" w:rsidRDefault="00EB59D3" w:rsidP="00E44F48">
      <w:pPr>
        <w:pStyle w:val="41"/>
        <w:rPr>
          <w:rFonts w:eastAsiaTheme="minorEastAsia"/>
        </w:rPr>
      </w:pPr>
      <w:bookmarkStart w:id="5682" w:name="_Toc449707720"/>
      <w:bookmarkStart w:id="5683" w:name="_Toc454286462"/>
      <w:r w:rsidRPr="00722D05">
        <w:rPr>
          <w:rFonts w:eastAsiaTheme="minorEastAsia"/>
          <w:color w:val="FF0000"/>
        </w:rPr>
        <w:lastRenderedPageBreak/>
        <w:t xml:space="preserve">[UPDATED SECTION] </w:t>
      </w:r>
      <w:r>
        <w:rPr>
          <w:rFonts w:eastAsiaTheme="minorEastAsia"/>
        </w:rPr>
        <w:t>2.4.2 LL Control PDU</w:t>
      </w:r>
      <w:bookmarkEnd w:id="5682"/>
      <w:bookmarkEnd w:id="5683"/>
    </w:p>
    <w:p w:rsidR="00EB59D3" w:rsidRDefault="00EB59D3" w:rsidP="00EB59D3">
      <w:pPr>
        <w:autoSpaceDE w:val="0"/>
        <w:autoSpaceDN w:val="0"/>
        <w:adjustRightInd w:val="0"/>
        <w:spacing w:after="0" w:line="240" w:lineRule="auto"/>
        <w:rPr>
          <w:rFonts w:cs="Arial"/>
          <w:b/>
          <w:sz w:val="24"/>
          <w:szCs w:val="24"/>
        </w:rPr>
      </w:pPr>
    </w:p>
    <w:tbl>
      <w:tblPr>
        <w:tblStyle w:val="Bluetoothgrid"/>
        <w:tblW w:w="0" w:type="auto"/>
        <w:tblInd w:w="675" w:type="dxa"/>
        <w:tblLook w:val="04A0"/>
        <w:tblPrChange w:id="5684" w:author="Batra, Mayank" w:date="2016-06-21T12:07:00Z">
          <w:tblPr>
            <w:tblStyle w:val="Bluetoothgrid"/>
            <w:tblW w:w="0" w:type="auto"/>
            <w:tblInd w:w="675" w:type="dxa"/>
            <w:tblLook w:val="04A0"/>
          </w:tblPr>
        </w:tblPrChange>
      </w:tblPr>
      <w:tblGrid>
        <w:gridCol w:w="1163"/>
        <w:gridCol w:w="7088"/>
        <w:tblGridChange w:id="5685">
          <w:tblGrid>
            <w:gridCol w:w="1163"/>
            <w:gridCol w:w="7088"/>
          </w:tblGrid>
        </w:tblGridChange>
      </w:tblGrid>
      <w:tr w:rsidR="00EB59D3" w:rsidRPr="00B80D0A" w:rsidTr="00C63D7F">
        <w:trPr>
          <w:cnfStyle w:val="100000000000"/>
          <w:cantSplit/>
          <w:tblHeader/>
        </w:trPr>
        <w:tc>
          <w:tcPr>
            <w:tcW w:w="1163" w:type="dxa"/>
            <w:tcPrChange w:id="5686" w:author="Batra, Mayank" w:date="2016-06-21T12:07:00Z">
              <w:tcPr>
                <w:tcW w:w="1163" w:type="dxa"/>
              </w:tcPr>
            </w:tcPrChange>
          </w:tcPr>
          <w:p w:rsidR="00EB59D3" w:rsidRPr="00B80D0A" w:rsidRDefault="00EB59D3" w:rsidP="004B1513">
            <w:pPr>
              <w:pStyle w:val="Tableheading"/>
              <w:spacing w:before="96"/>
              <w:cnfStyle w:val="100000000000"/>
            </w:pPr>
            <w:r>
              <w:t>Opcode</w:t>
            </w:r>
          </w:p>
        </w:tc>
        <w:tc>
          <w:tcPr>
            <w:tcW w:w="7088" w:type="dxa"/>
            <w:tcPrChange w:id="5687" w:author="Batra, Mayank" w:date="2016-06-21T12:07:00Z">
              <w:tcPr>
                <w:tcW w:w="7088" w:type="dxa"/>
              </w:tcPr>
            </w:tcPrChange>
          </w:tcPr>
          <w:p w:rsidR="00EB59D3" w:rsidRPr="00B80D0A" w:rsidRDefault="00EB59D3" w:rsidP="004B1513">
            <w:pPr>
              <w:pStyle w:val="Tableheading"/>
              <w:spacing w:before="96"/>
              <w:cnfStyle w:val="100000000000"/>
            </w:pPr>
            <w:r>
              <w:t>Control PDU Name</w:t>
            </w:r>
          </w:p>
        </w:tc>
      </w:tr>
      <w:tr w:rsidR="00EB59D3" w:rsidRPr="00B80D0A" w:rsidTr="00C63D7F">
        <w:trPr>
          <w:cantSplit/>
        </w:trPr>
        <w:tc>
          <w:tcPr>
            <w:tcW w:w="1163" w:type="dxa"/>
            <w:tcPrChange w:id="5688"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0x00</w:t>
            </w:r>
          </w:p>
        </w:tc>
        <w:tc>
          <w:tcPr>
            <w:tcW w:w="7088" w:type="dxa"/>
            <w:tcPrChange w:id="5689"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LL_CONNECTION_UPDATE_REQ</w:t>
            </w:r>
          </w:p>
        </w:tc>
      </w:tr>
      <w:tr w:rsidR="00EB59D3" w:rsidRPr="00B80D0A" w:rsidTr="00C63D7F">
        <w:trPr>
          <w:cantSplit/>
        </w:trPr>
        <w:tc>
          <w:tcPr>
            <w:tcW w:w="1163" w:type="dxa"/>
            <w:tcPrChange w:id="5690"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0x01</w:t>
            </w:r>
          </w:p>
        </w:tc>
        <w:tc>
          <w:tcPr>
            <w:tcW w:w="7088" w:type="dxa"/>
            <w:tcPrChange w:id="5691"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LL_CHANNEL_MAP_REQ</w:t>
            </w:r>
          </w:p>
        </w:tc>
      </w:tr>
      <w:tr w:rsidR="00EB59D3" w:rsidRPr="00B80D0A" w:rsidTr="00C63D7F">
        <w:trPr>
          <w:cantSplit/>
        </w:trPr>
        <w:tc>
          <w:tcPr>
            <w:tcW w:w="1163" w:type="dxa"/>
            <w:tcPrChange w:id="5692"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0x02</w:t>
            </w:r>
          </w:p>
        </w:tc>
        <w:tc>
          <w:tcPr>
            <w:tcW w:w="7088" w:type="dxa"/>
            <w:tcPrChange w:id="5693"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LL_TERMINATE_IND</w:t>
            </w:r>
          </w:p>
        </w:tc>
      </w:tr>
      <w:tr w:rsidR="00EB59D3" w:rsidRPr="00B80D0A" w:rsidTr="00C63D7F">
        <w:trPr>
          <w:cantSplit/>
        </w:trPr>
        <w:tc>
          <w:tcPr>
            <w:tcW w:w="1163" w:type="dxa"/>
            <w:tcPrChange w:id="5694"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0x03</w:t>
            </w:r>
          </w:p>
        </w:tc>
        <w:tc>
          <w:tcPr>
            <w:tcW w:w="7088" w:type="dxa"/>
            <w:tcPrChange w:id="5695"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LL_ENC_REQ</w:t>
            </w:r>
          </w:p>
        </w:tc>
      </w:tr>
      <w:tr w:rsidR="00EB59D3" w:rsidRPr="00B80D0A" w:rsidTr="00C63D7F">
        <w:trPr>
          <w:cantSplit/>
        </w:trPr>
        <w:tc>
          <w:tcPr>
            <w:tcW w:w="1163" w:type="dxa"/>
            <w:tcPrChange w:id="5696"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0x04</w:t>
            </w:r>
          </w:p>
        </w:tc>
        <w:tc>
          <w:tcPr>
            <w:tcW w:w="7088" w:type="dxa"/>
            <w:tcPrChange w:id="5697"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LL_ENC_RSP</w:t>
            </w:r>
          </w:p>
        </w:tc>
      </w:tr>
      <w:tr w:rsidR="00EB59D3" w:rsidRPr="00B80D0A" w:rsidTr="00C63D7F">
        <w:trPr>
          <w:cantSplit/>
        </w:trPr>
        <w:tc>
          <w:tcPr>
            <w:tcW w:w="1163" w:type="dxa"/>
            <w:tcPrChange w:id="5698"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 xml:space="preserve">0x05 </w:t>
            </w:r>
          </w:p>
        </w:tc>
        <w:tc>
          <w:tcPr>
            <w:tcW w:w="7088" w:type="dxa"/>
            <w:tcPrChange w:id="5699"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LL_START_ENC_REQ</w:t>
            </w:r>
          </w:p>
        </w:tc>
      </w:tr>
      <w:tr w:rsidR="00EB59D3" w:rsidRPr="00B80D0A" w:rsidTr="00C63D7F">
        <w:trPr>
          <w:cantSplit/>
        </w:trPr>
        <w:tc>
          <w:tcPr>
            <w:tcW w:w="1163" w:type="dxa"/>
            <w:tcPrChange w:id="5700"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 xml:space="preserve">0x06 </w:t>
            </w:r>
          </w:p>
        </w:tc>
        <w:tc>
          <w:tcPr>
            <w:tcW w:w="7088" w:type="dxa"/>
            <w:tcPrChange w:id="5701"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LL_START_ENC_RSP</w:t>
            </w:r>
          </w:p>
        </w:tc>
      </w:tr>
      <w:tr w:rsidR="00EB59D3" w:rsidRPr="00B80D0A" w:rsidTr="00C63D7F">
        <w:trPr>
          <w:cantSplit/>
        </w:trPr>
        <w:tc>
          <w:tcPr>
            <w:tcW w:w="1163" w:type="dxa"/>
            <w:tcPrChange w:id="5702"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0x07</w:t>
            </w:r>
          </w:p>
        </w:tc>
        <w:tc>
          <w:tcPr>
            <w:tcW w:w="7088" w:type="dxa"/>
            <w:tcPrChange w:id="5703"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LL_UNKNOWN_RSP</w:t>
            </w:r>
          </w:p>
        </w:tc>
      </w:tr>
      <w:tr w:rsidR="00EB59D3" w:rsidRPr="00722D05" w:rsidTr="00C63D7F">
        <w:trPr>
          <w:cantSplit/>
        </w:trPr>
        <w:tc>
          <w:tcPr>
            <w:tcW w:w="1163" w:type="dxa"/>
            <w:tcPrChange w:id="5704"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 xml:space="preserve">0x08 </w:t>
            </w:r>
          </w:p>
        </w:tc>
        <w:tc>
          <w:tcPr>
            <w:tcW w:w="7088" w:type="dxa"/>
            <w:tcPrChange w:id="5705"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LL_FEATURE_REQ</w:t>
            </w:r>
          </w:p>
        </w:tc>
      </w:tr>
      <w:tr w:rsidR="00EB59D3" w:rsidRPr="00B80D0A" w:rsidTr="00C63D7F">
        <w:trPr>
          <w:cantSplit/>
        </w:trPr>
        <w:tc>
          <w:tcPr>
            <w:tcW w:w="1163" w:type="dxa"/>
            <w:tcPrChange w:id="5706"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0x09</w:t>
            </w:r>
          </w:p>
        </w:tc>
        <w:tc>
          <w:tcPr>
            <w:tcW w:w="7088" w:type="dxa"/>
            <w:tcPrChange w:id="5707"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LL_FEATURE_RSP</w:t>
            </w:r>
          </w:p>
        </w:tc>
      </w:tr>
      <w:tr w:rsidR="00EB59D3" w:rsidRPr="00722D05" w:rsidTr="00C63D7F">
        <w:trPr>
          <w:cantSplit/>
        </w:trPr>
        <w:tc>
          <w:tcPr>
            <w:tcW w:w="1163" w:type="dxa"/>
            <w:tcPrChange w:id="5708"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0x0A</w:t>
            </w:r>
          </w:p>
        </w:tc>
        <w:tc>
          <w:tcPr>
            <w:tcW w:w="7088" w:type="dxa"/>
            <w:tcPrChange w:id="5709"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LL_PAUSE_ENC_REQ</w:t>
            </w:r>
          </w:p>
        </w:tc>
      </w:tr>
      <w:tr w:rsidR="00EB59D3" w:rsidRPr="00B80D0A" w:rsidTr="00C63D7F">
        <w:trPr>
          <w:cantSplit/>
        </w:trPr>
        <w:tc>
          <w:tcPr>
            <w:tcW w:w="1163" w:type="dxa"/>
            <w:tcPrChange w:id="5710"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0x0B</w:t>
            </w:r>
          </w:p>
        </w:tc>
        <w:tc>
          <w:tcPr>
            <w:tcW w:w="7088" w:type="dxa"/>
            <w:tcPrChange w:id="5711"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LL_PAUSE_ENC_RSP</w:t>
            </w:r>
          </w:p>
        </w:tc>
      </w:tr>
      <w:tr w:rsidR="00EB59D3" w:rsidRPr="00B80D0A" w:rsidTr="00C63D7F">
        <w:trPr>
          <w:cantSplit/>
        </w:trPr>
        <w:tc>
          <w:tcPr>
            <w:tcW w:w="1163" w:type="dxa"/>
            <w:tcPrChange w:id="5712"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Pr>
                <w:rFonts w:cs="Arial"/>
              </w:rPr>
              <w:t>0x0C</w:t>
            </w:r>
          </w:p>
        </w:tc>
        <w:tc>
          <w:tcPr>
            <w:tcW w:w="7088" w:type="dxa"/>
            <w:tcPrChange w:id="5713"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LL_VERSION_IND</w:t>
            </w:r>
          </w:p>
        </w:tc>
      </w:tr>
      <w:tr w:rsidR="00EB59D3" w:rsidRPr="00B80D0A" w:rsidTr="00C63D7F">
        <w:trPr>
          <w:cantSplit/>
        </w:trPr>
        <w:tc>
          <w:tcPr>
            <w:tcW w:w="1163" w:type="dxa"/>
            <w:tcPrChange w:id="5714"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0x0D</w:t>
            </w:r>
          </w:p>
        </w:tc>
        <w:tc>
          <w:tcPr>
            <w:tcW w:w="7088" w:type="dxa"/>
            <w:tcPrChange w:id="5715"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LL_REJECT_IND</w:t>
            </w:r>
          </w:p>
        </w:tc>
      </w:tr>
      <w:tr w:rsidR="00EB59D3" w:rsidRPr="00B80D0A" w:rsidTr="00C63D7F">
        <w:trPr>
          <w:cantSplit/>
        </w:trPr>
        <w:tc>
          <w:tcPr>
            <w:tcW w:w="1163" w:type="dxa"/>
            <w:tcPrChange w:id="5716"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0x0E</w:t>
            </w:r>
          </w:p>
        </w:tc>
        <w:tc>
          <w:tcPr>
            <w:tcW w:w="7088" w:type="dxa"/>
            <w:tcPrChange w:id="5717"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LL_SLAVE_FEATURE_REQ</w:t>
            </w:r>
          </w:p>
        </w:tc>
      </w:tr>
      <w:tr w:rsidR="00EB59D3" w:rsidRPr="00B80D0A" w:rsidTr="00C63D7F">
        <w:trPr>
          <w:cantSplit/>
        </w:trPr>
        <w:tc>
          <w:tcPr>
            <w:tcW w:w="1163" w:type="dxa"/>
            <w:tcPrChange w:id="5718"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0x0F</w:t>
            </w:r>
          </w:p>
        </w:tc>
        <w:tc>
          <w:tcPr>
            <w:tcW w:w="7088" w:type="dxa"/>
            <w:tcPrChange w:id="5719"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LL_CONNECTION_PARAM_REQ</w:t>
            </w:r>
          </w:p>
        </w:tc>
      </w:tr>
      <w:tr w:rsidR="00EB59D3" w:rsidRPr="00B80D0A" w:rsidTr="00C63D7F">
        <w:trPr>
          <w:cantSplit/>
        </w:trPr>
        <w:tc>
          <w:tcPr>
            <w:tcW w:w="1163" w:type="dxa"/>
            <w:tcPrChange w:id="5720"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0x10</w:t>
            </w:r>
          </w:p>
        </w:tc>
        <w:tc>
          <w:tcPr>
            <w:tcW w:w="7088" w:type="dxa"/>
            <w:tcPrChange w:id="5721"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LL_CONNECTION_PARAM_RSP</w:t>
            </w:r>
          </w:p>
        </w:tc>
      </w:tr>
      <w:tr w:rsidR="00EB59D3" w:rsidRPr="00B80D0A" w:rsidTr="00C63D7F">
        <w:trPr>
          <w:cantSplit/>
        </w:trPr>
        <w:tc>
          <w:tcPr>
            <w:tcW w:w="1163" w:type="dxa"/>
            <w:tcPrChange w:id="5722"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0x11</w:t>
            </w:r>
          </w:p>
        </w:tc>
        <w:tc>
          <w:tcPr>
            <w:tcW w:w="7088" w:type="dxa"/>
            <w:tcPrChange w:id="5723"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LL_REJECT_</w:t>
            </w:r>
            <w:r w:rsidDel="00EF7867">
              <w:rPr>
                <w:rFonts w:cs="Arial"/>
              </w:rPr>
              <w:t xml:space="preserve"> </w:t>
            </w:r>
            <w:r>
              <w:rPr>
                <w:rFonts w:cs="Arial"/>
              </w:rPr>
              <w:t>EXT_IND</w:t>
            </w:r>
          </w:p>
        </w:tc>
      </w:tr>
      <w:tr w:rsidR="00EB59D3" w:rsidRPr="00B80D0A" w:rsidTr="00C63D7F">
        <w:trPr>
          <w:cantSplit/>
        </w:trPr>
        <w:tc>
          <w:tcPr>
            <w:tcW w:w="1163" w:type="dxa"/>
            <w:tcPrChange w:id="5724"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0x12</w:t>
            </w:r>
          </w:p>
        </w:tc>
        <w:tc>
          <w:tcPr>
            <w:tcW w:w="7088" w:type="dxa"/>
            <w:tcPrChange w:id="5725"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LL_PING_REQ</w:t>
            </w:r>
          </w:p>
        </w:tc>
      </w:tr>
      <w:tr w:rsidR="00EB59D3" w:rsidRPr="00B80D0A" w:rsidTr="00C63D7F">
        <w:trPr>
          <w:cantSplit/>
        </w:trPr>
        <w:tc>
          <w:tcPr>
            <w:tcW w:w="1163" w:type="dxa"/>
            <w:tcPrChange w:id="5726"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0x13</w:t>
            </w:r>
          </w:p>
        </w:tc>
        <w:tc>
          <w:tcPr>
            <w:tcW w:w="7088" w:type="dxa"/>
            <w:tcPrChange w:id="5727"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LL_PING_RSP</w:t>
            </w:r>
          </w:p>
        </w:tc>
      </w:tr>
      <w:tr w:rsidR="00EB59D3" w:rsidRPr="00B80D0A" w:rsidTr="00C63D7F">
        <w:trPr>
          <w:cantSplit/>
        </w:trPr>
        <w:tc>
          <w:tcPr>
            <w:tcW w:w="1163" w:type="dxa"/>
            <w:tcPrChange w:id="5728"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0x14</w:t>
            </w:r>
          </w:p>
        </w:tc>
        <w:tc>
          <w:tcPr>
            <w:tcW w:w="7088" w:type="dxa"/>
            <w:tcPrChange w:id="5729"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LL_LENGTH_REQ</w:t>
            </w:r>
          </w:p>
        </w:tc>
      </w:tr>
      <w:tr w:rsidR="00EB59D3" w:rsidRPr="00B80D0A" w:rsidTr="00C63D7F">
        <w:trPr>
          <w:cantSplit/>
        </w:trPr>
        <w:tc>
          <w:tcPr>
            <w:tcW w:w="1163" w:type="dxa"/>
            <w:tcPrChange w:id="5730"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rPr>
            </w:pPr>
            <w:r w:rsidRPr="00722D05">
              <w:rPr>
                <w:rFonts w:cs="Arial"/>
              </w:rPr>
              <w:t>0x15</w:t>
            </w:r>
          </w:p>
        </w:tc>
        <w:tc>
          <w:tcPr>
            <w:tcW w:w="7088" w:type="dxa"/>
            <w:tcPrChange w:id="5731"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LL_LENGTH_RSP</w:t>
            </w:r>
          </w:p>
        </w:tc>
      </w:tr>
      <w:tr w:rsidR="00BF4A58" w:rsidRPr="00722D05" w:rsidTr="00C63D7F">
        <w:trPr>
          <w:cantSplit/>
        </w:trPr>
        <w:tc>
          <w:tcPr>
            <w:tcW w:w="1163" w:type="dxa"/>
            <w:tcPrChange w:id="5732" w:author="Batra, Mayank" w:date="2016-06-21T12:07:00Z">
              <w:tcPr>
                <w:tcW w:w="1163" w:type="dxa"/>
              </w:tcPr>
            </w:tcPrChange>
          </w:tcPr>
          <w:p w:rsidR="00BF4A58" w:rsidRPr="00417D80" w:rsidRDefault="00BF4A58" w:rsidP="004B1513">
            <w:pPr>
              <w:autoSpaceDE w:val="0"/>
              <w:autoSpaceDN w:val="0"/>
              <w:adjustRightInd w:val="0"/>
              <w:spacing w:before="96" w:after="0"/>
              <w:rPr>
                <w:rFonts w:cs="Arial"/>
              </w:rPr>
            </w:pPr>
            <w:r w:rsidRPr="00417D80">
              <w:rPr>
                <w:rFonts w:cs="Arial"/>
              </w:rPr>
              <w:t>0x16</w:t>
            </w:r>
          </w:p>
        </w:tc>
        <w:tc>
          <w:tcPr>
            <w:tcW w:w="7088" w:type="dxa"/>
            <w:tcPrChange w:id="5733" w:author="Batra, Mayank" w:date="2016-06-21T12:07:00Z">
              <w:tcPr>
                <w:tcW w:w="7088" w:type="dxa"/>
              </w:tcPr>
            </w:tcPrChange>
          </w:tcPr>
          <w:p w:rsidR="00BF4A58" w:rsidRPr="00417D80" w:rsidRDefault="00BF4A58" w:rsidP="004B1513">
            <w:pPr>
              <w:autoSpaceDE w:val="0"/>
              <w:autoSpaceDN w:val="0"/>
              <w:adjustRightInd w:val="0"/>
              <w:spacing w:before="96" w:after="0"/>
              <w:rPr>
                <w:rFonts w:cs="Arial"/>
              </w:rPr>
            </w:pPr>
            <w:r>
              <w:rPr>
                <w:rFonts w:cs="Arial"/>
              </w:rPr>
              <w:t>LL_PHY_REQ</w:t>
            </w:r>
          </w:p>
        </w:tc>
      </w:tr>
      <w:tr w:rsidR="00BF4A58" w:rsidRPr="00722D05" w:rsidTr="00C63D7F">
        <w:trPr>
          <w:cantSplit/>
        </w:trPr>
        <w:tc>
          <w:tcPr>
            <w:tcW w:w="1163" w:type="dxa"/>
            <w:tcPrChange w:id="5734" w:author="Batra, Mayank" w:date="2016-06-21T12:07:00Z">
              <w:tcPr>
                <w:tcW w:w="1163" w:type="dxa"/>
              </w:tcPr>
            </w:tcPrChange>
          </w:tcPr>
          <w:p w:rsidR="00BF4A58" w:rsidRPr="00417D80" w:rsidRDefault="00BF4A58" w:rsidP="004B1513">
            <w:pPr>
              <w:autoSpaceDE w:val="0"/>
              <w:autoSpaceDN w:val="0"/>
              <w:adjustRightInd w:val="0"/>
              <w:spacing w:before="96" w:after="0"/>
              <w:rPr>
                <w:rFonts w:cs="Arial"/>
              </w:rPr>
            </w:pPr>
            <w:r>
              <w:rPr>
                <w:rFonts w:cs="Arial"/>
              </w:rPr>
              <w:t>0x17</w:t>
            </w:r>
          </w:p>
        </w:tc>
        <w:tc>
          <w:tcPr>
            <w:tcW w:w="7088" w:type="dxa"/>
            <w:tcPrChange w:id="5735" w:author="Batra, Mayank" w:date="2016-06-21T12:07:00Z">
              <w:tcPr>
                <w:tcW w:w="7088" w:type="dxa"/>
              </w:tcPr>
            </w:tcPrChange>
          </w:tcPr>
          <w:p w:rsidR="00BF4A58" w:rsidRPr="00417D80" w:rsidRDefault="00BF4A58" w:rsidP="004B1513">
            <w:pPr>
              <w:autoSpaceDE w:val="0"/>
              <w:autoSpaceDN w:val="0"/>
              <w:adjustRightInd w:val="0"/>
              <w:spacing w:before="96" w:after="0"/>
              <w:rPr>
                <w:rFonts w:cs="Arial"/>
              </w:rPr>
            </w:pPr>
            <w:r>
              <w:rPr>
                <w:rFonts w:cs="Arial"/>
              </w:rPr>
              <w:t>LL_PHY_RSP</w:t>
            </w:r>
          </w:p>
        </w:tc>
      </w:tr>
      <w:tr w:rsidR="00BF4A58" w:rsidRPr="00722D05" w:rsidTr="00C63D7F">
        <w:trPr>
          <w:cantSplit/>
        </w:trPr>
        <w:tc>
          <w:tcPr>
            <w:tcW w:w="1163" w:type="dxa"/>
            <w:tcPrChange w:id="5736" w:author="Batra, Mayank" w:date="2016-06-21T12:07:00Z">
              <w:tcPr>
                <w:tcW w:w="1163" w:type="dxa"/>
              </w:tcPr>
            </w:tcPrChange>
          </w:tcPr>
          <w:p w:rsidR="00BF4A58" w:rsidRPr="00417D80" w:rsidRDefault="00BF4A58" w:rsidP="004B1513">
            <w:pPr>
              <w:autoSpaceDE w:val="0"/>
              <w:autoSpaceDN w:val="0"/>
              <w:adjustRightInd w:val="0"/>
              <w:spacing w:before="96" w:after="0"/>
              <w:rPr>
                <w:rFonts w:cs="Arial"/>
              </w:rPr>
            </w:pPr>
            <w:r>
              <w:rPr>
                <w:rFonts w:cs="Arial"/>
              </w:rPr>
              <w:t>0x18</w:t>
            </w:r>
          </w:p>
        </w:tc>
        <w:tc>
          <w:tcPr>
            <w:tcW w:w="7088" w:type="dxa"/>
            <w:tcPrChange w:id="5737" w:author="Batra, Mayank" w:date="2016-06-21T12:07:00Z">
              <w:tcPr>
                <w:tcW w:w="7088" w:type="dxa"/>
              </w:tcPr>
            </w:tcPrChange>
          </w:tcPr>
          <w:p w:rsidR="00BF4A58" w:rsidRPr="00417D80" w:rsidRDefault="00BF4A58" w:rsidP="004B1513">
            <w:pPr>
              <w:autoSpaceDE w:val="0"/>
              <w:autoSpaceDN w:val="0"/>
              <w:adjustRightInd w:val="0"/>
              <w:spacing w:before="96" w:after="0"/>
              <w:rPr>
                <w:rFonts w:cs="Arial"/>
              </w:rPr>
            </w:pPr>
            <w:r>
              <w:rPr>
                <w:rFonts w:cs="Arial"/>
              </w:rPr>
              <w:t>LL_PHY_UPDATE_IND</w:t>
            </w:r>
          </w:p>
        </w:tc>
      </w:tr>
      <w:tr w:rsidR="00EB59D3" w:rsidRPr="00722D05" w:rsidTr="00C63D7F">
        <w:trPr>
          <w:cantSplit/>
        </w:trPr>
        <w:tc>
          <w:tcPr>
            <w:tcW w:w="1163" w:type="dxa"/>
            <w:tcPrChange w:id="5738"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color w:val="FF0000"/>
              </w:rPr>
            </w:pPr>
            <w:r>
              <w:rPr>
                <w:rFonts w:cs="Arial"/>
                <w:color w:val="FF0000"/>
              </w:rPr>
              <w:t>TBD</w:t>
            </w:r>
          </w:p>
        </w:tc>
        <w:tc>
          <w:tcPr>
            <w:tcW w:w="7088" w:type="dxa"/>
            <w:tcPrChange w:id="5739"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color w:val="FF0000"/>
              </w:rPr>
            </w:pPr>
            <w:r w:rsidRPr="00722D05">
              <w:rPr>
                <w:rFonts w:cs="Arial"/>
                <w:color w:val="FF0000"/>
              </w:rPr>
              <w:t>LL_</w:t>
            </w:r>
            <w:r w:rsidR="00784988">
              <w:rPr>
                <w:color w:val="FF0000"/>
              </w:rPr>
              <w:t>SUPPLEMENTAL</w:t>
            </w:r>
            <w:r w:rsidRPr="00722D05">
              <w:rPr>
                <w:rFonts w:cs="Arial"/>
                <w:color w:val="FF0000"/>
              </w:rPr>
              <w:t>_REQ</w:t>
            </w:r>
          </w:p>
        </w:tc>
      </w:tr>
      <w:tr w:rsidR="00EB59D3" w:rsidRPr="00722D05" w:rsidTr="00C63D7F">
        <w:trPr>
          <w:cantSplit/>
        </w:trPr>
        <w:tc>
          <w:tcPr>
            <w:tcW w:w="1163" w:type="dxa"/>
            <w:tcPrChange w:id="5740" w:author="Batra, Mayank" w:date="2016-06-21T12:07:00Z">
              <w:tcPr>
                <w:tcW w:w="1163" w:type="dxa"/>
              </w:tcPr>
            </w:tcPrChange>
          </w:tcPr>
          <w:p w:rsidR="00EB59D3" w:rsidRPr="00722D05" w:rsidRDefault="00EB59D3" w:rsidP="004B1513">
            <w:pPr>
              <w:autoSpaceDE w:val="0"/>
              <w:autoSpaceDN w:val="0"/>
              <w:adjustRightInd w:val="0"/>
              <w:spacing w:before="96" w:after="0"/>
              <w:rPr>
                <w:rFonts w:cs="Arial"/>
                <w:bCs/>
                <w:color w:val="FF0000"/>
              </w:rPr>
            </w:pPr>
            <w:r>
              <w:rPr>
                <w:rFonts w:cs="Arial"/>
                <w:color w:val="FF0000"/>
              </w:rPr>
              <w:t>TBD</w:t>
            </w:r>
            <w:r w:rsidR="00703707">
              <w:rPr>
                <w:rFonts w:cs="Arial"/>
                <w:color w:val="FF0000"/>
              </w:rPr>
              <w:t>+1</w:t>
            </w:r>
          </w:p>
        </w:tc>
        <w:tc>
          <w:tcPr>
            <w:tcW w:w="7088" w:type="dxa"/>
            <w:tcPrChange w:id="5741" w:author="Batra, Mayank" w:date="2016-06-21T12:07:00Z">
              <w:tcPr>
                <w:tcW w:w="7088" w:type="dxa"/>
              </w:tcPr>
            </w:tcPrChange>
          </w:tcPr>
          <w:p w:rsidR="00EB59D3" w:rsidRPr="00722D05" w:rsidRDefault="00EB59D3" w:rsidP="00784988">
            <w:pPr>
              <w:autoSpaceDE w:val="0"/>
              <w:autoSpaceDN w:val="0"/>
              <w:adjustRightInd w:val="0"/>
              <w:spacing w:before="96" w:after="0"/>
              <w:rPr>
                <w:rFonts w:cs="Arial"/>
                <w:bCs/>
                <w:color w:val="FF0000"/>
              </w:rPr>
            </w:pPr>
            <w:r w:rsidRPr="00722D05">
              <w:rPr>
                <w:rFonts w:cs="Arial"/>
                <w:color w:val="FF0000"/>
              </w:rPr>
              <w:t>LL_</w:t>
            </w:r>
            <w:r w:rsidR="00784988">
              <w:rPr>
                <w:color w:val="FF0000"/>
              </w:rPr>
              <w:t>SUPPLEMENTAL</w:t>
            </w:r>
            <w:r w:rsidRPr="00722D05">
              <w:rPr>
                <w:rFonts w:cs="Arial"/>
                <w:color w:val="FF0000"/>
              </w:rPr>
              <w:t>_RSP</w:t>
            </w:r>
          </w:p>
        </w:tc>
      </w:tr>
      <w:tr w:rsidR="00EB59D3" w:rsidRPr="00B80D0A" w:rsidTr="00C63D7F">
        <w:trPr>
          <w:cantSplit/>
        </w:trPr>
        <w:tc>
          <w:tcPr>
            <w:tcW w:w="1163" w:type="dxa"/>
            <w:tcPrChange w:id="5742" w:author="Batra, Mayank" w:date="2016-06-21T12:07:00Z">
              <w:tcPr>
                <w:tcW w:w="1163" w:type="dxa"/>
              </w:tcPr>
            </w:tcPrChange>
          </w:tcPr>
          <w:p w:rsidR="00EB59D3" w:rsidRPr="001E64E9" w:rsidRDefault="00703707" w:rsidP="004B1513">
            <w:pPr>
              <w:autoSpaceDE w:val="0"/>
              <w:autoSpaceDN w:val="0"/>
              <w:adjustRightInd w:val="0"/>
              <w:spacing w:before="96" w:after="0"/>
              <w:rPr>
                <w:rFonts w:cs="Arial"/>
                <w:bCs/>
              </w:rPr>
            </w:pPr>
            <w:r w:rsidRPr="00417D80">
              <w:rPr>
                <w:rFonts w:cs="Arial"/>
              </w:rPr>
              <w:t>All other values</w:t>
            </w:r>
          </w:p>
        </w:tc>
        <w:tc>
          <w:tcPr>
            <w:tcW w:w="7088" w:type="dxa"/>
            <w:tcPrChange w:id="5743" w:author="Batra, Mayank" w:date="2016-06-21T12:07:00Z">
              <w:tcPr>
                <w:tcW w:w="7088" w:type="dxa"/>
              </w:tcPr>
            </w:tcPrChange>
          </w:tcPr>
          <w:p w:rsidR="00EB59D3" w:rsidRPr="00722D05" w:rsidRDefault="00EB59D3" w:rsidP="004B1513">
            <w:pPr>
              <w:autoSpaceDE w:val="0"/>
              <w:autoSpaceDN w:val="0"/>
              <w:adjustRightInd w:val="0"/>
              <w:spacing w:before="96" w:after="0"/>
              <w:rPr>
                <w:rFonts w:cs="Arial"/>
                <w:bCs/>
              </w:rPr>
            </w:pPr>
            <w:r>
              <w:rPr>
                <w:rFonts w:cs="Arial"/>
              </w:rPr>
              <w:t>Reserved for Future Use</w:t>
            </w:r>
          </w:p>
        </w:tc>
      </w:tr>
    </w:tbl>
    <w:p w:rsidR="00EB59D3" w:rsidRDefault="00EB59D3" w:rsidP="00EB59D3">
      <w:pPr>
        <w:autoSpaceDE w:val="0"/>
        <w:autoSpaceDN w:val="0"/>
        <w:adjustRightInd w:val="0"/>
        <w:spacing w:after="0" w:line="240" w:lineRule="auto"/>
        <w:rPr>
          <w:rFonts w:cs="Arial"/>
          <w:bCs/>
          <w:color w:val="FF0000"/>
          <w:sz w:val="24"/>
          <w:szCs w:val="24"/>
        </w:rPr>
      </w:pPr>
      <w:r>
        <w:rPr>
          <w:rFonts w:ascii="Arial,Italic" w:hAnsi="Arial,Italic" w:cs="Arial,Italic"/>
          <w:i/>
          <w:iCs/>
          <w:sz w:val="20"/>
        </w:rPr>
        <w:t>Table 2.4: LL Control PDU Opcodes</w:t>
      </w:r>
    </w:p>
    <w:p w:rsidR="00EB59D3" w:rsidRDefault="00EB59D3" w:rsidP="00EB59D3">
      <w:pPr>
        <w:autoSpaceDE w:val="0"/>
        <w:autoSpaceDN w:val="0"/>
        <w:adjustRightInd w:val="0"/>
        <w:spacing w:after="0" w:line="240" w:lineRule="auto"/>
        <w:rPr>
          <w:rFonts w:cs="Arial"/>
          <w:bCs/>
          <w:color w:val="FF0000"/>
          <w:sz w:val="24"/>
          <w:szCs w:val="24"/>
        </w:rPr>
      </w:pPr>
    </w:p>
    <w:p w:rsidR="00EB59D3" w:rsidRPr="0092563F" w:rsidRDefault="00EB59D3" w:rsidP="00E44F48">
      <w:pPr>
        <w:pStyle w:val="51"/>
        <w:rPr>
          <w:rFonts w:eastAsiaTheme="minorEastAsia"/>
          <w:bCs/>
        </w:rPr>
      </w:pPr>
      <w:r w:rsidRPr="00053A30">
        <w:rPr>
          <w:rFonts w:eastAsiaTheme="minorEastAsia"/>
          <w:color w:val="FF0000"/>
        </w:rPr>
        <w:t xml:space="preserve">[NEW SECTION] </w:t>
      </w:r>
      <w:r w:rsidRPr="004D706E">
        <w:rPr>
          <w:rFonts w:eastAsiaTheme="minorEastAsia"/>
        </w:rPr>
        <w:t>2.4.2.</w:t>
      </w:r>
      <w:r>
        <w:rPr>
          <w:rFonts w:eastAsiaTheme="minorEastAsia"/>
        </w:rPr>
        <w:t>X</w:t>
      </w:r>
      <w:r w:rsidRPr="004D706E">
        <w:rPr>
          <w:rFonts w:eastAsiaTheme="minorEastAsia"/>
        </w:rPr>
        <w:t xml:space="preserve"> LL_</w:t>
      </w:r>
      <w:r w:rsidR="00784988" w:rsidRPr="00784988">
        <w:rPr>
          <w:rFonts w:eastAsiaTheme="minorEastAsia"/>
        </w:rPr>
        <w:t>SUPPLEMENTAL</w:t>
      </w:r>
      <w:r w:rsidRPr="004D706E">
        <w:rPr>
          <w:rFonts w:eastAsiaTheme="minorEastAsia"/>
        </w:rPr>
        <w:t>_REQ</w:t>
      </w:r>
    </w:p>
    <w:p w:rsidR="00EB59D3" w:rsidRDefault="00EB59D3" w:rsidP="00EB59D3">
      <w:pPr>
        <w:autoSpaceDE w:val="0"/>
        <w:autoSpaceDN w:val="0"/>
        <w:adjustRightInd w:val="0"/>
        <w:spacing w:after="0" w:line="240" w:lineRule="auto"/>
        <w:rPr>
          <w:rFonts w:cs="Arial"/>
          <w:bCs/>
          <w:color w:val="FF0000"/>
          <w:sz w:val="24"/>
          <w:szCs w:val="24"/>
        </w:rPr>
      </w:pPr>
      <w:r>
        <w:rPr>
          <w:rFonts w:cs="Arial"/>
          <w:color w:val="FF0000"/>
          <w:sz w:val="24"/>
          <w:szCs w:val="24"/>
        </w:rPr>
        <w:t>The format of the CtrData field is shown in Figure 2.X.</w:t>
      </w:r>
    </w:p>
    <w:p w:rsidR="00EB59D3" w:rsidRDefault="00EB59D3" w:rsidP="00EB59D3">
      <w:pPr>
        <w:autoSpaceDE w:val="0"/>
        <w:autoSpaceDN w:val="0"/>
        <w:adjustRightInd w:val="0"/>
        <w:spacing w:after="0" w:line="240" w:lineRule="auto"/>
        <w:rPr>
          <w:rFonts w:cs="Arial"/>
          <w:bCs/>
          <w:color w:val="FF0000"/>
          <w:sz w:val="24"/>
          <w:szCs w:val="24"/>
        </w:rPr>
      </w:pPr>
    </w:p>
    <w:tbl>
      <w:tblPr>
        <w:tblStyle w:val="Bluetoothgrid"/>
        <w:tblW w:w="0" w:type="auto"/>
        <w:tblCellMar>
          <w:top w:w="57" w:type="dxa"/>
        </w:tblCellMar>
        <w:tblLook w:val="04A0"/>
        <w:tblPrChange w:id="5744" w:author="Batra, Mayank" w:date="2016-06-21T12:07:00Z">
          <w:tblPr>
            <w:tblStyle w:val="Bluetoothgrid"/>
            <w:tblW w:w="0" w:type="auto"/>
            <w:tblCellMar>
              <w:top w:w="57" w:type="dxa"/>
            </w:tblCellMar>
            <w:tblLook w:val="04A0"/>
          </w:tblPr>
        </w:tblPrChange>
      </w:tblPr>
      <w:tblGrid>
        <w:gridCol w:w="1980"/>
        <w:gridCol w:w="1980"/>
        <w:tblGridChange w:id="5745">
          <w:tblGrid>
            <w:gridCol w:w="1980"/>
            <w:gridCol w:w="1980"/>
          </w:tblGrid>
        </w:tblGridChange>
      </w:tblGrid>
      <w:tr w:rsidR="00BC43E6" w:rsidRPr="0092563F" w:rsidTr="00C63D7F">
        <w:trPr>
          <w:cnfStyle w:val="100000000000"/>
          <w:cantSplit/>
          <w:tblHeader/>
        </w:trPr>
        <w:tc>
          <w:tcPr>
            <w:tcW w:w="3960" w:type="dxa"/>
            <w:gridSpan w:val="2"/>
            <w:tcPrChange w:id="5746" w:author="Batra, Mayank" w:date="2016-06-21T12:07:00Z">
              <w:tcPr>
                <w:tcW w:w="3960" w:type="dxa"/>
                <w:gridSpan w:val="2"/>
              </w:tcPr>
            </w:tcPrChange>
          </w:tcPr>
          <w:p w:rsidR="00BC43E6" w:rsidRPr="0092563F" w:rsidRDefault="00BC43E6" w:rsidP="004B1513">
            <w:pPr>
              <w:spacing w:before="96"/>
              <w:jc w:val="center"/>
              <w:cnfStyle w:val="100000000000"/>
              <w:rPr>
                <w:b/>
                <w:color w:val="FF0000"/>
              </w:rPr>
            </w:pPr>
            <w:r w:rsidRPr="0092563F">
              <w:rPr>
                <w:b/>
                <w:color w:val="FF0000"/>
              </w:rPr>
              <w:t>CtrData</w:t>
            </w:r>
          </w:p>
        </w:tc>
      </w:tr>
      <w:tr w:rsidR="00BC43E6" w:rsidRPr="0092563F" w:rsidTr="00C63D7F">
        <w:trPr>
          <w:cantSplit/>
        </w:trPr>
        <w:tc>
          <w:tcPr>
            <w:tcW w:w="1980" w:type="dxa"/>
            <w:tcPrChange w:id="5747" w:author="Batra, Mayank" w:date="2016-06-21T12:07:00Z">
              <w:tcPr>
                <w:tcW w:w="1980" w:type="dxa"/>
              </w:tcPr>
            </w:tcPrChange>
          </w:tcPr>
          <w:p w:rsidR="002D0DA6" w:rsidRDefault="00BC43E6" w:rsidP="004B1513">
            <w:pPr>
              <w:spacing w:before="96"/>
              <w:jc w:val="center"/>
              <w:rPr>
                <w:color w:val="FF0000"/>
              </w:rPr>
            </w:pPr>
            <w:r w:rsidRPr="0092563F">
              <w:rPr>
                <w:color w:val="FF0000"/>
              </w:rPr>
              <w:lastRenderedPageBreak/>
              <w:t>Min</w:t>
            </w:r>
            <w:r>
              <w:rPr>
                <w:color w:val="FF0000"/>
              </w:rPr>
              <w:t>Sup</w:t>
            </w:r>
            <w:r w:rsidRPr="0092563F">
              <w:rPr>
                <w:color w:val="FF0000"/>
              </w:rPr>
              <w:t>Len</w:t>
            </w:r>
            <w:r>
              <w:rPr>
                <w:color w:val="FF0000"/>
              </w:rPr>
              <w:t>Req</w:t>
            </w:r>
          </w:p>
          <w:p w:rsidR="00BC43E6" w:rsidRPr="0092563F" w:rsidRDefault="00BC43E6" w:rsidP="00D33BAB">
            <w:pPr>
              <w:spacing w:before="96"/>
              <w:jc w:val="center"/>
              <w:rPr>
                <w:color w:val="FF0000"/>
              </w:rPr>
            </w:pPr>
            <w:r w:rsidRPr="0092563F">
              <w:rPr>
                <w:color w:val="FF0000"/>
              </w:rPr>
              <w:t>(</w:t>
            </w:r>
            <w:r w:rsidR="00D33BAB">
              <w:rPr>
                <w:color w:val="FF0000"/>
              </w:rPr>
              <w:t>6 bits</w:t>
            </w:r>
            <w:r w:rsidRPr="0092563F">
              <w:rPr>
                <w:color w:val="FF0000"/>
              </w:rPr>
              <w:t>)</w:t>
            </w:r>
          </w:p>
        </w:tc>
        <w:tc>
          <w:tcPr>
            <w:tcW w:w="1980" w:type="dxa"/>
            <w:tcPrChange w:id="5748" w:author="Batra, Mayank" w:date="2016-06-21T12:07:00Z">
              <w:tcPr>
                <w:tcW w:w="1980" w:type="dxa"/>
              </w:tcPr>
            </w:tcPrChange>
          </w:tcPr>
          <w:p w:rsidR="002D0DA6" w:rsidRDefault="00BC43E6" w:rsidP="004B1513">
            <w:pPr>
              <w:spacing w:before="96"/>
              <w:jc w:val="center"/>
              <w:rPr>
                <w:color w:val="FF0000"/>
              </w:rPr>
            </w:pPr>
            <w:r>
              <w:rPr>
                <w:color w:val="FF0000"/>
              </w:rPr>
              <w:t>SupTypeReq</w:t>
            </w:r>
          </w:p>
          <w:p w:rsidR="00BC43E6" w:rsidRPr="0092563F" w:rsidRDefault="002D0DA6" w:rsidP="00D33BAB">
            <w:pPr>
              <w:spacing w:before="96"/>
              <w:jc w:val="center"/>
              <w:rPr>
                <w:color w:val="FF0000"/>
              </w:rPr>
            </w:pPr>
            <w:r>
              <w:rPr>
                <w:color w:val="FF0000"/>
              </w:rPr>
              <w:t>(</w:t>
            </w:r>
            <w:r w:rsidR="00D33BAB">
              <w:rPr>
                <w:color w:val="FF0000"/>
              </w:rPr>
              <w:t>2</w:t>
            </w:r>
            <w:r>
              <w:rPr>
                <w:color w:val="FF0000"/>
              </w:rPr>
              <w:t xml:space="preserve"> </w:t>
            </w:r>
            <w:r w:rsidR="00D33BAB">
              <w:rPr>
                <w:color w:val="FF0000"/>
              </w:rPr>
              <w:t>bits</w:t>
            </w:r>
            <w:r>
              <w:rPr>
                <w:color w:val="FF0000"/>
              </w:rPr>
              <w:t>)</w:t>
            </w:r>
          </w:p>
        </w:tc>
      </w:tr>
    </w:tbl>
    <w:p w:rsidR="00EB59D3" w:rsidRPr="0092563F" w:rsidRDefault="00EB59D3" w:rsidP="00EB59D3">
      <w:pPr>
        <w:rPr>
          <w:i/>
          <w:color w:val="FF0000"/>
        </w:rPr>
      </w:pPr>
      <w:r w:rsidRPr="0092563F">
        <w:rPr>
          <w:i/>
          <w:color w:val="FF0000"/>
          <w:sz w:val="20"/>
        </w:rPr>
        <w:t>Figure 2.</w:t>
      </w:r>
      <w:r>
        <w:rPr>
          <w:i/>
          <w:color w:val="FF0000"/>
          <w:sz w:val="20"/>
        </w:rPr>
        <w:t>X</w:t>
      </w:r>
      <w:r w:rsidRPr="0092563F">
        <w:rPr>
          <w:i/>
          <w:color w:val="FF0000"/>
          <w:sz w:val="20"/>
        </w:rPr>
        <w:t>: CtrData field of the LL_</w:t>
      </w:r>
      <w:r w:rsidR="00784988" w:rsidRPr="00784988">
        <w:rPr>
          <w:i/>
          <w:color w:val="FF0000"/>
          <w:sz w:val="20"/>
        </w:rPr>
        <w:t>SUPPLEMENTAL</w:t>
      </w:r>
      <w:r w:rsidRPr="0092563F">
        <w:rPr>
          <w:i/>
          <w:color w:val="FF0000"/>
          <w:sz w:val="20"/>
        </w:rPr>
        <w:t>_REQ PDU</w:t>
      </w:r>
    </w:p>
    <w:p w:rsidR="00EB59D3" w:rsidRDefault="00EB59D3" w:rsidP="00EB59D3">
      <w:pPr>
        <w:autoSpaceDE w:val="0"/>
        <w:autoSpaceDN w:val="0"/>
        <w:adjustRightInd w:val="0"/>
        <w:spacing w:after="0" w:line="240" w:lineRule="auto"/>
        <w:rPr>
          <w:rFonts w:cs="Arial"/>
          <w:bCs/>
          <w:color w:val="FF0000"/>
          <w:sz w:val="24"/>
          <w:szCs w:val="24"/>
        </w:rPr>
      </w:pPr>
      <w:r w:rsidRPr="007230B9">
        <w:rPr>
          <w:rFonts w:cs="Arial"/>
          <w:color w:val="FF0000"/>
          <w:sz w:val="24"/>
          <w:szCs w:val="24"/>
        </w:rPr>
        <w:t>The LL_</w:t>
      </w:r>
      <w:r w:rsidR="00784988" w:rsidRPr="00784988">
        <w:rPr>
          <w:rFonts w:cs="Arial"/>
          <w:color w:val="FF0000"/>
          <w:sz w:val="24"/>
          <w:szCs w:val="24"/>
        </w:rPr>
        <w:t>SUPPLEMENTAL</w:t>
      </w:r>
      <w:r w:rsidRPr="007230B9">
        <w:rPr>
          <w:rFonts w:cs="Arial"/>
          <w:color w:val="FF0000"/>
          <w:sz w:val="24"/>
          <w:szCs w:val="24"/>
        </w:rPr>
        <w:t>_REQ PDU</w:t>
      </w:r>
      <w:r>
        <w:rPr>
          <w:rFonts w:cs="Arial"/>
          <w:color w:val="FF0000"/>
          <w:sz w:val="24"/>
          <w:szCs w:val="24"/>
        </w:rPr>
        <w:t xml:space="preserve"> CtrData consists of </w:t>
      </w:r>
      <w:r w:rsidR="00BC43E6">
        <w:rPr>
          <w:rFonts w:cs="Arial"/>
          <w:color w:val="FF0000"/>
          <w:sz w:val="24"/>
          <w:szCs w:val="24"/>
        </w:rPr>
        <w:t xml:space="preserve">two </w:t>
      </w:r>
      <w:r>
        <w:rPr>
          <w:rFonts w:cs="Arial"/>
          <w:color w:val="FF0000"/>
          <w:sz w:val="24"/>
          <w:szCs w:val="24"/>
        </w:rPr>
        <w:t>field</w:t>
      </w:r>
      <w:r w:rsidR="00BC43E6">
        <w:rPr>
          <w:rFonts w:cs="Arial"/>
          <w:color w:val="FF0000"/>
          <w:sz w:val="24"/>
          <w:szCs w:val="24"/>
        </w:rPr>
        <w:t>s</w:t>
      </w:r>
      <w:r>
        <w:rPr>
          <w:rFonts w:cs="Arial"/>
          <w:color w:val="FF0000"/>
          <w:sz w:val="24"/>
          <w:szCs w:val="24"/>
        </w:rPr>
        <w:t>:</w:t>
      </w:r>
    </w:p>
    <w:p w:rsidR="00EB59D3" w:rsidRDefault="00EB59D3" w:rsidP="00220854">
      <w:pPr>
        <w:pStyle w:val="ad"/>
        <w:numPr>
          <w:ilvl w:val="0"/>
          <w:numId w:val="20"/>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 xml:space="preserve">MinSupLenReq shall contain </w:t>
      </w:r>
      <w:r w:rsidRPr="007230B9">
        <w:rPr>
          <w:rFonts w:eastAsiaTheme="minorEastAsia" w:cs="Arial"/>
          <w:bCs w:val="0"/>
          <w:noProof w:val="0"/>
          <w:snapToGrid/>
          <w:color w:val="FF0000"/>
          <w:sz w:val="24"/>
          <w:szCs w:val="24"/>
        </w:rPr>
        <w:t>the minimum length of the Supplemental</w:t>
      </w:r>
      <w:r>
        <w:rPr>
          <w:rFonts w:eastAsiaTheme="minorEastAsia" w:cs="Arial"/>
          <w:bCs w:val="0"/>
          <w:noProof w:val="0"/>
          <w:snapToGrid/>
          <w:color w:val="FF0000"/>
          <w:sz w:val="24"/>
          <w:szCs w:val="24"/>
        </w:rPr>
        <w:t xml:space="preserve"> (see Section 2.4.2.X+1.1) requested from the remote device, in </w:t>
      </w:r>
      <w:r w:rsidRPr="007230B9">
        <w:rPr>
          <w:rFonts w:eastAsiaTheme="minorEastAsia" w:cs="Arial"/>
          <w:bCs w:val="0"/>
          <w:noProof w:val="0"/>
          <w:snapToGrid/>
          <w:color w:val="FF0000"/>
          <w:sz w:val="24"/>
          <w:szCs w:val="24"/>
        </w:rPr>
        <w:t xml:space="preserve">8 </w:t>
      </w:r>
      <w:r>
        <w:rPr>
          <w:rFonts w:eastAsiaTheme="minorEastAsia" w:cs="Arial"/>
          <w:bCs w:val="0"/>
          <w:noProof w:val="0"/>
          <w:snapToGrid/>
          <w:color w:val="FF0000"/>
          <w:sz w:val="24"/>
          <w:szCs w:val="24"/>
        </w:rPr>
        <w:t>µs</w:t>
      </w:r>
      <w:r w:rsidRPr="007230B9">
        <w:rPr>
          <w:rFonts w:eastAsiaTheme="minorEastAsia" w:cs="Arial"/>
          <w:bCs w:val="0"/>
          <w:noProof w:val="0"/>
          <w:snapToGrid/>
          <w:color w:val="FF0000"/>
          <w:sz w:val="24"/>
          <w:szCs w:val="24"/>
        </w:rPr>
        <w:t xml:space="preserve"> </w:t>
      </w:r>
      <w:r>
        <w:rPr>
          <w:rFonts w:eastAsiaTheme="minorEastAsia" w:cs="Arial"/>
          <w:bCs w:val="0"/>
          <w:noProof w:val="0"/>
          <w:snapToGrid/>
          <w:color w:val="FF0000"/>
          <w:sz w:val="24"/>
          <w:szCs w:val="24"/>
        </w:rPr>
        <w:t>units</w:t>
      </w:r>
      <w:r w:rsidRPr="007230B9">
        <w:rPr>
          <w:rFonts w:eastAsiaTheme="minorEastAsia" w:cs="Arial"/>
          <w:bCs w:val="0"/>
          <w:noProof w:val="0"/>
          <w:snapToGrid/>
          <w:color w:val="FF0000"/>
          <w:sz w:val="24"/>
          <w:szCs w:val="24"/>
        </w:rPr>
        <w:t xml:space="preserve">. The value of the field shall be </w:t>
      </w:r>
      <w:r>
        <w:rPr>
          <w:rFonts w:eastAsiaTheme="minorEastAsia" w:cs="Arial"/>
          <w:bCs w:val="0"/>
          <w:noProof w:val="0"/>
          <w:snapToGrid/>
          <w:color w:val="FF0000"/>
          <w:sz w:val="24"/>
          <w:szCs w:val="24"/>
        </w:rPr>
        <w:t>between 2 and 20 inclusive.</w:t>
      </w:r>
      <w:r w:rsidR="00214456">
        <w:rPr>
          <w:rFonts w:eastAsiaTheme="minorEastAsia" w:cs="Arial"/>
          <w:bCs w:val="0"/>
          <w:noProof w:val="0"/>
          <w:snapToGrid/>
          <w:color w:val="FF0000"/>
          <w:sz w:val="24"/>
          <w:szCs w:val="24"/>
        </w:rPr>
        <w:t xml:space="preserve"> All other values are reserved for future use.</w:t>
      </w:r>
    </w:p>
    <w:p w:rsidR="00BC43E6" w:rsidRDefault="00BC43E6" w:rsidP="00220854">
      <w:pPr>
        <w:pStyle w:val="ad"/>
        <w:numPr>
          <w:ilvl w:val="0"/>
          <w:numId w:val="20"/>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SupTypeReq shall contain the type of the Supplemental</w:t>
      </w:r>
      <w:r w:rsidR="00725C90">
        <w:rPr>
          <w:rFonts w:eastAsiaTheme="minorEastAsia" w:cs="Arial"/>
          <w:bCs w:val="0"/>
          <w:noProof w:val="0"/>
          <w:snapToGrid/>
          <w:color w:val="FF0000"/>
          <w:sz w:val="24"/>
          <w:szCs w:val="24"/>
        </w:rPr>
        <w:t xml:space="preserve"> requested from the remote device</w:t>
      </w:r>
      <w:ins w:id="5749" w:author="Clive D.W. Feather" w:date="2016-05-05T17:12:00Z">
        <w:r w:rsidR="00426E0D">
          <w:rPr>
            <w:rFonts w:eastAsiaTheme="minorEastAsia" w:cs="Arial"/>
            <w:bCs w:val="0"/>
            <w:noProof w:val="0"/>
            <w:snapToGrid/>
            <w:color w:val="FF0000"/>
            <w:sz w:val="24"/>
            <w:szCs w:val="24"/>
          </w:rPr>
          <w:t xml:space="preserve"> as specified in Table 2.Y</w:t>
        </w:r>
      </w:ins>
      <w:r w:rsidR="00725C90">
        <w:rPr>
          <w:rFonts w:eastAsiaTheme="minorEastAsia" w:cs="Arial"/>
          <w:bCs w:val="0"/>
          <w:noProof w:val="0"/>
          <w:snapToGrid/>
          <w:color w:val="FF0000"/>
          <w:sz w:val="24"/>
          <w:szCs w:val="24"/>
        </w:rPr>
        <w:t xml:space="preserve">. </w:t>
      </w:r>
    </w:p>
    <w:p w:rsidR="00725C90" w:rsidRPr="00725C90" w:rsidRDefault="00725C90" w:rsidP="009B3496">
      <w:pPr>
        <w:pStyle w:val="ad"/>
        <w:autoSpaceDE w:val="0"/>
        <w:autoSpaceDN w:val="0"/>
        <w:adjustRightInd w:val="0"/>
        <w:spacing w:after="0" w:line="240" w:lineRule="auto"/>
        <w:rPr>
          <w:rFonts w:cs="Arial"/>
          <w:color w:val="FF0000"/>
          <w:sz w:val="24"/>
          <w:szCs w:val="24"/>
        </w:rPr>
      </w:pPr>
    </w:p>
    <w:tbl>
      <w:tblPr>
        <w:tblStyle w:val="Bluetoothgrid"/>
        <w:tblW w:w="0" w:type="auto"/>
        <w:tblLook w:val="04A0"/>
        <w:tblPrChange w:id="5750" w:author="Batra, Mayank" w:date="2016-06-21T12:07:00Z">
          <w:tblPr>
            <w:tblStyle w:val="Bluetoothgrid"/>
            <w:tblW w:w="0" w:type="auto"/>
            <w:tblLook w:val="04A0"/>
          </w:tblPr>
        </w:tblPrChange>
      </w:tblPr>
      <w:tblGrid>
        <w:gridCol w:w="2350"/>
        <w:gridCol w:w="5014"/>
        <w:tblGridChange w:id="5751">
          <w:tblGrid>
            <w:gridCol w:w="2350"/>
            <w:gridCol w:w="5014"/>
          </w:tblGrid>
        </w:tblGridChange>
      </w:tblGrid>
      <w:tr w:rsidR="00725C90" w:rsidRPr="001C409D" w:rsidTr="00C63D7F">
        <w:trPr>
          <w:cnfStyle w:val="100000000000"/>
          <w:cantSplit/>
          <w:tblHeader/>
        </w:trPr>
        <w:tc>
          <w:tcPr>
            <w:tcW w:w="2350" w:type="dxa"/>
            <w:tcPrChange w:id="5752" w:author="Batra, Mayank" w:date="2016-06-21T12:07:00Z">
              <w:tcPr>
                <w:tcW w:w="2350" w:type="dxa"/>
              </w:tcPr>
            </w:tcPrChange>
          </w:tcPr>
          <w:p w:rsidR="00725C90" w:rsidRPr="001C409D" w:rsidRDefault="00E12051" w:rsidP="00681ABA">
            <w:pPr>
              <w:autoSpaceDE w:val="0"/>
              <w:autoSpaceDN w:val="0"/>
              <w:adjustRightInd w:val="0"/>
              <w:spacing w:before="96" w:after="0"/>
              <w:cnfStyle w:val="100000000000"/>
              <w:rPr>
                <w:rFonts w:cs="Arial"/>
                <w:b/>
                <w:bCs/>
                <w:color w:val="FF0000"/>
                <w:sz w:val="24"/>
                <w:szCs w:val="24"/>
              </w:rPr>
            </w:pPr>
            <w:r>
              <w:rPr>
                <w:rFonts w:cs="Arial"/>
                <w:b/>
                <w:color w:val="FF0000"/>
                <w:sz w:val="24"/>
                <w:szCs w:val="24"/>
              </w:rPr>
              <w:t>Value</w:t>
            </w:r>
          </w:p>
        </w:tc>
        <w:tc>
          <w:tcPr>
            <w:tcW w:w="5014" w:type="dxa"/>
            <w:tcPrChange w:id="5753" w:author="Batra, Mayank" w:date="2016-06-21T12:07:00Z">
              <w:tcPr>
                <w:tcW w:w="5014" w:type="dxa"/>
              </w:tcPr>
            </w:tcPrChange>
          </w:tcPr>
          <w:p w:rsidR="00725C90" w:rsidRPr="001C409D" w:rsidRDefault="00725C90" w:rsidP="00681ABA">
            <w:pPr>
              <w:autoSpaceDE w:val="0"/>
              <w:autoSpaceDN w:val="0"/>
              <w:adjustRightInd w:val="0"/>
              <w:spacing w:before="96" w:after="0"/>
              <w:cnfStyle w:val="100000000000"/>
              <w:rPr>
                <w:rFonts w:cs="Arial"/>
                <w:b/>
                <w:bCs/>
                <w:color w:val="FF0000"/>
                <w:sz w:val="24"/>
                <w:szCs w:val="24"/>
              </w:rPr>
            </w:pPr>
            <w:r>
              <w:rPr>
                <w:rFonts w:cs="Arial"/>
                <w:b/>
                <w:color w:val="FF0000"/>
                <w:sz w:val="24"/>
                <w:szCs w:val="24"/>
              </w:rPr>
              <w:t>Meaning</w:t>
            </w:r>
          </w:p>
        </w:tc>
      </w:tr>
      <w:tr w:rsidR="00725C90" w:rsidRPr="001C409D" w:rsidTr="00C63D7F">
        <w:trPr>
          <w:cantSplit/>
        </w:trPr>
        <w:tc>
          <w:tcPr>
            <w:tcW w:w="2350" w:type="dxa"/>
            <w:tcPrChange w:id="5754" w:author="Batra, Mayank" w:date="2016-06-21T12:07:00Z">
              <w:tcPr>
                <w:tcW w:w="2350" w:type="dxa"/>
              </w:tcPr>
            </w:tcPrChange>
          </w:tcPr>
          <w:p w:rsidR="00725C90" w:rsidRDefault="00725C90" w:rsidP="00681ABA">
            <w:pPr>
              <w:autoSpaceDE w:val="0"/>
              <w:autoSpaceDN w:val="0"/>
              <w:adjustRightInd w:val="0"/>
              <w:spacing w:before="96" w:after="0"/>
              <w:rPr>
                <w:rFonts w:cs="Arial"/>
                <w:color w:val="FF0000"/>
                <w:sz w:val="24"/>
                <w:szCs w:val="24"/>
              </w:rPr>
            </w:pPr>
            <w:r>
              <w:rPr>
                <w:rFonts w:cs="Arial"/>
                <w:color w:val="FF0000"/>
                <w:sz w:val="24"/>
                <w:szCs w:val="24"/>
              </w:rPr>
              <w:t>0</w:t>
            </w:r>
          </w:p>
        </w:tc>
        <w:tc>
          <w:tcPr>
            <w:tcW w:w="5014" w:type="dxa"/>
            <w:tcPrChange w:id="5755" w:author="Batra, Mayank" w:date="2016-06-21T12:07:00Z">
              <w:tcPr>
                <w:tcW w:w="5014" w:type="dxa"/>
              </w:tcPr>
            </w:tcPrChange>
          </w:tcPr>
          <w:p w:rsidR="00725C90" w:rsidRDefault="00725C90" w:rsidP="002D0DA6">
            <w:pPr>
              <w:autoSpaceDE w:val="0"/>
              <w:autoSpaceDN w:val="0"/>
              <w:adjustRightInd w:val="0"/>
              <w:spacing w:before="96" w:after="0"/>
              <w:rPr>
                <w:rFonts w:cs="Arial"/>
                <w:color w:val="FF0000"/>
              </w:rPr>
            </w:pPr>
            <w:r>
              <w:rPr>
                <w:rFonts w:cs="Arial"/>
                <w:color w:val="FF0000"/>
              </w:rPr>
              <w:t xml:space="preserve">AoA Supplemental (see section </w:t>
            </w:r>
            <w:r w:rsidR="002D0DA6">
              <w:rPr>
                <w:rFonts w:cs="Arial"/>
                <w:color w:val="FF0000"/>
              </w:rPr>
              <w:t>2.X.1</w:t>
            </w:r>
            <w:r>
              <w:rPr>
                <w:rFonts w:cs="Arial"/>
                <w:color w:val="FF0000"/>
              </w:rPr>
              <w:t>)</w:t>
            </w:r>
          </w:p>
        </w:tc>
      </w:tr>
      <w:tr w:rsidR="00725C90" w:rsidRPr="001C409D" w:rsidTr="00C63D7F">
        <w:trPr>
          <w:cantSplit/>
        </w:trPr>
        <w:tc>
          <w:tcPr>
            <w:tcW w:w="2350" w:type="dxa"/>
            <w:tcPrChange w:id="5756" w:author="Batra, Mayank" w:date="2016-06-21T12:07:00Z">
              <w:tcPr>
                <w:tcW w:w="2350" w:type="dxa"/>
              </w:tcPr>
            </w:tcPrChange>
          </w:tcPr>
          <w:p w:rsidR="00725C90" w:rsidRPr="001C409D" w:rsidRDefault="00725C90" w:rsidP="00681ABA">
            <w:pPr>
              <w:autoSpaceDE w:val="0"/>
              <w:autoSpaceDN w:val="0"/>
              <w:adjustRightInd w:val="0"/>
              <w:spacing w:before="96" w:after="0"/>
              <w:rPr>
                <w:rFonts w:cs="Arial"/>
                <w:bCs/>
                <w:color w:val="FF0000"/>
                <w:sz w:val="24"/>
                <w:szCs w:val="24"/>
              </w:rPr>
            </w:pPr>
            <w:r>
              <w:rPr>
                <w:rFonts w:cs="Arial"/>
                <w:color w:val="FF0000"/>
                <w:sz w:val="24"/>
                <w:szCs w:val="24"/>
              </w:rPr>
              <w:t>1</w:t>
            </w:r>
          </w:p>
        </w:tc>
        <w:tc>
          <w:tcPr>
            <w:tcW w:w="5014" w:type="dxa"/>
            <w:tcPrChange w:id="5757" w:author="Batra, Mayank" w:date="2016-06-21T12:07:00Z">
              <w:tcPr>
                <w:tcW w:w="5014" w:type="dxa"/>
              </w:tcPr>
            </w:tcPrChange>
          </w:tcPr>
          <w:p w:rsidR="00725C90" w:rsidRPr="001C409D" w:rsidRDefault="00725C90" w:rsidP="00681ABA">
            <w:pPr>
              <w:autoSpaceDE w:val="0"/>
              <w:autoSpaceDN w:val="0"/>
              <w:adjustRightInd w:val="0"/>
              <w:spacing w:before="96" w:after="0"/>
              <w:rPr>
                <w:rFonts w:cs="Arial"/>
                <w:bCs/>
                <w:color w:val="FF0000"/>
                <w:sz w:val="24"/>
                <w:szCs w:val="24"/>
              </w:rPr>
            </w:pPr>
            <w:r>
              <w:rPr>
                <w:rFonts w:cs="Arial"/>
                <w:color w:val="FF0000"/>
              </w:rPr>
              <w:t xml:space="preserve">AoD Supplemental with 1 </w:t>
            </w:r>
            <w:r w:rsidRPr="00880E42">
              <w:rPr>
                <w:color w:val="FF0000"/>
              </w:rPr>
              <w:t>µ</w:t>
            </w:r>
            <w:r>
              <w:rPr>
                <w:rFonts w:cs="Arial"/>
                <w:color w:val="FF0000"/>
              </w:rPr>
              <w:t>s slots (see section 2.X.1)</w:t>
            </w:r>
          </w:p>
        </w:tc>
      </w:tr>
      <w:tr w:rsidR="00725C90" w:rsidRPr="001C409D" w:rsidTr="00C63D7F">
        <w:trPr>
          <w:cantSplit/>
        </w:trPr>
        <w:tc>
          <w:tcPr>
            <w:tcW w:w="2350" w:type="dxa"/>
            <w:tcPrChange w:id="5758" w:author="Batra, Mayank" w:date="2016-06-21T12:07:00Z">
              <w:tcPr>
                <w:tcW w:w="2350" w:type="dxa"/>
              </w:tcPr>
            </w:tcPrChange>
          </w:tcPr>
          <w:p w:rsidR="00725C90" w:rsidRDefault="00725C90" w:rsidP="00681ABA">
            <w:pPr>
              <w:autoSpaceDE w:val="0"/>
              <w:autoSpaceDN w:val="0"/>
              <w:adjustRightInd w:val="0"/>
              <w:spacing w:before="96" w:after="0"/>
              <w:rPr>
                <w:rFonts w:cs="Arial"/>
                <w:bCs/>
                <w:color w:val="FF0000"/>
                <w:sz w:val="24"/>
                <w:szCs w:val="24"/>
              </w:rPr>
            </w:pPr>
            <w:r>
              <w:rPr>
                <w:rFonts w:cs="Arial"/>
                <w:color w:val="FF0000"/>
                <w:sz w:val="24"/>
                <w:szCs w:val="24"/>
              </w:rPr>
              <w:t>2</w:t>
            </w:r>
          </w:p>
        </w:tc>
        <w:tc>
          <w:tcPr>
            <w:tcW w:w="5014" w:type="dxa"/>
            <w:tcPrChange w:id="5759" w:author="Batra, Mayank" w:date="2016-06-21T12:07:00Z">
              <w:tcPr>
                <w:tcW w:w="5014" w:type="dxa"/>
              </w:tcPr>
            </w:tcPrChange>
          </w:tcPr>
          <w:p w:rsidR="00725C90" w:rsidRDefault="00725C90" w:rsidP="00681ABA">
            <w:pPr>
              <w:autoSpaceDE w:val="0"/>
              <w:autoSpaceDN w:val="0"/>
              <w:adjustRightInd w:val="0"/>
              <w:spacing w:before="96" w:after="0"/>
              <w:rPr>
                <w:rFonts w:cs="Arial"/>
                <w:bCs/>
                <w:color w:val="FF0000"/>
              </w:rPr>
            </w:pPr>
            <w:r>
              <w:rPr>
                <w:rFonts w:cs="Arial"/>
                <w:color w:val="FF0000"/>
              </w:rPr>
              <w:t xml:space="preserve">AoD Supplemental with 2 </w:t>
            </w:r>
            <w:r w:rsidRPr="00880E42">
              <w:rPr>
                <w:color w:val="FF0000"/>
              </w:rPr>
              <w:t>µ</w:t>
            </w:r>
            <w:r>
              <w:rPr>
                <w:rFonts w:cs="Arial"/>
                <w:color w:val="FF0000"/>
              </w:rPr>
              <w:t>s slots (see section 2.X.1)</w:t>
            </w:r>
          </w:p>
        </w:tc>
      </w:tr>
      <w:tr w:rsidR="00725C90" w:rsidRPr="001C409D" w:rsidTr="00C63D7F">
        <w:trPr>
          <w:cantSplit/>
        </w:trPr>
        <w:tc>
          <w:tcPr>
            <w:tcW w:w="2350" w:type="dxa"/>
            <w:tcPrChange w:id="5760" w:author="Batra, Mayank" w:date="2016-06-21T12:07:00Z">
              <w:tcPr>
                <w:tcW w:w="2350" w:type="dxa"/>
              </w:tcPr>
            </w:tcPrChange>
          </w:tcPr>
          <w:p w:rsidR="00725C90" w:rsidRPr="001C409D" w:rsidRDefault="00725C90" w:rsidP="00681ABA">
            <w:pPr>
              <w:autoSpaceDE w:val="0"/>
              <w:autoSpaceDN w:val="0"/>
              <w:adjustRightInd w:val="0"/>
              <w:spacing w:before="96" w:after="0"/>
              <w:rPr>
                <w:rFonts w:cs="Arial"/>
                <w:bCs/>
                <w:color w:val="FF0000"/>
                <w:sz w:val="24"/>
                <w:szCs w:val="24"/>
              </w:rPr>
            </w:pPr>
            <w:r w:rsidRPr="001C409D">
              <w:rPr>
                <w:rFonts w:cs="Arial"/>
                <w:color w:val="FF0000"/>
                <w:sz w:val="24"/>
                <w:szCs w:val="24"/>
              </w:rPr>
              <w:t>3</w:t>
            </w:r>
          </w:p>
        </w:tc>
        <w:tc>
          <w:tcPr>
            <w:tcW w:w="5014" w:type="dxa"/>
            <w:tcPrChange w:id="5761" w:author="Batra, Mayank" w:date="2016-06-21T12:07:00Z">
              <w:tcPr>
                <w:tcW w:w="5014" w:type="dxa"/>
              </w:tcPr>
            </w:tcPrChange>
          </w:tcPr>
          <w:p w:rsidR="00725C90" w:rsidRPr="001C409D" w:rsidRDefault="00725C90" w:rsidP="00681ABA">
            <w:pPr>
              <w:autoSpaceDE w:val="0"/>
              <w:autoSpaceDN w:val="0"/>
              <w:adjustRightInd w:val="0"/>
              <w:spacing w:before="96" w:after="0"/>
              <w:rPr>
                <w:rFonts w:cs="Arial"/>
                <w:bCs/>
                <w:color w:val="FF0000"/>
              </w:rPr>
            </w:pPr>
            <w:r w:rsidRPr="001C409D">
              <w:rPr>
                <w:rFonts w:cs="Arial"/>
                <w:color w:val="FF0000"/>
              </w:rPr>
              <w:t>Reserved for future use</w:t>
            </w:r>
          </w:p>
        </w:tc>
      </w:tr>
    </w:tbl>
    <w:p w:rsidR="00725C90" w:rsidRPr="009B3496" w:rsidRDefault="00725C90" w:rsidP="009B3496">
      <w:pPr>
        <w:autoSpaceDE w:val="0"/>
        <w:autoSpaceDN w:val="0"/>
        <w:adjustRightInd w:val="0"/>
        <w:spacing w:after="0" w:line="240" w:lineRule="auto"/>
        <w:rPr>
          <w:rFonts w:cs="Arial"/>
          <w:color w:val="FF0000"/>
          <w:sz w:val="24"/>
          <w:szCs w:val="24"/>
        </w:rPr>
      </w:pPr>
      <w:r w:rsidRPr="00615013">
        <w:rPr>
          <w:rFonts w:cs="Arial"/>
          <w:i/>
          <w:iCs/>
          <w:color w:val="FF0000"/>
          <w:sz w:val="20"/>
        </w:rPr>
        <w:t>Table 2</w:t>
      </w:r>
      <w:r w:rsidRPr="009B3496">
        <w:rPr>
          <w:rFonts w:cs="Arial"/>
          <w:i/>
          <w:iCs/>
          <w:color w:val="FF0000"/>
          <w:sz w:val="20"/>
        </w:rPr>
        <w:t xml:space="preserve">.Y: </w:t>
      </w:r>
      <w:r>
        <w:rPr>
          <w:rFonts w:cs="Arial"/>
          <w:i/>
          <w:iCs/>
          <w:color w:val="FF0000"/>
          <w:sz w:val="20"/>
        </w:rPr>
        <w:t xml:space="preserve">SupTypeReq </w:t>
      </w:r>
      <w:r w:rsidRPr="009B3496">
        <w:rPr>
          <w:rFonts w:cs="Arial"/>
          <w:i/>
          <w:iCs/>
          <w:color w:val="FF0000"/>
          <w:sz w:val="20"/>
        </w:rPr>
        <w:t xml:space="preserve">field </w:t>
      </w:r>
      <w:r>
        <w:rPr>
          <w:rFonts w:cs="Arial"/>
          <w:i/>
          <w:iCs/>
          <w:color w:val="FF0000"/>
          <w:sz w:val="20"/>
        </w:rPr>
        <w:t>bit meanings</w:t>
      </w:r>
    </w:p>
    <w:p w:rsidR="00725C90" w:rsidRPr="009B3496" w:rsidRDefault="00725C90" w:rsidP="009B3496">
      <w:pPr>
        <w:autoSpaceDE w:val="0"/>
        <w:autoSpaceDN w:val="0"/>
        <w:adjustRightInd w:val="0"/>
        <w:spacing w:after="0" w:line="240" w:lineRule="auto"/>
        <w:rPr>
          <w:rFonts w:cs="Arial"/>
          <w:bCs/>
          <w:color w:val="FF0000"/>
          <w:sz w:val="24"/>
          <w:szCs w:val="24"/>
        </w:rPr>
      </w:pPr>
    </w:p>
    <w:p w:rsidR="00EB59D3" w:rsidRPr="004D706E" w:rsidRDefault="00EB59D3" w:rsidP="00E44F48">
      <w:pPr>
        <w:pStyle w:val="51"/>
        <w:rPr>
          <w:rFonts w:eastAsiaTheme="minorEastAsia"/>
        </w:rPr>
      </w:pPr>
      <w:r w:rsidRPr="00053A30">
        <w:rPr>
          <w:rFonts w:eastAsiaTheme="minorEastAsia"/>
          <w:color w:val="FF0000"/>
        </w:rPr>
        <w:t xml:space="preserve">[NEW SECTION] </w:t>
      </w:r>
      <w:r w:rsidRPr="004D706E">
        <w:rPr>
          <w:rFonts w:eastAsiaTheme="minorEastAsia"/>
        </w:rPr>
        <w:t>2.4.2.</w:t>
      </w:r>
      <w:r>
        <w:rPr>
          <w:rFonts w:eastAsiaTheme="minorEastAsia"/>
        </w:rPr>
        <w:t>X+1</w:t>
      </w:r>
      <w:r w:rsidRPr="004D706E">
        <w:rPr>
          <w:rFonts w:eastAsiaTheme="minorEastAsia"/>
        </w:rPr>
        <w:t xml:space="preserve"> LL_</w:t>
      </w:r>
      <w:r w:rsidR="00784988" w:rsidRPr="00784988">
        <w:rPr>
          <w:rFonts w:eastAsiaTheme="minorEastAsia"/>
        </w:rPr>
        <w:t>SUPPLEMENTAL</w:t>
      </w:r>
      <w:r w:rsidRPr="004D706E">
        <w:rPr>
          <w:rFonts w:eastAsiaTheme="minorEastAsia"/>
        </w:rPr>
        <w:t>_RSP</w:t>
      </w:r>
    </w:p>
    <w:p w:rsidR="00EB59D3" w:rsidRDefault="00EB59D3" w:rsidP="00EB59D3">
      <w:pPr>
        <w:autoSpaceDE w:val="0"/>
        <w:autoSpaceDN w:val="0"/>
        <w:adjustRightInd w:val="0"/>
        <w:spacing w:after="0" w:line="240" w:lineRule="auto"/>
        <w:rPr>
          <w:rFonts w:cs="Arial"/>
          <w:b/>
          <w:i/>
          <w:iCs/>
          <w:color w:val="FF0000"/>
          <w:sz w:val="24"/>
          <w:szCs w:val="24"/>
        </w:rPr>
      </w:pPr>
    </w:p>
    <w:p w:rsidR="00EB59D3" w:rsidRDefault="00EB59D3" w:rsidP="00E44F48">
      <w:pPr>
        <w:autoSpaceDE w:val="0"/>
        <w:autoSpaceDN w:val="0"/>
        <w:adjustRightInd w:val="0"/>
        <w:spacing w:after="0" w:line="240" w:lineRule="auto"/>
        <w:outlineLvl w:val="0"/>
        <w:rPr>
          <w:rFonts w:cs="Arial"/>
          <w:bCs/>
          <w:color w:val="FF0000"/>
          <w:sz w:val="24"/>
          <w:szCs w:val="24"/>
        </w:rPr>
      </w:pPr>
      <w:r w:rsidRPr="00106C95">
        <w:rPr>
          <w:rFonts w:cs="Arial"/>
          <w:color w:val="FF0000"/>
          <w:sz w:val="24"/>
          <w:szCs w:val="24"/>
        </w:rPr>
        <w:t>The LL_</w:t>
      </w:r>
      <w:r w:rsidR="00784988" w:rsidRPr="00784988">
        <w:rPr>
          <w:rFonts w:cs="Arial"/>
          <w:color w:val="FF0000"/>
          <w:sz w:val="24"/>
          <w:szCs w:val="24"/>
        </w:rPr>
        <w:t>SUPPLEMENTAL</w:t>
      </w:r>
      <w:r w:rsidRPr="00106C95">
        <w:rPr>
          <w:rFonts w:cs="Arial"/>
          <w:color w:val="FF0000"/>
          <w:sz w:val="24"/>
          <w:szCs w:val="24"/>
        </w:rPr>
        <w:t xml:space="preserve">_RSP PDU does not have a CtrData field. </w:t>
      </w:r>
    </w:p>
    <w:p w:rsidR="00EB59D3" w:rsidRDefault="00EB59D3" w:rsidP="00D7101C">
      <w:pPr>
        <w:autoSpaceDE w:val="0"/>
        <w:autoSpaceDN w:val="0"/>
        <w:adjustRightInd w:val="0"/>
        <w:spacing w:after="0" w:line="240" w:lineRule="auto"/>
        <w:rPr>
          <w:rFonts w:cs="Arial"/>
          <w:bCs/>
          <w:color w:val="FF0000"/>
          <w:sz w:val="24"/>
          <w:szCs w:val="24"/>
        </w:rPr>
      </w:pPr>
    </w:p>
    <w:p w:rsidR="00464282" w:rsidRDefault="00464282" w:rsidP="00E44F48">
      <w:pPr>
        <w:pStyle w:val="31"/>
      </w:pPr>
      <w:bookmarkStart w:id="5762" w:name="_Toc449707721"/>
      <w:bookmarkStart w:id="5763" w:name="_Toc454286463"/>
      <w:r w:rsidRPr="00DF4735">
        <w:rPr>
          <w:color w:val="FF0000"/>
        </w:rPr>
        <w:t xml:space="preserve">[UPDATED SECTION] </w:t>
      </w:r>
      <w:r>
        <w:t>2.5 PACKET FORMAT FOR THE LE CODED PHY</w:t>
      </w:r>
      <w:bookmarkEnd w:id="5762"/>
      <w:bookmarkEnd w:id="5763"/>
    </w:p>
    <w:p w:rsidR="00464282" w:rsidRDefault="00464282" w:rsidP="00DF4735">
      <w:pPr>
        <w:rPr>
          <w:rFonts w:cs="Arial"/>
          <w:bCs/>
          <w:color w:val="00B050"/>
          <w:sz w:val="24"/>
          <w:szCs w:val="24"/>
        </w:rPr>
      </w:pPr>
      <w:r w:rsidRPr="00880E42">
        <w:rPr>
          <w:rFonts w:cs="Arial"/>
          <w:bCs/>
          <w:color w:val="00B050"/>
          <w:sz w:val="24"/>
          <w:szCs w:val="24"/>
        </w:rPr>
        <w:t>[</w:t>
      </w:r>
      <w:r>
        <w:rPr>
          <w:rFonts w:cs="Arial"/>
          <w:bCs/>
          <w:color w:val="00B050"/>
          <w:sz w:val="24"/>
          <w:szCs w:val="24"/>
        </w:rPr>
        <w:t>Add at the end of the section</w:t>
      </w:r>
      <w:r w:rsidRPr="00880E42">
        <w:rPr>
          <w:rFonts w:cs="Arial"/>
          <w:bCs/>
          <w:color w:val="00B050"/>
          <w:sz w:val="24"/>
          <w:szCs w:val="24"/>
        </w:rPr>
        <w:t>]</w:t>
      </w:r>
    </w:p>
    <w:p w:rsidR="00464282" w:rsidRPr="00DF4735" w:rsidRDefault="00464282" w:rsidP="00DF4735">
      <w:pPr>
        <w:rPr>
          <w:color w:val="FF0000"/>
        </w:rPr>
      </w:pPr>
      <w:r w:rsidRPr="00DF4735">
        <w:rPr>
          <w:rFonts w:cs="Arial"/>
          <w:bCs/>
          <w:color w:val="FF0000"/>
          <w:sz w:val="24"/>
          <w:szCs w:val="24"/>
        </w:rPr>
        <w:t xml:space="preserve">Note: </w:t>
      </w:r>
      <w:r>
        <w:rPr>
          <w:rFonts w:cs="Arial"/>
          <w:bCs/>
          <w:color w:val="FF0000"/>
          <w:sz w:val="24"/>
          <w:szCs w:val="24"/>
        </w:rPr>
        <w:t>There is no Supplemental on the LE Coded PHY.</w:t>
      </w:r>
    </w:p>
    <w:p w:rsidR="0035296B" w:rsidRPr="00D957CB" w:rsidRDefault="0035296B" w:rsidP="00E44F48">
      <w:pPr>
        <w:pStyle w:val="31"/>
      </w:pPr>
      <w:bookmarkStart w:id="5764" w:name="_Toc449707722"/>
      <w:bookmarkStart w:id="5765" w:name="_Toc454286464"/>
      <w:bookmarkStart w:id="5766" w:name="_Toc435092243"/>
      <w:r w:rsidRPr="00D957CB">
        <w:rPr>
          <w:color w:val="FF0000"/>
        </w:rPr>
        <w:t xml:space="preserve">[NEW SECTION] </w:t>
      </w:r>
      <w:r>
        <w:t xml:space="preserve">2.X </w:t>
      </w:r>
      <w:r w:rsidR="00C12162">
        <w:t>Supplemental and I&amp;Q Sampling</w:t>
      </w:r>
      <w:bookmarkEnd w:id="5764"/>
      <w:bookmarkEnd w:id="5765"/>
    </w:p>
    <w:p w:rsidR="00D7101C" w:rsidRPr="00EB59D3" w:rsidRDefault="00D7101C" w:rsidP="00E44F48">
      <w:pPr>
        <w:pStyle w:val="41"/>
      </w:pPr>
      <w:bookmarkStart w:id="5767" w:name="_Toc449707723"/>
      <w:bookmarkStart w:id="5768" w:name="_Toc454286465"/>
      <w:r w:rsidRPr="00053A30">
        <w:rPr>
          <w:color w:val="FF0000"/>
        </w:rPr>
        <w:t xml:space="preserve">[NEW SECTION] </w:t>
      </w:r>
      <w:r>
        <w:t>2.X</w:t>
      </w:r>
      <w:r w:rsidR="0035296B">
        <w:t>.1</w:t>
      </w:r>
      <w:r w:rsidRPr="00C53111">
        <w:t xml:space="preserve"> </w:t>
      </w:r>
      <w:bookmarkEnd w:id="5766"/>
      <w:r w:rsidR="00C12162">
        <w:t xml:space="preserve">Supplemental </w:t>
      </w:r>
      <w:r w:rsidR="003606C7">
        <w:t>structure and types</w:t>
      </w:r>
      <w:bookmarkEnd w:id="5767"/>
      <w:bookmarkEnd w:id="5768"/>
    </w:p>
    <w:p w:rsidR="00D7101C" w:rsidRDefault="00D7101C" w:rsidP="00D7101C">
      <w:pPr>
        <w:autoSpaceDE w:val="0"/>
        <w:autoSpaceDN w:val="0"/>
        <w:adjustRightInd w:val="0"/>
        <w:spacing w:after="0" w:line="240" w:lineRule="auto"/>
        <w:rPr>
          <w:rFonts w:cs="Arial"/>
          <w:bCs/>
          <w:color w:val="FF0000"/>
          <w:sz w:val="24"/>
          <w:szCs w:val="24"/>
        </w:rPr>
      </w:pPr>
      <w:r>
        <w:rPr>
          <w:rFonts w:cs="Arial"/>
          <w:color w:val="FF0000"/>
          <w:sz w:val="24"/>
          <w:szCs w:val="24"/>
        </w:rPr>
        <w:t>The Supplemental has a variable length. The contents are</w:t>
      </w:r>
      <w:r w:rsidRPr="000D67DF">
        <w:rPr>
          <w:rFonts w:cs="Arial"/>
          <w:color w:val="FF0000"/>
          <w:sz w:val="24"/>
          <w:szCs w:val="24"/>
        </w:rPr>
        <w:t xml:space="preserve"> </w:t>
      </w:r>
      <w:r>
        <w:rPr>
          <w:rFonts w:cs="Arial"/>
          <w:color w:val="FF0000"/>
          <w:sz w:val="24"/>
          <w:szCs w:val="24"/>
        </w:rPr>
        <w:t>always a</w:t>
      </w:r>
      <w:r w:rsidRPr="000D67DF">
        <w:rPr>
          <w:rFonts w:cs="Arial"/>
          <w:color w:val="FF0000"/>
          <w:sz w:val="24"/>
          <w:szCs w:val="24"/>
        </w:rPr>
        <w:t xml:space="preserve"> constantly modulated series of 1s and no whitening shall be applied to the</w:t>
      </w:r>
      <w:r>
        <w:rPr>
          <w:rFonts w:cs="Arial"/>
          <w:color w:val="FF0000"/>
          <w:sz w:val="24"/>
          <w:szCs w:val="24"/>
        </w:rPr>
        <w:t>m</w:t>
      </w:r>
      <w:r w:rsidRPr="000D67DF">
        <w:rPr>
          <w:rFonts w:cs="Arial"/>
          <w:color w:val="FF0000"/>
          <w:sz w:val="24"/>
          <w:szCs w:val="24"/>
        </w:rPr>
        <w:t>.</w:t>
      </w:r>
    </w:p>
    <w:p w:rsidR="00D7101C" w:rsidRDefault="00D7101C" w:rsidP="00D7101C">
      <w:pPr>
        <w:autoSpaceDE w:val="0"/>
        <w:autoSpaceDN w:val="0"/>
        <w:adjustRightInd w:val="0"/>
        <w:spacing w:after="0" w:line="240" w:lineRule="auto"/>
        <w:rPr>
          <w:rFonts w:cs="Arial"/>
          <w:bCs/>
          <w:color w:val="FF0000"/>
          <w:sz w:val="24"/>
          <w:szCs w:val="24"/>
        </w:rPr>
      </w:pPr>
    </w:p>
    <w:p w:rsidR="00D7101C" w:rsidRDefault="00797D9F" w:rsidP="00D7101C">
      <w:pPr>
        <w:autoSpaceDE w:val="0"/>
        <w:autoSpaceDN w:val="0"/>
        <w:adjustRightInd w:val="0"/>
        <w:spacing w:after="0" w:line="240" w:lineRule="auto"/>
        <w:rPr>
          <w:rFonts w:cs="Arial"/>
          <w:bCs/>
          <w:color w:val="FF0000"/>
          <w:sz w:val="24"/>
          <w:szCs w:val="24"/>
        </w:rPr>
      </w:pPr>
      <w:r w:rsidRPr="00797D9F">
        <w:rPr>
          <w:rFonts w:cs="Arial"/>
          <w:color w:val="FF0000"/>
          <w:sz w:val="24"/>
          <w:szCs w:val="24"/>
        </w:rPr>
        <w:t>The first 4 µs of the Supplemental are termed the guard period and the next 8 µs are termed the reference period</w:t>
      </w:r>
      <w:commentRangeStart w:id="5769"/>
      <w:del w:id="5770" w:author="Batra, Mayank" w:date="2016-05-26T15:19:00Z">
        <w:r w:rsidR="00184984" w:rsidRPr="00184984">
          <w:rPr>
            <w:rFonts w:cs="Arial"/>
            <w:strike/>
            <w:color w:val="FF0000"/>
            <w:sz w:val="24"/>
            <w:szCs w:val="24"/>
            <w:rPrChange w:id="5771" w:author="Clive D.W. Feather" w:date="2016-05-05T17:15:00Z">
              <w:rPr>
                <w:rFonts w:cs="Arial"/>
                <w:color w:val="FF0000"/>
                <w:sz w:val="24"/>
                <w:szCs w:val="24"/>
              </w:rPr>
            </w:rPrChange>
          </w:rPr>
          <w:delText xml:space="preserve"> during which the transmitter uses the reference antenna</w:delText>
        </w:r>
        <w:commentRangeEnd w:id="5769"/>
        <w:r w:rsidR="00426E0D" w:rsidDel="005941ED">
          <w:rPr>
            <w:rStyle w:val="aff1"/>
          </w:rPr>
          <w:commentReference w:id="5769"/>
        </w:r>
      </w:del>
      <w:r w:rsidRPr="00797D9F">
        <w:rPr>
          <w:rFonts w:cs="Arial"/>
          <w:color w:val="FF0000"/>
          <w:sz w:val="24"/>
          <w:szCs w:val="24"/>
        </w:rPr>
        <w:t>.</w:t>
      </w:r>
      <w:r>
        <w:rPr>
          <w:rFonts w:cs="Arial"/>
          <w:color w:val="FF0000"/>
          <w:sz w:val="24"/>
          <w:szCs w:val="24"/>
        </w:rPr>
        <w:t xml:space="preserve"> </w:t>
      </w:r>
      <w:r w:rsidR="00835509">
        <w:rPr>
          <w:rFonts w:cs="Arial"/>
          <w:color w:val="FF0000"/>
          <w:sz w:val="24"/>
          <w:szCs w:val="24"/>
        </w:rPr>
        <w:t xml:space="preserve">After the reference period </w:t>
      </w:r>
      <w:r w:rsidR="00D7101C">
        <w:rPr>
          <w:rFonts w:cs="Arial"/>
          <w:color w:val="FF0000"/>
          <w:sz w:val="24"/>
          <w:szCs w:val="24"/>
        </w:rPr>
        <w:t>the Supplemental consists of a sequence of alternating switch slots and sample slots, each either 1 µs or 2 µs long as specified by the Host. The 2</w:t>
      </w:r>
      <w:ins w:id="5772" w:author="Chris Reisinger" w:date="2016-05-18T12:20:00Z">
        <w:r w:rsidR="00401E78">
          <w:rPr>
            <w:rFonts w:cs="Arial"/>
            <w:color w:val="FF0000"/>
            <w:sz w:val="24"/>
            <w:szCs w:val="24"/>
          </w:rPr>
          <w:noBreakHyphen/>
        </w:r>
      </w:ins>
      <w:del w:id="5773" w:author="Chris Reisinger" w:date="2016-05-18T12:20:00Z">
        <w:r w:rsidR="00D7101C" w:rsidRPr="00E344DF" w:rsidDel="00401E78">
          <w:rPr>
            <w:rFonts w:cs="Arial"/>
            <w:color w:val="FF0000"/>
            <w:sz w:val="24"/>
            <w:szCs w:val="24"/>
          </w:rPr>
          <w:delText xml:space="preserve"> </w:delText>
        </w:r>
      </w:del>
      <w:r w:rsidR="00D7101C">
        <w:rPr>
          <w:rFonts w:cs="Arial"/>
          <w:color w:val="FF0000"/>
          <w:sz w:val="24"/>
          <w:szCs w:val="24"/>
        </w:rPr>
        <w:t>µs</w:t>
      </w:r>
      <w:ins w:id="5774" w:author="Chris Reisinger" w:date="2016-05-18T12:20:00Z">
        <w:r w:rsidR="00401E78">
          <w:rPr>
            <w:rFonts w:cs="Arial"/>
            <w:color w:val="FF0000"/>
            <w:sz w:val="24"/>
            <w:szCs w:val="24"/>
          </w:rPr>
          <w:noBreakHyphen/>
        </w:r>
      </w:ins>
      <w:del w:id="5775" w:author="Chris Reisinger" w:date="2016-05-18T12:20:00Z">
        <w:r w:rsidR="00D7101C" w:rsidDel="00401E78">
          <w:rPr>
            <w:rFonts w:cs="Arial"/>
            <w:color w:val="FF0000"/>
            <w:sz w:val="24"/>
            <w:szCs w:val="24"/>
          </w:rPr>
          <w:delText xml:space="preserve"> </w:delText>
        </w:r>
      </w:del>
      <w:r w:rsidR="00D7101C">
        <w:rPr>
          <w:rFonts w:cs="Arial"/>
          <w:color w:val="FF0000"/>
          <w:sz w:val="24"/>
          <w:szCs w:val="24"/>
        </w:rPr>
        <w:t xml:space="preserve">long switch and sample slots are mandatory to support, </w:t>
      </w:r>
      <w:r w:rsidR="00D7101C">
        <w:rPr>
          <w:rFonts w:cs="Arial"/>
          <w:color w:val="FF0000"/>
          <w:sz w:val="24"/>
          <w:szCs w:val="24"/>
        </w:rPr>
        <w:lastRenderedPageBreak/>
        <w:t xml:space="preserve">the </w:t>
      </w:r>
      <w:commentRangeStart w:id="5776"/>
      <w:r w:rsidR="00D7101C">
        <w:rPr>
          <w:rFonts w:cs="Arial"/>
          <w:color w:val="FF0000"/>
          <w:sz w:val="24"/>
          <w:szCs w:val="24"/>
        </w:rPr>
        <w:t>1</w:t>
      </w:r>
      <w:ins w:id="5777" w:author="Chris Reisinger" w:date="2016-05-18T12:20:00Z">
        <w:r w:rsidR="00401E78">
          <w:rPr>
            <w:rFonts w:cs="Arial"/>
            <w:color w:val="FF0000"/>
            <w:sz w:val="24"/>
            <w:szCs w:val="24"/>
          </w:rPr>
          <w:noBreakHyphen/>
        </w:r>
      </w:ins>
      <w:del w:id="5778" w:author="Chris Reisinger" w:date="2016-05-18T12:20:00Z">
        <w:r w:rsidR="00D7101C" w:rsidDel="00401E78">
          <w:rPr>
            <w:rFonts w:cs="Arial"/>
            <w:color w:val="FF0000"/>
            <w:sz w:val="24"/>
            <w:szCs w:val="24"/>
          </w:rPr>
          <w:delText xml:space="preserve"> </w:delText>
        </w:r>
      </w:del>
      <w:r w:rsidR="00D7101C">
        <w:rPr>
          <w:rFonts w:cs="Arial"/>
          <w:color w:val="FF0000"/>
          <w:sz w:val="24"/>
          <w:szCs w:val="24"/>
        </w:rPr>
        <w:t>µs</w:t>
      </w:r>
      <w:ins w:id="5779" w:author="Chris Reisinger" w:date="2016-05-18T12:20:00Z">
        <w:r w:rsidR="00401E78">
          <w:rPr>
            <w:rFonts w:cs="Arial"/>
            <w:color w:val="FF0000"/>
            <w:sz w:val="24"/>
            <w:szCs w:val="24"/>
          </w:rPr>
          <w:noBreakHyphen/>
        </w:r>
      </w:ins>
      <w:del w:id="5780" w:author="Chris Reisinger" w:date="2016-05-18T12:20:00Z">
        <w:r w:rsidR="00D7101C" w:rsidDel="00401E78">
          <w:rPr>
            <w:rFonts w:cs="Arial"/>
            <w:color w:val="FF0000"/>
            <w:sz w:val="24"/>
            <w:szCs w:val="24"/>
          </w:rPr>
          <w:delText xml:space="preserve"> </w:delText>
        </w:r>
      </w:del>
      <w:r w:rsidR="00D7101C">
        <w:rPr>
          <w:rFonts w:cs="Arial"/>
          <w:color w:val="FF0000"/>
          <w:sz w:val="24"/>
          <w:szCs w:val="24"/>
        </w:rPr>
        <w:t>long</w:t>
      </w:r>
      <w:commentRangeEnd w:id="5776"/>
      <w:r w:rsidR="00401E78">
        <w:rPr>
          <w:rStyle w:val="aff1"/>
        </w:rPr>
        <w:commentReference w:id="5776"/>
      </w:r>
      <w:r w:rsidR="00D7101C">
        <w:rPr>
          <w:rFonts w:cs="Arial"/>
          <w:color w:val="FF0000"/>
          <w:sz w:val="24"/>
          <w:szCs w:val="24"/>
        </w:rPr>
        <w:t xml:space="preserve"> switch and sample slots are optional to support. The structure of the Supplemental is shown in Figure X.X+1.</w:t>
      </w:r>
    </w:p>
    <w:p w:rsidR="009479BA" w:rsidRDefault="009479BA" w:rsidP="00D7101C">
      <w:pPr>
        <w:autoSpaceDE w:val="0"/>
        <w:autoSpaceDN w:val="0"/>
        <w:adjustRightInd w:val="0"/>
        <w:spacing w:after="0" w:line="240" w:lineRule="auto"/>
        <w:rPr>
          <w:ins w:id="5781" w:author="Batra, Mayank" w:date="2016-05-27T14:29:00Z"/>
          <w:rFonts w:cs="Arial"/>
          <w:bCs/>
          <w:color w:val="FF0000"/>
          <w:sz w:val="24"/>
          <w:szCs w:val="24"/>
        </w:rPr>
      </w:pPr>
    </w:p>
    <w:p w:rsidR="00D7101C" w:rsidRDefault="00D7101C" w:rsidP="00E44F48">
      <w:pPr>
        <w:autoSpaceDE w:val="0"/>
        <w:autoSpaceDN w:val="0"/>
        <w:adjustRightInd w:val="0"/>
        <w:spacing w:after="0" w:line="240" w:lineRule="auto"/>
        <w:outlineLvl w:val="0"/>
        <w:rPr>
          <w:del w:id="5782" w:author="Batra, Mayank" w:date="2016-06-21T12:05:00Z"/>
        </w:rPr>
      </w:pPr>
      <w:del w:id="5783" w:author="Batra, Mayank" w:date="2016-06-21T12:05:00Z">
        <w:r w:rsidRPr="000E0F46">
          <w:delText xml:space="preserve"> </w:delText>
        </w:r>
      </w:del>
    </w:p>
    <w:p w:rsidR="00D7101C" w:rsidRDefault="00BB45A5" w:rsidP="00E44F48">
      <w:pPr>
        <w:autoSpaceDE w:val="0"/>
        <w:autoSpaceDN w:val="0"/>
        <w:adjustRightInd w:val="0"/>
        <w:spacing w:after="0" w:line="240" w:lineRule="auto"/>
        <w:outlineLvl w:val="0"/>
        <w:rPr>
          <w:del w:id="5784" w:author="Batra, Mayank" w:date="2016-06-21T12:05:00Z"/>
        </w:rPr>
      </w:pPr>
      <w:del w:id="5785" w:author="Batra, Mayank" w:date="2016-06-21T12:05:00Z">
        <w:r w:rsidRPr="00BB45A5">
          <w:delText xml:space="preserve"> </w:delText>
        </w:r>
        <w:r w:rsidR="00FA7B0C">
          <w:object w:dxaOrig="15269" w:dyaOrig="12101">
            <v:shape id="_x0000_i1030" type="#_x0000_t75" style="width:467.7pt;height:371.9pt" o:ole="">
              <v:imagedata r:id="rId28" o:title=""/>
            </v:shape>
            <o:OLEObject Type="Embed" ProgID="Visio.Drawing.11" ShapeID="_x0000_i1030" DrawAspect="Content" ObjectID="_1568034122" r:id="rId29"/>
          </w:object>
        </w:r>
      </w:del>
    </w:p>
    <w:p w:rsidR="00D7101C" w:rsidRDefault="009479BA" w:rsidP="00E44F48">
      <w:pPr>
        <w:autoSpaceDE w:val="0"/>
        <w:autoSpaceDN w:val="0"/>
        <w:adjustRightInd w:val="0"/>
        <w:spacing w:after="0" w:line="240" w:lineRule="auto"/>
        <w:outlineLvl w:val="0"/>
        <w:rPr>
          <w:ins w:id="5786" w:author="Batra, Mayank" w:date="2016-06-10T17:07:00Z"/>
          <w:rFonts w:cs="Arial"/>
          <w:bCs/>
          <w:color w:val="FF0000"/>
          <w:sz w:val="24"/>
          <w:szCs w:val="24"/>
        </w:rPr>
      </w:pPr>
      <w:moveToRangeStart w:id="5787" w:author="Batra, Mayank" w:date="2016-05-27T14:29:00Z" w:name="move452122715"/>
      <w:moveTo w:id="5788" w:author="Batra, Mayank" w:date="2016-05-27T14:29:00Z">
        <w:r>
          <w:rPr>
            <w:rFonts w:cs="Arial"/>
            <w:bCs/>
            <w:color w:val="FF0000"/>
            <w:sz w:val="24"/>
            <w:szCs w:val="24"/>
          </w:rPr>
          <w:t>The Supplemental can be of two types: AoA or AoD.</w:t>
        </w:r>
      </w:moveTo>
      <w:moveToRangeEnd w:id="5787"/>
    </w:p>
    <w:p w:rsidR="00D7101C" w:rsidRDefault="00D7101C" w:rsidP="00D7101C">
      <w:pPr>
        <w:autoSpaceDE w:val="0"/>
        <w:autoSpaceDN w:val="0"/>
        <w:adjustRightInd w:val="0"/>
        <w:spacing w:after="0" w:line="240" w:lineRule="auto"/>
        <w:rPr>
          <w:ins w:id="5789" w:author="Batra, Mayank" w:date="2016-06-21T12:05:00Z"/>
        </w:rPr>
      </w:pPr>
      <w:ins w:id="5790" w:author="Batra, Mayank" w:date="2016-06-21T12:05:00Z">
        <w:r w:rsidRPr="000E0F46">
          <w:t xml:space="preserve"> </w:t>
        </w:r>
      </w:ins>
    </w:p>
    <w:p w:rsidR="00D7101C" w:rsidRDefault="00BB45A5" w:rsidP="00D7101C">
      <w:pPr>
        <w:autoSpaceDE w:val="0"/>
        <w:autoSpaceDN w:val="0"/>
        <w:adjustRightInd w:val="0"/>
        <w:spacing w:after="0" w:line="240" w:lineRule="auto"/>
        <w:rPr>
          <w:ins w:id="5791" w:author="Batra, Mayank" w:date="2016-06-21T12:05:00Z"/>
        </w:rPr>
      </w:pPr>
      <w:ins w:id="5792" w:author="Batra, Mayank" w:date="2016-06-21T12:05:00Z">
        <w:r w:rsidRPr="00BB45A5">
          <w:t xml:space="preserve"> </w:t>
        </w:r>
      </w:ins>
      <w:del w:id="5793" w:author="Batra, Mayank" w:date="2016-06-10T17:07:00Z">
        <w:r w:rsidR="00E44F48">
          <w:pict>
            <v:shape id="_x0000_i1031" type="#_x0000_t75" style="width:468.3pt;height:371.9pt">
              <v:imagedata r:id="rId28" o:title=""/>
            </v:shape>
          </w:pict>
        </w:r>
      </w:del>
      <w:ins w:id="5794" w:author="Batra, Mayank" w:date="2016-06-10T17:07:00Z">
        <w:r w:rsidR="00E44F48">
          <w:pict>
            <v:shape id="_x0000_i1032" type="#_x0000_t75" style="width:468.3pt;height:371.9pt">
              <v:imagedata r:id="rId30" o:title=""/>
            </v:shape>
          </w:pict>
        </w:r>
      </w:ins>
      <w:ins w:id="5795" w:author="Batra, Mayank" w:date="2016-06-21T12:05:00Z">
        <w:r w:rsidR="00426E0D">
          <w:rPr>
            <w:rStyle w:val="aff1"/>
          </w:rPr>
          <w:commentReference w:id="5796"/>
        </w:r>
      </w:ins>
    </w:p>
    <w:p w:rsidR="00D7101C" w:rsidRDefault="00D7101C" w:rsidP="00D7101C">
      <w:pPr>
        <w:autoSpaceDE w:val="0"/>
        <w:autoSpaceDN w:val="0"/>
        <w:adjustRightInd w:val="0"/>
        <w:spacing w:after="0" w:line="240" w:lineRule="auto"/>
      </w:pPr>
    </w:p>
    <w:p w:rsidR="00D7101C" w:rsidRPr="00D23FFB" w:rsidRDefault="00D7101C" w:rsidP="00E44F48">
      <w:pPr>
        <w:autoSpaceDE w:val="0"/>
        <w:autoSpaceDN w:val="0"/>
        <w:adjustRightInd w:val="0"/>
        <w:spacing w:after="0" w:line="240" w:lineRule="auto"/>
        <w:outlineLvl w:val="0"/>
      </w:pPr>
      <w:r>
        <w:rPr>
          <w:rFonts w:cs="Arial"/>
          <w:i/>
          <w:iCs/>
          <w:color w:val="FF0000"/>
        </w:rPr>
        <w:t xml:space="preserve"> Figure X.X+1: Supplemental structure </w:t>
      </w:r>
    </w:p>
    <w:p w:rsidR="00D7101C" w:rsidDel="009479BA" w:rsidRDefault="00D7101C" w:rsidP="00D7101C">
      <w:pPr>
        <w:autoSpaceDE w:val="0"/>
        <w:autoSpaceDN w:val="0"/>
        <w:adjustRightInd w:val="0"/>
        <w:spacing w:after="0" w:line="240" w:lineRule="auto"/>
        <w:rPr>
          <w:del w:id="5797" w:author="Batra, Mayank" w:date="2016-05-27T14:27:00Z"/>
          <w:rFonts w:cs="Arial"/>
          <w:bCs/>
          <w:color w:val="FF0000"/>
          <w:sz w:val="24"/>
          <w:szCs w:val="24"/>
        </w:rPr>
      </w:pPr>
    </w:p>
    <w:p w:rsidR="003606C7" w:rsidRDefault="003606C7" w:rsidP="00D7101C">
      <w:pPr>
        <w:autoSpaceDE w:val="0"/>
        <w:autoSpaceDN w:val="0"/>
        <w:adjustRightInd w:val="0"/>
        <w:spacing w:after="0" w:line="240" w:lineRule="auto"/>
        <w:rPr>
          <w:rFonts w:cs="Arial"/>
          <w:bCs/>
          <w:color w:val="FF0000"/>
          <w:sz w:val="24"/>
          <w:szCs w:val="24"/>
        </w:rPr>
      </w:pPr>
      <w:moveFromRangeStart w:id="5798" w:author="Batra, Mayank" w:date="2016-05-27T14:29:00Z" w:name="move452122715"/>
      <w:moveFrom w:id="5799" w:author="Batra, Mayank" w:date="2016-05-27T14:29:00Z">
        <w:r w:rsidDel="009479BA">
          <w:rPr>
            <w:rFonts w:cs="Arial"/>
            <w:bCs/>
            <w:color w:val="FF0000"/>
            <w:sz w:val="24"/>
            <w:szCs w:val="24"/>
          </w:rPr>
          <w:t xml:space="preserve">The Supplemental can be of two types: AoA </w:t>
        </w:r>
        <w:r w:rsidR="00E12051" w:rsidDel="009479BA">
          <w:rPr>
            <w:rFonts w:cs="Arial"/>
            <w:bCs/>
            <w:color w:val="FF0000"/>
            <w:sz w:val="24"/>
            <w:szCs w:val="24"/>
          </w:rPr>
          <w:t xml:space="preserve">or </w:t>
        </w:r>
        <w:r w:rsidDel="009479BA">
          <w:rPr>
            <w:rFonts w:cs="Arial"/>
            <w:bCs/>
            <w:color w:val="FF0000"/>
            <w:sz w:val="24"/>
            <w:szCs w:val="24"/>
          </w:rPr>
          <w:t xml:space="preserve">AoD. </w:t>
        </w:r>
      </w:moveFrom>
      <w:moveFromRangeEnd w:id="5798"/>
      <w:commentRangeStart w:id="5800"/>
      <w:del w:id="5801" w:author="Batra, Mayank" w:date="2016-05-27T14:24:00Z">
        <w:r w:rsidR="00184984" w:rsidRPr="00184984">
          <w:rPr>
            <w:rFonts w:cs="Arial"/>
            <w:bCs/>
            <w:strike/>
            <w:color w:val="FF0000"/>
            <w:sz w:val="24"/>
            <w:szCs w:val="24"/>
            <w:rPrChange w:id="5802" w:author="Clive D.W. Feather" w:date="2016-05-05T17:26:00Z">
              <w:rPr>
                <w:rFonts w:cs="Arial"/>
                <w:bCs/>
                <w:color w:val="FF0000"/>
                <w:sz w:val="24"/>
                <w:szCs w:val="24"/>
              </w:rPr>
            </w:rPrChange>
          </w:rPr>
          <w:delText>While transmitting an AoA Supplemental the transmitter shall not switch antennae. While transmitting an AoD Supplemental the transmitter shall switch antenna</w:delText>
        </w:r>
      </w:del>
      <w:ins w:id="5803" w:author="Clive D.W. Feather" w:date="2016-05-05T17:14:00Z">
        <w:del w:id="5804" w:author="Batra, Mayank" w:date="2016-05-27T14:24:00Z">
          <w:r w:rsidR="00184984" w:rsidRPr="00184984">
            <w:rPr>
              <w:rFonts w:cs="Arial"/>
              <w:bCs/>
              <w:strike/>
              <w:color w:val="FF0000"/>
              <w:sz w:val="24"/>
              <w:szCs w:val="24"/>
              <w:rPrChange w:id="5805" w:author="Clive D.W. Feather" w:date="2016-05-05T17:26:00Z">
                <w:rPr>
                  <w:rFonts w:cs="Arial"/>
                  <w:bCs/>
                  <w:color w:val="FF0000"/>
                  <w:sz w:val="24"/>
                  <w:szCs w:val="24"/>
                </w:rPr>
              </w:rPrChange>
            </w:rPr>
            <w:delText>e</w:delText>
          </w:r>
        </w:del>
      </w:ins>
      <w:del w:id="5806" w:author="Batra, Mayank" w:date="2016-05-27T14:24:00Z">
        <w:r w:rsidR="00184984" w:rsidRPr="00184984">
          <w:rPr>
            <w:rFonts w:cs="Arial"/>
            <w:bCs/>
            <w:strike/>
            <w:color w:val="FF0000"/>
            <w:sz w:val="24"/>
            <w:szCs w:val="24"/>
            <w:rPrChange w:id="5807" w:author="Clive D.W. Feather" w:date="2016-05-05T17:26:00Z">
              <w:rPr>
                <w:rFonts w:cs="Arial"/>
                <w:bCs/>
                <w:color w:val="FF0000"/>
                <w:sz w:val="24"/>
                <w:szCs w:val="24"/>
              </w:rPr>
            </w:rPrChange>
          </w:rPr>
          <w:delText xml:space="preserve"> at the rate and according to the switching sequence configured by the Host (see [Vol 6] Part A, Section 4.X)</w:delText>
        </w:r>
      </w:del>
      <w:del w:id="5808" w:author="Batra, Mayank" w:date="2016-05-27T14:25:00Z">
        <w:r w:rsidR="00184984" w:rsidRPr="00184984">
          <w:rPr>
            <w:rFonts w:cs="Arial"/>
            <w:bCs/>
            <w:strike/>
            <w:color w:val="FF0000"/>
            <w:sz w:val="24"/>
            <w:szCs w:val="24"/>
            <w:rPrChange w:id="5809" w:author="Clive D.W. Feather" w:date="2016-05-05T17:26:00Z">
              <w:rPr>
                <w:rFonts w:cs="Arial"/>
                <w:bCs/>
                <w:color w:val="FF0000"/>
                <w:sz w:val="24"/>
                <w:szCs w:val="24"/>
              </w:rPr>
            </w:rPrChange>
          </w:rPr>
          <w:delText>.</w:delText>
        </w:r>
      </w:del>
      <w:commentRangeEnd w:id="5800"/>
      <w:r w:rsidR="00184984" w:rsidRPr="00184984">
        <w:rPr>
          <w:rStyle w:val="aff1"/>
          <w:strike/>
          <w:rPrChange w:id="5810" w:author="Clive D.W. Feather" w:date="2016-05-05T17:26:00Z">
            <w:rPr>
              <w:rStyle w:val="aff1"/>
            </w:rPr>
          </w:rPrChange>
        </w:rPr>
        <w:commentReference w:id="5800"/>
      </w:r>
    </w:p>
    <w:p w:rsidR="00EB59D3" w:rsidRDefault="00D265FD" w:rsidP="00E44F48">
      <w:pPr>
        <w:pStyle w:val="41"/>
      </w:pPr>
      <w:r w:rsidDel="00D265FD">
        <w:rPr>
          <w:rFonts w:cs="Arial"/>
          <w:color w:val="FF0000"/>
          <w:sz w:val="24"/>
          <w:szCs w:val="24"/>
        </w:rPr>
        <w:t xml:space="preserve"> </w:t>
      </w:r>
      <w:bookmarkStart w:id="5811" w:name="_Toc441075484"/>
      <w:bookmarkStart w:id="5812" w:name="_Toc441075607"/>
      <w:bookmarkStart w:id="5813" w:name="_Toc441075724"/>
      <w:bookmarkStart w:id="5814" w:name="_Toc441075840"/>
      <w:bookmarkStart w:id="5815" w:name="_Toc441075485"/>
      <w:bookmarkStart w:id="5816" w:name="_Toc441075608"/>
      <w:bookmarkStart w:id="5817" w:name="_Toc441075725"/>
      <w:bookmarkStart w:id="5818" w:name="_Toc441075841"/>
      <w:bookmarkStart w:id="5819" w:name="_Toc441075486"/>
      <w:bookmarkStart w:id="5820" w:name="_Toc441075609"/>
      <w:bookmarkStart w:id="5821" w:name="_Toc441075726"/>
      <w:bookmarkStart w:id="5822" w:name="_Toc441075842"/>
      <w:bookmarkStart w:id="5823" w:name="_Toc441075487"/>
      <w:bookmarkStart w:id="5824" w:name="_Toc441075610"/>
      <w:bookmarkStart w:id="5825" w:name="_Toc441075727"/>
      <w:bookmarkStart w:id="5826" w:name="_Toc441075843"/>
      <w:bookmarkStart w:id="5827" w:name="_Toc441075488"/>
      <w:bookmarkStart w:id="5828" w:name="_Toc441075611"/>
      <w:bookmarkStart w:id="5829" w:name="_Toc441075728"/>
      <w:bookmarkStart w:id="5830" w:name="_Toc441075844"/>
      <w:bookmarkStart w:id="5831" w:name="_Toc441075489"/>
      <w:bookmarkStart w:id="5832" w:name="_Toc441075612"/>
      <w:bookmarkStart w:id="5833" w:name="_Toc441075729"/>
      <w:bookmarkStart w:id="5834" w:name="_Toc441075845"/>
      <w:bookmarkStart w:id="5835" w:name="_Toc441075490"/>
      <w:bookmarkStart w:id="5836" w:name="_Toc441075613"/>
      <w:bookmarkStart w:id="5837" w:name="_Toc441075730"/>
      <w:bookmarkStart w:id="5838" w:name="_Toc441075846"/>
      <w:bookmarkStart w:id="5839" w:name="_Toc435078665"/>
      <w:bookmarkStart w:id="5840" w:name="_Toc449707724"/>
      <w:bookmarkStart w:id="5841" w:name="_Toc454286466"/>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r w:rsidR="00EB59D3" w:rsidRPr="00053A30">
        <w:rPr>
          <w:color w:val="FF0000"/>
        </w:rPr>
        <w:t xml:space="preserve">[NEW SECTION] </w:t>
      </w:r>
      <w:r w:rsidR="00EB59D3">
        <w:t>2.X</w:t>
      </w:r>
      <w:r w:rsidR="0035296B">
        <w:t>.2</w:t>
      </w:r>
      <w:r w:rsidR="00EB59D3" w:rsidRPr="00985E3E">
        <w:t xml:space="preserve"> </w:t>
      </w:r>
      <w:bookmarkEnd w:id="5839"/>
      <w:r w:rsidR="00C12162">
        <w:t>SuppInfo</w:t>
      </w:r>
      <w:r w:rsidR="001108CB">
        <w:t xml:space="preserve"> field</w:t>
      </w:r>
      <w:bookmarkEnd w:id="5840"/>
      <w:bookmarkEnd w:id="5841"/>
    </w:p>
    <w:p w:rsidR="001108CB" w:rsidRDefault="001108CB" w:rsidP="001108CB">
      <w:pPr>
        <w:autoSpaceDE w:val="0"/>
        <w:autoSpaceDN w:val="0"/>
        <w:adjustRightInd w:val="0"/>
        <w:spacing w:after="0" w:line="240" w:lineRule="auto"/>
        <w:rPr>
          <w:rFonts w:cs="Arial"/>
          <w:bCs/>
          <w:color w:val="FF0000"/>
          <w:sz w:val="24"/>
          <w:szCs w:val="24"/>
        </w:rPr>
      </w:pPr>
      <w:r>
        <w:rPr>
          <w:color w:val="FF0000"/>
          <w:sz w:val="24"/>
          <w:szCs w:val="24"/>
        </w:rPr>
        <w:t>When present, the SuppInfo field is one octet with the format shown in figure 2.X.</w:t>
      </w:r>
    </w:p>
    <w:p w:rsidR="001108CB" w:rsidRDefault="001108CB" w:rsidP="001108CB">
      <w:pPr>
        <w:autoSpaceDE w:val="0"/>
        <w:autoSpaceDN w:val="0"/>
        <w:adjustRightInd w:val="0"/>
        <w:spacing w:after="0" w:line="240" w:lineRule="auto"/>
        <w:rPr>
          <w:rFonts w:cs="Arial"/>
          <w:bCs/>
          <w:color w:val="FF0000"/>
          <w:sz w:val="24"/>
          <w:szCs w:val="24"/>
        </w:rPr>
      </w:pPr>
    </w:p>
    <w:tbl>
      <w:tblPr>
        <w:tblStyle w:val="Bluetoothgrid"/>
        <w:tblW w:w="5351" w:type="dxa"/>
        <w:tblLayout w:type="fixed"/>
        <w:tblLook w:val="04A0"/>
        <w:tblPrChange w:id="5842" w:author="Batra, Mayank" w:date="2016-06-21T12:07:00Z">
          <w:tblPr>
            <w:tblStyle w:val="Bluetoothgrid"/>
            <w:tblW w:w="5351" w:type="dxa"/>
            <w:tblLayout w:type="fixed"/>
            <w:tblLook w:val="04A0"/>
          </w:tblPr>
        </w:tblPrChange>
      </w:tblPr>
      <w:tblGrid>
        <w:gridCol w:w="2267"/>
        <w:gridCol w:w="1099"/>
        <w:gridCol w:w="1985"/>
        <w:tblGridChange w:id="5843">
          <w:tblGrid>
            <w:gridCol w:w="2267"/>
            <w:gridCol w:w="1099"/>
            <w:gridCol w:w="1985"/>
          </w:tblGrid>
        </w:tblGridChange>
      </w:tblGrid>
      <w:tr w:rsidR="009B7BF6" w:rsidRPr="00020A9D" w:rsidTr="00C63D7F">
        <w:trPr>
          <w:cnfStyle w:val="100000000000"/>
          <w:cantSplit/>
          <w:tblHeader/>
        </w:trPr>
        <w:tc>
          <w:tcPr>
            <w:tcW w:w="5351" w:type="dxa"/>
            <w:gridSpan w:val="3"/>
            <w:tcPrChange w:id="5844" w:author="Batra, Mayank" w:date="2016-06-21T12:07:00Z">
              <w:tcPr>
                <w:tcW w:w="5351" w:type="dxa"/>
                <w:gridSpan w:val="3"/>
              </w:tcPr>
            </w:tcPrChange>
          </w:tcPr>
          <w:p w:rsidR="009B7BF6" w:rsidRPr="00020A9D" w:rsidRDefault="009B7BF6" w:rsidP="007D7210">
            <w:pPr>
              <w:autoSpaceDE w:val="0"/>
              <w:autoSpaceDN w:val="0"/>
              <w:adjustRightInd w:val="0"/>
              <w:spacing w:before="96" w:after="0"/>
              <w:jc w:val="center"/>
              <w:cnfStyle w:val="100000000000"/>
              <w:rPr>
                <w:rFonts w:cs="Arial"/>
                <w:b/>
                <w:bCs/>
                <w:color w:val="FF0000"/>
                <w:sz w:val="24"/>
                <w:szCs w:val="24"/>
              </w:rPr>
            </w:pPr>
            <w:r>
              <w:rPr>
                <w:rFonts w:cs="Arial"/>
                <w:b/>
                <w:color w:val="FF0000"/>
                <w:sz w:val="24"/>
                <w:szCs w:val="24"/>
              </w:rPr>
              <w:t>SuppInfo</w:t>
            </w:r>
          </w:p>
        </w:tc>
      </w:tr>
      <w:tr w:rsidR="009B7BF6" w:rsidRPr="00020A9D" w:rsidTr="00C63D7F">
        <w:trPr>
          <w:cantSplit/>
        </w:trPr>
        <w:tc>
          <w:tcPr>
            <w:tcW w:w="2267" w:type="dxa"/>
            <w:tcPrChange w:id="5845" w:author="Batra, Mayank" w:date="2016-06-21T12:07:00Z">
              <w:tcPr>
                <w:tcW w:w="2267" w:type="dxa"/>
              </w:tcPr>
            </w:tcPrChange>
          </w:tcPr>
          <w:p w:rsidR="009B7BF6" w:rsidRDefault="009B7BF6" w:rsidP="0085151E">
            <w:pPr>
              <w:autoSpaceDE w:val="0"/>
              <w:autoSpaceDN w:val="0"/>
              <w:adjustRightInd w:val="0"/>
              <w:spacing w:before="96" w:after="0"/>
              <w:jc w:val="center"/>
              <w:rPr>
                <w:rFonts w:cs="Arial"/>
                <w:bCs/>
                <w:color w:val="FF0000"/>
                <w:szCs w:val="24"/>
              </w:rPr>
            </w:pPr>
            <w:r>
              <w:rPr>
                <w:rFonts w:cs="Arial"/>
                <w:color w:val="FF0000"/>
                <w:szCs w:val="24"/>
              </w:rPr>
              <w:t>SupplementalTime</w:t>
            </w:r>
          </w:p>
          <w:p w:rsidR="009B7BF6" w:rsidRPr="00020A9D" w:rsidRDefault="009B7BF6" w:rsidP="0085151E">
            <w:pPr>
              <w:autoSpaceDE w:val="0"/>
              <w:autoSpaceDN w:val="0"/>
              <w:adjustRightInd w:val="0"/>
              <w:spacing w:before="96" w:after="0"/>
              <w:jc w:val="center"/>
              <w:rPr>
                <w:rFonts w:cs="Arial"/>
                <w:bCs/>
                <w:color w:val="FF0000"/>
                <w:szCs w:val="24"/>
              </w:rPr>
            </w:pPr>
            <w:r>
              <w:rPr>
                <w:rFonts w:cs="Arial"/>
                <w:color w:val="FF0000"/>
                <w:szCs w:val="24"/>
              </w:rPr>
              <w:t>(5 bits)</w:t>
            </w:r>
          </w:p>
        </w:tc>
        <w:tc>
          <w:tcPr>
            <w:tcW w:w="1099" w:type="dxa"/>
            <w:tcPrChange w:id="5846" w:author="Batra, Mayank" w:date="2016-06-21T12:07:00Z">
              <w:tcPr>
                <w:tcW w:w="1099" w:type="dxa"/>
              </w:tcPr>
            </w:tcPrChange>
          </w:tcPr>
          <w:p w:rsidR="009B7BF6" w:rsidRDefault="009B7BF6" w:rsidP="0085151E">
            <w:pPr>
              <w:autoSpaceDE w:val="0"/>
              <w:autoSpaceDN w:val="0"/>
              <w:adjustRightInd w:val="0"/>
              <w:spacing w:before="96" w:after="0"/>
              <w:jc w:val="center"/>
              <w:rPr>
                <w:rFonts w:cs="Arial"/>
                <w:color w:val="FF0000"/>
                <w:szCs w:val="24"/>
              </w:rPr>
            </w:pPr>
            <w:r>
              <w:rPr>
                <w:rFonts w:cs="Arial"/>
                <w:color w:val="FF0000"/>
                <w:szCs w:val="24"/>
              </w:rPr>
              <w:t>RFU</w:t>
            </w:r>
          </w:p>
          <w:p w:rsidR="009B7BF6" w:rsidRDefault="009B7BF6" w:rsidP="0085151E">
            <w:pPr>
              <w:autoSpaceDE w:val="0"/>
              <w:autoSpaceDN w:val="0"/>
              <w:adjustRightInd w:val="0"/>
              <w:spacing w:before="96" w:after="0"/>
              <w:jc w:val="center"/>
              <w:rPr>
                <w:rFonts w:cs="Arial"/>
                <w:color w:val="FF0000"/>
                <w:szCs w:val="24"/>
              </w:rPr>
            </w:pPr>
            <w:r>
              <w:rPr>
                <w:rFonts w:cs="Arial"/>
                <w:color w:val="FF0000"/>
                <w:szCs w:val="24"/>
              </w:rPr>
              <w:t>(1 bit)</w:t>
            </w:r>
          </w:p>
        </w:tc>
        <w:tc>
          <w:tcPr>
            <w:tcW w:w="1985" w:type="dxa"/>
            <w:tcPrChange w:id="5847" w:author="Batra, Mayank" w:date="2016-06-21T12:07:00Z">
              <w:tcPr>
                <w:tcW w:w="1985" w:type="dxa"/>
              </w:tcPr>
            </w:tcPrChange>
          </w:tcPr>
          <w:p w:rsidR="009B7BF6" w:rsidRDefault="009B7BF6" w:rsidP="0085151E">
            <w:pPr>
              <w:autoSpaceDE w:val="0"/>
              <w:autoSpaceDN w:val="0"/>
              <w:adjustRightInd w:val="0"/>
              <w:spacing w:before="96" w:after="0"/>
              <w:jc w:val="center"/>
              <w:rPr>
                <w:rFonts w:cs="Arial"/>
                <w:color w:val="FF0000"/>
                <w:szCs w:val="24"/>
              </w:rPr>
            </w:pPr>
            <w:r>
              <w:rPr>
                <w:rFonts w:cs="Arial"/>
                <w:color w:val="FF0000"/>
                <w:szCs w:val="24"/>
              </w:rPr>
              <w:t>SupplementalType</w:t>
            </w:r>
          </w:p>
          <w:p w:rsidR="009B7BF6" w:rsidRPr="00020A9D" w:rsidRDefault="009B7BF6" w:rsidP="0085151E">
            <w:pPr>
              <w:autoSpaceDE w:val="0"/>
              <w:autoSpaceDN w:val="0"/>
              <w:adjustRightInd w:val="0"/>
              <w:spacing w:before="96" w:after="0"/>
              <w:jc w:val="center"/>
              <w:rPr>
                <w:rFonts w:cs="Arial"/>
                <w:bCs/>
                <w:color w:val="FF0000"/>
                <w:szCs w:val="24"/>
              </w:rPr>
            </w:pPr>
            <w:r>
              <w:rPr>
                <w:rFonts w:cs="Arial"/>
                <w:color w:val="FF0000"/>
                <w:szCs w:val="24"/>
              </w:rPr>
              <w:t>(2 bits)</w:t>
            </w:r>
          </w:p>
        </w:tc>
      </w:tr>
    </w:tbl>
    <w:p w:rsidR="001108CB" w:rsidRPr="00B84B92" w:rsidRDefault="001108CB" w:rsidP="001108CB">
      <w:pPr>
        <w:autoSpaceDE w:val="0"/>
        <w:autoSpaceDN w:val="0"/>
        <w:adjustRightInd w:val="0"/>
        <w:spacing w:after="0" w:line="240" w:lineRule="auto"/>
        <w:rPr>
          <w:rFonts w:cs="Arial"/>
          <w:bCs/>
          <w:color w:val="FF0000"/>
          <w:sz w:val="24"/>
          <w:szCs w:val="24"/>
        </w:rPr>
      </w:pPr>
      <w:r>
        <w:rPr>
          <w:rFonts w:cs="Arial"/>
          <w:i/>
          <w:iCs/>
          <w:color w:val="FF0000"/>
          <w:sz w:val="20"/>
        </w:rPr>
        <w:t>Figure 2.X</w:t>
      </w:r>
      <w:r w:rsidRPr="00B84B92">
        <w:rPr>
          <w:rFonts w:cs="Arial"/>
          <w:i/>
          <w:iCs/>
          <w:color w:val="FF0000"/>
          <w:sz w:val="20"/>
        </w:rPr>
        <w:t xml:space="preserve">: </w:t>
      </w:r>
      <w:r>
        <w:rPr>
          <w:rFonts w:cs="Arial"/>
          <w:i/>
          <w:iCs/>
          <w:color w:val="FF0000"/>
          <w:sz w:val="20"/>
        </w:rPr>
        <w:t>SuppInfo field</w:t>
      </w:r>
    </w:p>
    <w:p w:rsidR="001108CB" w:rsidRDefault="001108CB" w:rsidP="001108CB">
      <w:pPr>
        <w:autoSpaceDE w:val="0"/>
        <w:autoSpaceDN w:val="0"/>
        <w:adjustRightInd w:val="0"/>
        <w:spacing w:after="0" w:line="240" w:lineRule="auto"/>
        <w:rPr>
          <w:rFonts w:cs="Arial"/>
          <w:bCs/>
          <w:color w:val="FF0000"/>
          <w:sz w:val="24"/>
          <w:szCs w:val="24"/>
        </w:rPr>
      </w:pPr>
    </w:p>
    <w:p w:rsidR="001108CB" w:rsidRDefault="001108CB" w:rsidP="00E44F48">
      <w:pPr>
        <w:autoSpaceDE w:val="0"/>
        <w:autoSpaceDN w:val="0"/>
        <w:adjustRightInd w:val="0"/>
        <w:spacing w:after="0" w:line="240" w:lineRule="auto"/>
        <w:outlineLvl w:val="0"/>
        <w:rPr>
          <w:color w:val="FF0000"/>
          <w:sz w:val="24"/>
          <w:szCs w:val="24"/>
        </w:rPr>
      </w:pPr>
      <w:r>
        <w:rPr>
          <w:color w:val="FF0000"/>
          <w:sz w:val="24"/>
          <w:szCs w:val="24"/>
        </w:rPr>
        <w:t>T</w:t>
      </w:r>
      <w:r w:rsidRPr="00CC7CB4">
        <w:rPr>
          <w:color w:val="FF0000"/>
          <w:sz w:val="24"/>
          <w:szCs w:val="24"/>
        </w:rPr>
        <w:t>he</w:t>
      </w:r>
      <w:r>
        <w:rPr>
          <w:color w:val="FF0000"/>
          <w:sz w:val="24"/>
          <w:szCs w:val="24"/>
        </w:rPr>
        <w:t xml:space="preserve"> presence of the</w:t>
      </w:r>
      <w:r w:rsidRPr="00CC7CB4">
        <w:rPr>
          <w:color w:val="FF0000"/>
          <w:sz w:val="24"/>
          <w:szCs w:val="24"/>
        </w:rPr>
        <w:t xml:space="preserve"> SuppInfo field</w:t>
      </w:r>
      <w:r>
        <w:rPr>
          <w:color w:val="FF0000"/>
          <w:sz w:val="24"/>
          <w:szCs w:val="24"/>
        </w:rPr>
        <w:t xml:space="preserve"> indicates that the packet includes a Supplemental.</w:t>
      </w:r>
    </w:p>
    <w:p w:rsidR="001108CB" w:rsidRDefault="001108CB" w:rsidP="001108CB">
      <w:pPr>
        <w:autoSpaceDE w:val="0"/>
        <w:autoSpaceDN w:val="0"/>
        <w:adjustRightInd w:val="0"/>
        <w:spacing w:after="0" w:line="240" w:lineRule="auto"/>
        <w:rPr>
          <w:rFonts w:cs="Arial"/>
          <w:bCs/>
          <w:color w:val="FF0000"/>
          <w:sz w:val="24"/>
          <w:szCs w:val="24"/>
        </w:rPr>
      </w:pPr>
    </w:p>
    <w:p w:rsidR="001108CB" w:rsidRDefault="001108CB" w:rsidP="001108CB">
      <w:pPr>
        <w:autoSpaceDE w:val="0"/>
        <w:autoSpaceDN w:val="0"/>
        <w:adjustRightInd w:val="0"/>
        <w:spacing w:after="0" w:line="240" w:lineRule="auto"/>
        <w:rPr>
          <w:rFonts w:cs="Arial"/>
          <w:color w:val="FF0000"/>
          <w:sz w:val="24"/>
          <w:szCs w:val="24"/>
        </w:rPr>
      </w:pPr>
      <w:r>
        <w:rPr>
          <w:rFonts w:cs="Arial"/>
          <w:color w:val="FF0000"/>
          <w:sz w:val="24"/>
          <w:szCs w:val="24"/>
        </w:rPr>
        <w:t xml:space="preserve">The SupplementalTime field defines </w:t>
      </w:r>
      <w:r w:rsidRPr="006D7B69">
        <w:rPr>
          <w:rFonts w:cs="Arial"/>
          <w:color w:val="FF0000"/>
          <w:sz w:val="24"/>
          <w:szCs w:val="24"/>
        </w:rPr>
        <w:t xml:space="preserve">the length of the Supplemental in 8 </w:t>
      </w:r>
      <w:r>
        <w:rPr>
          <w:rFonts w:cs="Arial"/>
          <w:color w:val="FF0000"/>
          <w:sz w:val="24"/>
          <w:szCs w:val="24"/>
        </w:rPr>
        <w:t>µs</w:t>
      </w:r>
      <w:r w:rsidRPr="006D7B69">
        <w:rPr>
          <w:rFonts w:cs="Arial"/>
          <w:color w:val="FF0000"/>
          <w:sz w:val="24"/>
          <w:szCs w:val="24"/>
        </w:rPr>
        <w:t xml:space="preserve"> </w:t>
      </w:r>
      <w:r>
        <w:rPr>
          <w:rFonts w:cs="Arial"/>
          <w:color w:val="FF0000"/>
          <w:sz w:val="24"/>
          <w:szCs w:val="24"/>
        </w:rPr>
        <w:t>unit</w:t>
      </w:r>
      <w:r w:rsidRPr="006D7B69">
        <w:rPr>
          <w:rFonts w:cs="Arial"/>
          <w:color w:val="FF0000"/>
          <w:sz w:val="24"/>
          <w:szCs w:val="24"/>
        </w:rPr>
        <w:t xml:space="preserve">s. </w:t>
      </w:r>
      <w:r w:rsidRPr="005D038F">
        <w:rPr>
          <w:rFonts w:cs="Arial"/>
          <w:color w:val="FF0000"/>
          <w:sz w:val="24"/>
          <w:szCs w:val="24"/>
        </w:rPr>
        <w:t>The value of the S</w:t>
      </w:r>
      <w:r w:rsidRPr="00D2102A">
        <w:rPr>
          <w:rFonts w:cs="Arial"/>
          <w:color w:val="FF0000"/>
          <w:sz w:val="24"/>
          <w:szCs w:val="24"/>
        </w:rPr>
        <w:t>upplementalTime</w:t>
      </w:r>
      <w:r w:rsidRPr="005D038F">
        <w:rPr>
          <w:rFonts w:cs="Arial"/>
          <w:color w:val="FF0000"/>
          <w:sz w:val="24"/>
          <w:szCs w:val="24"/>
        </w:rPr>
        <w:t xml:space="preserve"> </w:t>
      </w:r>
      <w:r>
        <w:rPr>
          <w:rFonts w:cs="Arial"/>
          <w:color w:val="FF0000"/>
          <w:sz w:val="24"/>
          <w:szCs w:val="24"/>
        </w:rPr>
        <w:t xml:space="preserve">field </w:t>
      </w:r>
      <w:r w:rsidRPr="005D038F">
        <w:rPr>
          <w:rFonts w:cs="Arial"/>
          <w:color w:val="FF0000"/>
          <w:sz w:val="24"/>
          <w:szCs w:val="24"/>
        </w:rPr>
        <w:t xml:space="preserve">shall be </w:t>
      </w:r>
      <w:r>
        <w:rPr>
          <w:rFonts w:cs="Arial"/>
          <w:color w:val="FF0000"/>
          <w:sz w:val="24"/>
          <w:szCs w:val="24"/>
        </w:rPr>
        <w:t>between</w:t>
      </w:r>
      <w:r w:rsidRPr="005D038F">
        <w:rPr>
          <w:rFonts w:cs="Arial"/>
          <w:color w:val="FF0000"/>
          <w:sz w:val="24"/>
          <w:szCs w:val="24"/>
        </w:rPr>
        <w:t xml:space="preserve"> </w:t>
      </w:r>
      <w:r>
        <w:rPr>
          <w:rFonts w:cs="Arial"/>
          <w:color w:val="FF0000"/>
          <w:sz w:val="24"/>
          <w:szCs w:val="24"/>
        </w:rPr>
        <w:t>2</w:t>
      </w:r>
      <w:r w:rsidRPr="005D038F">
        <w:rPr>
          <w:rFonts w:cs="Arial"/>
          <w:color w:val="FF0000"/>
          <w:sz w:val="24"/>
          <w:szCs w:val="24"/>
        </w:rPr>
        <w:t xml:space="preserve"> </w:t>
      </w:r>
      <w:r>
        <w:rPr>
          <w:rFonts w:cs="Arial"/>
          <w:color w:val="FF0000"/>
          <w:sz w:val="24"/>
          <w:szCs w:val="24"/>
        </w:rPr>
        <w:t>and</w:t>
      </w:r>
      <w:r w:rsidRPr="005D038F">
        <w:rPr>
          <w:rFonts w:cs="Arial"/>
          <w:color w:val="FF0000"/>
          <w:sz w:val="24"/>
          <w:szCs w:val="24"/>
        </w:rPr>
        <w:t xml:space="preserve"> 20</w:t>
      </w:r>
      <w:r>
        <w:rPr>
          <w:rFonts w:cs="Arial"/>
          <w:color w:val="FF0000"/>
          <w:sz w:val="24"/>
          <w:szCs w:val="24"/>
        </w:rPr>
        <w:t xml:space="preserve"> inclusive; all other values </w:t>
      </w:r>
      <w:r w:rsidRPr="005D038F">
        <w:rPr>
          <w:rFonts w:cs="Arial"/>
          <w:color w:val="FF0000"/>
          <w:sz w:val="24"/>
          <w:szCs w:val="24"/>
        </w:rPr>
        <w:t xml:space="preserve">are </w:t>
      </w:r>
      <w:commentRangeStart w:id="5848"/>
      <w:commentRangeStart w:id="5849"/>
      <w:del w:id="5850" w:author="Batra, Mayank" w:date="2016-05-27T11:37:00Z">
        <w:r w:rsidRPr="005D038F" w:rsidDel="003C589D">
          <w:rPr>
            <w:rFonts w:cs="Arial"/>
            <w:color w:val="FF0000"/>
            <w:sz w:val="24"/>
            <w:szCs w:val="24"/>
          </w:rPr>
          <w:delText xml:space="preserve">Reserved </w:delText>
        </w:r>
      </w:del>
      <w:ins w:id="5851" w:author="Batra, Mayank" w:date="2016-05-27T11:37:00Z">
        <w:r w:rsidR="003C589D">
          <w:rPr>
            <w:rFonts w:cs="Arial"/>
            <w:color w:val="FF0000"/>
            <w:sz w:val="24"/>
            <w:szCs w:val="24"/>
          </w:rPr>
          <w:t>r</w:t>
        </w:r>
        <w:r w:rsidR="003C589D" w:rsidRPr="005D038F">
          <w:rPr>
            <w:rFonts w:cs="Arial"/>
            <w:color w:val="FF0000"/>
            <w:sz w:val="24"/>
            <w:szCs w:val="24"/>
          </w:rPr>
          <w:t xml:space="preserve">eserved </w:t>
        </w:r>
      </w:ins>
      <w:r w:rsidRPr="005D038F">
        <w:rPr>
          <w:rFonts w:cs="Arial"/>
          <w:color w:val="FF0000"/>
          <w:sz w:val="24"/>
          <w:szCs w:val="24"/>
        </w:rPr>
        <w:t xml:space="preserve">for </w:t>
      </w:r>
      <w:del w:id="5852" w:author="Batra, Mayank" w:date="2016-05-27T11:37:00Z">
        <w:r w:rsidRPr="005D038F" w:rsidDel="003C589D">
          <w:rPr>
            <w:rFonts w:cs="Arial"/>
            <w:color w:val="FF0000"/>
            <w:sz w:val="24"/>
            <w:szCs w:val="24"/>
          </w:rPr>
          <w:delText xml:space="preserve">Future </w:delText>
        </w:r>
      </w:del>
      <w:del w:id="5853" w:author="Batra, Mayank" w:date="2016-06-10T17:07:00Z">
        <w:r w:rsidRPr="005D038F">
          <w:rPr>
            <w:rFonts w:cs="Arial"/>
            <w:color w:val="FF0000"/>
            <w:sz w:val="24"/>
            <w:szCs w:val="24"/>
          </w:rPr>
          <w:delText>Use</w:delText>
        </w:r>
      </w:del>
      <w:ins w:id="5854" w:author="Batra, Mayank" w:date="2016-05-27T11:37:00Z">
        <w:r w:rsidR="003C589D">
          <w:rPr>
            <w:rFonts w:cs="Arial"/>
            <w:color w:val="FF0000"/>
            <w:sz w:val="24"/>
            <w:szCs w:val="24"/>
          </w:rPr>
          <w:t>f</w:t>
        </w:r>
        <w:r w:rsidR="003C589D" w:rsidRPr="005D038F">
          <w:rPr>
            <w:rFonts w:cs="Arial"/>
            <w:color w:val="FF0000"/>
            <w:sz w:val="24"/>
            <w:szCs w:val="24"/>
          </w:rPr>
          <w:t xml:space="preserve">uture </w:t>
        </w:r>
      </w:ins>
      <w:del w:id="5855" w:author="Batra, Mayank" w:date="2016-05-27T11:37:00Z">
        <w:r w:rsidRPr="005D038F" w:rsidDel="003C589D">
          <w:rPr>
            <w:rFonts w:cs="Arial"/>
            <w:color w:val="FF0000"/>
            <w:sz w:val="24"/>
            <w:szCs w:val="24"/>
          </w:rPr>
          <w:delText>Use</w:delText>
        </w:r>
      </w:del>
      <w:commentRangeEnd w:id="5848"/>
      <w:ins w:id="5856" w:author="Batra, Mayank" w:date="2016-05-27T11:37:00Z">
        <w:r w:rsidR="003C589D">
          <w:rPr>
            <w:rFonts w:cs="Arial"/>
            <w:color w:val="FF0000"/>
            <w:sz w:val="24"/>
            <w:szCs w:val="24"/>
          </w:rPr>
          <w:t>u</w:t>
        </w:r>
        <w:r w:rsidR="003C589D" w:rsidRPr="005D038F">
          <w:rPr>
            <w:rFonts w:cs="Arial"/>
            <w:color w:val="FF0000"/>
            <w:sz w:val="24"/>
            <w:szCs w:val="24"/>
          </w:rPr>
          <w:t>se</w:t>
        </w:r>
      </w:ins>
      <w:r w:rsidR="00D902C1">
        <w:rPr>
          <w:rStyle w:val="aff1"/>
        </w:rPr>
        <w:commentReference w:id="5848"/>
      </w:r>
      <w:commentRangeEnd w:id="5849"/>
      <w:r w:rsidR="00D71DEF">
        <w:rPr>
          <w:rStyle w:val="aff1"/>
        </w:rPr>
        <w:commentReference w:id="5849"/>
      </w:r>
      <w:r w:rsidRPr="005D038F">
        <w:rPr>
          <w:rFonts w:cs="Arial"/>
          <w:color w:val="FF0000"/>
          <w:sz w:val="24"/>
          <w:szCs w:val="24"/>
        </w:rPr>
        <w:t>.</w:t>
      </w:r>
    </w:p>
    <w:p w:rsidR="001108CB" w:rsidRDefault="001108CB" w:rsidP="001108CB">
      <w:pPr>
        <w:autoSpaceDE w:val="0"/>
        <w:autoSpaceDN w:val="0"/>
        <w:adjustRightInd w:val="0"/>
        <w:spacing w:after="0" w:line="240" w:lineRule="auto"/>
        <w:rPr>
          <w:rFonts w:cs="Arial"/>
          <w:color w:val="FF0000"/>
          <w:sz w:val="24"/>
          <w:szCs w:val="24"/>
        </w:rPr>
      </w:pPr>
    </w:p>
    <w:p w:rsidR="001108CB" w:rsidRDefault="001108CB" w:rsidP="001108CB">
      <w:pPr>
        <w:autoSpaceDE w:val="0"/>
        <w:autoSpaceDN w:val="0"/>
        <w:adjustRightInd w:val="0"/>
        <w:spacing w:after="0" w:line="240" w:lineRule="auto"/>
        <w:rPr>
          <w:rFonts w:cs="Arial"/>
          <w:color w:val="FF0000"/>
          <w:sz w:val="24"/>
          <w:szCs w:val="24"/>
        </w:rPr>
      </w:pPr>
      <w:r>
        <w:rPr>
          <w:rFonts w:cs="Arial"/>
          <w:color w:val="FF0000"/>
          <w:sz w:val="24"/>
          <w:szCs w:val="24"/>
        </w:rPr>
        <w:t xml:space="preserve">The SupplementalType field defines the </w:t>
      </w:r>
      <w:r w:rsidR="0015514E">
        <w:rPr>
          <w:rFonts w:cs="Arial"/>
          <w:color w:val="FF0000"/>
          <w:sz w:val="24"/>
          <w:szCs w:val="24"/>
        </w:rPr>
        <w:t xml:space="preserve">type </w:t>
      </w:r>
      <w:r>
        <w:rPr>
          <w:rFonts w:cs="Arial"/>
          <w:color w:val="FF0000"/>
          <w:sz w:val="24"/>
          <w:szCs w:val="24"/>
        </w:rPr>
        <w:t>of the Supplemental</w:t>
      </w:r>
      <w:r w:rsidR="0015514E">
        <w:rPr>
          <w:rFonts w:cs="Arial"/>
          <w:color w:val="FF0000"/>
          <w:sz w:val="24"/>
          <w:szCs w:val="24"/>
        </w:rPr>
        <w:t xml:space="preserve"> and the duration of the switching slots</w:t>
      </w:r>
      <w:r>
        <w:rPr>
          <w:rFonts w:cs="Arial"/>
          <w:color w:val="FF0000"/>
          <w:sz w:val="24"/>
          <w:szCs w:val="24"/>
        </w:rPr>
        <w:t>. The value of the field is specified in table Y.Y and the various possible formats are specified in</w:t>
      </w:r>
      <w:r w:rsidR="00F11B28">
        <w:rPr>
          <w:rFonts w:cs="Arial"/>
          <w:color w:val="FF0000"/>
          <w:sz w:val="24"/>
          <w:szCs w:val="24"/>
        </w:rPr>
        <w:t xml:space="preserve"> Section 2.X.1</w:t>
      </w:r>
      <w:r>
        <w:rPr>
          <w:rFonts w:cs="Arial"/>
          <w:color w:val="FF0000"/>
          <w:sz w:val="24"/>
          <w:szCs w:val="24"/>
        </w:rPr>
        <w:t>.</w:t>
      </w:r>
    </w:p>
    <w:p w:rsidR="001108CB" w:rsidRDefault="001108CB" w:rsidP="001108CB">
      <w:pPr>
        <w:autoSpaceDE w:val="0"/>
        <w:autoSpaceDN w:val="0"/>
        <w:adjustRightInd w:val="0"/>
        <w:spacing w:after="0" w:line="240" w:lineRule="auto"/>
        <w:rPr>
          <w:rFonts w:cs="Arial"/>
          <w:color w:val="FF0000"/>
          <w:sz w:val="24"/>
          <w:szCs w:val="24"/>
        </w:rPr>
      </w:pPr>
    </w:p>
    <w:tbl>
      <w:tblPr>
        <w:tblStyle w:val="Bluetoothgrid"/>
        <w:tblW w:w="0" w:type="auto"/>
        <w:tblLook w:val="04A0"/>
        <w:tblPrChange w:id="5857" w:author="Batra, Mayank" w:date="2016-06-21T12:07:00Z">
          <w:tblPr>
            <w:tblStyle w:val="Bluetoothgrid"/>
            <w:tblW w:w="0" w:type="auto"/>
            <w:tblLook w:val="04A0"/>
          </w:tblPr>
        </w:tblPrChange>
      </w:tblPr>
      <w:tblGrid>
        <w:gridCol w:w="2350"/>
        <w:gridCol w:w="5014"/>
        <w:tblGridChange w:id="5858">
          <w:tblGrid>
            <w:gridCol w:w="2350"/>
            <w:gridCol w:w="5014"/>
          </w:tblGrid>
        </w:tblGridChange>
      </w:tblGrid>
      <w:tr w:rsidR="001108CB" w:rsidRPr="001C409D" w:rsidTr="00C63D7F">
        <w:trPr>
          <w:cnfStyle w:val="100000000000"/>
          <w:cantSplit/>
          <w:tblHeader/>
        </w:trPr>
        <w:tc>
          <w:tcPr>
            <w:tcW w:w="2350" w:type="dxa"/>
            <w:tcPrChange w:id="5859" w:author="Batra, Mayank" w:date="2016-06-21T12:07:00Z">
              <w:tcPr>
                <w:tcW w:w="2350" w:type="dxa"/>
              </w:tcPr>
            </w:tcPrChange>
          </w:tcPr>
          <w:p w:rsidR="001108CB" w:rsidRPr="001C409D" w:rsidRDefault="001108CB" w:rsidP="007D7210">
            <w:pPr>
              <w:autoSpaceDE w:val="0"/>
              <w:autoSpaceDN w:val="0"/>
              <w:adjustRightInd w:val="0"/>
              <w:spacing w:before="96" w:after="0"/>
              <w:cnfStyle w:val="100000000000"/>
              <w:rPr>
                <w:rFonts w:cs="Arial"/>
                <w:b/>
                <w:bCs/>
                <w:color w:val="FF0000"/>
                <w:sz w:val="24"/>
                <w:szCs w:val="24"/>
              </w:rPr>
            </w:pPr>
            <w:r>
              <w:rPr>
                <w:rFonts w:cs="Arial"/>
                <w:b/>
                <w:color w:val="FF0000"/>
                <w:sz w:val="24"/>
                <w:szCs w:val="24"/>
              </w:rPr>
              <w:t>SupplementalType</w:t>
            </w:r>
            <w:r w:rsidRPr="001C409D">
              <w:rPr>
                <w:rFonts w:cs="Arial"/>
                <w:b/>
                <w:color w:val="FF0000"/>
                <w:sz w:val="24"/>
                <w:szCs w:val="24"/>
              </w:rPr>
              <w:t xml:space="preserve"> value</w:t>
            </w:r>
          </w:p>
        </w:tc>
        <w:tc>
          <w:tcPr>
            <w:tcW w:w="5014" w:type="dxa"/>
            <w:tcPrChange w:id="5860" w:author="Batra, Mayank" w:date="2016-06-21T12:07:00Z">
              <w:tcPr>
                <w:tcW w:w="5014" w:type="dxa"/>
              </w:tcPr>
            </w:tcPrChange>
          </w:tcPr>
          <w:p w:rsidR="001108CB" w:rsidRPr="001C409D" w:rsidRDefault="001108CB" w:rsidP="007D7210">
            <w:pPr>
              <w:autoSpaceDE w:val="0"/>
              <w:autoSpaceDN w:val="0"/>
              <w:adjustRightInd w:val="0"/>
              <w:spacing w:before="96" w:after="0"/>
              <w:cnfStyle w:val="100000000000"/>
              <w:rPr>
                <w:rFonts w:cs="Arial"/>
                <w:b/>
                <w:bCs/>
                <w:color w:val="FF0000"/>
                <w:sz w:val="24"/>
                <w:szCs w:val="24"/>
              </w:rPr>
            </w:pPr>
            <w:r>
              <w:rPr>
                <w:rFonts w:cs="Arial"/>
                <w:b/>
                <w:color w:val="FF0000"/>
                <w:sz w:val="24"/>
                <w:szCs w:val="24"/>
              </w:rPr>
              <w:t>Description</w:t>
            </w:r>
          </w:p>
        </w:tc>
      </w:tr>
      <w:tr w:rsidR="001108CB" w:rsidRPr="001C409D" w:rsidTr="00C63D7F">
        <w:trPr>
          <w:cantSplit/>
        </w:trPr>
        <w:tc>
          <w:tcPr>
            <w:tcW w:w="2350" w:type="dxa"/>
            <w:tcPrChange w:id="5861" w:author="Batra, Mayank" w:date="2016-06-21T12:07:00Z">
              <w:tcPr>
                <w:tcW w:w="2350" w:type="dxa"/>
              </w:tcPr>
            </w:tcPrChange>
          </w:tcPr>
          <w:p w:rsidR="001108CB" w:rsidRDefault="001108CB" w:rsidP="007D7210">
            <w:pPr>
              <w:autoSpaceDE w:val="0"/>
              <w:autoSpaceDN w:val="0"/>
              <w:adjustRightInd w:val="0"/>
              <w:spacing w:before="96" w:after="0"/>
              <w:rPr>
                <w:rFonts w:cs="Arial"/>
                <w:color w:val="FF0000"/>
                <w:sz w:val="24"/>
                <w:szCs w:val="24"/>
              </w:rPr>
            </w:pPr>
            <w:r>
              <w:rPr>
                <w:rFonts w:cs="Arial"/>
                <w:color w:val="FF0000"/>
                <w:sz w:val="24"/>
                <w:szCs w:val="24"/>
              </w:rPr>
              <w:t>0</w:t>
            </w:r>
          </w:p>
        </w:tc>
        <w:tc>
          <w:tcPr>
            <w:tcW w:w="5014" w:type="dxa"/>
            <w:tcPrChange w:id="5862" w:author="Batra, Mayank" w:date="2016-06-21T12:07:00Z">
              <w:tcPr>
                <w:tcW w:w="5014" w:type="dxa"/>
              </w:tcPr>
            </w:tcPrChange>
          </w:tcPr>
          <w:p w:rsidR="001108CB" w:rsidRDefault="001108CB" w:rsidP="003D107B">
            <w:pPr>
              <w:autoSpaceDE w:val="0"/>
              <w:autoSpaceDN w:val="0"/>
              <w:adjustRightInd w:val="0"/>
              <w:spacing w:before="96" w:after="0"/>
              <w:rPr>
                <w:rFonts w:cs="Arial"/>
                <w:color w:val="FF0000"/>
              </w:rPr>
            </w:pPr>
            <w:r>
              <w:rPr>
                <w:rFonts w:cs="Arial"/>
                <w:color w:val="FF0000"/>
              </w:rPr>
              <w:t>A</w:t>
            </w:r>
            <w:r w:rsidR="00F11B28">
              <w:rPr>
                <w:rFonts w:cs="Arial"/>
                <w:color w:val="FF0000"/>
              </w:rPr>
              <w:t>oA Supplemental</w:t>
            </w:r>
          </w:p>
        </w:tc>
      </w:tr>
      <w:tr w:rsidR="001108CB" w:rsidRPr="001C409D" w:rsidTr="00C63D7F">
        <w:trPr>
          <w:cantSplit/>
        </w:trPr>
        <w:tc>
          <w:tcPr>
            <w:tcW w:w="2350" w:type="dxa"/>
            <w:tcPrChange w:id="5863" w:author="Batra, Mayank" w:date="2016-06-21T12:07:00Z">
              <w:tcPr>
                <w:tcW w:w="2350" w:type="dxa"/>
              </w:tcPr>
            </w:tcPrChange>
          </w:tcPr>
          <w:p w:rsidR="001108CB" w:rsidRPr="001C409D" w:rsidRDefault="001108CB" w:rsidP="007D7210">
            <w:pPr>
              <w:autoSpaceDE w:val="0"/>
              <w:autoSpaceDN w:val="0"/>
              <w:adjustRightInd w:val="0"/>
              <w:spacing w:before="96" w:after="0"/>
              <w:rPr>
                <w:rFonts w:cs="Arial"/>
                <w:bCs/>
                <w:color w:val="FF0000"/>
                <w:sz w:val="24"/>
                <w:szCs w:val="24"/>
              </w:rPr>
            </w:pPr>
            <w:r>
              <w:rPr>
                <w:rFonts w:cs="Arial"/>
                <w:color w:val="FF0000"/>
                <w:sz w:val="24"/>
                <w:szCs w:val="24"/>
              </w:rPr>
              <w:t>1</w:t>
            </w:r>
          </w:p>
        </w:tc>
        <w:tc>
          <w:tcPr>
            <w:tcW w:w="5014" w:type="dxa"/>
            <w:tcPrChange w:id="5864" w:author="Batra, Mayank" w:date="2016-06-21T12:07:00Z">
              <w:tcPr>
                <w:tcW w:w="5014" w:type="dxa"/>
              </w:tcPr>
            </w:tcPrChange>
          </w:tcPr>
          <w:p w:rsidR="001108CB" w:rsidRPr="001C409D" w:rsidRDefault="001108CB" w:rsidP="003D107B">
            <w:pPr>
              <w:autoSpaceDE w:val="0"/>
              <w:autoSpaceDN w:val="0"/>
              <w:adjustRightInd w:val="0"/>
              <w:spacing w:before="96" w:after="0"/>
              <w:rPr>
                <w:rFonts w:cs="Arial"/>
                <w:bCs/>
                <w:color w:val="FF0000"/>
                <w:sz w:val="24"/>
                <w:szCs w:val="24"/>
              </w:rPr>
            </w:pPr>
            <w:r>
              <w:rPr>
                <w:rFonts w:cs="Arial"/>
                <w:color w:val="FF0000"/>
              </w:rPr>
              <w:t xml:space="preserve">AoD Supplemental with 1 </w:t>
            </w:r>
            <w:r w:rsidRPr="00880E42">
              <w:rPr>
                <w:color w:val="FF0000"/>
              </w:rPr>
              <w:t>µ</w:t>
            </w:r>
            <w:r>
              <w:rPr>
                <w:rFonts w:cs="Arial"/>
                <w:color w:val="FF0000"/>
              </w:rPr>
              <w:t>s slots</w:t>
            </w:r>
          </w:p>
        </w:tc>
      </w:tr>
      <w:tr w:rsidR="001108CB" w:rsidRPr="001C409D" w:rsidTr="00C63D7F">
        <w:trPr>
          <w:cantSplit/>
        </w:trPr>
        <w:tc>
          <w:tcPr>
            <w:tcW w:w="2350" w:type="dxa"/>
            <w:tcPrChange w:id="5865" w:author="Batra, Mayank" w:date="2016-06-21T12:07:00Z">
              <w:tcPr>
                <w:tcW w:w="2350" w:type="dxa"/>
              </w:tcPr>
            </w:tcPrChange>
          </w:tcPr>
          <w:p w:rsidR="001108CB" w:rsidRDefault="001108CB" w:rsidP="007D7210">
            <w:pPr>
              <w:autoSpaceDE w:val="0"/>
              <w:autoSpaceDN w:val="0"/>
              <w:adjustRightInd w:val="0"/>
              <w:spacing w:before="96" w:after="0"/>
              <w:rPr>
                <w:rFonts w:cs="Arial"/>
                <w:bCs/>
                <w:color w:val="FF0000"/>
                <w:sz w:val="24"/>
                <w:szCs w:val="24"/>
              </w:rPr>
            </w:pPr>
            <w:r>
              <w:rPr>
                <w:rFonts w:cs="Arial"/>
                <w:color w:val="FF0000"/>
                <w:sz w:val="24"/>
                <w:szCs w:val="24"/>
              </w:rPr>
              <w:t>2</w:t>
            </w:r>
          </w:p>
        </w:tc>
        <w:tc>
          <w:tcPr>
            <w:tcW w:w="5014" w:type="dxa"/>
            <w:tcPrChange w:id="5866" w:author="Batra, Mayank" w:date="2016-06-21T12:07:00Z">
              <w:tcPr>
                <w:tcW w:w="5014" w:type="dxa"/>
              </w:tcPr>
            </w:tcPrChange>
          </w:tcPr>
          <w:p w:rsidR="001108CB" w:rsidRDefault="001108CB" w:rsidP="003D107B">
            <w:pPr>
              <w:autoSpaceDE w:val="0"/>
              <w:autoSpaceDN w:val="0"/>
              <w:adjustRightInd w:val="0"/>
              <w:spacing w:before="96" w:after="0"/>
              <w:rPr>
                <w:rFonts w:cs="Arial"/>
                <w:bCs/>
                <w:color w:val="FF0000"/>
              </w:rPr>
            </w:pPr>
            <w:r>
              <w:rPr>
                <w:rFonts w:cs="Arial"/>
                <w:color w:val="FF0000"/>
              </w:rPr>
              <w:t xml:space="preserve">AoD Supplemental with 2 </w:t>
            </w:r>
            <w:r w:rsidRPr="00880E42">
              <w:rPr>
                <w:color w:val="FF0000"/>
              </w:rPr>
              <w:t>µ</w:t>
            </w:r>
            <w:r>
              <w:rPr>
                <w:rFonts w:cs="Arial"/>
                <w:color w:val="FF0000"/>
              </w:rPr>
              <w:t>s slots</w:t>
            </w:r>
          </w:p>
        </w:tc>
      </w:tr>
      <w:tr w:rsidR="001108CB" w:rsidRPr="001C409D" w:rsidTr="00C63D7F">
        <w:trPr>
          <w:cantSplit/>
        </w:trPr>
        <w:tc>
          <w:tcPr>
            <w:tcW w:w="2350" w:type="dxa"/>
            <w:tcPrChange w:id="5867" w:author="Batra, Mayank" w:date="2016-06-21T12:07:00Z">
              <w:tcPr>
                <w:tcW w:w="2350" w:type="dxa"/>
              </w:tcPr>
            </w:tcPrChange>
          </w:tcPr>
          <w:p w:rsidR="001108CB" w:rsidRPr="001C409D" w:rsidRDefault="001108CB" w:rsidP="007D7210">
            <w:pPr>
              <w:autoSpaceDE w:val="0"/>
              <w:autoSpaceDN w:val="0"/>
              <w:adjustRightInd w:val="0"/>
              <w:spacing w:before="96" w:after="0"/>
              <w:rPr>
                <w:rFonts w:cs="Arial"/>
                <w:bCs/>
                <w:color w:val="FF0000"/>
                <w:sz w:val="24"/>
                <w:szCs w:val="24"/>
              </w:rPr>
            </w:pPr>
            <w:r w:rsidRPr="001C409D">
              <w:rPr>
                <w:rFonts w:cs="Arial"/>
                <w:color w:val="FF0000"/>
                <w:sz w:val="24"/>
                <w:szCs w:val="24"/>
              </w:rPr>
              <w:t>3</w:t>
            </w:r>
          </w:p>
        </w:tc>
        <w:tc>
          <w:tcPr>
            <w:tcW w:w="5014" w:type="dxa"/>
            <w:tcPrChange w:id="5868" w:author="Batra, Mayank" w:date="2016-06-21T12:07:00Z">
              <w:tcPr>
                <w:tcW w:w="5014" w:type="dxa"/>
              </w:tcPr>
            </w:tcPrChange>
          </w:tcPr>
          <w:p w:rsidR="001108CB" w:rsidRPr="001C409D" w:rsidRDefault="001108CB" w:rsidP="007D7210">
            <w:pPr>
              <w:autoSpaceDE w:val="0"/>
              <w:autoSpaceDN w:val="0"/>
              <w:adjustRightInd w:val="0"/>
              <w:spacing w:before="96" w:after="0"/>
              <w:rPr>
                <w:rFonts w:cs="Arial"/>
                <w:bCs/>
                <w:color w:val="FF0000"/>
              </w:rPr>
            </w:pPr>
            <w:r w:rsidRPr="001C409D">
              <w:rPr>
                <w:rFonts w:cs="Arial"/>
                <w:color w:val="FF0000"/>
              </w:rPr>
              <w:t>Reserved for future use</w:t>
            </w:r>
          </w:p>
        </w:tc>
      </w:tr>
    </w:tbl>
    <w:p w:rsidR="001108CB" w:rsidRPr="00B84B92" w:rsidRDefault="001108CB" w:rsidP="001108CB">
      <w:pPr>
        <w:autoSpaceDE w:val="0"/>
        <w:autoSpaceDN w:val="0"/>
        <w:adjustRightInd w:val="0"/>
        <w:spacing w:after="0" w:line="240" w:lineRule="auto"/>
        <w:rPr>
          <w:rFonts w:cs="Arial"/>
          <w:bCs/>
          <w:color w:val="FF0000"/>
          <w:sz w:val="24"/>
          <w:szCs w:val="24"/>
        </w:rPr>
      </w:pPr>
      <w:r>
        <w:rPr>
          <w:rFonts w:cs="Arial"/>
          <w:i/>
          <w:iCs/>
          <w:color w:val="FF0000"/>
          <w:sz w:val="20"/>
        </w:rPr>
        <w:t>Table Y.Y: SupplementalType field encoding</w:t>
      </w:r>
    </w:p>
    <w:p w:rsidR="001108CB" w:rsidRDefault="001108CB" w:rsidP="009B3496"/>
    <w:p w:rsidR="00932707" w:rsidRDefault="00932707" w:rsidP="00E44F48">
      <w:pPr>
        <w:pStyle w:val="41"/>
      </w:pPr>
      <w:bookmarkStart w:id="5869" w:name="_Toc449707725"/>
      <w:bookmarkStart w:id="5870" w:name="_Toc454286467"/>
      <w:r w:rsidRPr="009B3496">
        <w:rPr>
          <w:color w:val="FF0000"/>
        </w:rPr>
        <w:t xml:space="preserve">[NEW SECTION] </w:t>
      </w:r>
      <w:r>
        <w:t>2.X.3 Transmitting Supplementals</w:t>
      </w:r>
      <w:bookmarkEnd w:id="5869"/>
      <w:bookmarkEnd w:id="5870"/>
    </w:p>
    <w:p w:rsidR="00932707" w:rsidRPr="003D107B" w:rsidRDefault="00932707" w:rsidP="00932707">
      <w:r>
        <w:rPr>
          <w:rFonts w:cs="Arial"/>
          <w:color w:val="FF0000"/>
          <w:sz w:val="24"/>
          <w:szCs w:val="24"/>
        </w:rPr>
        <w:t xml:space="preserve">When transmitting a packet that contains an AoA Supplemental, the transmitter shall not switch antennae. When transmitting a packet that contains an AoD Supplemental, </w:t>
      </w:r>
      <w:commentRangeStart w:id="5871"/>
      <w:r>
        <w:rPr>
          <w:rFonts w:cs="Arial"/>
          <w:color w:val="FF0000"/>
          <w:sz w:val="24"/>
          <w:szCs w:val="24"/>
        </w:rPr>
        <w:t>the transmitter shall perform antenna switching at the rate and according to the switching sequence configured by the Host (see [Vol 6] Part A, Section 4.X).</w:t>
      </w:r>
      <w:commentRangeEnd w:id="5871"/>
      <w:r w:rsidR="00640D56">
        <w:rPr>
          <w:rStyle w:val="aff1"/>
        </w:rPr>
        <w:commentReference w:id="5871"/>
      </w:r>
    </w:p>
    <w:p w:rsidR="00C12162" w:rsidRDefault="00C12162" w:rsidP="00E44F48">
      <w:pPr>
        <w:pStyle w:val="41"/>
      </w:pPr>
      <w:bookmarkStart w:id="5872" w:name="_Toc441075492"/>
      <w:bookmarkStart w:id="5873" w:name="_Toc441075615"/>
      <w:bookmarkStart w:id="5874" w:name="_Toc441075732"/>
      <w:bookmarkStart w:id="5875" w:name="_Toc441075848"/>
      <w:bookmarkStart w:id="5876" w:name="_Toc441075493"/>
      <w:bookmarkStart w:id="5877" w:name="_Toc441075616"/>
      <w:bookmarkStart w:id="5878" w:name="_Toc441075733"/>
      <w:bookmarkStart w:id="5879" w:name="_Toc441075849"/>
      <w:bookmarkStart w:id="5880" w:name="_Toc441075494"/>
      <w:bookmarkStart w:id="5881" w:name="_Toc441075617"/>
      <w:bookmarkStart w:id="5882" w:name="_Toc441075734"/>
      <w:bookmarkStart w:id="5883" w:name="_Toc441075850"/>
      <w:bookmarkStart w:id="5884" w:name="_Toc441075495"/>
      <w:bookmarkStart w:id="5885" w:name="_Toc441075618"/>
      <w:bookmarkStart w:id="5886" w:name="_Toc441075735"/>
      <w:bookmarkStart w:id="5887" w:name="_Toc441075851"/>
      <w:bookmarkStart w:id="5888" w:name="_Toc441075496"/>
      <w:bookmarkStart w:id="5889" w:name="_Toc441075619"/>
      <w:bookmarkStart w:id="5890" w:name="_Toc441075736"/>
      <w:bookmarkStart w:id="5891" w:name="_Toc441075852"/>
      <w:bookmarkStart w:id="5892" w:name="_Toc441075497"/>
      <w:bookmarkStart w:id="5893" w:name="_Toc441075620"/>
      <w:bookmarkStart w:id="5894" w:name="_Toc441075737"/>
      <w:bookmarkStart w:id="5895" w:name="_Toc441075853"/>
      <w:bookmarkStart w:id="5896" w:name="_Toc441075498"/>
      <w:bookmarkStart w:id="5897" w:name="_Toc441075621"/>
      <w:bookmarkStart w:id="5898" w:name="_Toc441075738"/>
      <w:bookmarkStart w:id="5899" w:name="_Toc441075854"/>
      <w:bookmarkStart w:id="5900" w:name="_Toc441075499"/>
      <w:bookmarkStart w:id="5901" w:name="_Toc441075622"/>
      <w:bookmarkStart w:id="5902" w:name="_Toc441075739"/>
      <w:bookmarkStart w:id="5903" w:name="_Toc441075855"/>
      <w:bookmarkStart w:id="5904" w:name="_Toc441075500"/>
      <w:bookmarkStart w:id="5905" w:name="_Toc441075623"/>
      <w:bookmarkStart w:id="5906" w:name="_Toc441075740"/>
      <w:bookmarkStart w:id="5907" w:name="_Toc441075856"/>
      <w:bookmarkStart w:id="5908" w:name="_Toc441075501"/>
      <w:bookmarkStart w:id="5909" w:name="_Toc441075624"/>
      <w:bookmarkStart w:id="5910" w:name="_Toc441075741"/>
      <w:bookmarkStart w:id="5911" w:name="_Toc441075857"/>
      <w:bookmarkStart w:id="5912" w:name="_Toc441075502"/>
      <w:bookmarkStart w:id="5913" w:name="_Toc441075625"/>
      <w:bookmarkStart w:id="5914" w:name="_Toc441075742"/>
      <w:bookmarkStart w:id="5915" w:name="_Toc441075858"/>
      <w:bookmarkStart w:id="5916" w:name="_Toc441075503"/>
      <w:bookmarkStart w:id="5917" w:name="_Toc441075626"/>
      <w:bookmarkStart w:id="5918" w:name="_Toc441075743"/>
      <w:bookmarkStart w:id="5919" w:name="_Toc441075859"/>
      <w:bookmarkStart w:id="5920" w:name="_Toc449707726"/>
      <w:bookmarkStart w:id="5921" w:name="_Toc454286468"/>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r w:rsidRPr="009B3496">
        <w:rPr>
          <w:color w:val="FF0000"/>
        </w:rPr>
        <w:t xml:space="preserve">[NEW SECTION] </w:t>
      </w:r>
      <w:r w:rsidR="00797D9F">
        <w:t>2.X.</w:t>
      </w:r>
      <w:r w:rsidR="00932707">
        <w:t>4</w:t>
      </w:r>
      <w:r w:rsidR="00797D9F">
        <w:t xml:space="preserve"> I</w:t>
      </w:r>
      <w:r>
        <w:t>&amp;Q Sampling</w:t>
      </w:r>
      <w:bookmarkEnd w:id="5920"/>
      <w:bookmarkEnd w:id="5921"/>
    </w:p>
    <w:p w:rsidR="00D265FD" w:rsidRDefault="00797D9F" w:rsidP="00D265FD">
      <w:pPr>
        <w:autoSpaceDE w:val="0"/>
        <w:autoSpaceDN w:val="0"/>
        <w:adjustRightInd w:val="0"/>
        <w:spacing w:after="0" w:line="240" w:lineRule="auto"/>
        <w:rPr>
          <w:rFonts w:cs="Arial"/>
          <w:color w:val="FF0000"/>
          <w:sz w:val="24"/>
          <w:szCs w:val="24"/>
        </w:rPr>
      </w:pPr>
      <w:r>
        <w:rPr>
          <w:rFonts w:cs="Arial"/>
          <w:color w:val="FF0000"/>
          <w:sz w:val="24"/>
          <w:szCs w:val="24"/>
        </w:rPr>
        <w:t xml:space="preserve">When receiving a packet that contains </w:t>
      </w:r>
      <w:r w:rsidR="00143A00">
        <w:rPr>
          <w:rFonts w:cs="Arial"/>
          <w:color w:val="FF0000"/>
          <w:sz w:val="24"/>
          <w:szCs w:val="24"/>
        </w:rPr>
        <w:t xml:space="preserve">an AoD </w:t>
      </w:r>
      <w:r>
        <w:rPr>
          <w:rFonts w:cs="Arial"/>
          <w:color w:val="FF0000"/>
          <w:sz w:val="24"/>
          <w:szCs w:val="24"/>
        </w:rPr>
        <w:t>Supplemental</w:t>
      </w:r>
      <w:r w:rsidR="00143A00">
        <w:rPr>
          <w:rFonts w:cs="Arial"/>
          <w:color w:val="FF0000"/>
          <w:sz w:val="24"/>
          <w:szCs w:val="24"/>
        </w:rPr>
        <w:t xml:space="preserve">, the receiver </w:t>
      </w:r>
      <w:del w:id="5922" w:author="Batra, Mayank" w:date="2016-06-16T11:07:00Z">
        <w:r w:rsidR="00143A00">
          <w:rPr>
            <w:rFonts w:cs="Arial"/>
            <w:color w:val="FF0000"/>
            <w:sz w:val="24"/>
            <w:szCs w:val="24"/>
          </w:rPr>
          <w:delText xml:space="preserve">shall </w:delText>
        </w:r>
      </w:del>
      <w:ins w:id="5923" w:author="Batra, Mayank" w:date="2016-06-16T11:08:00Z">
        <w:r w:rsidR="00414BD5">
          <w:rPr>
            <w:rFonts w:cs="Arial"/>
            <w:color w:val="FF0000"/>
            <w:sz w:val="24"/>
            <w:szCs w:val="24"/>
          </w:rPr>
          <w:t xml:space="preserve">does </w:t>
        </w:r>
      </w:ins>
      <w:r w:rsidR="00143A00">
        <w:rPr>
          <w:rFonts w:cs="Arial"/>
          <w:color w:val="FF0000"/>
          <w:sz w:val="24"/>
          <w:szCs w:val="24"/>
        </w:rPr>
        <w:t xml:space="preserve">not </w:t>
      </w:r>
      <w:ins w:id="5924" w:author="Batra, Mayank" w:date="2016-06-16T11:08:00Z">
        <w:r w:rsidR="00414BD5">
          <w:rPr>
            <w:rFonts w:cs="Arial"/>
            <w:color w:val="FF0000"/>
            <w:sz w:val="24"/>
            <w:szCs w:val="24"/>
          </w:rPr>
          <w:t xml:space="preserve">need to </w:t>
        </w:r>
      </w:ins>
      <w:r w:rsidR="00143A00">
        <w:rPr>
          <w:rFonts w:cs="Arial"/>
          <w:color w:val="FF0000"/>
          <w:sz w:val="24"/>
          <w:szCs w:val="24"/>
        </w:rPr>
        <w:t>switch antennae. When receiving a packet that contains an AoA Supplemental, the receiver shall perform antenna switching</w:t>
      </w:r>
      <w:r w:rsidR="00886B96">
        <w:rPr>
          <w:rFonts w:cs="Arial"/>
          <w:color w:val="FF0000"/>
          <w:sz w:val="24"/>
          <w:szCs w:val="24"/>
        </w:rPr>
        <w:t xml:space="preserve"> </w:t>
      </w:r>
      <w:r w:rsidR="001F7B4F">
        <w:rPr>
          <w:rFonts w:cs="Arial"/>
          <w:color w:val="FF0000"/>
          <w:sz w:val="24"/>
          <w:szCs w:val="24"/>
        </w:rPr>
        <w:t xml:space="preserve">at the rate and </w:t>
      </w:r>
      <w:r w:rsidR="00886B96">
        <w:rPr>
          <w:rFonts w:cs="Arial"/>
          <w:color w:val="FF0000"/>
          <w:sz w:val="24"/>
          <w:szCs w:val="24"/>
        </w:rPr>
        <w:t>according to the switching sequence configured by the Host (see [Vol 6] Part A, Section 4.X)</w:t>
      </w:r>
      <w:r w:rsidR="00143A00">
        <w:rPr>
          <w:rFonts w:cs="Arial"/>
          <w:color w:val="FF0000"/>
          <w:sz w:val="24"/>
          <w:szCs w:val="24"/>
        </w:rPr>
        <w:t xml:space="preserve">. In both cases </w:t>
      </w:r>
      <w:r>
        <w:rPr>
          <w:rFonts w:cs="Arial"/>
          <w:color w:val="FF0000"/>
          <w:sz w:val="24"/>
          <w:szCs w:val="24"/>
        </w:rPr>
        <w:t>t</w:t>
      </w:r>
      <w:r w:rsidR="00D265FD">
        <w:rPr>
          <w:rFonts w:cs="Arial"/>
          <w:color w:val="FF0000"/>
          <w:sz w:val="24"/>
          <w:szCs w:val="24"/>
        </w:rPr>
        <w:t>he receiver shall take an I&amp;Q sample each microsecond during the reference period and an I&amp;Q sample each sample slot (thus there will be 8 reference I&amp;Q samples, 1 to 37 I&amp;Q samples with 2 µs slots, and 2 to 74 I&amp;Q samples with 1 µs slots</w:t>
      </w:r>
      <w:commentRangeStart w:id="5925"/>
      <w:ins w:id="5926" w:author="Clive D.W. Feather" w:date="2016-05-05T17:28:00Z">
        <w:r w:rsidR="005A4102">
          <w:rPr>
            <w:rFonts w:cs="Arial"/>
            <w:color w:val="FF0000"/>
            <w:sz w:val="24"/>
            <w:szCs w:val="24"/>
          </w:rPr>
          <w:t>, meaning 9 to 82 samples in total</w:t>
        </w:r>
        <w:commentRangeEnd w:id="5925"/>
        <w:r w:rsidR="005A4102">
          <w:rPr>
            <w:rStyle w:val="aff1"/>
          </w:rPr>
          <w:commentReference w:id="5925"/>
        </w:r>
      </w:ins>
      <w:r w:rsidR="00D265FD">
        <w:rPr>
          <w:rFonts w:cs="Arial"/>
          <w:color w:val="FF0000"/>
          <w:sz w:val="24"/>
          <w:szCs w:val="24"/>
        </w:rPr>
        <w:t>). The Controller shall report the I&amp;Q samples to the Host.</w:t>
      </w:r>
    </w:p>
    <w:p w:rsidR="00D265FD" w:rsidRDefault="00D265FD" w:rsidP="00D265FD">
      <w:pPr>
        <w:autoSpaceDE w:val="0"/>
        <w:autoSpaceDN w:val="0"/>
        <w:adjustRightInd w:val="0"/>
        <w:spacing w:after="0" w:line="240" w:lineRule="auto"/>
        <w:rPr>
          <w:rFonts w:cs="Arial"/>
          <w:bCs/>
          <w:color w:val="FF0000"/>
          <w:sz w:val="24"/>
          <w:szCs w:val="24"/>
        </w:rPr>
      </w:pPr>
    </w:p>
    <w:p w:rsidR="00D265FD" w:rsidRDefault="00D265FD" w:rsidP="00D265FD">
      <w:pPr>
        <w:autoSpaceDE w:val="0"/>
        <w:autoSpaceDN w:val="0"/>
        <w:adjustRightInd w:val="0"/>
        <w:spacing w:after="0" w:line="240" w:lineRule="auto"/>
        <w:rPr>
          <w:rFonts w:cs="Arial"/>
          <w:bCs/>
          <w:color w:val="FF0000"/>
          <w:sz w:val="24"/>
          <w:szCs w:val="24"/>
        </w:rPr>
      </w:pPr>
      <w:r>
        <w:rPr>
          <w:rFonts w:cs="Arial"/>
          <w:color w:val="FF0000"/>
          <w:sz w:val="24"/>
          <w:szCs w:val="24"/>
        </w:rPr>
        <w:t xml:space="preserve">Note: </w:t>
      </w:r>
      <w:r w:rsidR="000261C1">
        <w:rPr>
          <w:rFonts w:cs="Arial"/>
          <w:color w:val="FF0000"/>
          <w:sz w:val="24"/>
          <w:szCs w:val="24"/>
        </w:rPr>
        <w:t>I</w:t>
      </w:r>
      <w:r>
        <w:rPr>
          <w:rFonts w:cs="Arial"/>
          <w:color w:val="FF0000"/>
          <w:sz w:val="24"/>
          <w:szCs w:val="24"/>
        </w:rPr>
        <w:t xml:space="preserve">n order to obtain good quality data for angle estimation, I&amp;Q samples should be taken at the same point within each I&amp;Q Sampling Window; this starts 0.125 µs after the beginning and ends 0.125 µs before the end of each microsecond period  (see Figure X.X+2). </w:t>
      </w:r>
      <w:r w:rsidR="00567D67">
        <w:rPr>
          <w:rFonts w:cs="Arial"/>
          <w:color w:val="FF0000"/>
          <w:sz w:val="24"/>
          <w:szCs w:val="24"/>
        </w:rPr>
        <w:t>If</w:t>
      </w:r>
      <w:r>
        <w:rPr>
          <w:rFonts w:cs="Arial"/>
          <w:color w:val="FF0000"/>
          <w:sz w:val="24"/>
          <w:szCs w:val="24"/>
        </w:rPr>
        <w:t xml:space="preserve"> 2 µs sample slot</w:t>
      </w:r>
      <w:r w:rsidR="00567D67">
        <w:rPr>
          <w:rFonts w:cs="Arial"/>
          <w:color w:val="FF0000"/>
          <w:sz w:val="24"/>
          <w:szCs w:val="24"/>
        </w:rPr>
        <w:t>s</w:t>
      </w:r>
      <w:r>
        <w:rPr>
          <w:rFonts w:cs="Arial"/>
          <w:color w:val="FF0000"/>
          <w:sz w:val="24"/>
          <w:szCs w:val="24"/>
        </w:rPr>
        <w:t xml:space="preserve"> </w:t>
      </w:r>
      <w:r w:rsidR="00567D67">
        <w:rPr>
          <w:rFonts w:cs="Arial"/>
          <w:color w:val="FF0000"/>
          <w:sz w:val="24"/>
          <w:szCs w:val="24"/>
        </w:rPr>
        <w:t>are</w:t>
      </w:r>
      <w:r>
        <w:rPr>
          <w:rFonts w:cs="Arial"/>
          <w:color w:val="FF0000"/>
          <w:sz w:val="24"/>
          <w:szCs w:val="24"/>
        </w:rPr>
        <w:t xml:space="preserve"> used, the sampling </w:t>
      </w:r>
      <w:commentRangeStart w:id="5927"/>
      <w:del w:id="5928" w:author="Clive D.W. Feather" w:date="2016-05-05T17:29:00Z">
        <w:r w:rsidDel="005A4102">
          <w:rPr>
            <w:rFonts w:cs="Arial"/>
            <w:color w:val="FF0000"/>
            <w:sz w:val="24"/>
            <w:szCs w:val="24"/>
          </w:rPr>
          <w:delText xml:space="preserve">shall </w:delText>
        </w:r>
      </w:del>
      <w:ins w:id="5929" w:author="Clive D.W. Feather" w:date="2016-05-05T17:29:00Z">
        <w:r w:rsidR="005A4102">
          <w:rPr>
            <w:rFonts w:cs="Arial"/>
            <w:color w:val="FF0000"/>
            <w:sz w:val="24"/>
            <w:szCs w:val="24"/>
          </w:rPr>
          <w:t>should</w:t>
        </w:r>
        <w:commentRangeEnd w:id="5927"/>
        <w:r w:rsidR="005A4102">
          <w:rPr>
            <w:rStyle w:val="aff1"/>
          </w:rPr>
          <w:commentReference w:id="5927"/>
        </w:r>
        <w:r w:rsidR="005A4102">
          <w:rPr>
            <w:rFonts w:cs="Arial"/>
            <w:color w:val="FF0000"/>
            <w:sz w:val="24"/>
            <w:szCs w:val="24"/>
          </w:rPr>
          <w:t xml:space="preserve"> </w:t>
        </w:r>
      </w:ins>
      <w:r>
        <w:rPr>
          <w:rFonts w:cs="Arial"/>
          <w:color w:val="FF0000"/>
          <w:sz w:val="24"/>
          <w:szCs w:val="24"/>
        </w:rPr>
        <w:t xml:space="preserve">be done during the latter </w:t>
      </w:r>
      <w:r w:rsidR="004D4F15">
        <w:rPr>
          <w:rFonts w:cs="Arial"/>
          <w:color w:val="FF0000"/>
          <w:sz w:val="24"/>
          <w:szCs w:val="24"/>
        </w:rPr>
        <w:t>microsecond</w:t>
      </w:r>
      <w:r>
        <w:rPr>
          <w:rFonts w:cs="Arial"/>
          <w:color w:val="FF0000"/>
          <w:sz w:val="24"/>
          <w:szCs w:val="24"/>
        </w:rPr>
        <w:t>.</w:t>
      </w:r>
    </w:p>
    <w:p w:rsidR="00D265FD" w:rsidRDefault="00D265FD" w:rsidP="00D265FD">
      <w:pPr>
        <w:autoSpaceDE w:val="0"/>
        <w:autoSpaceDN w:val="0"/>
        <w:adjustRightInd w:val="0"/>
        <w:spacing w:after="0" w:line="240" w:lineRule="auto"/>
        <w:rPr>
          <w:rFonts w:cs="Arial"/>
          <w:bCs/>
          <w:color w:val="FF0000"/>
          <w:sz w:val="24"/>
          <w:szCs w:val="24"/>
        </w:rPr>
      </w:pPr>
    </w:p>
    <w:p w:rsidR="00D265FD" w:rsidRDefault="008C5EE2" w:rsidP="00D265FD">
      <w:pPr>
        <w:autoSpaceDE w:val="0"/>
        <w:autoSpaceDN w:val="0"/>
        <w:adjustRightInd w:val="0"/>
        <w:spacing w:after="0" w:line="240" w:lineRule="auto"/>
      </w:pPr>
      <w:r>
        <w:object w:dxaOrig="5121" w:dyaOrig="1873">
          <v:shape id="_x0000_i1033" type="#_x0000_t75" style="width:257.95pt;height:95.8pt" o:ole="">
            <v:imagedata r:id="rId31" o:title=""/>
          </v:shape>
          <o:OLEObject Type="Embed" ProgID="Visio.Drawing.11" ShapeID="_x0000_i1033" DrawAspect="Content" ObjectID="_1568034123" r:id="rId32"/>
        </w:object>
      </w:r>
    </w:p>
    <w:p w:rsidR="00D265FD" w:rsidRDefault="00D265FD" w:rsidP="00E44F48">
      <w:pPr>
        <w:autoSpaceDE w:val="0"/>
        <w:autoSpaceDN w:val="0"/>
        <w:adjustRightInd w:val="0"/>
        <w:spacing w:after="0" w:line="240" w:lineRule="auto"/>
        <w:outlineLvl w:val="0"/>
        <w:rPr>
          <w:rFonts w:cs="Arial"/>
          <w:i/>
          <w:iCs/>
          <w:color w:val="FF0000"/>
        </w:rPr>
      </w:pPr>
      <w:r>
        <w:rPr>
          <w:rFonts w:cs="Arial"/>
          <w:i/>
          <w:iCs/>
          <w:color w:val="FF0000"/>
        </w:rPr>
        <w:t xml:space="preserve">Figure X.X+2: I&amp;Q Sampling </w:t>
      </w:r>
      <w:r w:rsidR="008C5EE2">
        <w:rPr>
          <w:rFonts w:cs="Arial"/>
          <w:i/>
          <w:iCs/>
          <w:color w:val="FF0000"/>
        </w:rPr>
        <w:t xml:space="preserve">Window for 1 </w:t>
      </w:r>
      <w:r w:rsidR="008C5EE2" w:rsidRPr="008C5EE2">
        <w:rPr>
          <w:rFonts w:cs="Arial"/>
          <w:i/>
          <w:iCs/>
          <w:color w:val="FF0000"/>
        </w:rPr>
        <w:t>µs</w:t>
      </w:r>
      <w:r w:rsidR="008C5EE2">
        <w:rPr>
          <w:rFonts w:cs="Arial"/>
          <w:i/>
          <w:iCs/>
          <w:color w:val="FF0000"/>
        </w:rPr>
        <w:t xml:space="preserve"> sample slots.</w:t>
      </w:r>
    </w:p>
    <w:p w:rsidR="008C5EE2" w:rsidRDefault="008C5EE2" w:rsidP="00D265FD">
      <w:pPr>
        <w:autoSpaceDE w:val="0"/>
        <w:autoSpaceDN w:val="0"/>
        <w:adjustRightInd w:val="0"/>
        <w:spacing w:after="0" w:line="240" w:lineRule="auto"/>
        <w:rPr>
          <w:rFonts w:cs="Arial"/>
          <w:i/>
          <w:iCs/>
          <w:color w:val="FF0000"/>
        </w:rPr>
      </w:pPr>
    </w:p>
    <w:p w:rsidR="008C5EE2" w:rsidRPr="00D23FFB" w:rsidRDefault="00544C22" w:rsidP="00D265FD">
      <w:pPr>
        <w:autoSpaceDE w:val="0"/>
        <w:autoSpaceDN w:val="0"/>
        <w:adjustRightInd w:val="0"/>
        <w:spacing w:after="0" w:line="240" w:lineRule="auto"/>
      </w:pPr>
      <w:r>
        <w:object w:dxaOrig="9507" w:dyaOrig="2156">
          <v:shape id="_x0000_i1034" type="#_x0000_t75" style="width:468.3pt;height:108.3pt" o:ole="">
            <v:imagedata r:id="rId33" o:title=""/>
          </v:shape>
          <o:OLEObject Type="Embed" ProgID="Visio.Drawing.11" ShapeID="_x0000_i1034" DrawAspect="Content" ObjectID="_1568034124" r:id="rId34"/>
        </w:object>
      </w:r>
    </w:p>
    <w:p w:rsidR="008C5EE2" w:rsidRPr="00D23FFB" w:rsidRDefault="008C5EE2" w:rsidP="00E44F48">
      <w:pPr>
        <w:autoSpaceDE w:val="0"/>
        <w:autoSpaceDN w:val="0"/>
        <w:adjustRightInd w:val="0"/>
        <w:spacing w:after="0" w:line="240" w:lineRule="auto"/>
        <w:outlineLvl w:val="0"/>
      </w:pPr>
      <w:r>
        <w:rPr>
          <w:rFonts w:cs="Arial"/>
          <w:i/>
          <w:iCs/>
          <w:color w:val="FF0000"/>
        </w:rPr>
        <w:t xml:space="preserve">Figure X.X+3: I&amp;Q Sampling Window for 2 </w:t>
      </w:r>
      <w:r w:rsidRPr="008C5EE2">
        <w:rPr>
          <w:rFonts w:cs="Arial"/>
          <w:i/>
          <w:iCs/>
          <w:color w:val="FF0000"/>
        </w:rPr>
        <w:t>µs</w:t>
      </w:r>
      <w:r>
        <w:rPr>
          <w:rFonts w:cs="Arial"/>
          <w:i/>
          <w:iCs/>
          <w:color w:val="FF0000"/>
        </w:rPr>
        <w:t xml:space="preserve"> sample slots.</w:t>
      </w:r>
    </w:p>
    <w:p w:rsidR="00D265FD" w:rsidRDefault="00D265FD" w:rsidP="00D265FD">
      <w:pPr>
        <w:autoSpaceDE w:val="0"/>
        <w:autoSpaceDN w:val="0"/>
        <w:adjustRightInd w:val="0"/>
        <w:spacing w:after="0" w:line="240" w:lineRule="auto"/>
      </w:pPr>
    </w:p>
    <w:p w:rsidR="00D7101C" w:rsidRDefault="00D7101C" w:rsidP="00E44F48">
      <w:pPr>
        <w:pStyle w:val="31"/>
      </w:pPr>
      <w:bookmarkStart w:id="5930" w:name="_Toc396412684"/>
      <w:bookmarkStart w:id="5931" w:name="_Toc435092244"/>
      <w:bookmarkStart w:id="5932" w:name="_Toc449707727"/>
      <w:bookmarkStart w:id="5933" w:name="_Toc454286469"/>
      <w:r w:rsidRPr="00213333">
        <w:rPr>
          <w:color w:val="FF0000"/>
        </w:rPr>
        <w:t xml:space="preserve">[UPDATED SECTION] </w:t>
      </w:r>
      <w:r w:rsidRPr="00213333">
        <w:t>3.2 DATA WHITENING</w:t>
      </w:r>
      <w:bookmarkEnd w:id="5930"/>
      <w:bookmarkEnd w:id="5931"/>
      <w:bookmarkEnd w:id="5932"/>
      <w:bookmarkEnd w:id="5933"/>
    </w:p>
    <w:p w:rsidR="00D7101C" w:rsidRPr="00235FE4" w:rsidRDefault="00D7101C" w:rsidP="00D7101C">
      <w:pPr>
        <w:autoSpaceDE w:val="0"/>
        <w:autoSpaceDN w:val="0"/>
        <w:adjustRightInd w:val="0"/>
        <w:spacing w:after="0" w:line="240" w:lineRule="auto"/>
        <w:rPr>
          <w:rFonts w:cs="Arial"/>
          <w:bCs/>
          <w:color w:val="000000"/>
          <w:sz w:val="24"/>
          <w:szCs w:val="24"/>
        </w:rPr>
      </w:pPr>
      <w:r>
        <w:rPr>
          <w:rFonts w:cs="Arial"/>
          <w:color w:val="000000"/>
          <w:sz w:val="24"/>
          <w:szCs w:val="24"/>
        </w:rPr>
        <w:t xml:space="preserve">Data whitening is used to avoid long sequences of zeros or ones, e.g. 0000000b or 1111111b, in the data bit stream. Whitening shall be applied on the PDU and CRC fields of all Link Layer packets and is performed after the CRC </w:t>
      </w:r>
      <w:r w:rsidRPr="00880E42">
        <w:rPr>
          <w:rFonts w:cs="Arial"/>
          <w:bCs/>
          <w:color w:val="FF0000"/>
          <w:sz w:val="24"/>
          <w:szCs w:val="24"/>
        </w:rPr>
        <w:t xml:space="preserve">generation </w:t>
      </w:r>
      <w:r>
        <w:rPr>
          <w:rFonts w:cs="Arial"/>
          <w:color w:val="000000"/>
          <w:sz w:val="24"/>
          <w:szCs w:val="24"/>
        </w:rPr>
        <w:t xml:space="preserve">in the transmitter. </w:t>
      </w:r>
      <w:r>
        <w:rPr>
          <w:rFonts w:cs="Arial"/>
          <w:color w:val="FF0000"/>
          <w:sz w:val="24"/>
          <w:szCs w:val="24"/>
        </w:rPr>
        <w:t xml:space="preserve">No other parts of the packets are whitened. </w:t>
      </w:r>
      <w:r>
        <w:rPr>
          <w:rFonts w:cs="Arial"/>
          <w:color w:val="000000"/>
          <w:sz w:val="24"/>
          <w:szCs w:val="24"/>
        </w:rPr>
        <w:t xml:space="preserve">De-whitening is performed before the CRC </w:t>
      </w:r>
      <w:r w:rsidRPr="00880E42">
        <w:rPr>
          <w:rFonts w:cs="Arial"/>
          <w:bCs/>
          <w:color w:val="FF0000"/>
          <w:sz w:val="24"/>
          <w:szCs w:val="24"/>
        </w:rPr>
        <w:t xml:space="preserve">checking </w:t>
      </w:r>
      <w:r>
        <w:rPr>
          <w:rFonts w:cs="Arial"/>
          <w:color w:val="000000"/>
          <w:sz w:val="24"/>
          <w:szCs w:val="24"/>
        </w:rPr>
        <w:t xml:space="preserve">in the receiver (see </w:t>
      </w:r>
      <w:r w:rsidRPr="00235FE4">
        <w:rPr>
          <w:rFonts w:cs="Arial"/>
          <w:color w:val="000000"/>
          <w:sz w:val="24"/>
          <w:szCs w:val="24"/>
        </w:rPr>
        <w:t>Figure 3.1</w:t>
      </w:r>
      <w:r>
        <w:rPr>
          <w:rFonts w:cs="Arial"/>
          <w:color w:val="000000"/>
          <w:sz w:val="24"/>
          <w:szCs w:val="24"/>
        </w:rPr>
        <w:t>)</w:t>
      </w:r>
      <w:r w:rsidRPr="00235FE4">
        <w:rPr>
          <w:rFonts w:cs="Arial"/>
          <w:color w:val="000000"/>
          <w:sz w:val="24"/>
          <w:szCs w:val="24"/>
        </w:rPr>
        <w:t>.</w:t>
      </w:r>
    </w:p>
    <w:p w:rsidR="00D7101C" w:rsidRDefault="00D7101C" w:rsidP="00D7101C">
      <w:pPr>
        <w:autoSpaceDE w:val="0"/>
        <w:autoSpaceDN w:val="0"/>
        <w:adjustRightInd w:val="0"/>
        <w:spacing w:after="0" w:line="240" w:lineRule="auto"/>
        <w:rPr>
          <w:rFonts w:ascii="Times New Roman" w:hAnsi="Times New Roman" w:cs="Times New Roman"/>
          <w:bCs/>
          <w:color w:val="000000"/>
          <w:sz w:val="24"/>
          <w:szCs w:val="24"/>
        </w:rPr>
      </w:pPr>
    </w:p>
    <w:p w:rsidR="00D7101C" w:rsidRPr="00213333" w:rsidRDefault="00D7101C" w:rsidP="00E44F48">
      <w:pPr>
        <w:pStyle w:val="31"/>
      </w:pPr>
      <w:bookmarkStart w:id="5934" w:name="_Toc435092245"/>
      <w:bookmarkStart w:id="5935" w:name="_Toc449707728"/>
      <w:bookmarkStart w:id="5936" w:name="_Toc454286470"/>
      <w:r w:rsidRPr="00213333">
        <w:rPr>
          <w:color w:val="FF0000"/>
        </w:rPr>
        <w:t xml:space="preserve">[UPDATED SECTION] </w:t>
      </w:r>
      <w:r>
        <w:t>4.6</w:t>
      </w:r>
      <w:r w:rsidRPr="00213333">
        <w:t xml:space="preserve"> </w:t>
      </w:r>
      <w:r>
        <w:t>FEATURE SUPPORT</w:t>
      </w:r>
      <w:bookmarkEnd w:id="5934"/>
      <w:bookmarkEnd w:id="5935"/>
      <w:bookmarkEnd w:id="5936"/>
    </w:p>
    <w:p w:rsidR="00D7101C" w:rsidRDefault="00D7101C" w:rsidP="00D7101C">
      <w:pPr>
        <w:autoSpaceDE w:val="0"/>
        <w:autoSpaceDN w:val="0"/>
        <w:adjustRightInd w:val="0"/>
        <w:spacing w:after="0" w:line="240" w:lineRule="auto"/>
        <w:rPr>
          <w:rFonts w:cs="Arial"/>
          <w:bCs/>
          <w:color w:val="FF0000"/>
          <w:sz w:val="24"/>
          <w:szCs w:val="24"/>
        </w:rPr>
      </w:pPr>
    </w:p>
    <w:tbl>
      <w:tblPr>
        <w:tblStyle w:val="Bluetoothgrid"/>
        <w:tblW w:w="0" w:type="auto"/>
        <w:tblInd w:w="675" w:type="dxa"/>
        <w:tblLook w:val="04A0"/>
        <w:tblPrChange w:id="5937" w:author="Batra, Mayank" w:date="2016-06-21T12:07:00Z">
          <w:tblPr>
            <w:tblStyle w:val="Bluetoothgrid"/>
            <w:tblW w:w="0" w:type="auto"/>
            <w:tblInd w:w="675" w:type="dxa"/>
            <w:tblLook w:val="04A0"/>
          </w:tblPr>
        </w:tblPrChange>
      </w:tblPr>
      <w:tblGrid>
        <w:gridCol w:w="1163"/>
        <w:gridCol w:w="3940"/>
        <w:gridCol w:w="1560"/>
        <w:gridCol w:w="1643"/>
        <w:tblGridChange w:id="5938">
          <w:tblGrid>
            <w:gridCol w:w="1163"/>
            <w:gridCol w:w="3940"/>
            <w:gridCol w:w="1560"/>
            <w:gridCol w:w="1643"/>
          </w:tblGrid>
        </w:tblGridChange>
      </w:tblGrid>
      <w:tr w:rsidR="00EB59D3" w:rsidRPr="00B80D0A" w:rsidTr="00C63D7F">
        <w:trPr>
          <w:cnfStyle w:val="100000000000"/>
          <w:cantSplit/>
          <w:tblHeader/>
        </w:trPr>
        <w:tc>
          <w:tcPr>
            <w:tcW w:w="1163" w:type="dxa"/>
            <w:tcPrChange w:id="5939" w:author="Batra, Mayank" w:date="2016-06-21T12:07:00Z">
              <w:tcPr>
                <w:tcW w:w="1163" w:type="dxa"/>
              </w:tcPr>
            </w:tcPrChange>
          </w:tcPr>
          <w:p w:rsidR="00EB59D3" w:rsidRPr="00B80D0A" w:rsidRDefault="00EB59D3" w:rsidP="004B1513">
            <w:pPr>
              <w:pStyle w:val="CellBody"/>
              <w:spacing w:before="96"/>
              <w:cnfStyle w:val="100000000000"/>
              <w:rPr>
                <w:b/>
              </w:rPr>
            </w:pPr>
            <w:bookmarkStart w:id="5940" w:name="_Toc396412686"/>
            <w:r>
              <w:rPr>
                <w:b/>
              </w:rPr>
              <w:t>Bit position</w:t>
            </w:r>
          </w:p>
        </w:tc>
        <w:tc>
          <w:tcPr>
            <w:tcW w:w="3940" w:type="dxa"/>
            <w:tcPrChange w:id="5941" w:author="Batra, Mayank" w:date="2016-06-21T12:07:00Z">
              <w:tcPr>
                <w:tcW w:w="3940" w:type="dxa"/>
              </w:tcPr>
            </w:tcPrChange>
          </w:tcPr>
          <w:p w:rsidR="00EB59D3" w:rsidRPr="00E72663" w:rsidRDefault="00EB59D3" w:rsidP="004B1513">
            <w:pPr>
              <w:pStyle w:val="CellBody"/>
              <w:spacing w:before="96"/>
              <w:cnfStyle w:val="100000000000"/>
              <w:rPr>
                <w:b/>
              </w:rPr>
            </w:pPr>
            <w:r w:rsidRPr="00E72663">
              <w:rPr>
                <w:b/>
              </w:rPr>
              <w:t>Link Layer Feature</w:t>
            </w:r>
          </w:p>
        </w:tc>
        <w:tc>
          <w:tcPr>
            <w:tcW w:w="1560" w:type="dxa"/>
            <w:tcPrChange w:id="5942" w:author="Batra, Mayank" w:date="2016-06-21T12:07:00Z">
              <w:tcPr>
                <w:tcW w:w="1560" w:type="dxa"/>
              </w:tcPr>
            </w:tcPrChange>
          </w:tcPr>
          <w:p w:rsidR="00EB59D3" w:rsidRPr="00E72663" w:rsidRDefault="00EB59D3" w:rsidP="004B1513">
            <w:pPr>
              <w:pStyle w:val="CellBody"/>
              <w:spacing w:before="96"/>
              <w:cnfStyle w:val="100000000000"/>
              <w:rPr>
                <w:b/>
              </w:rPr>
            </w:pPr>
            <w:r w:rsidRPr="00E72663">
              <w:rPr>
                <w:b/>
              </w:rPr>
              <w:t>Valid from Controller to Host</w:t>
            </w:r>
          </w:p>
        </w:tc>
        <w:tc>
          <w:tcPr>
            <w:tcW w:w="1643" w:type="dxa"/>
            <w:tcPrChange w:id="5943" w:author="Batra, Mayank" w:date="2016-06-21T12:07:00Z">
              <w:tcPr>
                <w:tcW w:w="1643" w:type="dxa"/>
              </w:tcPr>
            </w:tcPrChange>
          </w:tcPr>
          <w:p w:rsidR="00EB59D3" w:rsidRPr="00E72663" w:rsidRDefault="00EB59D3" w:rsidP="004B1513">
            <w:pPr>
              <w:pStyle w:val="CellBody"/>
              <w:spacing w:before="96"/>
              <w:cnfStyle w:val="100000000000"/>
              <w:rPr>
                <w:b/>
              </w:rPr>
            </w:pPr>
            <w:r w:rsidRPr="00E72663">
              <w:rPr>
                <w:b/>
              </w:rPr>
              <w:t>Valid from Controller to Controller</w:t>
            </w:r>
          </w:p>
        </w:tc>
      </w:tr>
      <w:tr w:rsidR="00EB59D3" w:rsidRPr="00B80D0A" w:rsidTr="00C63D7F">
        <w:trPr>
          <w:cantSplit/>
        </w:trPr>
        <w:tc>
          <w:tcPr>
            <w:tcW w:w="1163" w:type="dxa"/>
            <w:tcPrChange w:id="5944" w:author="Batra, Mayank" w:date="2016-06-21T12:07:00Z">
              <w:tcPr>
                <w:tcW w:w="1163" w:type="dxa"/>
              </w:tcPr>
            </w:tcPrChange>
          </w:tcPr>
          <w:p w:rsidR="00EB59D3" w:rsidRDefault="00EB59D3" w:rsidP="004B1513">
            <w:pPr>
              <w:pStyle w:val="CellBody"/>
              <w:spacing w:before="96"/>
              <w:rPr>
                <w:b/>
              </w:rPr>
            </w:pPr>
            <w:r>
              <w:rPr>
                <w:b/>
              </w:rPr>
              <w:t>….</w:t>
            </w:r>
          </w:p>
        </w:tc>
        <w:tc>
          <w:tcPr>
            <w:tcW w:w="3940" w:type="dxa"/>
            <w:tcPrChange w:id="5945" w:author="Batra, Mayank" w:date="2016-06-21T12:07:00Z">
              <w:tcPr>
                <w:tcW w:w="3940" w:type="dxa"/>
              </w:tcPr>
            </w:tcPrChange>
          </w:tcPr>
          <w:p w:rsidR="00EB59D3" w:rsidRPr="00B80D0A" w:rsidRDefault="00EB59D3" w:rsidP="004B1513">
            <w:pPr>
              <w:pStyle w:val="CellBody"/>
              <w:spacing w:before="96"/>
            </w:pPr>
          </w:p>
        </w:tc>
        <w:tc>
          <w:tcPr>
            <w:tcW w:w="1560" w:type="dxa"/>
            <w:tcPrChange w:id="5946" w:author="Batra, Mayank" w:date="2016-06-21T12:07:00Z">
              <w:tcPr>
                <w:tcW w:w="1560" w:type="dxa"/>
              </w:tcPr>
            </w:tcPrChange>
          </w:tcPr>
          <w:p w:rsidR="00EB59D3" w:rsidRPr="00B80D0A" w:rsidRDefault="00EB59D3" w:rsidP="004B1513">
            <w:pPr>
              <w:pStyle w:val="CellBody"/>
              <w:spacing w:before="96"/>
            </w:pPr>
          </w:p>
        </w:tc>
        <w:tc>
          <w:tcPr>
            <w:tcW w:w="1643" w:type="dxa"/>
            <w:tcPrChange w:id="5947" w:author="Batra, Mayank" w:date="2016-06-21T12:07:00Z">
              <w:tcPr>
                <w:tcW w:w="1643" w:type="dxa"/>
              </w:tcPr>
            </w:tcPrChange>
          </w:tcPr>
          <w:p w:rsidR="00EB59D3" w:rsidRPr="00B80D0A" w:rsidRDefault="00EB59D3" w:rsidP="004B1513">
            <w:pPr>
              <w:pStyle w:val="CellBody"/>
              <w:spacing w:before="96"/>
            </w:pPr>
          </w:p>
        </w:tc>
      </w:tr>
      <w:tr w:rsidR="00EB59D3" w:rsidRPr="00B80D0A" w:rsidTr="00C63D7F">
        <w:trPr>
          <w:cantSplit/>
        </w:trPr>
        <w:tc>
          <w:tcPr>
            <w:tcW w:w="1163" w:type="dxa"/>
            <w:tcPrChange w:id="5948" w:author="Batra, Mayank" w:date="2016-06-21T12:07:00Z">
              <w:tcPr>
                <w:tcW w:w="1163" w:type="dxa"/>
              </w:tcPr>
            </w:tcPrChange>
          </w:tcPr>
          <w:p w:rsidR="00EB59D3" w:rsidRPr="00417D80" w:rsidRDefault="00EB59D3" w:rsidP="004B1513">
            <w:pPr>
              <w:pStyle w:val="CellBody"/>
              <w:spacing w:before="96"/>
            </w:pPr>
            <w:r w:rsidRPr="00417D80">
              <w:t>7</w:t>
            </w:r>
          </w:p>
        </w:tc>
        <w:tc>
          <w:tcPr>
            <w:tcW w:w="3940" w:type="dxa"/>
            <w:tcPrChange w:id="5949" w:author="Batra, Mayank" w:date="2016-06-21T12:07:00Z">
              <w:tcPr>
                <w:tcW w:w="3940" w:type="dxa"/>
              </w:tcPr>
            </w:tcPrChange>
          </w:tcPr>
          <w:p w:rsidR="00EB59D3" w:rsidRPr="00B80D0A" w:rsidRDefault="00EB59D3" w:rsidP="004B1513">
            <w:pPr>
              <w:pStyle w:val="CellBody"/>
              <w:spacing w:before="96"/>
            </w:pPr>
            <w:r>
              <w:t>Extended Scanner Filter Policies</w:t>
            </w:r>
          </w:p>
        </w:tc>
        <w:tc>
          <w:tcPr>
            <w:tcW w:w="1560" w:type="dxa"/>
            <w:tcPrChange w:id="5950" w:author="Batra, Mayank" w:date="2016-06-21T12:07:00Z">
              <w:tcPr>
                <w:tcW w:w="1560" w:type="dxa"/>
              </w:tcPr>
            </w:tcPrChange>
          </w:tcPr>
          <w:p w:rsidR="00EB59D3" w:rsidRPr="00B80D0A" w:rsidRDefault="00EB59D3" w:rsidP="004B1513">
            <w:pPr>
              <w:pStyle w:val="CellBody"/>
              <w:spacing w:before="96"/>
            </w:pPr>
            <w:r>
              <w:t>Y</w:t>
            </w:r>
          </w:p>
        </w:tc>
        <w:tc>
          <w:tcPr>
            <w:tcW w:w="1643" w:type="dxa"/>
            <w:tcPrChange w:id="5951" w:author="Batra, Mayank" w:date="2016-06-21T12:07:00Z">
              <w:tcPr>
                <w:tcW w:w="1643" w:type="dxa"/>
              </w:tcPr>
            </w:tcPrChange>
          </w:tcPr>
          <w:p w:rsidR="00EB59D3" w:rsidRPr="00B80D0A" w:rsidRDefault="00EB59D3" w:rsidP="004B1513">
            <w:pPr>
              <w:pStyle w:val="CellBody"/>
              <w:spacing w:before="96"/>
            </w:pPr>
            <w:r>
              <w:t>Y</w:t>
            </w:r>
          </w:p>
        </w:tc>
      </w:tr>
      <w:tr w:rsidR="00C33A1D" w:rsidRPr="00B80D0A" w:rsidTr="00C63D7F">
        <w:trPr>
          <w:cantSplit/>
        </w:trPr>
        <w:tc>
          <w:tcPr>
            <w:tcW w:w="1163" w:type="dxa"/>
            <w:tcPrChange w:id="5952" w:author="Batra, Mayank" w:date="2016-06-21T12:07:00Z">
              <w:tcPr>
                <w:tcW w:w="1163" w:type="dxa"/>
              </w:tcPr>
            </w:tcPrChange>
          </w:tcPr>
          <w:p w:rsidR="00C33A1D" w:rsidRPr="00417D80" w:rsidRDefault="00C33A1D" w:rsidP="004B1513">
            <w:pPr>
              <w:pStyle w:val="CellBody"/>
              <w:spacing w:before="96"/>
            </w:pPr>
            <w:r w:rsidRPr="00417D80">
              <w:t>8</w:t>
            </w:r>
          </w:p>
        </w:tc>
        <w:tc>
          <w:tcPr>
            <w:tcW w:w="3940" w:type="dxa"/>
            <w:tcPrChange w:id="5953" w:author="Batra, Mayank" w:date="2016-06-21T12:07:00Z">
              <w:tcPr>
                <w:tcW w:w="3940" w:type="dxa"/>
              </w:tcPr>
            </w:tcPrChange>
          </w:tcPr>
          <w:p w:rsidR="00C33A1D" w:rsidRDefault="00C33A1D" w:rsidP="004B1513">
            <w:pPr>
              <w:pStyle w:val="CellBody"/>
              <w:spacing w:before="96"/>
            </w:pPr>
            <w:r>
              <w:t>LE 2M PHY</w:t>
            </w:r>
          </w:p>
        </w:tc>
        <w:tc>
          <w:tcPr>
            <w:tcW w:w="1560" w:type="dxa"/>
            <w:tcPrChange w:id="5954" w:author="Batra, Mayank" w:date="2016-06-21T12:07:00Z">
              <w:tcPr>
                <w:tcW w:w="1560" w:type="dxa"/>
              </w:tcPr>
            </w:tcPrChange>
          </w:tcPr>
          <w:p w:rsidR="00C33A1D" w:rsidRDefault="00C33A1D" w:rsidP="004B1513">
            <w:pPr>
              <w:pStyle w:val="CellBody"/>
              <w:spacing w:before="96"/>
            </w:pPr>
            <w:r>
              <w:t>Y</w:t>
            </w:r>
          </w:p>
        </w:tc>
        <w:tc>
          <w:tcPr>
            <w:tcW w:w="1643" w:type="dxa"/>
            <w:tcPrChange w:id="5955" w:author="Batra, Mayank" w:date="2016-06-21T12:07:00Z">
              <w:tcPr>
                <w:tcW w:w="1643" w:type="dxa"/>
              </w:tcPr>
            </w:tcPrChange>
          </w:tcPr>
          <w:p w:rsidR="00C33A1D" w:rsidRDefault="00C33A1D" w:rsidP="004B1513">
            <w:pPr>
              <w:pStyle w:val="CellBody"/>
              <w:spacing w:before="96"/>
            </w:pPr>
            <w:r>
              <w:t>Y</w:t>
            </w:r>
          </w:p>
        </w:tc>
      </w:tr>
      <w:tr w:rsidR="00C33A1D" w:rsidRPr="00B80D0A" w:rsidTr="00C63D7F">
        <w:trPr>
          <w:cantSplit/>
        </w:trPr>
        <w:tc>
          <w:tcPr>
            <w:tcW w:w="1163" w:type="dxa"/>
            <w:tcPrChange w:id="5956" w:author="Batra, Mayank" w:date="2016-06-21T12:07:00Z">
              <w:tcPr>
                <w:tcW w:w="1163" w:type="dxa"/>
              </w:tcPr>
            </w:tcPrChange>
          </w:tcPr>
          <w:p w:rsidR="00C33A1D" w:rsidRPr="00417D80" w:rsidRDefault="00C33A1D" w:rsidP="004B1513">
            <w:pPr>
              <w:pStyle w:val="CellBody"/>
              <w:spacing w:before="96"/>
            </w:pPr>
            <w:r w:rsidRPr="00417D80">
              <w:t>9</w:t>
            </w:r>
          </w:p>
        </w:tc>
        <w:tc>
          <w:tcPr>
            <w:tcW w:w="3940" w:type="dxa"/>
            <w:tcPrChange w:id="5957" w:author="Batra, Mayank" w:date="2016-06-21T12:07:00Z">
              <w:tcPr>
                <w:tcW w:w="3940" w:type="dxa"/>
              </w:tcPr>
            </w:tcPrChange>
          </w:tcPr>
          <w:p w:rsidR="00C33A1D" w:rsidRDefault="00C33A1D" w:rsidP="004B1513">
            <w:pPr>
              <w:pStyle w:val="CellBody"/>
              <w:spacing w:before="96"/>
            </w:pPr>
            <w:r>
              <w:t>Stable Modulation Index – Transmitter</w:t>
            </w:r>
          </w:p>
        </w:tc>
        <w:tc>
          <w:tcPr>
            <w:tcW w:w="1560" w:type="dxa"/>
            <w:tcPrChange w:id="5958" w:author="Batra, Mayank" w:date="2016-06-21T12:07:00Z">
              <w:tcPr>
                <w:tcW w:w="1560" w:type="dxa"/>
              </w:tcPr>
            </w:tcPrChange>
          </w:tcPr>
          <w:p w:rsidR="00C33A1D" w:rsidRDefault="00C33A1D" w:rsidP="004B1513">
            <w:pPr>
              <w:pStyle w:val="CellBody"/>
              <w:spacing w:before="96"/>
            </w:pPr>
            <w:r>
              <w:t>Y</w:t>
            </w:r>
          </w:p>
        </w:tc>
        <w:tc>
          <w:tcPr>
            <w:tcW w:w="1643" w:type="dxa"/>
            <w:tcPrChange w:id="5959" w:author="Batra, Mayank" w:date="2016-06-21T12:07:00Z">
              <w:tcPr>
                <w:tcW w:w="1643" w:type="dxa"/>
              </w:tcPr>
            </w:tcPrChange>
          </w:tcPr>
          <w:p w:rsidR="00C33A1D" w:rsidRDefault="00C33A1D" w:rsidP="004B1513">
            <w:pPr>
              <w:pStyle w:val="CellBody"/>
              <w:spacing w:before="96"/>
            </w:pPr>
            <w:r>
              <w:t>Y</w:t>
            </w:r>
          </w:p>
        </w:tc>
      </w:tr>
      <w:tr w:rsidR="00C33A1D" w:rsidRPr="00B80D0A" w:rsidTr="00C63D7F">
        <w:trPr>
          <w:cantSplit/>
        </w:trPr>
        <w:tc>
          <w:tcPr>
            <w:tcW w:w="1163" w:type="dxa"/>
            <w:tcPrChange w:id="5960" w:author="Batra, Mayank" w:date="2016-06-21T12:07:00Z">
              <w:tcPr>
                <w:tcW w:w="1163" w:type="dxa"/>
              </w:tcPr>
            </w:tcPrChange>
          </w:tcPr>
          <w:p w:rsidR="00C33A1D" w:rsidRPr="00417D80" w:rsidRDefault="00C33A1D" w:rsidP="004B1513">
            <w:pPr>
              <w:pStyle w:val="CellBody"/>
              <w:spacing w:before="96"/>
            </w:pPr>
            <w:r w:rsidRPr="00417D80">
              <w:t>10</w:t>
            </w:r>
          </w:p>
        </w:tc>
        <w:tc>
          <w:tcPr>
            <w:tcW w:w="3940" w:type="dxa"/>
            <w:tcPrChange w:id="5961" w:author="Batra, Mayank" w:date="2016-06-21T12:07:00Z">
              <w:tcPr>
                <w:tcW w:w="3940" w:type="dxa"/>
              </w:tcPr>
            </w:tcPrChange>
          </w:tcPr>
          <w:p w:rsidR="00C33A1D" w:rsidRDefault="00C33A1D" w:rsidP="004B1513">
            <w:pPr>
              <w:pStyle w:val="CellBody"/>
              <w:spacing w:before="96"/>
            </w:pPr>
            <w:r>
              <w:t>Stable Modulation Index – Receiver</w:t>
            </w:r>
          </w:p>
        </w:tc>
        <w:tc>
          <w:tcPr>
            <w:tcW w:w="1560" w:type="dxa"/>
            <w:tcPrChange w:id="5962" w:author="Batra, Mayank" w:date="2016-06-21T12:07:00Z">
              <w:tcPr>
                <w:tcW w:w="1560" w:type="dxa"/>
              </w:tcPr>
            </w:tcPrChange>
          </w:tcPr>
          <w:p w:rsidR="00C33A1D" w:rsidRDefault="00C33A1D" w:rsidP="004B1513">
            <w:pPr>
              <w:pStyle w:val="CellBody"/>
              <w:spacing w:before="96"/>
            </w:pPr>
            <w:r>
              <w:t>Y</w:t>
            </w:r>
          </w:p>
        </w:tc>
        <w:tc>
          <w:tcPr>
            <w:tcW w:w="1643" w:type="dxa"/>
            <w:tcPrChange w:id="5963" w:author="Batra, Mayank" w:date="2016-06-21T12:07:00Z">
              <w:tcPr>
                <w:tcW w:w="1643" w:type="dxa"/>
              </w:tcPr>
            </w:tcPrChange>
          </w:tcPr>
          <w:p w:rsidR="00C33A1D" w:rsidRDefault="00C33A1D" w:rsidP="004B1513">
            <w:pPr>
              <w:pStyle w:val="CellBody"/>
              <w:spacing w:before="96"/>
            </w:pPr>
            <w:r>
              <w:t>Y</w:t>
            </w:r>
          </w:p>
        </w:tc>
      </w:tr>
      <w:tr w:rsidR="00C33A1D" w:rsidRPr="00B80D0A" w:rsidTr="00C63D7F">
        <w:trPr>
          <w:cantSplit/>
        </w:trPr>
        <w:tc>
          <w:tcPr>
            <w:tcW w:w="1163" w:type="dxa"/>
            <w:tcPrChange w:id="5964" w:author="Batra, Mayank" w:date="2016-06-21T12:07:00Z">
              <w:tcPr>
                <w:tcW w:w="1163" w:type="dxa"/>
              </w:tcPr>
            </w:tcPrChange>
          </w:tcPr>
          <w:p w:rsidR="00C33A1D" w:rsidRPr="00C33A1D" w:rsidRDefault="00C33A1D" w:rsidP="004B1513">
            <w:pPr>
              <w:pStyle w:val="CellBody"/>
              <w:spacing w:before="96"/>
            </w:pPr>
            <w:r>
              <w:t>11</w:t>
            </w:r>
          </w:p>
        </w:tc>
        <w:tc>
          <w:tcPr>
            <w:tcW w:w="3940" w:type="dxa"/>
            <w:tcPrChange w:id="5965" w:author="Batra, Mayank" w:date="2016-06-21T12:07:00Z">
              <w:tcPr>
                <w:tcW w:w="3940" w:type="dxa"/>
              </w:tcPr>
            </w:tcPrChange>
          </w:tcPr>
          <w:p w:rsidR="00C33A1D" w:rsidRDefault="00C33A1D" w:rsidP="004B1513">
            <w:pPr>
              <w:pStyle w:val="CellBody"/>
              <w:spacing w:before="96"/>
            </w:pPr>
            <w:r>
              <w:t>LE Coded PHY</w:t>
            </w:r>
          </w:p>
        </w:tc>
        <w:tc>
          <w:tcPr>
            <w:tcW w:w="1560" w:type="dxa"/>
            <w:tcPrChange w:id="5966" w:author="Batra, Mayank" w:date="2016-06-21T12:07:00Z">
              <w:tcPr>
                <w:tcW w:w="1560" w:type="dxa"/>
              </w:tcPr>
            </w:tcPrChange>
          </w:tcPr>
          <w:p w:rsidR="00C33A1D" w:rsidRDefault="00C33A1D" w:rsidP="004B1513">
            <w:pPr>
              <w:pStyle w:val="CellBody"/>
              <w:spacing w:before="96"/>
            </w:pPr>
            <w:r>
              <w:t>Y</w:t>
            </w:r>
          </w:p>
        </w:tc>
        <w:tc>
          <w:tcPr>
            <w:tcW w:w="1643" w:type="dxa"/>
            <w:tcPrChange w:id="5967" w:author="Batra, Mayank" w:date="2016-06-21T12:07:00Z">
              <w:tcPr>
                <w:tcW w:w="1643" w:type="dxa"/>
              </w:tcPr>
            </w:tcPrChange>
          </w:tcPr>
          <w:p w:rsidR="00C33A1D" w:rsidRDefault="00C33A1D" w:rsidP="004B1513">
            <w:pPr>
              <w:pStyle w:val="CellBody"/>
              <w:spacing w:before="96"/>
            </w:pPr>
            <w:r>
              <w:t>Y</w:t>
            </w:r>
          </w:p>
        </w:tc>
      </w:tr>
      <w:tr w:rsidR="00EB59D3" w:rsidRPr="006D1CF6" w:rsidTr="00C63D7F">
        <w:trPr>
          <w:cantSplit/>
        </w:trPr>
        <w:tc>
          <w:tcPr>
            <w:tcW w:w="1163" w:type="dxa"/>
            <w:tcPrChange w:id="5968" w:author="Batra, Mayank" w:date="2016-06-21T12:07:00Z">
              <w:tcPr>
                <w:tcW w:w="1163" w:type="dxa"/>
              </w:tcPr>
            </w:tcPrChange>
          </w:tcPr>
          <w:p w:rsidR="00EB59D3" w:rsidRPr="00417D80" w:rsidRDefault="00EB59D3" w:rsidP="004B1513">
            <w:pPr>
              <w:pStyle w:val="CellBody"/>
              <w:spacing w:before="96"/>
              <w:rPr>
                <w:color w:val="FF0000"/>
              </w:rPr>
            </w:pPr>
            <w:r w:rsidRPr="00417D80">
              <w:rPr>
                <w:color w:val="FF0000"/>
              </w:rPr>
              <w:t>TBD</w:t>
            </w:r>
            <w:r w:rsidR="003476FE" w:rsidRPr="00417D80">
              <w:rPr>
                <w:color w:val="FF0000"/>
              </w:rPr>
              <w:t>1</w:t>
            </w:r>
          </w:p>
        </w:tc>
        <w:tc>
          <w:tcPr>
            <w:tcW w:w="3940" w:type="dxa"/>
            <w:tcPrChange w:id="5969" w:author="Batra, Mayank" w:date="2016-06-21T12:07:00Z">
              <w:tcPr>
                <w:tcW w:w="3940" w:type="dxa"/>
              </w:tcPr>
            </w:tcPrChange>
          </w:tcPr>
          <w:p w:rsidR="00EB59D3" w:rsidRPr="00E72663" w:rsidRDefault="004E39A1" w:rsidP="004B1513">
            <w:pPr>
              <w:pStyle w:val="CellBody"/>
              <w:spacing w:before="96"/>
              <w:rPr>
                <w:color w:val="FF0000"/>
              </w:rPr>
            </w:pPr>
            <w:r>
              <w:rPr>
                <w:color w:val="FF0000"/>
              </w:rPr>
              <w:t xml:space="preserve">Connection </w:t>
            </w:r>
            <w:r w:rsidR="00760BEA">
              <w:rPr>
                <w:color w:val="FF0000"/>
              </w:rPr>
              <w:t xml:space="preserve">Supplemental </w:t>
            </w:r>
            <w:r w:rsidR="00EB59D3">
              <w:rPr>
                <w:color w:val="FF0000"/>
              </w:rPr>
              <w:t>Request</w:t>
            </w:r>
          </w:p>
        </w:tc>
        <w:tc>
          <w:tcPr>
            <w:tcW w:w="1560" w:type="dxa"/>
            <w:tcPrChange w:id="5970" w:author="Batra, Mayank" w:date="2016-06-21T12:07:00Z">
              <w:tcPr>
                <w:tcW w:w="1560" w:type="dxa"/>
              </w:tcPr>
            </w:tcPrChange>
          </w:tcPr>
          <w:p w:rsidR="00EB59D3" w:rsidRPr="00E72663" w:rsidRDefault="00EB59D3" w:rsidP="004B1513">
            <w:pPr>
              <w:pStyle w:val="CellBody"/>
              <w:spacing w:before="96"/>
              <w:rPr>
                <w:color w:val="FF0000"/>
              </w:rPr>
            </w:pPr>
            <w:r>
              <w:rPr>
                <w:color w:val="FF0000"/>
              </w:rPr>
              <w:t>Y</w:t>
            </w:r>
          </w:p>
        </w:tc>
        <w:tc>
          <w:tcPr>
            <w:tcW w:w="1643" w:type="dxa"/>
            <w:tcPrChange w:id="5971" w:author="Batra, Mayank" w:date="2016-06-21T12:07:00Z">
              <w:tcPr>
                <w:tcW w:w="1643" w:type="dxa"/>
              </w:tcPr>
            </w:tcPrChange>
          </w:tcPr>
          <w:p w:rsidR="00EB59D3" w:rsidRPr="00E72663" w:rsidRDefault="0071491A" w:rsidP="004B1513">
            <w:pPr>
              <w:pStyle w:val="CellBody"/>
              <w:spacing w:before="96"/>
              <w:rPr>
                <w:color w:val="FF0000"/>
              </w:rPr>
            </w:pPr>
            <w:r>
              <w:rPr>
                <w:color w:val="FF0000"/>
              </w:rPr>
              <w:t>Y</w:t>
            </w:r>
          </w:p>
        </w:tc>
      </w:tr>
      <w:tr w:rsidR="00EB59D3" w:rsidRPr="006D1CF6" w:rsidTr="00C63D7F">
        <w:trPr>
          <w:cantSplit/>
        </w:trPr>
        <w:tc>
          <w:tcPr>
            <w:tcW w:w="1163" w:type="dxa"/>
            <w:tcPrChange w:id="5972" w:author="Batra, Mayank" w:date="2016-06-21T12:07:00Z">
              <w:tcPr>
                <w:tcW w:w="1163" w:type="dxa"/>
              </w:tcPr>
            </w:tcPrChange>
          </w:tcPr>
          <w:p w:rsidR="00EB59D3" w:rsidRPr="00417D80" w:rsidRDefault="00EB59D3" w:rsidP="004B1513">
            <w:pPr>
              <w:pStyle w:val="CellBody"/>
              <w:spacing w:before="96"/>
              <w:rPr>
                <w:color w:val="FF0000"/>
              </w:rPr>
            </w:pPr>
            <w:r w:rsidRPr="00417D80">
              <w:rPr>
                <w:color w:val="FF0000"/>
              </w:rPr>
              <w:t>TBD</w:t>
            </w:r>
            <w:r w:rsidR="003476FE" w:rsidRPr="00417D80">
              <w:rPr>
                <w:color w:val="FF0000"/>
              </w:rPr>
              <w:t>2</w:t>
            </w:r>
          </w:p>
        </w:tc>
        <w:tc>
          <w:tcPr>
            <w:tcW w:w="3940" w:type="dxa"/>
            <w:tcPrChange w:id="5973" w:author="Batra, Mayank" w:date="2016-06-21T12:07:00Z">
              <w:tcPr>
                <w:tcW w:w="3940" w:type="dxa"/>
              </w:tcPr>
            </w:tcPrChange>
          </w:tcPr>
          <w:p w:rsidR="00EB59D3" w:rsidRPr="006D1CF6" w:rsidRDefault="004E39A1" w:rsidP="004B1513">
            <w:pPr>
              <w:pStyle w:val="CellBody"/>
              <w:spacing w:before="96"/>
              <w:rPr>
                <w:color w:val="FF0000"/>
              </w:rPr>
            </w:pPr>
            <w:r>
              <w:rPr>
                <w:color w:val="FF0000"/>
              </w:rPr>
              <w:t xml:space="preserve">Connection </w:t>
            </w:r>
            <w:r w:rsidR="00760BEA">
              <w:rPr>
                <w:color w:val="FF0000"/>
              </w:rPr>
              <w:t xml:space="preserve">Supplemental </w:t>
            </w:r>
            <w:r w:rsidR="00EB59D3">
              <w:rPr>
                <w:color w:val="FF0000"/>
              </w:rPr>
              <w:t>Response</w:t>
            </w:r>
          </w:p>
        </w:tc>
        <w:tc>
          <w:tcPr>
            <w:tcW w:w="1560" w:type="dxa"/>
            <w:tcPrChange w:id="5974" w:author="Batra, Mayank" w:date="2016-06-21T12:07:00Z">
              <w:tcPr>
                <w:tcW w:w="1560" w:type="dxa"/>
              </w:tcPr>
            </w:tcPrChange>
          </w:tcPr>
          <w:p w:rsidR="00EB59D3" w:rsidRDefault="00EB59D3" w:rsidP="004B1513">
            <w:pPr>
              <w:pStyle w:val="CellBody"/>
              <w:spacing w:before="96"/>
              <w:rPr>
                <w:color w:val="FF0000"/>
              </w:rPr>
            </w:pPr>
            <w:r>
              <w:rPr>
                <w:color w:val="FF0000"/>
              </w:rPr>
              <w:t>Y</w:t>
            </w:r>
          </w:p>
        </w:tc>
        <w:tc>
          <w:tcPr>
            <w:tcW w:w="1643" w:type="dxa"/>
            <w:tcPrChange w:id="5975" w:author="Batra, Mayank" w:date="2016-06-21T12:07:00Z">
              <w:tcPr>
                <w:tcW w:w="1643" w:type="dxa"/>
              </w:tcPr>
            </w:tcPrChange>
          </w:tcPr>
          <w:p w:rsidR="00EB59D3" w:rsidRDefault="0071491A" w:rsidP="004B1513">
            <w:pPr>
              <w:pStyle w:val="CellBody"/>
              <w:spacing w:before="96"/>
              <w:rPr>
                <w:color w:val="FF0000"/>
              </w:rPr>
            </w:pPr>
            <w:r>
              <w:rPr>
                <w:color w:val="FF0000"/>
              </w:rPr>
              <w:t>Y</w:t>
            </w:r>
          </w:p>
        </w:tc>
      </w:tr>
      <w:tr w:rsidR="0071491A" w:rsidRPr="006D1CF6" w:rsidTr="00C63D7F">
        <w:trPr>
          <w:cantSplit/>
        </w:trPr>
        <w:tc>
          <w:tcPr>
            <w:tcW w:w="1163" w:type="dxa"/>
            <w:tcPrChange w:id="5976" w:author="Batra, Mayank" w:date="2016-06-21T12:07:00Z">
              <w:tcPr>
                <w:tcW w:w="1163" w:type="dxa"/>
              </w:tcPr>
            </w:tcPrChange>
          </w:tcPr>
          <w:p w:rsidR="0071491A" w:rsidRPr="00417D80" w:rsidRDefault="0071491A" w:rsidP="004B1513">
            <w:pPr>
              <w:pStyle w:val="CellBody"/>
              <w:spacing w:before="96"/>
              <w:rPr>
                <w:color w:val="FF0000"/>
              </w:rPr>
            </w:pPr>
            <w:r w:rsidRPr="00417D80">
              <w:rPr>
                <w:color w:val="FF0000"/>
              </w:rPr>
              <w:t>TBD3</w:t>
            </w:r>
          </w:p>
        </w:tc>
        <w:tc>
          <w:tcPr>
            <w:tcW w:w="3940" w:type="dxa"/>
            <w:tcPrChange w:id="5977" w:author="Batra, Mayank" w:date="2016-06-21T12:07:00Z">
              <w:tcPr>
                <w:tcW w:w="3940" w:type="dxa"/>
              </w:tcPr>
            </w:tcPrChange>
          </w:tcPr>
          <w:p w:rsidR="0071491A" w:rsidRDefault="0071491A" w:rsidP="007D46BC">
            <w:pPr>
              <w:pStyle w:val="CellBody"/>
              <w:spacing w:before="96"/>
              <w:rPr>
                <w:color w:val="FF0000"/>
              </w:rPr>
            </w:pPr>
            <w:r>
              <w:rPr>
                <w:color w:val="FF0000"/>
              </w:rPr>
              <w:t xml:space="preserve">Connectionless </w:t>
            </w:r>
            <w:r w:rsidR="00760BEA">
              <w:rPr>
                <w:color w:val="FF0000"/>
              </w:rPr>
              <w:t>Supplemental</w:t>
            </w:r>
            <w:r>
              <w:rPr>
                <w:color w:val="FF0000"/>
              </w:rPr>
              <w:t xml:space="preserve"> </w:t>
            </w:r>
            <w:del w:id="5978" w:author="Batra, Mayank" w:date="2016-05-27T11:05:00Z">
              <w:r w:rsidDel="007D46BC">
                <w:rPr>
                  <w:color w:val="FF0000"/>
                </w:rPr>
                <w:delText>transmitter</w:delText>
              </w:r>
            </w:del>
            <w:ins w:id="5979" w:author="Batra, Mayank" w:date="2016-05-27T11:05:00Z">
              <w:r w:rsidR="007D46BC">
                <w:rPr>
                  <w:color w:val="FF0000"/>
                </w:rPr>
                <w:t>Transmitter</w:t>
              </w:r>
            </w:ins>
          </w:p>
        </w:tc>
        <w:tc>
          <w:tcPr>
            <w:tcW w:w="1560" w:type="dxa"/>
            <w:tcPrChange w:id="5980" w:author="Batra, Mayank" w:date="2016-06-21T12:07:00Z">
              <w:tcPr>
                <w:tcW w:w="1560" w:type="dxa"/>
              </w:tcPr>
            </w:tcPrChange>
          </w:tcPr>
          <w:p w:rsidR="0071491A" w:rsidRDefault="0071491A" w:rsidP="004B1513">
            <w:pPr>
              <w:pStyle w:val="CellBody"/>
              <w:spacing w:before="96"/>
              <w:rPr>
                <w:color w:val="FF0000"/>
              </w:rPr>
            </w:pPr>
            <w:r>
              <w:rPr>
                <w:color w:val="FF0000"/>
              </w:rPr>
              <w:t>Y</w:t>
            </w:r>
          </w:p>
        </w:tc>
        <w:tc>
          <w:tcPr>
            <w:tcW w:w="1643" w:type="dxa"/>
            <w:tcPrChange w:id="5981" w:author="Batra, Mayank" w:date="2016-06-21T12:07:00Z">
              <w:tcPr>
                <w:tcW w:w="1643" w:type="dxa"/>
              </w:tcPr>
            </w:tcPrChange>
          </w:tcPr>
          <w:p w:rsidR="0071491A" w:rsidRDefault="0071491A" w:rsidP="004B1513">
            <w:pPr>
              <w:pStyle w:val="CellBody"/>
              <w:spacing w:before="96"/>
              <w:rPr>
                <w:color w:val="FF0000"/>
              </w:rPr>
            </w:pPr>
            <w:r>
              <w:rPr>
                <w:color w:val="FF0000"/>
              </w:rPr>
              <w:t>N</w:t>
            </w:r>
          </w:p>
        </w:tc>
      </w:tr>
      <w:tr w:rsidR="0071491A" w:rsidRPr="006D1CF6" w:rsidTr="00C63D7F">
        <w:trPr>
          <w:cantSplit/>
        </w:trPr>
        <w:tc>
          <w:tcPr>
            <w:tcW w:w="1163" w:type="dxa"/>
            <w:tcPrChange w:id="5982" w:author="Batra, Mayank" w:date="2016-06-21T12:07:00Z">
              <w:tcPr>
                <w:tcW w:w="1163" w:type="dxa"/>
              </w:tcPr>
            </w:tcPrChange>
          </w:tcPr>
          <w:p w:rsidR="0071491A" w:rsidRPr="00417D80" w:rsidRDefault="0071491A" w:rsidP="004B1513">
            <w:pPr>
              <w:pStyle w:val="CellBody"/>
              <w:spacing w:before="96"/>
              <w:rPr>
                <w:color w:val="FF0000"/>
              </w:rPr>
            </w:pPr>
            <w:r w:rsidRPr="00417D80">
              <w:rPr>
                <w:color w:val="FF0000"/>
              </w:rPr>
              <w:lastRenderedPageBreak/>
              <w:t>TBD4</w:t>
            </w:r>
          </w:p>
        </w:tc>
        <w:tc>
          <w:tcPr>
            <w:tcW w:w="3940" w:type="dxa"/>
            <w:tcPrChange w:id="5983" w:author="Batra, Mayank" w:date="2016-06-21T12:07:00Z">
              <w:tcPr>
                <w:tcW w:w="3940" w:type="dxa"/>
              </w:tcPr>
            </w:tcPrChange>
          </w:tcPr>
          <w:p w:rsidR="0071491A" w:rsidRDefault="0071491A" w:rsidP="007D46BC">
            <w:pPr>
              <w:pStyle w:val="CellBody"/>
              <w:spacing w:before="96"/>
              <w:rPr>
                <w:color w:val="FF0000"/>
              </w:rPr>
            </w:pPr>
            <w:r>
              <w:rPr>
                <w:color w:val="FF0000"/>
              </w:rPr>
              <w:t>Connectionless</w:t>
            </w:r>
            <w:r w:rsidR="00B706FD">
              <w:rPr>
                <w:color w:val="FF0000"/>
              </w:rPr>
              <w:t xml:space="preserve"> </w:t>
            </w:r>
            <w:r w:rsidR="00760BEA">
              <w:rPr>
                <w:color w:val="FF0000"/>
              </w:rPr>
              <w:t xml:space="preserve">Supplemental </w:t>
            </w:r>
            <w:del w:id="5984" w:author="Batra, Mayank" w:date="2016-05-27T11:05:00Z">
              <w:r w:rsidR="00B706FD" w:rsidDel="007D46BC">
                <w:rPr>
                  <w:color w:val="FF0000"/>
                </w:rPr>
                <w:delText>receiver</w:delText>
              </w:r>
            </w:del>
            <w:ins w:id="5985" w:author="Batra, Mayank" w:date="2016-05-27T11:05:00Z">
              <w:r w:rsidR="007D46BC">
                <w:rPr>
                  <w:color w:val="FF0000"/>
                </w:rPr>
                <w:t>Receiver</w:t>
              </w:r>
            </w:ins>
          </w:p>
        </w:tc>
        <w:tc>
          <w:tcPr>
            <w:tcW w:w="1560" w:type="dxa"/>
            <w:tcPrChange w:id="5986" w:author="Batra, Mayank" w:date="2016-06-21T12:07:00Z">
              <w:tcPr>
                <w:tcW w:w="1560" w:type="dxa"/>
              </w:tcPr>
            </w:tcPrChange>
          </w:tcPr>
          <w:p w:rsidR="0071491A" w:rsidRDefault="00B706FD" w:rsidP="004B1513">
            <w:pPr>
              <w:pStyle w:val="CellBody"/>
              <w:spacing w:before="96"/>
              <w:rPr>
                <w:color w:val="FF0000"/>
              </w:rPr>
            </w:pPr>
            <w:r>
              <w:rPr>
                <w:color w:val="FF0000"/>
              </w:rPr>
              <w:t>Y</w:t>
            </w:r>
          </w:p>
        </w:tc>
        <w:tc>
          <w:tcPr>
            <w:tcW w:w="1643" w:type="dxa"/>
            <w:tcPrChange w:id="5987" w:author="Batra, Mayank" w:date="2016-06-21T12:07:00Z">
              <w:tcPr>
                <w:tcW w:w="1643" w:type="dxa"/>
              </w:tcPr>
            </w:tcPrChange>
          </w:tcPr>
          <w:p w:rsidR="0071491A" w:rsidRDefault="00B706FD" w:rsidP="004B1513">
            <w:pPr>
              <w:pStyle w:val="CellBody"/>
              <w:spacing w:before="96"/>
              <w:rPr>
                <w:color w:val="FF0000"/>
              </w:rPr>
            </w:pPr>
            <w:r>
              <w:rPr>
                <w:color w:val="FF0000"/>
              </w:rPr>
              <w:t>N</w:t>
            </w:r>
          </w:p>
        </w:tc>
      </w:tr>
      <w:tr w:rsidR="00760BEA" w:rsidRPr="00B80D0A" w:rsidTr="00C63D7F">
        <w:trPr>
          <w:cantSplit/>
        </w:trPr>
        <w:tc>
          <w:tcPr>
            <w:tcW w:w="1163" w:type="dxa"/>
            <w:tcPrChange w:id="5988" w:author="Batra, Mayank" w:date="2016-06-21T12:07:00Z">
              <w:tcPr>
                <w:tcW w:w="1163" w:type="dxa"/>
              </w:tcPr>
            </w:tcPrChange>
          </w:tcPr>
          <w:p w:rsidR="00760BEA" w:rsidRPr="00417D80" w:rsidRDefault="00760BEA" w:rsidP="004B1513">
            <w:pPr>
              <w:pStyle w:val="CellBody"/>
              <w:spacing w:before="96"/>
              <w:rPr>
                <w:color w:val="FF0000"/>
              </w:rPr>
            </w:pPr>
            <w:r w:rsidRPr="00417D80">
              <w:rPr>
                <w:color w:val="FF0000"/>
              </w:rPr>
              <w:t>TBD5</w:t>
            </w:r>
          </w:p>
        </w:tc>
        <w:tc>
          <w:tcPr>
            <w:tcW w:w="3940" w:type="dxa"/>
            <w:tcPrChange w:id="5989" w:author="Batra, Mayank" w:date="2016-06-21T12:07:00Z">
              <w:tcPr>
                <w:tcW w:w="3940" w:type="dxa"/>
              </w:tcPr>
            </w:tcPrChange>
          </w:tcPr>
          <w:p w:rsidR="00760BEA" w:rsidRPr="009B3496" w:rsidRDefault="00760BEA" w:rsidP="007D46BC">
            <w:pPr>
              <w:pStyle w:val="CellBody"/>
              <w:spacing w:before="96"/>
              <w:rPr>
                <w:color w:val="FF0000"/>
              </w:rPr>
            </w:pPr>
            <w:r w:rsidRPr="009B3496">
              <w:rPr>
                <w:color w:val="FF0000"/>
              </w:rPr>
              <w:t xml:space="preserve">Antenna switching </w:t>
            </w:r>
            <w:del w:id="5990" w:author="Batra, Mayank" w:date="2016-05-27T11:06:00Z">
              <w:r w:rsidRPr="009B3496" w:rsidDel="007D46BC">
                <w:rPr>
                  <w:color w:val="FF0000"/>
                </w:rPr>
                <w:delText xml:space="preserve">during </w:delText>
              </w:r>
            </w:del>
            <w:ins w:id="5991" w:author="Batra, Mayank" w:date="2016-05-27T11:06:00Z">
              <w:r w:rsidR="007D46BC">
                <w:rPr>
                  <w:color w:val="FF0000"/>
                </w:rPr>
                <w:t>D</w:t>
              </w:r>
              <w:r w:rsidR="007D46BC" w:rsidRPr="009B3496">
                <w:rPr>
                  <w:color w:val="FF0000"/>
                </w:rPr>
                <w:t xml:space="preserve">uring </w:t>
              </w:r>
            </w:ins>
            <w:r w:rsidRPr="009B3496">
              <w:rPr>
                <w:color w:val="FF0000"/>
              </w:rPr>
              <w:t xml:space="preserve">Supplemental </w:t>
            </w:r>
            <w:del w:id="5992" w:author="Batra, Mayank" w:date="2016-05-27T11:06:00Z">
              <w:r w:rsidRPr="009B3496" w:rsidDel="007D46BC">
                <w:rPr>
                  <w:color w:val="FF0000"/>
                </w:rPr>
                <w:delText>transmission</w:delText>
              </w:r>
              <w:r w:rsidR="004E39A1" w:rsidDel="007D46BC">
                <w:rPr>
                  <w:color w:val="FF0000"/>
                </w:rPr>
                <w:delText xml:space="preserve"> </w:delText>
              </w:r>
            </w:del>
            <w:ins w:id="5993" w:author="Batra, Mayank" w:date="2016-05-27T11:06:00Z">
              <w:r w:rsidR="007D46BC">
                <w:rPr>
                  <w:color w:val="FF0000"/>
                </w:rPr>
                <w:t>T</w:t>
              </w:r>
              <w:r w:rsidR="007D46BC" w:rsidRPr="009B3496">
                <w:rPr>
                  <w:color w:val="FF0000"/>
                </w:rPr>
                <w:t>ransmission</w:t>
              </w:r>
              <w:r w:rsidR="007D46BC">
                <w:rPr>
                  <w:color w:val="FF0000"/>
                </w:rPr>
                <w:t xml:space="preserve"> </w:t>
              </w:r>
            </w:ins>
            <w:r w:rsidR="004E39A1">
              <w:rPr>
                <w:color w:val="FF0000"/>
              </w:rPr>
              <w:t>(AoD)</w:t>
            </w:r>
          </w:p>
        </w:tc>
        <w:tc>
          <w:tcPr>
            <w:tcW w:w="1560" w:type="dxa"/>
            <w:tcPrChange w:id="5994" w:author="Batra, Mayank" w:date="2016-06-21T12:07:00Z">
              <w:tcPr>
                <w:tcW w:w="1560" w:type="dxa"/>
              </w:tcPr>
            </w:tcPrChange>
          </w:tcPr>
          <w:p w:rsidR="00760BEA" w:rsidRPr="00DF4735" w:rsidRDefault="00760BEA" w:rsidP="004B1513">
            <w:pPr>
              <w:pStyle w:val="CellBody"/>
              <w:spacing w:before="96"/>
              <w:rPr>
                <w:color w:val="FF0000"/>
              </w:rPr>
            </w:pPr>
            <w:r w:rsidRPr="00DF4735">
              <w:rPr>
                <w:color w:val="FF0000"/>
              </w:rPr>
              <w:t>Y</w:t>
            </w:r>
          </w:p>
        </w:tc>
        <w:tc>
          <w:tcPr>
            <w:tcW w:w="1643" w:type="dxa"/>
            <w:tcPrChange w:id="5995" w:author="Batra, Mayank" w:date="2016-06-21T12:07:00Z">
              <w:tcPr>
                <w:tcW w:w="1643" w:type="dxa"/>
              </w:tcPr>
            </w:tcPrChange>
          </w:tcPr>
          <w:p w:rsidR="00760BEA" w:rsidRPr="00DF4735" w:rsidRDefault="00760BEA" w:rsidP="004B1513">
            <w:pPr>
              <w:pStyle w:val="CellBody"/>
              <w:spacing w:before="96"/>
              <w:rPr>
                <w:color w:val="FF0000"/>
              </w:rPr>
            </w:pPr>
            <w:r w:rsidRPr="00DF4735">
              <w:rPr>
                <w:color w:val="FF0000"/>
              </w:rPr>
              <w:t>N</w:t>
            </w:r>
          </w:p>
        </w:tc>
      </w:tr>
      <w:tr w:rsidR="00760BEA" w:rsidRPr="00B80D0A" w:rsidTr="00C63D7F">
        <w:trPr>
          <w:cantSplit/>
        </w:trPr>
        <w:tc>
          <w:tcPr>
            <w:tcW w:w="1163" w:type="dxa"/>
            <w:tcPrChange w:id="5996" w:author="Batra, Mayank" w:date="2016-06-21T12:07:00Z">
              <w:tcPr>
                <w:tcW w:w="1163" w:type="dxa"/>
              </w:tcPr>
            </w:tcPrChange>
          </w:tcPr>
          <w:p w:rsidR="00760BEA" w:rsidRPr="00417D80" w:rsidRDefault="00760BEA" w:rsidP="004B1513">
            <w:pPr>
              <w:pStyle w:val="CellBody"/>
              <w:spacing w:before="96"/>
              <w:rPr>
                <w:color w:val="FF0000"/>
              </w:rPr>
            </w:pPr>
            <w:r w:rsidRPr="00417D80">
              <w:rPr>
                <w:color w:val="FF0000"/>
              </w:rPr>
              <w:t>TBD6</w:t>
            </w:r>
          </w:p>
        </w:tc>
        <w:tc>
          <w:tcPr>
            <w:tcW w:w="3940" w:type="dxa"/>
            <w:tcPrChange w:id="5997" w:author="Batra, Mayank" w:date="2016-06-21T12:07:00Z">
              <w:tcPr>
                <w:tcW w:w="3940" w:type="dxa"/>
              </w:tcPr>
            </w:tcPrChange>
          </w:tcPr>
          <w:p w:rsidR="00760BEA" w:rsidRPr="009B3496" w:rsidRDefault="00760BEA" w:rsidP="007D46BC">
            <w:pPr>
              <w:pStyle w:val="CellBody"/>
              <w:spacing w:before="96"/>
              <w:rPr>
                <w:color w:val="FF0000"/>
              </w:rPr>
            </w:pPr>
            <w:r w:rsidRPr="009B3496">
              <w:rPr>
                <w:color w:val="FF0000"/>
              </w:rPr>
              <w:t xml:space="preserve">Antenna </w:t>
            </w:r>
            <w:del w:id="5998" w:author="Batra, Mayank" w:date="2016-05-27T11:06:00Z">
              <w:r w:rsidRPr="009B3496" w:rsidDel="007D46BC">
                <w:rPr>
                  <w:color w:val="FF0000"/>
                </w:rPr>
                <w:delText xml:space="preserve">switching </w:delText>
              </w:r>
            </w:del>
            <w:ins w:id="5999" w:author="Batra, Mayank" w:date="2016-05-27T11:06:00Z">
              <w:r w:rsidR="007D46BC">
                <w:rPr>
                  <w:color w:val="FF0000"/>
                </w:rPr>
                <w:t>S</w:t>
              </w:r>
              <w:r w:rsidR="007D46BC" w:rsidRPr="009B3496">
                <w:rPr>
                  <w:color w:val="FF0000"/>
                </w:rPr>
                <w:t xml:space="preserve">witching </w:t>
              </w:r>
            </w:ins>
            <w:del w:id="6000" w:author="Batra, Mayank" w:date="2016-05-27T11:06:00Z">
              <w:r w:rsidRPr="009B3496" w:rsidDel="007D46BC">
                <w:rPr>
                  <w:color w:val="FF0000"/>
                </w:rPr>
                <w:delText xml:space="preserve">during </w:delText>
              </w:r>
            </w:del>
            <w:ins w:id="6001" w:author="Batra, Mayank" w:date="2016-05-27T11:06:00Z">
              <w:r w:rsidR="007D46BC">
                <w:rPr>
                  <w:color w:val="FF0000"/>
                </w:rPr>
                <w:t>D</w:t>
              </w:r>
              <w:r w:rsidR="007D46BC" w:rsidRPr="009B3496">
                <w:rPr>
                  <w:color w:val="FF0000"/>
                </w:rPr>
                <w:t xml:space="preserve">uring </w:t>
              </w:r>
            </w:ins>
            <w:r w:rsidRPr="009B3496">
              <w:rPr>
                <w:color w:val="FF0000"/>
              </w:rPr>
              <w:t xml:space="preserve">Supplemental </w:t>
            </w:r>
            <w:del w:id="6002" w:author="Batra, Mayank" w:date="2016-05-27T11:06:00Z">
              <w:r w:rsidRPr="009B3496" w:rsidDel="007D46BC">
                <w:rPr>
                  <w:color w:val="FF0000"/>
                </w:rPr>
                <w:delText>reception</w:delText>
              </w:r>
              <w:r w:rsidR="004E39A1" w:rsidDel="007D46BC">
                <w:rPr>
                  <w:color w:val="FF0000"/>
                </w:rPr>
                <w:delText xml:space="preserve"> </w:delText>
              </w:r>
            </w:del>
            <w:ins w:id="6003" w:author="Batra, Mayank" w:date="2016-05-27T11:06:00Z">
              <w:r w:rsidR="007D46BC">
                <w:rPr>
                  <w:color w:val="FF0000"/>
                </w:rPr>
                <w:t>R</w:t>
              </w:r>
              <w:r w:rsidR="007D46BC" w:rsidRPr="009B3496">
                <w:rPr>
                  <w:color w:val="FF0000"/>
                </w:rPr>
                <w:t>eception</w:t>
              </w:r>
              <w:r w:rsidR="007D46BC">
                <w:rPr>
                  <w:color w:val="FF0000"/>
                </w:rPr>
                <w:t xml:space="preserve"> </w:t>
              </w:r>
            </w:ins>
            <w:r w:rsidR="004E39A1">
              <w:rPr>
                <w:color w:val="FF0000"/>
              </w:rPr>
              <w:t>(AoA)</w:t>
            </w:r>
          </w:p>
        </w:tc>
        <w:tc>
          <w:tcPr>
            <w:tcW w:w="1560" w:type="dxa"/>
            <w:tcPrChange w:id="6004" w:author="Batra, Mayank" w:date="2016-06-21T12:07:00Z">
              <w:tcPr>
                <w:tcW w:w="1560" w:type="dxa"/>
              </w:tcPr>
            </w:tcPrChange>
          </w:tcPr>
          <w:p w:rsidR="00760BEA" w:rsidRPr="00DF4735" w:rsidRDefault="00760BEA" w:rsidP="004B1513">
            <w:pPr>
              <w:pStyle w:val="CellBody"/>
              <w:spacing w:before="96"/>
              <w:rPr>
                <w:color w:val="FF0000"/>
              </w:rPr>
            </w:pPr>
            <w:r w:rsidRPr="00DF4735">
              <w:rPr>
                <w:color w:val="FF0000"/>
              </w:rPr>
              <w:t>Y</w:t>
            </w:r>
          </w:p>
        </w:tc>
        <w:tc>
          <w:tcPr>
            <w:tcW w:w="1643" w:type="dxa"/>
            <w:tcPrChange w:id="6005" w:author="Batra, Mayank" w:date="2016-06-21T12:07:00Z">
              <w:tcPr>
                <w:tcW w:w="1643" w:type="dxa"/>
              </w:tcPr>
            </w:tcPrChange>
          </w:tcPr>
          <w:p w:rsidR="00760BEA" w:rsidRPr="00DF4735" w:rsidRDefault="00760BEA" w:rsidP="004B1513">
            <w:pPr>
              <w:pStyle w:val="CellBody"/>
              <w:spacing w:before="96"/>
              <w:rPr>
                <w:color w:val="FF0000"/>
              </w:rPr>
            </w:pPr>
            <w:r w:rsidRPr="00DF4735">
              <w:rPr>
                <w:color w:val="FF0000"/>
              </w:rPr>
              <w:t>N</w:t>
            </w:r>
          </w:p>
        </w:tc>
      </w:tr>
      <w:tr w:rsidR="00EB59D3" w:rsidRPr="00B80D0A" w:rsidTr="00C63D7F">
        <w:trPr>
          <w:cantSplit/>
        </w:trPr>
        <w:tc>
          <w:tcPr>
            <w:tcW w:w="1163" w:type="dxa"/>
            <w:tcPrChange w:id="6006" w:author="Batra, Mayank" w:date="2016-06-21T12:07:00Z">
              <w:tcPr>
                <w:tcW w:w="1163" w:type="dxa"/>
              </w:tcPr>
            </w:tcPrChange>
          </w:tcPr>
          <w:p w:rsidR="00EB59D3" w:rsidRPr="00417D80" w:rsidRDefault="00C33A1D" w:rsidP="004B1513">
            <w:pPr>
              <w:pStyle w:val="CellBody"/>
              <w:spacing w:before="96"/>
            </w:pPr>
            <w:r w:rsidRPr="00417D80">
              <w:rPr>
                <w:color w:val="auto"/>
              </w:rPr>
              <w:t>All other values</w:t>
            </w:r>
          </w:p>
        </w:tc>
        <w:tc>
          <w:tcPr>
            <w:tcW w:w="3940" w:type="dxa"/>
            <w:tcPrChange w:id="6007" w:author="Batra, Mayank" w:date="2016-06-21T12:07:00Z">
              <w:tcPr>
                <w:tcW w:w="3940" w:type="dxa"/>
              </w:tcPr>
            </w:tcPrChange>
          </w:tcPr>
          <w:p w:rsidR="00EB59D3" w:rsidRPr="00B80D0A" w:rsidRDefault="00C33A1D">
            <w:pPr>
              <w:pStyle w:val="CellBody"/>
              <w:spacing w:before="96"/>
            </w:pPr>
            <w:r>
              <w:t>Reserved for Future Use</w:t>
            </w:r>
          </w:p>
        </w:tc>
        <w:tc>
          <w:tcPr>
            <w:tcW w:w="1560" w:type="dxa"/>
            <w:tcPrChange w:id="6008" w:author="Batra, Mayank" w:date="2016-06-21T12:07:00Z">
              <w:tcPr>
                <w:tcW w:w="1560" w:type="dxa"/>
              </w:tcPr>
            </w:tcPrChange>
          </w:tcPr>
          <w:p w:rsidR="00EB59D3" w:rsidRPr="00B80D0A" w:rsidRDefault="00EB59D3" w:rsidP="004B1513">
            <w:pPr>
              <w:pStyle w:val="CellBody"/>
              <w:spacing w:before="96"/>
            </w:pPr>
          </w:p>
        </w:tc>
        <w:tc>
          <w:tcPr>
            <w:tcW w:w="1643" w:type="dxa"/>
            <w:tcPrChange w:id="6009" w:author="Batra, Mayank" w:date="2016-06-21T12:07:00Z">
              <w:tcPr>
                <w:tcW w:w="1643" w:type="dxa"/>
              </w:tcPr>
            </w:tcPrChange>
          </w:tcPr>
          <w:p w:rsidR="00EB59D3" w:rsidRPr="00B80D0A" w:rsidRDefault="00EB59D3" w:rsidP="004B1513">
            <w:pPr>
              <w:pStyle w:val="CellBody"/>
              <w:spacing w:before="96"/>
            </w:pPr>
          </w:p>
        </w:tc>
      </w:tr>
    </w:tbl>
    <w:p w:rsidR="00EB59D3" w:rsidRDefault="00EB59D3" w:rsidP="00EB59D3">
      <w:pPr>
        <w:autoSpaceDE w:val="0"/>
        <w:autoSpaceDN w:val="0"/>
        <w:adjustRightInd w:val="0"/>
        <w:spacing w:after="0" w:line="240" w:lineRule="auto"/>
        <w:rPr>
          <w:rFonts w:ascii="Arial,Italic" w:hAnsi="Arial,Italic" w:cs="Arial,Italic"/>
          <w:bCs/>
          <w:i/>
          <w:iCs/>
          <w:sz w:val="20"/>
        </w:rPr>
      </w:pPr>
      <w:r>
        <w:rPr>
          <w:rFonts w:ascii="Arial,Italic" w:hAnsi="Arial,Italic" w:cs="Arial,Italic"/>
          <w:i/>
          <w:iCs/>
          <w:sz w:val="20"/>
        </w:rPr>
        <w:t>Table 4.4: FeatureSet field’s bit mapping to Controller features</w:t>
      </w:r>
    </w:p>
    <w:p w:rsidR="00EB59D3" w:rsidRPr="00880E42" w:rsidRDefault="00EB59D3" w:rsidP="00E44F48">
      <w:pPr>
        <w:pStyle w:val="41"/>
        <w:rPr>
          <w:bCs/>
        </w:rPr>
      </w:pPr>
      <w:bookmarkStart w:id="6010" w:name="_Toc435078668"/>
      <w:bookmarkStart w:id="6011" w:name="_Toc449707729"/>
      <w:bookmarkStart w:id="6012" w:name="_Toc454286471"/>
      <w:r w:rsidRPr="00053A30">
        <w:rPr>
          <w:color w:val="FF0000"/>
        </w:rPr>
        <w:t xml:space="preserve">[NEW SECTION] </w:t>
      </w:r>
      <w:r w:rsidRPr="00880E42">
        <w:t xml:space="preserve">4.6.X </w:t>
      </w:r>
      <w:r w:rsidR="004E39A1">
        <w:t>Connection Supplemental</w:t>
      </w:r>
      <w:r w:rsidR="004E39A1" w:rsidRPr="00880E42">
        <w:t xml:space="preserve"> </w:t>
      </w:r>
      <w:r w:rsidRPr="00880E42">
        <w:t>Request</w:t>
      </w:r>
      <w:bookmarkEnd w:id="6010"/>
      <w:bookmarkEnd w:id="6011"/>
      <w:bookmarkEnd w:id="6012"/>
    </w:p>
    <w:p w:rsidR="00EB59D3" w:rsidRDefault="00EB59D3" w:rsidP="00EB59D3">
      <w:pPr>
        <w:autoSpaceDE w:val="0"/>
        <w:autoSpaceDN w:val="0"/>
        <w:adjustRightInd w:val="0"/>
        <w:spacing w:after="0" w:line="240" w:lineRule="auto"/>
        <w:rPr>
          <w:rFonts w:cs="Arial"/>
          <w:bCs/>
          <w:color w:val="FF0000"/>
          <w:sz w:val="24"/>
          <w:szCs w:val="24"/>
        </w:rPr>
      </w:pPr>
      <w:r w:rsidRPr="00880E42">
        <w:rPr>
          <w:rFonts w:cs="Arial"/>
          <w:bCs/>
          <w:color w:val="FF0000"/>
          <w:sz w:val="24"/>
          <w:szCs w:val="24"/>
        </w:rPr>
        <w:t xml:space="preserve">A Controller </w:t>
      </w:r>
      <w:r>
        <w:rPr>
          <w:rFonts w:cs="Arial"/>
          <w:color w:val="FF0000"/>
          <w:sz w:val="24"/>
          <w:szCs w:val="24"/>
        </w:rPr>
        <w:t xml:space="preserve">that supports </w:t>
      </w:r>
      <w:r w:rsidR="004E39A1">
        <w:rPr>
          <w:rFonts w:cs="Arial"/>
          <w:color w:val="FF0000"/>
          <w:sz w:val="24"/>
          <w:szCs w:val="24"/>
        </w:rPr>
        <w:t xml:space="preserve">Connection Supplemental </w:t>
      </w:r>
      <w:r>
        <w:rPr>
          <w:rFonts w:cs="Arial"/>
          <w:color w:val="FF0000"/>
          <w:sz w:val="24"/>
          <w:szCs w:val="24"/>
        </w:rPr>
        <w:t>Request shall support the following sections of this document.</w:t>
      </w:r>
    </w:p>
    <w:p w:rsidR="00EB59D3" w:rsidRDefault="00EB59D3" w:rsidP="00220854">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LL_REJECT_EXT_IND (2.4.2.18)</w:t>
      </w:r>
    </w:p>
    <w:p w:rsidR="00EB59D3" w:rsidRDefault="00EB59D3" w:rsidP="00784988">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LL_</w:t>
      </w:r>
      <w:r w:rsidR="00784988" w:rsidRPr="00784988">
        <w:rPr>
          <w:rFonts w:eastAsiaTheme="minorEastAsia" w:cs="Arial"/>
          <w:bCs w:val="0"/>
          <w:noProof w:val="0"/>
          <w:snapToGrid/>
          <w:color w:val="FF0000"/>
          <w:sz w:val="24"/>
          <w:szCs w:val="24"/>
        </w:rPr>
        <w:t>SUPPLEMENTAL</w:t>
      </w:r>
      <w:r>
        <w:rPr>
          <w:rFonts w:eastAsiaTheme="minorEastAsia" w:cs="Arial"/>
          <w:bCs w:val="0"/>
          <w:noProof w:val="0"/>
          <w:snapToGrid/>
          <w:color w:val="FF0000"/>
          <w:sz w:val="24"/>
          <w:szCs w:val="24"/>
        </w:rPr>
        <w:t>_REQ (</w:t>
      </w:r>
      <w:r w:rsidRPr="0097785F">
        <w:rPr>
          <w:rFonts w:eastAsiaTheme="minorEastAsia" w:cs="Arial"/>
          <w:bCs w:val="0"/>
          <w:noProof w:val="0"/>
          <w:snapToGrid/>
          <w:color w:val="FF0000"/>
          <w:sz w:val="24"/>
          <w:szCs w:val="24"/>
        </w:rPr>
        <w:t>2.4.2.X</w:t>
      </w:r>
      <w:r>
        <w:rPr>
          <w:rFonts w:eastAsiaTheme="minorEastAsia" w:cs="Arial"/>
          <w:bCs w:val="0"/>
          <w:noProof w:val="0"/>
          <w:snapToGrid/>
          <w:color w:val="FF0000"/>
          <w:sz w:val="24"/>
          <w:szCs w:val="24"/>
        </w:rPr>
        <w:t>)</w:t>
      </w:r>
    </w:p>
    <w:p w:rsidR="00EB59D3" w:rsidRDefault="00EB59D3" w:rsidP="00784988">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LL_</w:t>
      </w:r>
      <w:r w:rsidR="00784988" w:rsidRPr="00784988">
        <w:rPr>
          <w:rFonts w:eastAsiaTheme="minorEastAsia" w:cs="Arial"/>
          <w:bCs w:val="0"/>
          <w:noProof w:val="0"/>
          <w:snapToGrid/>
          <w:color w:val="FF0000"/>
          <w:sz w:val="24"/>
          <w:szCs w:val="24"/>
        </w:rPr>
        <w:t>SUPPLEMENTAL</w:t>
      </w:r>
      <w:r>
        <w:rPr>
          <w:rFonts w:eastAsiaTheme="minorEastAsia" w:cs="Arial"/>
          <w:bCs w:val="0"/>
          <w:noProof w:val="0"/>
          <w:snapToGrid/>
          <w:color w:val="FF0000"/>
          <w:sz w:val="24"/>
          <w:szCs w:val="24"/>
        </w:rPr>
        <w:t>_RSP (</w:t>
      </w:r>
      <w:r w:rsidRPr="0097785F">
        <w:rPr>
          <w:rFonts w:eastAsiaTheme="minorEastAsia" w:cs="Arial"/>
          <w:bCs w:val="0"/>
          <w:noProof w:val="0"/>
          <w:snapToGrid/>
          <w:color w:val="FF0000"/>
          <w:sz w:val="24"/>
          <w:szCs w:val="24"/>
        </w:rPr>
        <w:t>2.4.2.X</w:t>
      </w:r>
      <w:r>
        <w:rPr>
          <w:rFonts w:eastAsiaTheme="minorEastAsia" w:cs="Arial"/>
          <w:bCs w:val="0"/>
          <w:noProof w:val="0"/>
          <w:snapToGrid/>
          <w:color w:val="FF0000"/>
          <w:sz w:val="24"/>
          <w:szCs w:val="24"/>
        </w:rPr>
        <w:t>+1)</w:t>
      </w:r>
    </w:p>
    <w:p w:rsidR="00EB59D3" w:rsidRPr="00326200" w:rsidRDefault="00EB59D3" w:rsidP="00220854">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sidRPr="00D957CB">
        <w:rPr>
          <w:color w:val="FF0000"/>
          <w:sz w:val="24"/>
          <w:szCs w:val="24"/>
        </w:rPr>
        <w:t xml:space="preserve">I&amp;Q </w:t>
      </w:r>
      <w:r w:rsidR="002D0DA6">
        <w:rPr>
          <w:color w:val="FF0000"/>
          <w:sz w:val="24"/>
          <w:szCs w:val="24"/>
        </w:rPr>
        <w:t xml:space="preserve">Sampling </w:t>
      </w:r>
      <w:r w:rsidRPr="00D957CB">
        <w:rPr>
          <w:color w:val="FF0000"/>
          <w:sz w:val="24"/>
          <w:szCs w:val="24"/>
        </w:rPr>
        <w:t>(2.X</w:t>
      </w:r>
      <w:r w:rsidR="0071491A" w:rsidRPr="00D957CB">
        <w:rPr>
          <w:color w:val="FF0000"/>
          <w:sz w:val="24"/>
          <w:szCs w:val="24"/>
        </w:rPr>
        <w:t>.</w:t>
      </w:r>
      <w:r w:rsidR="00932707">
        <w:rPr>
          <w:color w:val="FF0000"/>
          <w:sz w:val="24"/>
          <w:szCs w:val="24"/>
        </w:rPr>
        <w:t>4</w:t>
      </w:r>
      <w:r w:rsidRPr="00D957CB">
        <w:rPr>
          <w:color w:val="FF0000"/>
          <w:sz w:val="24"/>
          <w:szCs w:val="24"/>
        </w:rPr>
        <w:t>)</w:t>
      </w:r>
    </w:p>
    <w:p w:rsidR="00B706FD" w:rsidRPr="00DF4735" w:rsidRDefault="00AB685C">
      <w:pPr>
        <w:pStyle w:val="ad"/>
        <w:numPr>
          <w:ilvl w:val="0"/>
          <w:numId w:val="16"/>
        </w:numPr>
        <w:autoSpaceDE w:val="0"/>
        <w:autoSpaceDN w:val="0"/>
        <w:adjustRightInd w:val="0"/>
        <w:spacing w:after="0" w:line="240" w:lineRule="auto"/>
        <w:rPr>
          <w:rFonts w:eastAsiaTheme="minorEastAsia" w:cs="Arial"/>
          <w:noProof w:val="0"/>
          <w:snapToGrid/>
          <w:color w:val="FF0000"/>
          <w:sz w:val="24"/>
          <w:szCs w:val="24"/>
        </w:rPr>
      </w:pPr>
      <w:r>
        <w:rPr>
          <w:rFonts w:eastAsiaTheme="minorEastAsia" w:cs="Arial"/>
          <w:bCs w:val="0"/>
          <w:noProof w:val="0"/>
          <w:snapToGrid/>
          <w:color w:val="FF0000"/>
          <w:sz w:val="24"/>
          <w:szCs w:val="24"/>
        </w:rPr>
        <w:t xml:space="preserve">Supplemental Request </w:t>
      </w:r>
      <w:r w:rsidR="00EB59D3">
        <w:rPr>
          <w:rFonts w:eastAsiaTheme="minorEastAsia" w:cs="Arial"/>
          <w:bCs w:val="0"/>
          <w:noProof w:val="0"/>
          <w:snapToGrid/>
          <w:color w:val="FF0000"/>
          <w:sz w:val="24"/>
          <w:szCs w:val="24"/>
        </w:rPr>
        <w:t>Procedure (5.1.X)</w:t>
      </w:r>
    </w:p>
    <w:p w:rsidR="00EB59D3" w:rsidRPr="00880E42" w:rsidRDefault="00EB59D3" w:rsidP="00EB59D3">
      <w:pPr>
        <w:autoSpaceDE w:val="0"/>
        <w:autoSpaceDN w:val="0"/>
        <w:adjustRightInd w:val="0"/>
        <w:spacing w:after="0" w:line="240" w:lineRule="auto"/>
        <w:rPr>
          <w:rFonts w:cs="Arial"/>
          <w:bCs/>
          <w:color w:val="FF0000"/>
          <w:sz w:val="24"/>
          <w:szCs w:val="24"/>
        </w:rPr>
      </w:pPr>
    </w:p>
    <w:p w:rsidR="00EB59D3" w:rsidRPr="0097785F" w:rsidRDefault="00EB59D3" w:rsidP="00E44F48">
      <w:pPr>
        <w:pStyle w:val="41"/>
      </w:pPr>
      <w:bookmarkStart w:id="6013" w:name="_Toc435078669"/>
      <w:bookmarkStart w:id="6014" w:name="_Toc449707730"/>
      <w:bookmarkStart w:id="6015" w:name="_Toc454286472"/>
      <w:r w:rsidRPr="00053A30">
        <w:rPr>
          <w:color w:val="FF0000"/>
        </w:rPr>
        <w:t xml:space="preserve">[NEW SECTION] </w:t>
      </w:r>
      <w:r>
        <w:t xml:space="preserve">4.6.X+1 </w:t>
      </w:r>
      <w:r w:rsidR="004E39A1">
        <w:t xml:space="preserve">Connection Supplemental </w:t>
      </w:r>
      <w:r>
        <w:t>Response</w:t>
      </w:r>
      <w:bookmarkEnd w:id="6013"/>
      <w:bookmarkEnd w:id="6014"/>
      <w:bookmarkEnd w:id="6015"/>
    </w:p>
    <w:p w:rsidR="00EB59D3" w:rsidRDefault="00EB59D3" w:rsidP="00EB59D3">
      <w:pPr>
        <w:autoSpaceDE w:val="0"/>
        <w:autoSpaceDN w:val="0"/>
        <w:adjustRightInd w:val="0"/>
        <w:spacing w:after="0" w:line="240" w:lineRule="auto"/>
        <w:rPr>
          <w:rFonts w:cs="Arial"/>
          <w:bCs/>
          <w:color w:val="FF0000"/>
          <w:sz w:val="24"/>
          <w:szCs w:val="24"/>
        </w:rPr>
      </w:pPr>
      <w:r w:rsidRPr="0097785F">
        <w:rPr>
          <w:rFonts w:cs="Arial"/>
          <w:color w:val="FF0000"/>
          <w:sz w:val="24"/>
          <w:szCs w:val="24"/>
        </w:rPr>
        <w:t xml:space="preserve">A Controller </w:t>
      </w:r>
      <w:r>
        <w:rPr>
          <w:rFonts w:cs="Arial"/>
          <w:color w:val="FF0000"/>
          <w:sz w:val="24"/>
          <w:szCs w:val="24"/>
        </w:rPr>
        <w:t>that supports AoA Response shall support the following sections of this document.</w:t>
      </w:r>
    </w:p>
    <w:p w:rsidR="00EE2242" w:rsidRPr="00AB05C9" w:rsidRDefault="00EE2242" w:rsidP="00EE2242">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LL_REJECT_EXT_IND (2.4.2.18)</w:t>
      </w:r>
    </w:p>
    <w:p w:rsidR="00EB59D3" w:rsidRDefault="00EB59D3" w:rsidP="00784988">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LL_</w:t>
      </w:r>
      <w:r w:rsidR="00784988" w:rsidRPr="00784988">
        <w:rPr>
          <w:rFonts w:eastAsiaTheme="minorEastAsia" w:cs="Arial"/>
          <w:bCs w:val="0"/>
          <w:noProof w:val="0"/>
          <w:snapToGrid/>
          <w:color w:val="FF0000"/>
          <w:sz w:val="24"/>
          <w:szCs w:val="24"/>
        </w:rPr>
        <w:t>SUPPLEMENTAL</w:t>
      </w:r>
      <w:r>
        <w:rPr>
          <w:rFonts w:eastAsiaTheme="minorEastAsia" w:cs="Arial"/>
          <w:bCs w:val="0"/>
          <w:noProof w:val="0"/>
          <w:snapToGrid/>
          <w:color w:val="FF0000"/>
          <w:sz w:val="24"/>
          <w:szCs w:val="24"/>
        </w:rPr>
        <w:t>_REQ (</w:t>
      </w:r>
      <w:r w:rsidRPr="00880E42">
        <w:rPr>
          <w:rFonts w:eastAsiaTheme="minorEastAsia" w:cs="Arial"/>
          <w:bCs w:val="0"/>
          <w:noProof w:val="0"/>
          <w:snapToGrid/>
          <w:color w:val="FF0000"/>
          <w:sz w:val="24"/>
          <w:szCs w:val="24"/>
        </w:rPr>
        <w:t>2.4.2.X</w:t>
      </w:r>
      <w:r>
        <w:rPr>
          <w:rFonts w:eastAsiaTheme="minorEastAsia" w:cs="Arial"/>
          <w:bCs w:val="0"/>
          <w:noProof w:val="0"/>
          <w:snapToGrid/>
          <w:color w:val="FF0000"/>
          <w:sz w:val="24"/>
          <w:szCs w:val="24"/>
        </w:rPr>
        <w:t>)</w:t>
      </w:r>
    </w:p>
    <w:p w:rsidR="00EB59D3" w:rsidRDefault="00EB59D3" w:rsidP="00784988">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LL_</w:t>
      </w:r>
      <w:r w:rsidR="00784988" w:rsidRPr="00784988">
        <w:rPr>
          <w:rFonts w:eastAsiaTheme="minorEastAsia" w:cs="Arial"/>
          <w:bCs w:val="0"/>
          <w:noProof w:val="0"/>
          <w:snapToGrid/>
          <w:color w:val="FF0000"/>
          <w:sz w:val="24"/>
          <w:szCs w:val="24"/>
        </w:rPr>
        <w:t>SUPPLEMENTAL</w:t>
      </w:r>
      <w:r>
        <w:rPr>
          <w:rFonts w:eastAsiaTheme="minorEastAsia" w:cs="Arial"/>
          <w:bCs w:val="0"/>
          <w:noProof w:val="0"/>
          <w:snapToGrid/>
          <w:color w:val="FF0000"/>
          <w:sz w:val="24"/>
          <w:szCs w:val="24"/>
        </w:rPr>
        <w:t>_RSP (</w:t>
      </w:r>
      <w:r w:rsidRPr="0097785F">
        <w:rPr>
          <w:rFonts w:eastAsiaTheme="minorEastAsia" w:cs="Arial"/>
          <w:bCs w:val="0"/>
          <w:noProof w:val="0"/>
          <w:snapToGrid/>
          <w:color w:val="FF0000"/>
          <w:sz w:val="24"/>
          <w:szCs w:val="24"/>
        </w:rPr>
        <w:t>2.4.2.X</w:t>
      </w:r>
      <w:r>
        <w:rPr>
          <w:rFonts w:eastAsiaTheme="minorEastAsia" w:cs="Arial"/>
          <w:bCs w:val="0"/>
          <w:noProof w:val="0"/>
          <w:snapToGrid/>
          <w:color w:val="FF0000"/>
          <w:sz w:val="24"/>
          <w:szCs w:val="24"/>
        </w:rPr>
        <w:t>+1)</w:t>
      </w:r>
    </w:p>
    <w:p w:rsidR="00886B96" w:rsidRDefault="0008031D" w:rsidP="00784988">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 xml:space="preserve">Transmitting Supplementals </w:t>
      </w:r>
      <w:r w:rsidR="00886B96">
        <w:rPr>
          <w:rFonts w:eastAsiaTheme="minorEastAsia" w:cs="Arial"/>
          <w:bCs w:val="0"/>
          <w:noProof w:val="0"/>
          <w:snapToGrid/>
          <w:color w:val="FF0000"/>
          <w:sz w:val="24"/>
          <w:szCs w:val="24"/>
        </w:rPr>
        <w:t>(2.X.</w:t>
      </w:r>
      <w:r>
        <w:rPr>
          <w:rFonts w:eastAsiaTheme="minorEastAsia" w:cs="Arial"/>
          <w:bCs w:val="0"/>
          <w:noProof w:val="0"/>
          <w:snapToGrid/>
          <w:color w:val="FF0000"/>
          <w:sz w:val="24"/>
          <w:szCs w:val="24"/>
        </w:rPr>
        <w:t>3</w:t>
      </w:r>
      <w:r w:rsidR="00886B96">
        <w:rPr>
          <w:rFonts w:eastAsiaTheme="minorEastAsia" w:cs="Arial"/>
          <w:bCs w:val="0"/>
          <w:noProof w:val="0"/>
          <w:snapToGrid/>
          <w:color w:val="FF0000"/>
          <w:sz w:val="24"/>
          <w:szCs w:val="24"/>
        </w:rPr>
        <w:t>)</w:t>
      </w:r>
    </w:p>
    <w:p w:rsidR="00EB59D3" w:rsidRDefault="00AB685C" w:rsidP="00220854">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 xml:space="preserve">Supplemental Request </w:t>
      </w:r>
      <w:r w:rsidR="00EB59D3">
        <w:rPr>
          <w:rFonts w:eastAsiaTheme="minorEastAsia" w:cs="Arial"/>
          <w:bCs w:val="0"/>
          <w:noProof w:val="0"/>
          <w:snapToGrid/>
          <w:color w:val="FF0000"/>
          <w:sz w:val="24"/>
          <w:szCs w:val="24"/>
        </w:rPr>
        <w:t>Procedure (5.1.X)</w:t>
      </w:r>
    </w:p>
    <w:p w:rsidR="0071491A" w:rsidRPr="00D957CB" w:rsidRDefault="0071491A" w:rsidP="00D957CB">
      <w:pPr>
        <w:autoSpaceDE w:val="0"/>
        <w:autoSpaceDN w:val="0"/>
        <w:adjustRightInd w:val="0"/>
        <w:spacing w:after="0" w:line="240" w:lineRule="auto"/>
        <w:rPr>
          <w:rFonts w:cs="Arial"/>
          <w:color w:val="FF0000"/>
          <w:sz w:val="24"/>
          <w:szCs w:val="24"/>
        </w:rPr>
      </w:pPr>
    </w:p>
    <w:p w:rsidR="00B706FD" w:rsidRDefault="0071491A" w:rsidP="00E44F48">
      <w:pPr>
        <w:pStyle w:val="41"/>
      </w:pPr>
      <w:bookmarkStart w:id="6016" w:name="_Toc449707731"/>
      <w:bookmarkStart w:id="6017" w:name="_Toc454286473"/>
      <w:r w:rsidRPr="00DF4735">
        <w:rPr>
          <w:color w:val="FF0000"/>
        </w:rPr>
        <w:t xml:space="preserve">[NEW SECTION] </w:t>
      </w:r>
      <w:r>
        <w:t>4.6.X+2</w:t>
      </w:r>
      <w:r w:rsidR="00B706FD">
        <w:t xml:space="preserve"> Connectionless </w:t>
      </w:r>
      <w:r w:rsidR="004E39A1">
        <w:t xml:space="preserve">Supplemental </w:t>
      </w:r>
      <w:del w:id="6018" w:author="Batra, Mayank" w:date="2016-05-27T11:06:00Z">
        <w:r w:rsidR="00B706FD" w:rsidDel="007D46BC">
          <w:delText>transmitter</w:delText>
        </w:r>
      </w:del>
      <w:bookmarkEnd w:id="6016"/>
      <w:ins w:id="6019" w:author="Batra, Mayank" w:date="2016-05-27T11:06:00Z">
        <w:r w:rsidR="007D46BC">
          <w:t>Transmitter</w:t>
        </w:r>
      </w:ins>
      <w:bookmarkEnd w:id="6017"/>
    </w:p>
    <w:p w:rsidR="00B706FD" w:rsidRDefault="00B706FD" w:rsidP="00B706FD">
      <w:pPr>
        <w:autoSpaceDE w:val="0"/>
        <w:autoSpaceDN w:val="0"/>
        <w:adjustRightInd w:val="0"/>
        <w:spacing w:after="0" w:line="240" w:lineRule="auto"/>
        <w:rPr>
          <w:rFonts w:cs="Arial"/>
          <w:bCs/>
          <w:color w:val="FF0000"/>
          <w:sz w:val="24"/>
          <w:szCs w:val="24"/>
        </w:rPr>
      </w:pPr>
      <w:r w:rsidRPr="0097785F">
        <w:rPr>
          <w:rFonts w:cs="Arial"/>
          <w:color w:val="FF0000"/>
          <w:sz w:val="24"/>
          <w:szCs w:val="24"/>
        </w:rPr>
        <w:t xml:space="preserve">A Controller </w:t>
      </w:r>
      <w:r>
        <w:rPr>
          <w:rFonts w:cs="Arial"/>
          <w:color w:val="FF0000"/>
          <w:sz w:val="24"/>
          <w:szCs w:val="24"/>
        </w:rPr>
        <w:t xml:space="preserve">that supports Connectionless </w:t>
      </w:r>
      <w:r w:rsidR="002D0DA6">
        <w:rPr>
          <w:rFonts w:cs="Arial"/>
          <w:color w:val="FF0000"/>
          <w:sz w:val="24"/>
          <w:szCs w:val="24"/>
        </w:rPr>
        <w:t>Supplemental</w:t>
      </w:r>
      <w:r>
        <w:rPr>
          <w:rFonts w:cs="Arial"/>
          <w:color w:val="FF0000"/>
          <w:sz w:val="24"/>
          <w:szCs w:val="24"/>
        </w:rPr>
        <w:t xml:space="preserve"> </w:t>
      </w:r>
      <w:del w:id="6020" w:author="Batra, Mayank" w:date="2016-05-27T11:06:00Z">
        <w:r w:rsidDel="007D46BC">
          <w:rPr>
            <w:rFonts w:cs="Arial"/>
            <w:color w:val="FF0000"/>
            <w:sz w:val="24"/>
            <w:szCs w:val="24"/>
          </w:rPr>
          <w:delText xml:space="preserve">transmitter </w:delText>
        </w:r>
      </w:del>
      <w:ins w:id="6021" w:author="Batra, Mayank" w:date="2016-05-27T11:06:00Z">
        <w:r w:rsidR="007D46BC">
          <w:rPr>
            <w:rFonts w:cs="Arial"/>
            <w:color w:val="FF0000"/>
            <w:sz w:val="24"/>
            <w:szCs w:val="24"/>
          </w:rPr>
          <w:t xml:space="preserve">Transmitter </w:t>
        </w:r>
      </w:ins>
      <w:r>
        <w:rPr>
          <w:rFonts w:cs="Arial"/>
          <w:color w:val="FF0000"/>
          <w:sz w:val="24"/>
          <w:szCs w:val="24"/>
        </w:rPr>
        <w:t>shall support the following sections of this document.</w:t>
      </w:r>
    </w:p>
    <w:p w:rsidR="00B706FD" w:rsidRPr="00DF4735" w:rsidRDefault="0008031D">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Transmitting Supplementals</w:t>
      </w:r>
      <w:r w:rsidR="00886B96">
        <w:rPr>
          <w:rFonts w:eastAsiaTheme="minorEastAsia" w:cs="Arial"/>
          <w:bCs w:val="0"/>
          <w:noProof w:val="0"/>
          <w:snapToGrid/>
          <w:color w:val="FF0000"/>
          <w:sz w:val="24"/>
          <w:szCs w:val="24"/>
        </w:rPr>
        <w:t xml:space="preserve"> (2.X.</w:t>
      </w:r>
      <w:r>
        <w:rPr>
          <w:rFonts w:eastAsiaTheme="minorEastAsia" w:cs="Arial"/>
          <w:bCs w:val="0"/>
          <w:noProof w:val="0"/>
          <w:snapToGrid/>
          <w:color w:val="FF0000"/>
          <w:sz w:val="24"/>
          <w:szCs w:val="24"/>
        </w:rPr>
        <w:t>3</w:t>
      </w:r>
      <w:r w:rsidR="00886B96">
        <w:rPr>
          <w:rFonts w:eastAsiaTheme="minorEastAsia" w:cs="Arial"/>
          <w:bCs w:val="0"/>
          <w:noProof w:val="0"/>
          <w:snapToGrid/>
          <w:color w:val="FF0000"/>
          <w:sz w:val="24"/>
          <w:szCs w:val="24"/>
        </w:rPr>
        <w:t>)</w:t>
      </w:r>
    </w:p>
    <w:p w:rsidR="00B706FD" w:rsidRPr="00326200" w:rsidRDefault="00B706FD" w:rsidP="00D957CB"/>
    <w:p w:rsidR="00EB59D3" w:rsidRDefault="00B706FD" w:rsidP="00E44F48">
      <w:pPr>
        <w:pStyle w:val="41"/>
      </w:pPr>
      <w:bookmarkStart w:id="6022" w:name="_Toc449707732"/>
      <w:bookmarkStart w:id="6023" w:name="_Toc454286474"/>
      <w:r w:rsidRPr="00DF4735">
        <w:rPr>
          <w:color w:val="FF0000"/>
        </w:rPr>
        <w:t xml:space="preserve">[NEW SECTION] </w:t>
      </w:r>
      <w:r>
        <w:t xml:space="preserve">4.6.X+3 Connectionless </w:t>
      </w:r>
      <w:r w:rsidR="004E39A1">
        <w:t xml:space="preserve">Supplemental </w:t>
      </w:r>
      <w:del w:id="6024" w:author="Batra, Mayank" w:date="2016-05-27T11:06:00Z">
        <w:r w:rsidDel="007D46BC">
          <w:delText>receiver</w:delText>
        </w:r>
        <w:bookmarkEnd w:id="6022"/>
        <w:r w:rsidR="0071491A" w:rsidDel="007D46BC">
          <w:delText xml:space="preserve"> </w:delText>
        </w:r>
      </w:del>
      <w:ins w:id="6025" w:author="Batra, Mayank" w:date="2016-05-27T11:06:00Z">
        <w:r w:rsidR="007D46BC">
          <w:t>Receiver</w:t>
        </w:r>
        <w:bookmarkEnd w:id="6023"/>
        <w:r w:rsidR="007D46BC">
          <w:t xml:space="preserve"> </w:t>
        </w:r>
      </w:ins>
    </w:p>
    <w:p w:rsidR="00B706FD" w:rsidRDefault="00B706FD" w:rsidP="00B706FD">
      <w:pPr>
        <w:autoSpaceDE w:val="0"/>
        <w:autoSpaceDN w:val="0"/>
        <w:adjustRightInd w:val="0"/>
        <w:spacing w:after="0" w:line="240" w:lineRule="auto"/>
        <w:rPr>
          <w:rFonts w:cs="Arial"/>
          <w:bCs/>
          <w:color w:val="FF0000"/>
          <w:sz w:val="24"/>
          <w:szCs w:val="24"/>
        </w:rPr>
      </w:pPr>
      <w:r w:rsidRPr="0097785F">
        <w:rPr>
          <w:rFonts w:cs="Arial"/>
          <w:color w:val="FF0000"/>
          <w:sz w:val="24"/>
          <w:szCs w:val="24"/>
        </w:rPr>
        <w:t xml:space="preserve">A Controller </w:t>
      </w:r>
      <w:r>
        <w:rPr>
          <w:rFonts w:cs="Arial"/>
          <w:color w:val="FF0000"/>
          <w:sz w:val="24"/>
          <w:szCs w:val="24"/>
        </w:rPr>
        <w:t xml:space="preserve">that supports Connectionless </w:t>
      </w:r>
      <w:r w:rsidR="002D0DA6">
        <w:rPr>
          <w:rFonts w:cs="Arial"/>
          <w:color w:val="FF0000"/>
          <w:sz w:val="24"/>
          <w:szCs w:val="24"/>
        </w:rPr>
        <w:t>Supplemental</w:t>
      </w:r>
      <w:r>
        <w:rPr>
          <w:rFonts w:cs="Arial"/>
          <w:color w:val="FF0000"/>
          <w:sz w:val="24"/>
          <w:szCs w:val="24"/>
        </w:rPr>
        <w:t xml:space="preserve"> </w:t>
      </w:r>
      <w:del w:id="6026" w:author="Batra, Mayank" w:date="2016-05-27T11:06:00Z">
        <w:r w:rsidDel="007D46BC">
          <w:rPr>
            <w:rFonts w:cs="Arial"/>
            <w:color w:val="FF0000"/>
            <w:sz w:val="24"/>
            <w:szCs w:val="24"/>
          </w:rPr>
          <w:delText xml:space="preserve">receiver </w:delText>
        </w:r>
      </w:del>
      <w:ins w:id="6027" w:author="Batra, Mayank" w:date="2016-05-27T11:06:00Z">
        <w:r w:rsidR="007D46BC">
          <w:rPr>
            <w:rFonts w:cs="Arial"/>
            <w:color w:val="FF0000"/>
            <w:sz w:val="24"/>
            <w:szCs w:val="24"/>
          </w:rPr>
          <w:t xml:space="preserve">Receiver </w:t>
        </w:r>
      </w:ins>
      <w:r>
        <w:rPr>
          <w:rFonts w:cs="Arial"/>
          <w:color w:val="FF0000"/>
          <w:sz w:val="24"/>
          <w:szCs w:val="24"/>
        </w:rPr>
        <w:t>shall support the following sections of this document.</w:t>
      </w:r>
    </w:p>
    <w:p w:rsidR="00B706FD" w:rsidRDefault="00717D6A" w:rsidP="00B706FD">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Pr>
          <w:rFonts w:eastAsiaTheme="minorEastAsia" w:cs="Arial"/>
          <w:bCs w:val="0"/>
          <w:noProof w:val="0"/>
          <w:snapToGrid/>
          <w:color w:val="FF0000"/>
          <w:sz w:val="24"/>
          <w:szCs w:val="24"/>
        </w:rPr>
        <w:t>I&amp;Q Sampling (2.X.4)</w:t>
      </w:r>
    </w:p>
    <w:p w:rsidR="004E39A1" w:rsidRDefault="004E39A1" w:rsidP="00DF4735">
      <w:pPr>
        <w:autoSpaceDE w:val="0"/>
        <w:autoSpaceDN w:val="0"/>
        <w:adjustRightInd w:val="0"/>
        <w:spacing w:after="0" w:line="240" w:lineRule="auto"/>
        <w:rPr>
          <w:rFonts w:cs="Arial"/>
          <w:color w:val="FF0000"/>
          <w:sz w:val="24"/>
          <w:szCs w:val="24"/>
        </w:rPr>
      </w:pPr>
    </w:p>
    <w:p w:rsidR="00B706FD" w:rsidRDefault="004E39A1" w:rsidP="00E44F48">
      <w:pPr>
        <w:pStyle w:val="41"/>
      </w:pPr>
      <w:bookmarkStart w:id="6028" w:name="_Toc449707733"/>
      <w:bookmarkStart w:id="6029" w:name="_Toc454286475"/>
      <w:r w:rsidRPr="00DF4735">
        <w:rPr>
          <w:color w:val="FF0000"/>
        </w:rPr>
        <w:lastRenderedPageBreak/>
        <w:t xml:space="preserve">[NEW SECTION] </w:t>
      </w:r>
      <w:r>
        <w:t xml:space="preserve">4.6.X+4 Antenna Switching </w:t>
      </w:r>
      <w:del w:id="6030" w:author="Batra, Mayank" w:date="2016-05-27T11:06:00Z">
        <w:r w:rsidDel="007D46BC">
          <w:delText xml:space="preserve">during </w:delText>
        </w:r>
      </w:del>
      <w:ins w:id="6031" w:author="Batra, Mayank" w:date="2016-05-27T11:06:00Z">
        <w:r w:rsidR="007D46BC">
          <w:t xml:space="preserve">During </w:t>
        </w:r>
      </w:ins>
      <w:r>
        <w:t xml:space="preserve">Supplemental </w:t>
      </w:r>
      <w:del w:id="6032" w:author="Batra, Mayank" w:date="2016-05-27T11:06:00Z">
        <w:r w:rsidDel="007D46BC">
          <w:delText xml:space="preserve">transmission </w:delText>
        </w:r>
      </w:del>
      <w:ins w:id="6033" w:author="Batra, Mayank" w:date="2016-05-27T11:06:00Z">
        <w:r w:rsidR="007D46BC">
          <w:t xml:space="preserve">Transmission </w:t>
        </w:r>
      </w:ins>
      <w:r>
        <w:t>(AoD)</w:t>
      </w:r>
      <w:bookmarkEnd w:id="6028"/>
      <w:bookmarkEnd w:id="6029"/>
    </w:p>
    <w:p w:rsidR="004E39A1" w:rsidRDefault="004E39A1" w:rsidP="00DF4735">
      <w:pPr>
        <w:rPr>
          <w:rFonts w:cs="Arial"/>
          <w:color w:val="FF0000"/>
          <w:sz w:val="24"/>
          <w:szCs w:val="24"/>
        </w:rPr>
      </w:pPr>
      <w:r w:rsidRPr="0097785F">
        <w:rPr>
          <w:rFonts w:cs="Arial"/>
          <w:color w:val="FF0000"/>
          <w:sz w:val="24"/>
          <w:szCs w:val="24"/>
        </w:rPr>
        <w:t xml:space="preserve">A Controller </w:t>
      </w:r>
      <w:r>
        <w:rPr>
          <w:rFonts w:cs="Arial"/>
          <w:color w:val="FF0000"/>
          <w:sz w:val="24"/>
          <w:szCs w:val="24"/>
        </w:rPr>
        <w:t xml:space="preserve">that supports Antenna Switching </w:t>
      </w:r>
      <w:del w:id="6034" w:author="Batra, Mayank" w:date="2016-05-27T11:06:00Z">
        <w:r w:rsidDel="007D46BC">
          <w:rPr>
            <w:rFonts w:cs="Arial"/>
            <w:color w:val="FF0000"/>
            <w:sz w:val="24"/>
            <w:szCs w:val="24"/>
          </w:rPr>
          <w:delText xml:space="preserve">during </w:delText>
        </w:r>
      </w:del>
      <w:ins w:id="6035" w:author="Batra, Mayank" w:date="2016-05-27T11:06:00Z">
        <w:r w:rsidR="007D46BC">
          <w:rPr>
            <w:rFonts w:cs="Arial"/>
            <w:color w:val="FF0000"/>
            <w:sz w:val="24"/>
            <w:szCs w:val="24"/>
          </w:rPr>
          <w:t xml:space="preserve">During </w:t>
        </w:r>
      </w:ins>
      <w:r>
        <w:rPr>
          <w:rFonts w:cs="Arial"/>
          <w:color w:val="FF0000"/>
          <w:sz w:val="24"/>
          <w:szCs w:val="24"/>
        </w:rPr>
        <w:t xml:space="preserve">Supplemental </w:t>
      </w:r>
      <w:del w:id="6036" w:author="Batra, Mayank" w:date="2016-05-27T11:06:00Z">
        <w:r w:rsidDel="007D46BC">
          <w:rPr>
            <w:rFonts w:cs="Arial"/>
            <w:color w:val="FF0000"/>
            <w:sz w:val="24"/>
            <w:szCs w:val="24"/>
          </w:rPr>
          <w:delText xml:space="preserve">transmission </w:delText>
        </w:r>
      </w:del>
      <w:ins w:id="6037" w:author="Batra, Mayank" w:date="2016-05-27T11:06:00Z">
        <w:r w:rsidR="007D46BC">
          <w:rPr>
            <w:rFonts w:cs="Arial"/>
            <w:color w:val="FF0000"/>
            <w:sz w:val="24"/>
            <w:szCs w:val="24"/>
          </w:rPr>
          <w:t xml:space="preserve">Transmission </w:t>
        </w:r>
      </w:ins>
      <w:r>
        <w:rPr>
          <w:rFonts w:cs="Arial"/>
          <w:color w:val="FF0000"/>
          <w:sz w:val="24"/>
          <w:szCs w:val="24"/>
        </w:rPr>
        <w:t>(AoD) shall support the following sections of this document.</w:t>
      </w:r>
    </w:p>
    <w:p w:rsidR="00886B96" w:rsidRPr="00D33BAB" w:rsidRDefault="0008031D" w:rsidP="00DF4735">
      <w:pPr>
        <w:pStyle w:val="ad"/>
        <w:numPr>
          <w:ilvl w:val="0"/>
          <w:numId w:val="16"/>
        </w:numPr>
        <w:rPr>
          <w:rFonts w:cs="Arial"/>
          <w:color w:val="FF0000"/>
          <w:sz w:val="24"/>
          <w:szCs w:val="24"/>
        </w:rPr>
      </w:pPr>
      <w:r>
        <w:rPr>
          <w:rFonts w:eastAsiaTheme="minorEastAsia" w:cs="Arial"/>
          <w:bCs w:val="0"/>
          <w:noProof w:val="0"/>
          <w:snapToGrid/>
          <w:color w:val="FF0000"/>
          <w:sz w:val="24"/>
          <w:szCs w:val="24"/>
        </w:rPr>
        <w:t>Transmitting Supplementals</w:t>
      </w:r>
      <w:r w:rsidR="00886B96">
        <w:rPr>
          <w:rFonts w:eastAsiaTheme="minorEastAsia" w:cs="Arial"/>
          <w:bCs w:val="0"/>
          <w:noProof w:val="0"/>
          <w:snapToGrid/>
          <w:color w:val="FF0000"/>
          <w:sz w:val="24"/>
          <w:szCs w:val="24"/>
        </w:rPr>
        <w:t xml:space="preserve"> (2.X.</w:t>
      </w:r>
      <w:r>
        <w:rPr>
          <w:rFonts w:eastAsiaTheme="minorEastAsia" w:cs="Arial"/>
          <w:bCs w:val="0"/>
          <w:noProof w:val="0"/>
          <w:snapToGrid/>
          <w:color w:val="FF0000"/>
          <w:sz w:val="24"/>
          <w:szCs w:val="24"/>
        </w:rPr>
        <w:t>3</w:t>
      </w:r>
      <w:r w:rsidR="00886B96">
        <w:rPr>
          <w:rFonts w:eastAsiaTheme="minorEastAsia" w:cs="Arial"/>
          <w:bCs w:val="0"/>
          <w:noProof w:val="0"/>
          <w:snapToGrid/>
          <w:color w:val="FF0000"/>
          <w:sz w:val="24"/>
          <w:szCs w:val="24"/>
        </w:rPr>
        <w:t>)</w:t>
      </w:r>
    </w:p>
    <w:p w:rsidR="00886B96" w:rsidRPr="00DF4735" w:rsidRDefault="00886B96" w:rsidP="00DF4735">
      <w:pPr>
        <w:pStyle w:val="ad"/>
        <w:numPr>
          <w:ilvl w:val="0"/>
          <w:numId w:val="16"/>
        </w:numPr>
        <w:rPr>
          <w:rFonts w:cs="Arial"/>
          <w:color w:val="FF0000"/>
          <w:sz w:val="24"/>
          <w:szCs w:val="24"/>
        </w:rPr>
      </w:pPr>
      <w:r>
        <w:rPr>
          <w:rFonts w:eastAsiaTheme="minorEastAsia" w:cs="Arial"/>
          <w:bCs w:val="0"/>
          <w:noProof w:val="0"/>
          <w:snapToGrid/>
          <w:color w:val="FF0000"/>
          <w:sz w:val="24"/>
          <w:szCs w:val="24"/>
        </w:rPr>
        <w:t>Antenna Switching ([</w:t>
      </w:r>
      <w:r w:rsidR="0008031D">
        <w:rPr>
          <w:rFonts w:eastAsiaTheme="minorEastAsia" w:cs="Arial"/>
          <w:bCs w:val="0"/>
          <w:noProof w:val="0"/>
          <w:snapToGrid/>
          <w:color w:val="FF0000"/>
          <w:sz w:val="24"/>
          <w:szCs w:val="24"/>
        </w:rPr>
        <w:t>V</w:t>
      </w:r>
      <w:r>
        <w:rPr>
          <w:rFonts w:eastAsiaTheme="minorEastAsia" w:cs="Arial"/>
          <w:bCs w:val="0"/>
          <w:noProof w:val="0"/>
          <w:snapToGrid/>
          <w:color w:val="FF0000"/>
          <w:sz w:val="24"/>
          <w:szCs w:val="24"/>
        </w:rPr>
        <w:t>ol 6] Part A, Section 4.X)</w:t>
      </w:r>
    </w:p>
    <w:p w:rsidR="004E39A1" w:rsidRPr="004E39A1" w:rsidRDefault="004E39A1" w:rsidP="00DF4735"/>
    <w:p w:rsidR="004E39A1" w:rsidRDefault="004E39A1" w:rsidP="00E44F48">
      <w:pPr>
        <w:pStyle w:val="41"/>
      </w:pPr>
      <w:bookmarkStart w:id="6038" w:name="_Toc449707734"/>
      <w:bookmarkStart w:id="6039" w:name="_Toc454286476"/>
      <w:r w:rsidRPr="00DF4735">
        <w:rPr>
          <w:color w:val="FF0000"/>
        </w:rPr>
        <w:t xml:space="preserve">[NEW SECTION] </w:t>
      </w:r>
      <w:r>
        <w:t xml:space="preserve">4.6.X+5 Antenna Switching </w:t>
      </w:r>
      <w:del w:id="6040" w:author="Batra, Mayank" w:date="2016-05-27T11:07:00Z">
        <w:r w:rsidDel="007D46BC">
          <w:delText xml:space="preserve">during </w:delText>
        </w:r>
      </w:del>
      <w:ins w:id="6041" w:author="Batra, Mayank" w:date="2016-05-27T11:07:00Z">
        <w:r w:rsidR="007D46BC">
          <w:t xml:space="preserve">During </w:t>
        </w:r>
      </w:ins>
      <w:r>
        <w:t xml:space="preserve">Supplemental </w:t>
      </w:r>
      <w:del w:id="6042" w:author="Batra, Mayank" w:date="2016-05-27T11:07:00Z">
        <w:r w:rsidDel="007D46BC">
          <w:delText xml:space="preserve">reception </w:delText>
        </w:r>
      </w:del>
      <w:ins w:id="6043" w:author="Batra, Mayank" w:date="2016-05-27T11:07:00Z">
        <w:r w:rsidR="007D46BC">
          <w:t xml:space="preserve">Reception </w:t>
        </w:r>
      </w:ins>
      <w:r>
        <w:t>(AoA)</w:t>
      </w:r>
      <w:bookmarkEnd w:id="6038"/>
      <w:bookmarkEnd w:id="6039"/>
    </w:p>
    <w:p w:rsidR="004E39A1" w:rsidRDefault="004E39A1" w:rsidP="00DF4735">
      <w:pPr>
        <w:rPr>
          <w:rFonts w:cs="Arial"/>
          <w:color w:val="FF0000"/>
          <w:sz w:val="24"/>
          <w:szCs w:val="24"/>
        </w:rPr>
      </w:pPr>
      <w:r w:rsidRPr="0097785F">
        <w:rPr>
          <w:rFonts w:cs="Arial"/>
          <w:color w:val="FF0000"/>
          <w:sz w:val="24"/>
          <w:szCs w:val="24"/>
        </w:rPr>
        <w:t xml:space="preserve">A Controller </w:t>
      </w:r>
      <w:r>
        <w:rPr>
          <w:rFonts w:cs="Arial"/>
          <w:color w:val="FF0000"/>
          <w:sz w:val="24"/>
          <w:szCs w:val="24"/>
        </w:rPr>
        <w:t xml:space="preserve">that supports Antenna Switching </w:t>
      </w:r>
      <w:del w:id="6044" w:author="Batra, Mayank" w:date="2016-05-27T11:07:00Z">
        <w:r w:rsidDel="007D46BC">
          <w:rPr>
            <w:rFonts w:cs="Arial"/>
            <w:color w:val="FF0000"/>
            <w:sz w:val="24"/>
            <w:szCs w:val="24"/>
          </w:rPr>
          <w:delText xml:space="preserve">during </w:delText>
        </w:r>
      </w:del>
      <w:ins w:id="6045" w:author="Batra, Mayank" w:date="2016-05-27T11:07:00Z">
        <w:r w:rsidR="007D46BC">
          <w:rPr>
            <w:rFonts w:cs="Arial"/>
            <w:color w:val="FF0000"/>
            <w:sz w:val="24"/>
            <w:szCs w:val="24"/>
          </w:rPr>
          <w:t xml:space="preserve">During </w:t>
        </w:r>
      </w:ins>
      <w:r>
        <w:rPr>
          <w:rFonts w:cs="Arial"/>
          <w:color w:val="FF0000"/>
          <w:sz w:val="24"/>
          <w:szCs w:val="24"/>
        </w:rPr>
        <w:t xml:space="preserve">Supplemental </w:t>
      </w:r>
      <w:del w:id="6046" w:author="Batra, Mayank" w:date="2016-05-27T11:07:00Z">
        <w:r w:rsidDel="007D46BC">
          <w:rPr>
            <w:rFonts w:cs="Arial"/>
            <w:color w:val="FF0000"/>
            <w:sz w:val="24"/>
            <w:szCs w:val="24"/>
          </w:rPr>
          <w:delText xml:space="preserve">reception </w:delText>
        </w:r>
      </w:del>
      <w:ins w:id="6047" w:author="Batra, Mayank" w:date="2016-05-27T11:07:00Z">
        <w:r w:rsidR="007D46BC">
          <w:rPr>
            <w:rFonts w:cs="Arial"/>
            <w:color w:val="FF0000"/>
            <w:sz w:val="24"/>
            <w:szCs w:val="24"/>
          </w:rPr>
          <w:t xml:space="preserve">Reception </w:t>
        </w:r>
      </w:ins>
      <w:r>
        <w:rPr>
          <w:rFonts w:cs="Arial"/>
          <w:color w:val="FF0000"/>
          <w:sz w:val="24"/>
          <w:szCs w:val="24"/>
        </w:rPr>
        <w:t>(AoA) shall support the following sections of this document.</w:t>
      </w:r>
    </w:p>
    <w:p w:rsidR="00D07784" w:rsidRPr="0008031D" w:rsidRDefault="00D07784" w:rsidP="0008031D">
      <w:pPr>
        <w:pStyle w:val="ad"/>
        <w:numPr>
          <w:ilvl w:val="0"/>
          <w:numId w:val="16"/>
        </w:numPr>
        <w:autoSpaceDE w:val="0"/>
        <w:autoSpaceDN w:val="0"/>
        <w:adjustRightInd w:val="0"/>
        <w:spacing w:after="0" w:line="240" w:lineRule="auto"/>
        <w:rPr>
          <w:rFonts w:eastAsiaTheme="minorEastAsia" w:cs="Arial"/>
          <w:bCs w:val="0"/>
          <w:noProof w:val="0"/>
          <w:snapToGrid/>
          <w:color w:val="FF0000"/>
          <w:sz w:val="24"/>
          <w:szCs w:val="24"/>
        </w:rPr>
      </w:pPr>
      <w:r w:rsidRPr="0008031D">
        <w:rPr>
          <w:rFonts w:eastAsiaTheme="minorEastAsia" w:cs="Arial"/>
          <w:bCs w:val="0"/>
          <w:noProof w:val="0"/>
          <w:snapToGrid/>
          <w:color w:val="FF0000"/>
          <w:sz w:val="24"/>
          <w:szCs w:val="24"/>
        </w:rPr>
        <w:t>I&amp;Q Sampling (2.X.</w:t>
      </w:r>
      <w:r w:rsidR="00932707" w:rsidRPr="0008031D">
        <w:rPr>
          <w:rFonts w:eastAsiaTheme="minorEastAsia" w:cs="Arial"/>
          <w:bCs w:val="0"/>
          <w:noProof w:val="0"/>
          <w:snapToGrid/>
          <w:color w:val="FF0000"/>
          <w:sz w:val="24"/>
          <w:szCs w:val="24"/>
        </w:rPr>
        <w:t>4</w:t>
      </w:r>
      <w:r w:rsidRPr="0008031D">
        <w:rPr>
          <w:rFonts w:eastAsiaTheme="minorEastAsia" w:cs="Arial"/>
          <w:bCs w:val="0"/>
          <w:noProof w:val="0"/>
          <w:snapToGrid/>
          <w:color w:val="FF0000"/>
          <w:sz w:val="24"/>
          <w:szCs w:val="24"/>
        </w:rPr>
        <w:t>)</w:t>
      </w:r>
    </w:p>
    <w:p w:rsidR="00886B96" w:rsidRPr="001F3C89" w:rsidRDefault="00886B96" w:rsidP="00886B96">
      <w:pPr>
        <w:pStyle w:val="ad"/>
        <w:numPr>
          <w:ilvl w:val="0"/>
          <w:numId w:val="16"/>
        </w:numPr>
        <w:rPr>
          <w:rFonts w:cs="Arial"/>
          <w:color w:val="FF0000"/>
          <w:sz w:val="24"/>
          <w:szCs w:val="24"/>
        </w:rPr>
      </w:pPr>
      <w:r>
        <w:rPr>
          <w:rFonts w:eastAsiaTheme="minorEastAsia" w:cs="Arial"/>
          <w:bCs w:val="0"/>
          <w:noProof w:val="0"/>
          <w:snapToGrid/>
          <w:color w:val="FF0000"/>
          <w:sz w:val="24"/>
          <w:szCs w:val="24"/>
        </w:rPr>
        <w:t>Antenna Switching ([</w:t>
      </w:r>
      <w:r w:rsidR="0008031D">
        <w:rPr>
          <w:rFonts w:eastAsiaTheme="minorEastAsia" w:cs="Arial"/>
          <w:bCs w:val="0"/>
          <w:noProof w:val="0"/>
          <w:snapToGrid/>
          <w:color w:val="FF0000"/>
          <w:sz w:val="24"/>
          <w:szCs w:val="24"/>
        </w:rPr>
        <w:t>V</w:t>
      </w:r>
      <w:r>
        <w:rPr>
          <w:rFonts w:eastAsiaTheme="minorEastAsia" w:cs="Arial"/>
          <w:bCs w:val="0"/>
          <w:noProof w:val="0"/>
          <w:snapToGrid/>
          <w:color w:val="FF0000"/>
          <w:sz w:val="24"/>
          <w:szCs w:val="24"/>
        </w:rPr>
        <w:t>ol 6] Part A, Section 4.X)</w:t>
      </w:r>
    </w:p>
    <w:p w:rsidR="004E39A1" w:rsidRPr="004E39A1" w:rsidRDefault="004E39A1" w:rsidP="00DF4735"/>
    <w:p w:rsidR="00EB59D3" w:rsidRPr="007230B9" w:rsidRDefault="00EB59D3" w:rsidP="00E44F48">
      <w:pPr>
        <w:pStyle w:val="31"/>
      </w:pPr>
      <w:bookmarkStart w:id="6048" w:name="_Toc435078670"/>
      <w:bookmarkStart w:id="6049" w:name="_Toc449707735"/>
      <w:bookmarkStart w:id="6050" w:name="_Toc454286477"/>
      <w:r w:rsidRPr="00053A30">
        <w:rPr>
          <w:color w:val="FF0000"/>
        </w:rPr>
        <w:t xml:space="preserve">[NEW SECTION] </w:t>
      </w:r>
      <w:r w:rsidRPr="001D2461">
        <w:t>5.1.</w:t>
      </w:r>
      <w:r>
        <w:t>X</w:t>
      </w:r>
      <w:r w:rsidRPr="007230B9">
        <w:t xml:space="preserve"> </w:t>
      </w:r>
      <w:r w:rsidR="00AB685C">
        <w:t xml:space="preserve">Supplemental Request </w:t>
      </w:r>
      <w:r>
        <w:t>Procedure</w:t>
      </w:r>
      <w:bookmarkEnd w:id="6048"/>
      <w:bookmarkEnd w:id="6049"/>
      <w:bookmarkEnd w:id="6050"/>
    </w:p>
    <w:p w:rsidR="00EB59D3" w:rsidRDefault="00EB59D3" w:rsidP="00EB59D3">
      <w:pPr>
        <w:autoSpaceDE w:val="0"/>
        <w:autoSpaceDN w:val="0"/>
        <w:adjustRightInd w:val="0"/>
        <w:spacing w:after="0" w:line="240" w:lineRule="auto"/>
        <w:rPr>
          <w:rFonts w:cs="Arial"/>
          <w:bCs/>
          <w:color w:val="FF0000"/>
          <w:sz w:val="24"/>
          <w:szCs w:val="24"/>
        </w:rPr>
      </w:pPr>
      <w:r>
        <w:rPr>
          <w:rFonts w:cs="Arial"/>
          <w:color w:val="FF0000"/>
          <w:sz w:val="24"/>
          <w:szCs w:val="24"/>
        </w:rPr>
        <w:t xml:space="preserve">The </w:t>
      </w:r>
      <w:r w:rsidR="00AB685C">
        <w:rPr>
          <w:rFonts w:cs="Arial"/>
          <w:color w:val="FF0000"/>
          <w:sz w:val="24"/>
          <w:szCs w:val="24"/>
        </w:rPr>
        <w:t xml:space="preserve">Supplemental Request </w:t>
      </w:r>
      <w:r>
        <w:rPr>
          <w:rFonts w:cs="Arial"/>
          <w:color w:val="FF0000"/>
          <w:sz w:val="24"/>
          <w:szCs w:val="24"/>
        </w:rPr>
        <w:t>procedure, when supported, is used to request the remote Link Layer to send a LL_</w:t>
      </w:r>
      <w:r w:rsidR="00784988" w:rsidRPr="00784988">
        <w:rPr>
          <w:rFonts w:cs="Arial"/>
          <w:color w:val="FF0000"/>
          <w:sz w:val="24"/>
          <w:szCs w:val="24"/>
        </w:rPr>
        <w:t>SUPPLEMENTAL</w:t>
      </w:r>
      <w:r>
        <w:rPr>
          <w:rFonts w:cs="Arial"/>
          <w:color w:val="FF0000"/>
          <w:sz w:val="24"/>
          <w:szCs w:val="24"/>
        </w:rPr>
        <w:t>_RSP PDU with a Supplemental</w:t>
      </w:r>
      <w:r w:rsidR="00EE2242">
        <w:rPr>
          <w:rFonts w:cs="Arial"/>
          <w:color w:val="FF0000"/>
          <w:sz w:val="24"/>
          <w:szCs w:val="24"/>
        </w:rPr>
        <w:t xml:space="preserve"> </w:t>
      </w:r>
      <w:r w:rsidR="00EE2242" w:rsidRPr="007230B9">
        <w:rPr>
          <w:rFonts w:cs="Arial"/>
          <w:color w:val="FF0000"/>
          <w:sz w:val="24"/>
          <w:szCs w:val="24"/>
        </w:rPr>
        <w:t xml:space="preserve">(see </w:t>
      </w:r>
      <w:r w:rsidR="00EE2242">
        <w:rPr>
          <w:rFonts w:cs="Arial"/>
          <w:color w:val="FF0000"/>
          <w:sz w:val="24"/>
          <w:szCs w:val="24"/>
        </w:rPr>
        <w:t xml:space="preserve">Section </w:t>
      </w:r>
      <w:r w:rsidR="00EE2242" w:rsidRPr="007230B9">
        <w:rPr>
          <w:rFonts w:cs="Arial"/>
          <w:color w:val="FF0000"/>
          <w:sz w:val="24"/>
          <w:szCs w:val="24"/>
        </w:rPr>
        <w:t>2.</w:t>
      </w:r>
      <w:r w:rsidR="00EE2242">
        <w:rPr>
          <w:rFonts w:cs="Arial"/>
          <w:color w:val="FF0000"/>
          <w:sz w:val="24"/>
          <w:szCs w:val="24"/>
        </w:rPr>
        <w:t>X.</w:t>
      </w:r>
      <w:r w:rsidR="0008031D">
        <w:rPr>
          <w:rFonts w:cs="Arial"/>
          <w:color w:val="FF0000"/>
          <w:sz w:val="24"/>
          <w:szCs w:val="24"/>
        </w:rPr>
        <w:t>3</w:t>
      </w:r>
      <w:r w:rsidR="00EE2242" w:rsidRPr="007230B9">
        <w:rPr>
          <w:rFonts w:cs="Arial"/>
          <w:color w:val="FF0000"/>
          <w:sz w:val="24"/>
          <w:szCs w:val="24"/>
        </w:rPr>
        <w:t>)</w:t>
      </w:r>
      <w:r>
        <w:rPr>
          <w:rFonts w:cs="Arial"/>
          <w:color w:val="FF0000"/>
          <w:sz w:val="24"/>
          <w:szCs w:val="24"/>
        </w:rPr>
        <w:t>.</w:t>
      </w:r>
    </w:p>
    <w:p w:rsidR="00EB59D3" w:rsidRDefault="00EB59D3" w:rsidP="00EB59D3">
      <w:pPr>
        <w:autoSpaceDE w:val="0"/>
        <w:autoSpaceDN w:val="0"/>
        <w:adjustRightInd w:val="0"/>
        <w:spacing w:after="0" w:line="240" w:lineRule="auto"/>
        <w:rPr>
          <w:rFonts w:cs="Arial"/>
          <w:bCs/>
          <w:color w:val="FF0000"/>
          <w:sz w:val="24"/>
          <w:szCs w:val="24"/>
        </w:rPr>
      </w:pPr>
    </w:p>
    <w:p w:rsidR="00EB59D3" w:rsidRPr="00AB05C9" w:rsidRDefault="00EB59D3" w:rsidP="00EB59D3">
      <w:pPr>
        <w:autoSpaceDE w:val="0"/>
        <w:autoSpaceDN w:val="0"/>
        <w:adjustRightInd w:val="0"/>
        <w:spacing w:after="0" w:line="240" w:lineRule="auto"/>
        <w:rPr>
          <w:rFonts w:cs="Arial"/>
          <w:bCs/>
          <w:strike/>
          <w:color w:val="FF0000"/>
          <w:sz w:val="24"/>
          <w:szCs w:val="24"/>
        </w:rPr>
      </w:pPr>
      <w:r>
        <w:rPr>
          <w:rFonts w:cs="Arial"/>
          <w:color w:val="FF0000"/>
          <w:sz w:val="24"/>
          <w:szCs w:val="24"/>
        </w:rPr>
        <w:t>Either the master or the slave Link Layer may initiate this procedure at any time after entering the Connection State by sending an LL_</w:t>
      </w:r>
      <w:r w:rsidR="00784988" w:rsidRPr="00784988">
        <w:rPr>
          <w:rFonts w:cs="Arial"/>
          <w:color w:val="FF0000"/>
          <w:sz w:val="24"/>
          <w:szCs w:val="24"/>
        </w:rPr>
        <w:t>SUPPLEMENTAL</w:t>
      </w:r>
      <w:r>
        <w:rPr>
          <w:rFonts w:cs="Arial"/>
          <w:color w:val="FF0000"/>
          <w:sz w:val="24"/>
          <w:szCs w:val="24"/>
        </w:rPr>
        <w:t>_REQ PDU.</w:t>
      </w:r>
      <w:r w:rsidR="00D33BAB" w:rsidRPr="0008031D">
        <w:rPr>
          <w:rFonts w:cs="Arial"/>
          <w:color w:val="FF0000"/>
          <w:sz w:val="24"/>
          <w:szCs w:val="24"/>
        </w:rPr>
        <w:t xml:space="preserve"> </w:t>
      </w:r>
    </w:p>
    <w:p w:rsidR="00EB59D3" w:rsidRDefault="00EB59D3" w:rsidP="00EB59D3">
      <w:pPr>
        <w:autoSpaceDE w:val="0"/>
        <w:autoSpaceDN w:val="0"/>
        <w:adjustRightInd w:val="0"/>
        <w:spacing w:after="0" w:line="240" w:lineRule="auto"/>
        <w:rPr>
          <w:rFonts w:cs="Arial"/>
          <w:bCs/>
          <w:color w:val="FF0000"/>
          <w:sz w:val="24"/>
          <w:szCs w:val="24"/>
        </w:rPr>
      </w:pPr>
      <w:r w:rsidRPr="00AB05C9">
        <w:rPr>
          <w:rFonts w:cs="Arial"/>
          <w:strike/>
          <w:color w:val="FF0000"/>
          <w:sz w:val="24"/>
          <w:szCs w:val="24"/>
        </w:rPr>
        <w:t xml:space="preserve"> </w:t>
      </w:r>
    </w:p>
    <w:p w:rsidR="00EE2242" w:rsidRDefault="00EE2242" w:rsidP="00EE2242">
      <w:pPr>
        <w:autoSpaceDE w:val="0"/>
        <w:autoSpaceDN w:val="0"/>
        <w:adjustRightInd w:val="0"/>
        <w:spacing w:after="0" w:line="240" w:lineRule="auto"/>
        <w:rPr>
          <w:rFonts w:cs="Arial"/>
          <w:color w:val="FF0000"/>
          <w:sz w:val="24"/>
          <w:szCs w:val="24"/>
        </w:rPr>
      </w:pPr>
      <w:commentRangeStart w:id="6051"/>
      <w:r>
        <w:rPr>
          <w:rFonts w:cs="Arial"/>
          <w:color w:val="FF0000"/>
          <w:sz w:val="24"/>
          <w:szCs w:val="24"/>
        </w:rPr>
        <w:t>If:</w:t>
      </w:r>
    </w:p>
    <w:p w:rsidR="00456334" w:rsidRDefault="00456334" w:rsidP="00AB05C9">
      <w:pPr>
        <w:pStyle w:val="ad"/>
        <w:numPr>
          <w:ilvl w:val="0"/>
          <w:numId w:val="23"/>
        </w:numPr>
        <w:autoSpaceDE w:val="0"/>
        <w:autoSpaceDN w:val="0"/>
        <w:adjustRightInd w:val="0"/>
        <w:spacing w:after="0" w:line="240" w:lineRule="auto"/>
        <w:rPr>
          <w:del w:id="6052" w:author="Batra, Mayank" w:date="2016-06-16T11:18:00Z"/>
          <w:rFonts w:cs="Arial"/>
          <w:color w:val="FF0000"/>
          <w:sz w:val="24"/>
          <w:szCs w:val="24"/>
        </w:rPr>
      </w:pPr>
      <w:del w:id="6053" w:author="Batra, Mayank" w:date="2016-06-16T11:18:00Z">
        <w:r>
          <w:rPr>
            <w:rFonts w:cs="Arial"/>
            <w:color w:val="FF0000"/>
            <w:sz w:val="24"/>
            <w:szCs w:val="24"/>
          </w:rPr>
          <w:delText>the responding device supports the Connection Supplemental Response feature;</w:delText>
        </w:r>
      </w:del>
    </w:p>
    <w:p w:rsidR="00EE2242" w:rsidRDefault="00EE2242" w:rsidP="00AB05C9">
      <w:pPr>
        <w:pStyle w:val="ad"/>
        <w:numPr>
          <w:ilvl w:val="0"/>
          <w:numId w:val="23"/>
        </w:numPr>
        <w:autoSpaceDE w:val="0"/>
        <w:autoSpaceDN w:val="0"/>
        <w:adjustRightInd w:val="0"/>
        <w:spacing w:after="0" w:line="240" w:lineRule="auto"/>
        <w:rPr>
          <w:rFonts w:cs="Arial"/>
          <w:color w:val="FF0000"/>
          <w:sz w:val="24"/>
          <w:szCs w:val="24"/>
        </w:rPr>
      </w:pPr>
      <w:r w:rsidRPr="00AB05C9">
        <w:rPr>
          <w:rFonts w:cs="Arial"/>
          <w:color w:val="FF0000"/>
          <w:sz w:val="24"/>
          <w:szCs w:val="24"/>
        </w:rPr>
        <w:t>Supplemental responses are enabled</w:t>
      </w:r>
      <w:r>
        <w:rPr>
          <w:rFonts w:cs="Arial"/>
          <w:color w:val="FF0000"/>
          <w:sz w:val="24"/>
          <w:szCs w:val="24"/>
        </w:rPr>
        <w:t>;</w:t>
      </w:r>
    </w:p>
    <w:p w:rsidR="00456334" w:rsidRDefault="00456334" w:rsidP="00AB05C9">
      <w:pPr>
        <w:pStyle w:val="ad"/>
        <w:numPr>
          <w:ilvl w:val="0"/>
          <w:numId w:val="23"/>
        </w:numPr>
        <w:autoSpaceDE w:val="0"/>
        <w:autoSpaceDN w:val="0"/>
        <w:adjustRightInd w:val="0"/>
        <w:spacing w:after="0" w:line="240" w:lineRule="auto"/>
        <w:rPr>
          <w:rFonts w:cs="Arial"/>
          <w:color w:val="FF0000"/>
          <w:sz w:val="24"/>
          <w:szCs w:val="24"/>
        </w:rPr>
      </w:pPr>
      <w:r>
        <w:rPr>
          <w:rFonts w:cs="Arial"/>
          <w:color w:val="FF0000"/>
          <w:sz w:val="24"/>
          <w:szCs w:val="24"/>
        </w:rPr>
        <w:t>the current transmitter PHY is one that supports Supplementals;</w:t>
      </w:r>
    </w:p>
    <w:p w:rsidR="00456334" w:rsidRDefault="00456334" w:rsidP="00AB05C9">
      <w:pPr>
        <w:pStyle w:val="ad"/>
        <w:numPr>
          <w:ilvl w:val="0"/>
          <w:numId w:val="23"/>
        </w:numPr>
        <w:autoSpaceDE w:val="0"/>
        <w:autoSpaceDN w:val="0"/>
        <w:adjustRightInd w:val="0"/>
        <w:spacing w:after="0" w:line="240" w:lineRule="auto"/>
        <w:rPr>
          <w:rFonts w:cs="Arial"/>
          <w:color w:val="FF0000"/>
          <w:sz w:val="24"/>
          <w:szCs w:val="24"/>
        </w:rPr>
      </w:pPr>
      <w:r>
        <w:rPr>
          <w:rFonts w:cs="Arial"/>
          <w:color w:val="FF0000"/>
          <w:sz w:val="24"/>
          <w:szCs w:val="24"/>
        </w:rPr>
        <w:t xml:space="preserve">the responding device </w:t>
      </w:r>
      <w:del w:id="6054" w:author="Batra, Mayank" w:date="2016-06-16T11:13:00Z">
        <w:r>
          <w:rPr>
            <w:rFonts w:cs="Arial"/>
            <w:color w:val="FF0000"/>
            <w:sz w:val="24"/>
            <w:szCs w:val="24"/>
          </w:rPr>
          <w:delText xml:space="preserve">supports </w:delText>
        </w:r>
      </w:del>
      <w:ins w:id="6055" w:author="Batra, Mayank" w:date="2016-06-16T11:13:00Z">
        <w:r w:rsidR="00AC2820">
          <w:rPr>
            <w:rFonts w:cs="Arial"/>
            <w:color w:val="FF0000"/>
            <w:sz w:val="24"/>
            <w:szCs w:val="24"/>
          </w:rPr>
          <w:t xml:space="preserve"> is currently configured to respond with </w:t>
        </w:r>
      </w:ins>
      <w:r>
        <w:rPr>
          <w:rFonts w:cs="Arial"/>
          <w:color w:val="FF0000"/>
          <w:sz w:val="24"/>
          <w:szCs w:val="24"/>
        </w:rPr>
        <w:t>the type and length of Supplemental requested</w:t>
      </w:r>
      <w:ins w:id="6056" w:author="Batra, Mayank" w:date="2016-06-16T11:14:00Z">
        <w:r w:rsidR="00AC2820">
          <w:rPr>
            <w:rFonts w:cs="Arial"/>
            <w:color w:val="FF0000"/>
            <w:sz w:val="24"/>
            <w:szCs w:val="24"/>
          </w:rPr>
          <w:t xml:space="preserve"> in the LL_SUPPLEMENTAL_REQ PDU</w:t>
        </w:r>
      </w:ins>
      <w:r>
        <w:rPr>
          <w:rFonts w:cs="Arial"/>
          <w:color w:val="FF0000"/>
          <w:sz w:val="24"/>
          <w:szCs w:val="24"/>
        </w:rPr>
        <w:t>; and</w:t>
      </w:r>
    </w:p>
    <w:p w:rsidR="00EE2242" w:rsidRDefault="00EE2242" w:rsidP="00AB05C9">
      <w:pPr>
        <w:pStyle w:val="ad"/>
        <w:numPr>
          <w:ilvl w:val="0"/>
          <w:numId w:val="23"/>
        </w:numPr>
        <w:autoSpaceDE w:val="0"/>
        <w:autoSpaceDN w:val="0"/>
        <w:adjustRightInd w:val="0"/>
        <w:spacing w:after="0" w:line="240" w:lineRule="auto"/>
        <w:rPr>
          <w:ins w:id="6057" w:author="Chris Reisinger" w:date="2016-05-18T12:28:00Z"/>
          <w:rFonts w:cs="Arial"/>
          <w:color w:val="FF0000"/>
          <w:sz w:val="24"/>
          <w:szCs w:val="24"/>
        </w:rPr>
      </w:pPr>
      <w:r>
        <w:rPr>
          <w:rFonts w:cs="Arial"/>
          <w:color w:val="FF0000"/>
          <w:sz w:val="24"/>
          <w:szCs w:val="24"/>
        </w:rPr>
        <w:t xml:space="preserve">a packet containing an LL_SUPPLEMENTAL_RSP PDU and Supplemental of the requested length would not exceed </w:t>
      </w:r>
      <w:r>
        <w:rPr>
          <w:rFonts w:cs="Arial"/>
          <w:i/>
          <w:color w:val="FF0000"/>
          <w:sz w:val="24"/>
          <w:szCs w:val="24"/>
        </w:rPr>
        <w:t>connEffectiveMaxTxTime</w:t>
      </w:r>
      <w:r>
        <w:rPr>
          <w:rFonts w:cs="Arial"/>
          <w:color w:val="FF0000"/>
          <w:sz w:val="24"/>
          <w:szCs w:val="24"/>
        </w:rPr>
        <w:t xml:space="preserve"> for the connection (see Section 4.5.10);</w:t>
      </w:r>
    </w:p>
    <w:p w:rsidR="00E44F48" w:rsidRDefault="00E44F48">
      <w:pPr>
        <w:autoSpaceDE w:val="0"/>
        <w:autoSpaceDN w:val="0"/>
        <w:adjustRightInd w:val="0"/>
        <w:spacing w:after="0" w:line="240" w:lineRule="auto"/>
        <w:rPr>
          <w:del w:id="6058" w:author="Batra, Mayank" w:date="2016-06-16T11:14:00Z"/>
          <w:rFonts w:cs="Arial"/>
          <w:color w:val="FF0000"/>
          <w:sz w:val="24"/>
          <w:szCs w:val="24"/>
          <w:rPrChange w:id="6059" w:author="Chris Reisinger" w:date="2016-05-18T12:28:00Z">
            <w:rPr>
              <w:del w:id="6060" w:author="Batra, Mayank" w:date="2016-06-16T11:14:00Z"/>
            </w:rPr>
          </w:rPrChange>
        </w:rPr>
        <w:pPrChange w:id="6061" w:author="Chris Reisinger" w:date="2016-05-18T12:28:00Z">
          <w:pPr>
            <w:pStyle w:val="ad"/>
            <w:numPr>
              <w:numId w:val="23"/>
            </w:numPr>
            <w:autoSpaceDE w:val="0"/>
            <w:autoSpaceDN w:val="0"/>
            <w:adjustRightInd w:val="0"/>
            <w:spacing w:after="0" w:line="240" w:lineRule="auto"/>
            <w:ind w:left="360" w:hanging="360"/>
          </w:pPr>
        </w:pPrChange>
      </w:pPr>
      <w:commentRangeStart w:id="6062"/>
    </w:p>
    <w:p w:rsidR="00EE2242" w:rsidRDefault="00456334" w:rsidP="00EB59D3">
      <w:pPr>
        <w:autoSpaceDE w:val="0"/>
        <w:autoSpaceDN w:val="0"/>
        <w:adjustRightInd w:val="0"/>
        <w:spacing w:after="0" w:line="240" w:lineRule="auto"/>
        <w:rPr>
          <w:rFonts w:cs="Arial"/>
          <w:bCs/>
          <w:color w:val="FF0000"/>
          <w:sz w:val="24"/>
          <w:szCs w:val="24"/>
        </w:rPr>
      </w:pPr>
      <w:r>
        <w:rPr>
          <w:rFonts w:cs="Arial"/>
          <w:color w:val="FF0000"/>
          <w:sz w:val="24"/>
          <w:szCs w:val="24"/>
        </w:rPr>
        <w:t xml:space="preserve">then </w:t>
      </w:r>
      <w:commentRangeEnd w:id="6051"/>
      <w:commentRangeEnd w:id="6062"/>
      <w:r w:rsidR="00591325">
        <w:rPr>
          <w:rStyle w:val="aff1"/>
        </w:rPr>
        <w:commentReference w:id="6051"/>
      </w:r>
      <w:r w:rsidR="00585565">
        <w:rPr>
          <w:rStyle w:val="aff1"/>
        </w:rPr>
        <w:commentReference w:id="6062"/>
      </w:r>
      <w:r w:rsidR="00EE2242" w:rsidRPr="00AB05C9">
        <w:rPr>
          <w:rFonts w:cs="Arial"/>
          <w:color w:val="FF0000"/>
          <w:sz w:val="24"/>
          <w:szCs w:val="24"/>
        </w:rPr>
        <w:t xml:space="preserve">the remote Link Layer </w:t>
      </w:r>
      <w:r>
        <w:rPr>
          <w:rFonts w:cs="Arial"/>
          <w:color w:val="FF0000"/>
          <w:sz w:val="24"/>
          <w:szCs w:val="24"/>
        </w:rPr>
        <w:t xml:space="preserve">shall </w:t>
      </w:r>
      <w:r w:rsidRPr="00456334">
        <w:rPr>
          <w:rFonts w:cs="Arial"/>
          <w:color w:val="FF0000"/>
          <w:sz w:val="24"/>
          <w:szCs w:val="24"/>
        </w:rPr>
        <w:t>respond</w:t>
      </w:r>
      <w:r w:rsidR="00EE2242" w:rsidRPr="00AB05C9">
        <w:rPr>
          <w:rFonts w:cs="Arial"/>
          <w:color w:val="FF0000"/>
          <w:sz w:val="24"/>
          <w:szCs w:val="24"/>
        </w:rPr>
        <w:t xml:space="preserve"> with </w:t>
      </w:r>
      <w:r>
        <w:rPr>
          <w:rFonts w:cs="Arial"/>
          <w:color w:val="FF0000"/>
          <w:sz w:val="24"/>
          <w:szCs w:val="24"/>
        </w:rPr>
        <w:t>an</w:t>
      </w:r>
      <w:r w:rsidR="00EE2242" w:rsidRPr="00AB05C9">
        <w:rPr>
          <w:rFonts w:cs="Arial"/>
          <w:color w:val="FF0000"/>
          <w:sz w:val="24"/>
          <w:szCs w:val="24"/>
        </w:rPr>
        <w:t xml:space="preserve"> LL_SUPPLEMENTAL_RSP PDU</w:t>
      </w:r>
      <w:r>
        <w:rPr>
          <w:rFonts w:cs="Arial"/>
          <w:color w:val="FF0000"/>
          <w:sz w:val="24"/>
          <w:szCs w:val="24"/>
        </w:rPr>
        <w:t xml:space="preserve"> that includes a Supplemental of the requested type and whose length is </w:t>
      </w:r>
      <w:r w:rsidR="00EE2242" w:rsidRPr="007230B9">
        <w:rPr>
          <w:rFonts w:cs="Arial"/>
          <w:color w:val="FF0000"/>
          <w:sz w:val="24"/>
          <w:szCs w:val="24"/>
        </w:rPr>
        <w:t>greater than or equal to that requested</w:t>
      </w:r>
      <w:r>
        <w:rPr>
          <w:rFonts w:cs="Arial"/>
          <w:color w:val="FF0000"/>
          <w:sz w:val="24"/>
          <w:szCs w:val="24"/>
        </w:rPr>
        <w:t xml:space="preserve">. Otherwise the remote Link Layer shall respond with </w:t>
      </w:r>
      <w:r w:rsidR="00EE2242">
        <w:rPr>
          <w:rFonts w:cs="Arial"/>
          <w:color w:val="FF0000"/>
          <w:sz w:val="24"/>
          <w:szCs w:val="24"/>
        </w:rPr>
        <w:t xml:space="preserve">an </w:t>
      </w:r>
      <w:commentRangeStart w:id="6063"/>
      <w:r w:rsidR="00EE2242">
        <w:rPr>
          <w:rFonts w:cs="Arial"/>
          <w:color w:val="FF0000"/>
          <w:sz w:val="24"/>
          <w:szCs w:val="24"/>
        </w:rPr>
        <w:t>LL_REJECT_EXT_IND PDU</w:t>
      </w:r>
      <w:commentRangeEnd w:id="6063"/>
      <w:r w:rsidR="00D744FA">
        <w:rPr>
          <w:rStyle w:val="aff1"/>
        </w:rPr>
        <w:commentReference w:id="6063"/>
      </w:r>
      <w:r w:rsidR="00EE2242">
        <w:rPr>
          <w:rFonts w:cs="Arial"/>
          <w:color w:val="FF0000"/>
          <w:sz w:val="24"/>
          <w:szCs w:val="24"/>
        </w:rPr>
        <w:t>.</w:t>
      </w:r>
    </w:p>
    <w:p w:rsidR="00EE2242" w:rsidRDefault="00EE2242" w:rsidP="00EB59D3">
      <w:pPr>
        <w:autoSpaceDE w:val="0"/>
        <w:autoSpaceDN w:val="0"/>
        <w:adjustRightInd w:val="0"/>
        <w:spacing w:after="0" w:line="240" w:lineRule="auto"/>
        <w:rPr>
          <w:rFonts w:cs="Arial"/>
          <w:bCs/>
          <w:color w:val="FF0000"/>
          <w:sz w:val="24"/>
          <w:szCs w:val="24"/>
        </w:rPr>
      </w:pPr>
    </w:p>
    <w:p w:rsidR="00EB59D3" w:rsidRDefault="00EB59D3" w:rsidP="00EB59D3">
      <w:pPr>
        <w:autoSpaceDE w:val="0"/>
        <w:autoSpaceDN w:val="0"/>
        <w:adjustRightInd w:val="0"/>
        <w:spacing w:after="0" w:line="240" w:lineRule="auto"/>
        <w:rPr>
          <w:rFonts w:cs="Arial"/>
          <w:bCs/>
          <w:color w:val="FF0000"/>
          <w:sz w:val="24"/>
          <w:szCs w:val="24"/>
        </w:rPr>
      </w:pPr>
      <w:r>
        <w:rPr>
          <w:rFonts w:cs="Arial"/>
          <w:color w:val="FF0000"/>
          <w:sz w:val="24"/>
          <w:szCs w:val="24"/>
        </w:rPr>
        <w:t xml:space="preserve">I&amp;Q sampling (see </w:t>
      </w:r>
      <w:r w:rsidR="00C874AD">
        <w:rPr>
          <w:rFonts w:cs="Arial"/>
          <w:color w:val="FF0000"/>
          <w:sz w:val="24"/>
          <w:szCs w:val="24"/>
        </w:rPr>
        <w:t>[</w:t>
      </w:r>
      <w:r>
        <w:rPr>
          <w:rFonts w:cs="Arial"/>
          <w:color w:val="FF0000"/>
          <w:sz w:val="24"/>
          <w:szCs w:val="24"/>
        </w:rPr>
        <w:t>Vol 6</w:t>
      </w:r>
      <w:r w:rsidR="00C874AD">
        <w:rPr>
          <w:rFonts w:cs="Arial"/>
          <w:color w:val="FF0000"/>
          <w:sz w:val="24"/>
          <w:szCs w:val="24"/>
        </w:rPr>
        <w:t>]</w:t>
      </w:r>
      <w:r>
        <w:rPr>
          <w:rFonts w:cs="Arial"/>
          <w:color w:val="FF0000"/>
          <w:sz w:val="24"/>
          <w:szCs w:val="24"/>
        </w:rPr>
        <w:t xml:space="preserve"> Part B</w:t>
      </w:r>
      <w:r w:rsidR="00C874AD">
        <w:rPr>
          <w:rFonts w:cs="Arial"/>
          <w:color w:val="FF0000"/>
          <w:sz w:val="24"/>
          <w:szCs w:val="24"/>
        </w:rPr>
        <w:t>, Section</w:t>
      </w:r>
      <w:r>
        <w:rPr>
          <w:rFonts w:cs="Arial"/>
          <w:color w:val="FF0000"/>
          <w:sz w:val="24"/>
          <w:szCs w:val="24"/>
        </w:rPr>
        <w:t xml:space="preserve"> </w:t>
      </w:r>
      <w:r w:rsidR="00C874AD">
        <w:rPr>
          <w:rFonts w:cs="Arial"/>
          <w:color w:val="FF0000"/>
          <w:sz w:val="24"/>
          <w:szCs w:val="24"/>
        </w:rPr>
        <w:t>2.X.</w:t>
      </w:r>
      <w:r w:rsidR="00932707">
        <w:rPr>
          <w:rFonts w:cs="Arial"/>
          <w:color w:val="FF0000"/>
          <w:sz w:val="24"/>
          <w:szCs w:val="24"/>
        </w:rPr>
        <w:t>4</w:t>
      </w:r>
      <w:r>
        <w:rPr>
          <w:rFonts w:cs="Arial"/>
          <w:color w:val="FF0000"/>
          <w:sz w:val="24"/>
          <w:szCs w:val="24"/>
        </w:rPr>
        <w:t>)</w:t>
      </w:r>
      <w:r w:rsidRPr="00560A55">
        <w:rPr>
          <w:rFonts w:cs="Arial"/>
          <w:color w:val="FF0000"/>
          <w:sz w:val="24"/>
          <w:szCs w:val="24"/>
        </w:rPr>
        <w:t xml:space="preserve"> </w:t>
      </w:r>
      <w:r>
        <w:rPr>
          <w:rFonts w:cs="Arial"/>
          <w:color w:val="FF0000"/>
          <w:sz w:val="24"/>
          <w:szCs w:val="24"/>
        </w:rPr>
        <w:t>shall be performed while receiving the Supplemental of the LL_</w:t>
      </w:r>
      <w:r w:rsidR="00784988" w:rsidRPr="00784988">
        <w:rPr>
          <w:rFonts w:cs="Arial"/>
          <w:color w:val="FF0000"/>
          <w:sz w:val="24"/>
          <w:szCs w:val="24"/>
        </w:rPr>
        <w:t>SUPPLEMENTAL</w:t>
      </w:r>
      <w:r>
        <w:rPr>
          <w:rFonts w:cs="Arial"/>
          <w:color w:val="FF0000"/>
          <w:sz w:val="24"/>
          <w:szCs w:val="24"/>
        </w:rPr>
        <w:t>_RSP PDU and the sampling results shall be reported to the Host.</w:t>
      </w:r>
    </w:p>
    <w:p w:rsidR="00EB59D3" w:rsidRPr="007230B9" w:rsidRDefault="00EB59D3" w:rsidP="00EB59D3">
      <w:pPr>
        <w:autoSpaceDE w:val="0"/>
        <w:autoSpaceDN w:val="0"/>
        <w:adjustRightInd w:val="0"/>
        <w:spacing w:after="0" w:line="240" w:lineRule="auto"/>
        <w:rPr>
          <w:rFonts w:cs="Arial"/>
          <w:bCs/>
          <w:color w:val="FF0000"/>
          <w:sz w:val="24"/>
          <w:szCs w:val="24"/>
        </w:rPr>
      </w:pPr>
    </w:p>
    <w:p w:rsidR="00D13120" w:rsidRDefault="00D13120" w:rsidP="00717D6A">
      <w:pPr>
        <w:spacing w:after="200"/>
        <w:rPr>
          <w:ins w:id="6064" w:author="Batra, Mayank" w:date="2016-06-16T11:20:00Z"/>
          <w:rFonts w:cs="Arial"/>
          <w:color w:val="FF0000"/>
          <w:sz w:val="24"/>
          <w:szCs w:val="24"/>
        </w:rPr>
      </w:pPr>
      <w:ins w:id="6065" w:author="Batra, Mayank" w:date="2016-06-16T11:20:00Z">
        <w:r>
          <w:rPr>
            <w:rFonts w:cs="Arial"/>
            <w:color w:val="FF0000"/>
            <w:sz w:val="24"/>
            <w:szCs w:val="24"/>
          </w:rPr>
          <w:lastRenderedPageBreak/>
          <w:t xml:space="preserve">If the Link Layer of the master or slave sends the LL_SUPPLEMENTAL_REQ PDU to a device that does not understand that PDU, then the device should expect an LL_UNKNOWN_RSP PDU in response. </w:t>
        </w:r>
      </w:ins>
    </w:p>
    <w:p w:rsidR="00D7101C" w:rsidRDefault="00EB59D3" w:rsidP="00717D6A">
      <w:pPr>
        <w:spacing w:after="200"/>
        <w:rPr>
          <w:rFonts w:asciiTheme="majorHAnsi" w:eastAsiaTheme="majorEastAsia" w:hAnsiTheme="majorHAnsi" w:cstheme="majorBidi"/>
          <w:b/>
          <w:color w:val="FF0000"/>
          <w:sz w:val="36"/>
          <w:szCs w:val="28"/>
        </w:rPr>
      </w:pPr>
      <w:r w:rsidRPr="007230B9">
        <w:rPr>
          <w:rFonts w:cs="Arial"/>
          <w:color w:val="FF0000"/>
          <w:sz w:val="24"/>
          <w:szCs w:val="24"/>
        </w:rPr>
        <w:t xml:space="preserve">The procedure is </w:t>
      </w:r>
      <w:r>
        <w:rPr>
          <w:rFonts w:cs="Arial"/>
          <w:color w:val="FF0000"/>
          <w:sz w:val="24"/>
          <w:szCs w:val="24"/>
        </w:rPr>
        <w:t>completed when either an LL_</w:t>
      </w:r>
      <w:r w:rsidR="00784988" w:rsidRPr="00784988">
        <w:rPr>
          <w:rFonts w:cs="Arial"/>
          <w:color w:val="FF0000"/>
          <w:sz w:val="24"/>
          <w:szCs w:val="24"/>
        </w:rPr>
        <w:t>SUPPLEMENTAL</w:t>
      </w:r>
      <w:r>
        <w:rPr>
          <w:rFonts w:cs="Arial"/>
          <w:color w:val="FF0000"/>
          <w:sz w:val="24"/>
          <w:szCs w:val="24"/>
        </w:rPr>
        <w:t>_RSP PDU has been sent or received or an LL_UNKNOWN_RSP</w:t>
      </w:r>
      <w:r w:rsidRPr="0021634B">
        <w:rPr>
          <w:rFonts w:cs="Arial"/>
          <w:color w:val="FF0000"/>
          <w:sz w:val="24"/>
          <w:szCs w:val="24"/>
        </w:rPr>
        <w:t xml:space="preserve"> </w:t>
      </w:r>
      <w:r>
        <w:rPr>
          <w:rFonts w:cs="Arial"/>
          <w:color w:val="FF0000"/>
          <w:sz w:val="24"/>
          <w:szCs w:val="24"/>
        </w:rPr>
        <w:t>or LL_REJECT_EXT_IND PDU is sent or received with the UnknownType or RejectOpcode (as appropriate) set to LL_</w:t>
      </w:r>
      <w:r w:rsidR="00784988" w:rsidRPr="00784988">
        <w:rPr>
          <w:rFonts w:cs="Arial"/>
          <w:color w:val="FF0000"/>
          <w:sz w:val="24"/>
          <w:szCs w:val="24"/>
        </w:rPr>
        <w:t>SUPPLEMENTAL</w:t>
      </w:r>
      <w:r>
        <w:rPr>
          <w:rFonts w:cs="Arial"/>
          <w:color w:val="FF0000"/>
          <w:sz w:val="24"/>
          <w:szCs w:val="24"/>
        </w:rPr>
        <w:t>_REQ.</w:t>
      </w:r>
      <w:r w:rsidR="009B7BF6" w:rsidDel="009B7BF6">
        <w:rPr>
          <w:rFonts w:cs="Arial"/>
          <w:color w:val="FF0000"/>
          <w:sz w:val="24"/>
          <w:szCs w:val="24"/>
        </w:rPr>
        <w:t xml:space="preserve"> </w:t>
      </w:r>
      <w:r w:rsidR="00D7101C">
        <w:rPr>
          <w:color w:val="FF0000"/>
        </w:rPr>
        <w:br w:type="page"/>
      </w:r>
    </w:p>
    <w:p w:rsidR="003C5D8A" w:rsidRPr="00213E20" w:rsidRDefault="00184984" w:rsidP="00E44F48">
      <w:pPr>
        <w:pStyle w:val="21"/>
        <w:rPr>
          <w:lang w:val="fr-FR"/>
          <w:rPrChange w:id="6066" w:author="Lefeuvre, Florian" w:date="2016-06-21T12:07:00Z">
            <w:rPr/>
          </w:rPrChange>
        </w:rPr>
      </w:pPr>
      <w:bookmarkStart w:id="6067" w:name="_Toc441944719"/>
      <w:bookmarkStart w:id="6068" w:name="_Toc441945022"/>
      <w:bookmarkStart w:id="6069" w:name="_Toc441944720"/>
      <w:bookmarkStart w:id="6070" w:name="_Toc441945023"/>
      <w:bookmarkStart w:id="6071" w:name="_Toc441944721"/>
      <w:bookmarkStart w:id="6072" w:name="_Toc441945024"/>
      <w:bookmarkStart w:id="6073" w:name="_Toc441944722"/>
      <w:bookmarkStart w:id="6074" w:name="_Toc441945025"/>
      <w:bookmarkStart w:id="6075" w:name="_Toc441944723"/>
      <w:bookmarkStart w:id="6076" w:name="_Toc441945026"/>
      <w:bookmarkStart w:id="6077" w:name="_Toc441944724"/>
      <w:bookmarkStart w:id="6078" w:name="_Toc441945027"/>
      <w:bookmarkStart w:id="6079" w:name="_Toc441944725"/>
      <w:bookmarkStart w:id="6080" w:name="_Toc441945028"/>
      <w:bookmarkStart w:id="6081" w:name="_Toc355789775"/>
      <w:bookmarkStart w:id="6082" w:name="_Toc355789867"/>
      <w:bookmarkStart w:id="6083" w:name="_Toc355789776"/>
      <w:bookmarkStart w:id="6084" w:name="_Toc355789868"/>
      <w:bookmarkStart w:id="6085" w:name="_Toc449707736"/>
      <w:bookmarkStart w:id="6086" w:name="_Toc454286478"/>
      <w:bookmarkStart w:id="6087" w:name="_Toc433381222"/>
      <w:bookmarkStart w:id="6088" w:name="_Toc435092247"/>
      <w:bookmarkEnd w:id="5940"/>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r w:rsidRPr="00184984">
        <w:rPr>
          <w:lang w:val="fr-FR"/>
          <w:rPrChange w:id="6089" w:author="Lefeuvre, Florian" w:date="2016-06-21T12:07:00Z">
            <w:rPr>
              <w:sz w:val="16"/>
              <w:szCs w:val="16"/>
            </w:rPr>
          </w:rPrChange>
        </w:rPr>
        <w:lastRenderedPageBreak/>
        <w:t>Volume 6, Part D (Message Sequence Charts) Changes</w:t>
      </w:r>
      <w:bookmarkEnd w:id="6085"/>
      <w:bookmarkEnd w:id="6086"/>
    </w:p>
    <w:p w:rsidR="00EE3D20" w:rsidRDefault="00717D6A" w:rsidP="00E44F48">
      <w:pPr>
        <w:pStyle w:val="31"/>
      </w:pPr>
      <w:bookmarkStart w:id="6090" w:name="_Toc449707737"/>
      <w:bookmarkStart w:id="6091" w:name="_Toc454286479"/>
      <w:r w:rsidRPr="0085151E">
        <w:rPr>
          <w:color w:val="FF0000"/>
        </w:rPr>
        <w:t>[</w:t>
      </w:r>
      <w:r w:rsidR="009F3AB1" w:rsidRPr="0085151E">
        <w:rPr>
          <w:color w:val="FF0000"/>
        </w:rPr>
        <w:t xml:space="preserve">NEW </w:t>
      </w:r>
      <w:r w:rsidRPr="0085151E">
        <w:rPr>
          <w:color w:val="FF0000"/>
        </w:rPr>
        <w:t xml:space="preserve">SECTION] </w:t>
      </w:r>
      <w:r>
        <w:t>2</w:t>
      </w:r>
      <w:r w:rsidR="009F3AB1">
        <w:t>.X Connectionless I&amp;Q Sampling List</w:t>
      </w:r>
      <w:bookmarkEnd w:id="6090"/>
      <w:bookmarkEnd w:id="6091"/>
    </w:p>
    <w:p w:rsidR="00FB2C2C" w:rsidRDefault="00FB2C2C" w:rsidP="0085151E">
      <w:pPr>
        <w:rPr>
          <w:color w:val="FF0000"/>
        </w:rPr>
      </w:pPr>
      <w:r>
        <w:rPr>
          <w:color w:val="FF0000"/>
        </w:rPr>
        <w:t xml:space="preserve">The Connectionless I&amp;Q Sampling List may be cleared and </w:t>
      </w:r>
      <w:ins w:id="6092" w:author="Clive D.W. Feather" w:date="2016-05-05T17:32:00Z">
        <w:r w:rsidR="005A4102">
          <w:rPr>
            <w:color w:val="FF0000"/>
          </w:rPr>
          <w:t xml:space="preserve">a </w:t>
        </w:r>
      </w:ins>
      <w:r>
        <w:rPr>
          <w:color w:val="FF0000"/>
        </w:rPr>
        <w:t xml:space="preserve">device added </w:t>
      </w:r>
      <w:del w:id="6093" w:author="Clive D.W. Feather" w:date="2016-05-05T17:32:00Z">
        <w:r w:rsidDel="005A4102">
          <w:rPr>
            <w:color w:val="FF0000"/>
          </w:rPr>
          <w:delText xml:space="preserve">in </w:delText>
        </w:r>
      </w:del>
      <w:r>
        <w:rPr>
          <w:color w:val="FF0000"/>
        </w:rPr>
        <w:t xml:space="preserve">as required, before </w:t>
      </w:r>
      <w:del w:id="6094" w:author="Clive D.W. Feather" w:date="2016-05-05T17:32:00Z">
        <w:r w:rsidDel="005A4102">
          <w:rPr>
            <w:color w:val="FF0000"/>
          </w:rPr>
          <w:delText xml:space="preserve">it </w:delText>
        </w:r>
      </w:del>
      <w:ins w:id="6095" w:author="Clive D.W. Feather" w:date="2016-05-05T17:32:00Z">
        <w:r w:rsidR="005A4102">
          <w:rPr>
            <w:color w:val="FF0000"/>
          </w:rPr>
          <w:t xml:space="preserve">the list </w:t>
        </w:r>
      </w:ins>
      <w:r>
        <w:rPr>
          <w:color w:val="FF0000"/>
        </w:rPr>
        <w:t>is made use of (see Figure 2.X).</w:t>
      </w:r>
    </w:p>
    <w:p w:rsidR="00FB2C2C" w:rsidRDefault="00933AF7" w:rsidP="0085151E">
      <w:pPr>
        <w:rPr>
          <w:color w:val="FF0000"/>
        </w:rPr>
      </w:pPr>
      <w:r w:rsidRPr="00933AF7">
        <w:rPr>
          <w:noProof/>
          <w:color w:val="FF0000"/>
          <w:lang w:eastAsia="zh-CN"/>
        </w:rPr>
        <w:drawing>
          <wp:inline distT="0" distB="0" distL="0" distR="0">
            <wp:extent cx="5943600" cy="315985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59850"/>
                    </a:xfrm>
                    <a:prstGeom prst="rect">
                      <a:avLst/>
                    </a:prstGeom>
                    <a:noFill/>
                    <a:ln>
                      <a:noFill/>
                    </a:ln>
                  </pic:spPr>
                </pic:pic>
              </a:graphicData>
            </a:graphic>
          </wp:inline>
        </w:drawing>
      </w:r>
    </w:p>
    <w:p w:rsidR="00FB2C2C" w:rsidRPr="0085151E" w:rsidRDefault="00FB2C2C" w:rsidP="00E44F48">
      <w:pPr>
        <w:outlineLvl w:val="0"/>
        <w:rPr>
          <w:i/>
          <w:color w:val="FF0000"/>
        </w:rPr>
      </w:pPr>
      <w:r w:rsidRPr="0085151E">
        <w:rPr>
          <w:i/>
          <w:color w:val="FF0000"/>
        </w:rPr>
        <w:t>Figure 2.X Connectionless I&amp;</w:t>
      </w:r>
      <w:r>
        <w:rPr>
          <w:i/>
          <w:color w:val="FF0000"/>
        </w:rPr>
        <w:t>Q</w:t>
      </w:r>
      <w:r w:rsidRPr="0085151E">
        <w:rPr>
          <w:i/>
          <w:color w:val="FF0000"/>
        </w:rPr>
        <w:t xml:space="preserve"> Sampling List</w:t>
      </w:r>
    </w:p>
    <w:p w:rsidR="009F3AB1" w:rsidRDefault="009F3AB1" w:rsidP="00E44F48">
      <w:pPr>
        <w:pStyle w:val="31"/>
      </w:pPr>
      <w:bookmarkStart w:id="6096" w:name="_Toc449707738"/>
      <w:bookmarkStart w:id="6097" w:name="_Toc454286480"/>
      <w:r w:rsidRPr="0085151E">
        <w:rPr>
          <w:color w:val="FF0000"/>
        </w:rPr>
        <w:t xml:space="preserve">[NEW SECTION] </w:t>
      </w:r>
      <w:r>
        <w:t xml:space="preserve">3.X Connectionless </w:t>
      </w:r>
      <w:r w:rsidR="00FB2C2C">
        <w:t>Supplemental transmission</w:t>
      </w:r>
      <w:bookmarkEnd w:id="6096"/>
      <w:bookmarkEnd w:id="6097"/>
    </w:p>
    <w:p w:rsidR="00FB2C2C" w:rsidRDefault="00FB2C2C" w:rsidP="0085151E">
      <w:pPr>
        <w:rPr>
          <w:bCs/>
          <w:color w:val="FF0000"/>
          <w:sz w:val="24"/>
        </w:rPr>
      </w:pPr>
      <w:r w:rsidRPr="0085151E">
        <w:rPr>
          <w:rFonts w:eastAsiaTheme="majorEastAsia" w:cstheme="majorBidi"/>
          <w:bCs/>
          <w:color w:val="FF0000"/>
          <w:sz w:val="24"/>
          <w:szCs w:val="26"/>
        </w:rPr>
        <w:t xml:space="preserve">A device may </w:t>
      </w:r>
      <w:r>
        <w:rPr>
          <w:rFonts w:eastAsiaTheme="majorEastAsia" w:cstheme="majorBidi"/>
          <w:bCs/>
          <w:color w:val="FF0000"/>
          <w:sz w:val="24"/>
          <w:szCs w:val="26"/>
        </w:rPr>
        <w:t>send periodic advertising packets containing a Supplemental (see Figure 3.X).</w:t>
      </w:r>
    </w:p>
    <w:p w:rsidR="00FB2C2C" w:rsidRDefault="00F36668" w:rsidP="0085151E">
      <w:pPr>
        <w:rPr>
          <w:i/>
          <w:color w:val="FF0000"/>
        </w:rPr>
      </w:pPr>
      <w:r w:rsidRPr="00F36668">
        <w:rPr>
          <w:i/>
          <w:noProof/>
          <w:color w:val="FF0000"/>
          <w:lang w:eastAsia="zh-CN"/>
        </w:rPr>
        <w:lastRenderedPageBreak/>
        <w:drawing>
          <wp:inline distT="0" distB="0" distL="0" distR="0">
            <wp:extent cx="4108450" cy="6883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8450" cy="6883400"/>
                    </a:xfrm>
                    <a:prstGeom prst="rect">
                      <a:avLst/>
                    </a:prstGeom>
                    <a:noFill/>
                    <a:ln>
                      <a:noFill/>
                    </a:ln>
                  </pic:spPr>
                </pic:pic>
              </a:graphicData>
            </a:graphic>
          </wp:inline>
        </w:drawing>
      </w:r>
    </w:p>
    <w:p w:rsidR="00FB2C2C" w:rsidRPr="0085151E" w:rsidRDefault="00FB2C2C" w:rsidP="00E44F48">
      <w:pPr>
        <w:outlineLvl w:val="0"/>
      </w:pPr>
      <w:r w:rsidRPr="0059340B">
        <w:rPr>
          <w:i/>
          <w:color w:val="FF0000"/>
        </w:rPr>
        <w:t xml:space="preserve">Figure </w:t>
      </w:r>
      <w:r>
        <w:rPr>
          <w:i/>
          <w:color w:val="FF0000"/>
        </w:rPr>
        <w:t xml:space="preserve">3.X Connectionless Supplemental </w:t>
      </w:r>
      <w:del w:id="6098" w:author="Batra, Mayank" w:date="2016-05-27T12:38:00Z">
        <w:r w:rsidDel="00706E16">
          <w:rPr>
            <w:i/>
            <w:color w:val="FF0000"/>
          </w:rPr>
          <w:delText>transmission</w:delText>
        </w:r>
        <w:r w:rsidRPr="0059340B" w:rsidDel="00706E16">
          <w:rPr>
            <w:i/>
            <w:color w:val="FF0000"/>
          </w:rPr>
          <w:delText xml:space="preserve"> </w:delText>
        </w:r>
      </w:del>
      <w:ins w:id="6099" w:author="Batra, Mayank" w:date="2016-05-27T12:38:00Z">
        <w:r w:rsidR="00706E16">
          <w:rPr>
            <w:i/>
            <w:color w:val="FF0000"/>
          </w:rPr>
          <w:t>Transmission</w:t>
        </w:r>
        <w:r w:rsidR="00706E16" w:rsidRPr="0059340B">
          <w:rPr>
            <w:i/>
            <w:color w:val="FF0000"/>
          </w:rPr>
          <w:t xml:space="preserve"> </w:t>
        </w:r>
      </w:ins>
    </w:p>
    <w:p w:rsidR="009F3AB1" w:rsidRDefault="009F3AB1" w:rsidP="00E44F48">
      <w:pPr>
        <w:pStyle w:val="31"/>
      </w:pPr>
      <w:bookmarkStart w:id="6100" w:name="_Toc449707739"/>
      <w:bookmarkStart w:id="6101" w:name="_Toc454286481"/>
      <w:r w:rsidRPr="0085151E">
        <w:rPr>
          <w:color w:val="FF0000"/>
        </w:rPr>
        <w:t xml:space="preserve">[NEW SECTION] </w:t>
      </w:r>
      <w:r>
        <w:t xml:space="preserve">4.X Connectionless </w:t>
      </w:r>
      <w:r w:rsidR="00FB2C2C">
        <w:t>Supplemental reception</w:t>
      </w:r>
      <w:bookmarkEnd w:id="6100"/>
      <w:bookmarkEnd w:id="6101"/>
    </w:p>
    <w:p w:rsidR="00FB2C2C" w:rsidRPr="0059340B" w:rsidRDefault="00FB2C2C" w:rsidP="00FB2C2C">
      <w:r w:rsidRPr="0059340B">
        <w:rPr>
          <w:rFonts w:eastAsiaTheme="majorEastAsia" w:cstheme="majorBidi"/>
          <w:bCs/>
          <w:color w:val="FF0000"/>
          <w:sz w:val="24"/>
          <w:szCs w:val="26"/>
        </w:rPr>
        <w:t xml:space="preserve">A device may </w:t>
      </w:r>
      <w:r>
        <w:rPr>
          <w:rFonts w:eastAsiaTheme="majorEastAsia" w:cstheme="majorBidi"/>
          <w:bCs/>
          <w:color w:val="FF0000"/>
          <w:sz w:val="24"/>
          <w:szCs w:val="26"/>
        </w:rPr>
        <w:t>receive periodic advertising packets containing a Supplemental and send I&amp;Q samples to the Host (see Figure 4.X).</w:t>
      </w:r>
    </w:p>
    <w:p w:rsidR="00FB2C2C" w:rsidRDefault="003D7F6C" w:rsidP="0085151E">
      <w:r w:rsidRPr="003D7F6C">
        <w:rPr>
          <w:noProof/>
          <w:lang w:eastAsia="zh-CN"/>
        </w:rPr>
        <w:lastRenderedPageBreak/>
        <w:drawing>
          <wp:inline distT="0" distB="0" distL="0" distR="0">
            <wp:extent cx="5060950" cy="7349616"/>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3219" cy="7352911"/>
                    </a:xfrm>
                    <a:prstGeom prst="rect">
                      <a:avLst/>
                    </a:prstGeom>
                    <a:noFill/>
                    <a:ln>
                      <a:noFill/>
                    </a:ln>
                  </pic:spPr>
                </pic:pic>
              </a:graphicData>
            </a:graphic>
          </wp:inline>
        </w:drawing>
      </w:r>
    </w:p>
    <w:p w:rsidR="00FB2C2C" w:rsidRPr="0085151E" w:rsidRDefault="00FB2C2C" w:rsidP="00E44F48">
      <w:pPr>
        <w:outlineLvl w:val="0"/>
      </w:pPr>
      <w:r w:rsidRPr="0059340B">
        <w:rPr>
          <w:i/>
          <w:color w:val="FF0000"/>
        </w:rPr>
        <w:t xml:space="preserve">Figure </w:t>
      </w:r>
      <w:r>
        <w:rPr>
          <w:i/>
          <w:color w:val="FF0000"/>
        </w:rPr>
        <w:t xml:space="preserve">4.X Connectionless Supplemental </w:t>
      </w:r>
      <w:del w:id="6102" w:author="Batra, Mayank" w:date="2016-05-27T12:38:00Z">
        <w:r w:rsidDel="00706E16">
          <w:rPr>
            <w:i/>
            <w:color w:val="FF0000"/>
          </w:rPr>
          <w:delText>reception</w:delText>
        </w:r>
      </w:del>
      <w:ins w:id="6103" w:author="Batra, Mayank" w:date="2016-05-27T12:38:00Z">
        <w:r w:rsidR="00706E16">
          <w:rPr>
            <w:i/>
            <w:color w:val="FF0000"/>
          </w:rPr>
          <w:t>Reception</w:t>
        </w:r>
      </w:ins>
    </w:p>
    <w:p w:rsidR="009F3AB1" w:rsidRDefault="009F3AB1" w:rsidP="00E44F48">
      <w:pPr>
        <w:pStyle w:val="31"/>
      </w:pPr>
      <w:bookmarkStart w:id="6104" w:name="_Toc449707740"/>
      <w:bookmarkStart w:id="6105" w:name="_Toc454286482"/>
      <w:r w:rsidRPr="0085151E">
        <w:rPr>
          <w:color w:val="FF0000"/>
        </w:rPr>
        <w:lastRenderedPageBreak/>
        <w:t>[NEW SECTION]</w:t>
      </w:r>
      <w:r>
        <w:t xml:space="preserve"> 6.X Supplemental Request</w:t>
      </w:r>
      <w:bookmarkEnd w:id="6104"/>
      <w:bookmarkEnd w:id="6105"/>
    </w:p>
    <w:p w:rsidR="00FB2C2C" w:rsidRDefault="00FB2C2C" w:rsidP="0085151E">
      <w:pPr>
        <w:rPr>
          <w:bCs/>
          <w:color w:val="FF0000"/>
          <w:sz w:val="24"/>
        </w:rPr>
      </w:pPr>
      <w:r w:rsidRPr="0085151E">
        <w:rPr>
          <w:rFonts w:eastAsiaTheme="majorEastAsia" w:cstheme="majorBidi"/>
          <w:bCs/>
          <w:color w:val="FF0000"/>
          <w:sz w:val="24"/>
          <w:szCs w:val="26"/>
        </w:rPr>
        <w:t>The</w:t>
      </w:r>
      <w:r>
        <w:rPr>
          <w:rFonts w:eastAsiaTheme="majorEastAsia" w:cstheme="majorBidi"/>
          <w:bCs/>
          <w:color w:val="FF0000"/>
          <w:sz w:val="24"/>
          <w:szCs w:val="26"/>
        </w:rPr>
        <w:t xml:space="preserve"> </w:t>
      </w:r>
      <w:commentRangeStart w:id="6106"/>
      <w:r>
        <w:rPr>
          <w:rFonts w:eastAsiaTheme="majorEastAsia" w:cstheme="majorBidi"/>
          <w:bCs/>
          <w:color w:val="FF0000"/>
          <w:sz w:val="24"/>
          <w:szCs w:val="26"/>
        </w:rPr>
        <w:t xml:space="preserve">master or slave </w:t>
      </w:r>
      <w:commentRangeEnd w:id="6106"/>
      <w:r w:rsidR="005A4102">
        <w:rPr>
          <w:rStyle w:val="aff1"/>
        </w:rPr>
        <w:commentReference w:id="6106"/>
      </w:r>
      <w:r>
        <w:rPr>
          <w:rFonts w:eastAsiaTheme="majorEastAsia" w:cstheme="majorBidi"/>
          <w:bCs/>
          <w:color w:val="FF0000"/>
          <w:sz w:val="24"/>
          <w:szCs w:val="26"/>
        </w:rPr>
        <w:t>of the connection may request the remote device to send an LL_SUPPLEMENTAL_RSP PDU with a Supplemental (see Figure 6.X</w:t>
      </w:r>
      <w:r w:rsidR="00A64801">
        <w:rPr>
          <w:rFonts w:eastAsiaTheme="majorEastAsia" w:cstheme="majorBidi"/>
          <w:bCs/>
          <w:color w:val="FF0000"/>
          <w:sz w:val="24"/>
          <w:szCs w:val="26"/>
        </w:rPr>
        <w:t xml:space="preserve"> to Figure 6.X+5).</w:t>
      </w:r>
    </w:p>
    <w:p w:rsidR="00A64801" w:rsidRDefault="00E44F48" w:rsidP="0085151E">
      <w:pPr>
        <w:rPr>
          <w:bCs/>
          <w:color w:val="FF0000"/>
          <w:sz w:val="24"/>
        </w:rPr>
      </w:pPr>
      <w:del w:id="6107" w:author="Batra, Mayank" w:date="2016-05-27T12:36:00Z">
        <w:r>
          <w:rPr>
            <w:bCs/>
            <w:noProof/>
            <w:color w:val="FF0000"/>
            <w:sz w:val="24"/>
            <w:lang w:eastAsia="zh-CN"/>
            <w:rPrChange w:id="6108" w:author="Unknown">
              <w:rPr>
                <w:noProof/>
                <w:sz w:val="16"/>
                <w:szCs w:val="16"/>
                <w:lang w:eastAsia="zh-CN"/>
              </w:rPr>
            </w:rPrChange>
          </w:rPr>
          <w:drawing>
            <wp:inline distT="0" distB="0" distL="0" distR="0">
              <wp:extent cx="5943600" cy="4045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45279"/>
                      </a:xfrm>
                      <a:prstGeom prst="rect">
                        <a:avLst/>
                      </a:prstGeom>
                      <a:noFill/>
                      <a:ln>
                        <a:noFill/>
                      </a:ln>
                    </pic:spPr>
                  </pic:pic>
                </a:graphicData>
              </a:graphic>
            </wp:inline>
          </w:drawing>
        </w:r>
      </w:del>
      <w:ins w:id="6109" w:author="Batra, Mayank" w:date="2016-05-27T12:36:00Z">
        <w:r>
          <w:rPr>
            <w:bCs/>
            <w:noProof/>
            <w:color w:val="FF0000"/>
            <w:sz w:val="24"/>
            <w:lang w:eastAsia="zh-CN"/>
            <w:rPrChange w:id="6110" w:author="Unknown">
              <w:rPr>
                <w:noProof/>
                <w:sz w:val="16"/>
                <w:szCs w:val="16"/>
                <w:lang w:eastAsia="zh-CN"/>
              </w:rPr>
            </w:rPrChange>
          </w:rPr>
          <w:drawing>
            <wp:inline distT="0" distB="0" distL="0" distR="0">
              <wp:extent cx="5943600" cy="40218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21897"/>
                      </a:xfrm>
                      <a:prstGeom prst="rect">
                        <a:avLst/>
                      </a:prstGeom>
                      <a:noFill/>
                      <a:ln>
                        <a:noFill/>
                      </a:ln>
                    </pic:spPr>
                  </pic:pic>
                </a:graphicData>
              </a:graphic>
            </wp:inline>
          </w:drawing>
        </w:r>
      </w:ins>
    </w:p>
    <w:p w:rsidR="00A64801" w:rsidRDefault="00A64801" w:rsidP="0085151E">
      <w:pPr>
        <w:rPr>
          <w:i/>
          <w:color w:val="FF0000"/>
        </w:rPr>
      </w:pPr>
      <w:r w:rsidRPr="0059340B">
        <w:rPr>
          <w:i/>
          <w:color w:val="FF0000"/>
        </w:rPr>
        <w:t xml:space="preserve">Figure </w:t>
      </w:r>
      <w:r>
        <w:rPr>
          <w:i/>
          <w:color w:val="FF0000"/>
        </w:rPr>
        <w:t xml:space="preserve">6.X </w:t>
      </w:r>
      <w:commentRangeStart w:id="6111"/>
      <w:commentRangeStart w:id="6112"/>
      <w:r>
        <w:rPr>
          <w:i/>
          <w:color w:val="FF0000"/>
        </w:rPr>
        <w:t>Master</w:t>
      </w:r>
      <w:ins w:id="6113" w:author="Batra, Mayank" w:date="2016-05-27T12:38:00Z">
        <w:r w:rsidR="00706E16">
          <w:rPr>
            <w:i/>
            <w:color w:val="FF0000"/>
          </w:rPr>
          <w:t xml:space="preserve"> </w:t>
        </w:r>
      </w:ins>
      <w:del w:id="6114" w:author="Batra, Mayank" w:date="2016-06-10T17:07:00Z">
        <w:r>
          <w:rPr>
            <w:i/>
            <w:color w:val="FF0000"/>
          </w:rPr>
          <w:delText>initiated</w:delText>
        </w:r>
      </w:del>
      <w:del w:id="6115" w:author="Batra, Mayank" w:date="2016-06-21T12:07:00Z">
        <w:r>
          <w:rPr>
            <w:i/>
            <w:color w:val="FF0000"/>
          </w:rPr>
          <w:delText xml:space="preserve"> </w:delText>
        </w:r>
      </w:del>
      <w:ins w:id="6116" w:author="Batra, Mayank" w:date="2016-05-27T12:38:00Z">
        <w:r w:rsidR="00706E16">
          <w:rPr>
            <w:i/>
            <w:color w:val="FF0000"/>
          </w:rPr>
          <w:t>or Slave-</w:t>
        </w:r>
      </w:ins>
      <w:del w:id="6117" w:author="Batra, Mayank" w:date="2016-05-27T12:38:00Z">
        <w:r w:rsidDel="00706E16">
          <w:rPr>
            <w:i/>
            <w:color w:val="FF0000"/>
          </w:rPr>
          <w:delText xml:space="preserve"> i</w:delText>
        </w:r>
      </w:del>
      <w:ins w:id="6118" w:author="Batra, Mayank" w:date="2016-05-27T12:38:00Z">
        <w:r w:rsidR="00706E16">
          <w:rPr>
            <w:i/>
            <w:color w:val="FF0000"/>
          </w:rPr>
          <w:t>I</w:t>
        </w:r>
      </w:ins>
      <w:ins w:id="6119" w:author="Batra, Mayank" w:date="2016-06-10T17:07:00Z">
        <w:r>
          <w:rPr>
            <w:i/>
            <w:color w:val="FF0000"/>
          </w:rPr>
          <w:t>nitiated</w:t>
        </w:r>
      </w:ins>
      <w:ins w:id="6120" w:author="Batra, Mayank" w:date="2016-06-21T12:07:00Z">
        <w:r>
          <w:rPr>
            <w:i/>
            <w:color w:val="FF0000"/>
          </w:rPr>
          <w:t xml:space="preserve"> </w:t>
        </w:r>
      </w:ins>
      <w:commentRangeEnd w:id="6111"/>
      <w:r w:rsidR="00585565">
        <w:rPr>
          <w:rStyle w:val="aff1"/>
        </w:rPr>
        <w:commentReference w:id="6111"/>
      </w:r>
      <w:r>
        <w:rPr>
          <w:i/>
          <w:color w:val="FF0000"/>
        </w:rPr>
        <w:t xml:space="preserve">Supplemental Request </w:t>
      </w:r>
      <w:del w:id="6121" w:author="Batra, Mayank" w:date="2016-06-21T12:07:00Z">
        <w:r>
          <w:rPr>
            <w:i/>
            <w:color w:val="FF0000"/>
          </w:rPr>
          <w:delText>procedure</w:delText>
        </w:r>
      </w:del>
      <w:del w:id="6122" w:author="Batra, Mayank" w:date="2016-06-21T12:05:00Z">
        <w:r>
          <w:rPr>
            <w:i/>
            <w:color w:val="FF0000"/>
          </w:rPr>
          <w:delText>procedure</w:delText>
        </w:r>
      </w:del>
      <w:del w:id="6123" w:author="Batra, Mayank" w:date="2016-06-10T17:07:00Z">
        <w:r>
          <w:rPr>
            <w:i/>
            <w:color w:val="FF0000"/>
          </w:rPr>
          <w:delText>procedure</w:delText>
        </w:r>
      </w:del>
      <w:del w:id="6124" w:author="Batra, Mayank" w:date="2016-05-27T12:38:00Z">
        <w:r w:rsidDel="00706E16">
          <w:rPr>
            <w:i/>
            <w:color w:val="FF0000"/>
          </w:rPr>
          <w:delText>p</w:delText>
        </w:r>
      </w:del>
      <w:ins w:id="6125" w:author="Batra, Mayank" w:date="2016-05-27T12:38:00Z">
        <w:r w:rsidR="00706E16">
          <w:rPr>
            <w:i/>
            <w:color w:val="FF0000"/>
          </w:rPr>
          <w:t>P</w:t>
        </w:r>
      </w:ins>
      <w:ins w:id="6126" w:author="Batra, Mayank" w:date="2016-06-10T17:07:00Z">
        <w:r>
          <w:rPr>
            <w:i/>
            <w:color w:val="FF0000"/>
          </w:rPr>
          <w:t>rocedure</w:t>
        </w:r>
      </w:ins>
      <w:r>
        <w:rPr>
          <w:i/>
          <w:color w:val="FF0000"/>
        </w:rPr>
        <w:t xml:space="preserve"> – </w:t>
      </w:r>
      <w:del w:id="6127" w:author="Batra, Mayank" w:date="2016-05-27T12:38:00Z">
        <w:r w:rsidDel="00706E16">
          <w:rPr>
            <w:i/>
            <w:color w:val="FF0000"/>
          </w:rPr>
          <w:delText xml:space="preserve">slave </w:delText>
        </w:r>
      </w:del>
      <w:del w:id="6128" w:author="Batra, Mayank" w:date="2016-06-10T17:07:00Z">
        <w:r>
          <w:rPr>
            <w:i/>
            <w:color w:val="FF0000"/>
          </w:rPr>
          <w:delText>responds successfully</w:delText>
        </w:r>
      </w:del>
      <w:ins w:id="6129" w:author="Batra, Mayank" w:date="2016-05-27T12:38:00Z">
        <w:r w:rsidR="00706E16">
          <w:rPr>
            <w:i/>
            <w:color w:val="FF0000"/>
          </w:rPr>
          <w:t xml:space="preserve">Remote Device </w:t>
        </w:r>
      </w:ins>
      <w:del w:id="6130" w:author="Batra, Mayank" w:date="2016-05-27T12:38:00Z">
        <w:r w:rsidDel="00706E16">
          <w:rPr>
            <w:i/>
            <w:color w:val="FF0000"/>
          </w:rPr>
          <w:delText>r</w:delText>
        </w:r>
      </w:del>
      <w:ins w:id="6131" w:author="Batra, Mayank" w:date="2016-05-27T12:38:00Z">
        <w:r w:rsidR="00706E16">
          <w:rPr>
            <w:i/>
            <w:color w:val="FF0000"/>
          </w:rPr>
          <w:t>R</w:t>
        </w:r>
      </w:ins>
      <w:ins w:id="6132" w:author="Batra, Mayank" w:date="2016-06-10T17:07:00Z">
        <w:r>
          <w:rPr>
            <w:i/>
            <w:color w:val="FF0000"/>
          </w:rPr>
          <w:t xml:space="preserve">esponds </w:t>
        </w:r>
      </w:ins>
      <w:del w:id="6133" w:author="Batra, Mayank" w:date="2016-05-27T12:38:00Z">
        <w:r w:rsidDel="00706E16">
          <w:rPr>
            <w:i/>
            <w:color w:val="FF0000"/>
          </w:rPr>
          <w:delText>s</w:delText>
        </w:r>
      </w:del>
      <w:ins w:id="6134" w:author="Batra, Mayank" w:date="2016-05-27T12:38:00Z">
        <w:r w:rsidR="00706E16">
          <w:rPr>
            <w:i/>
            <w:color w:val="FF0000"/>
          </w:rPr>
          <w:t>S</w:t>
        </w:r>
      </w:ins>
      <w:ins w:id="6135" w:author="Batra, Mayank" w:date="2016-06-10T17:07:00Z">
        <w:r>
          <w:rPr>
            <w:i/>
            <w:color w:val="FF0000"/>
          </w:rPr>
          <w:t>uccessfully</w:t>
        </w:r>
      </w:ins>
      <w:commentRangeEnd w:id="6112"/>
      <w:r w:rsidR="00585565">
        <w:rPr>
          <w:rStyle w:val="aff1"/>
        </w:rPr>
        <w:commentReference w:id="6112"/>
      </w:r>
    </w:p>
    <w:p w:rsidR="00A64801" w:rsidDel="00706E16" w:rsidRDefault="00E44F48" w:rsidP="0085151E">
      <w:pPr>
        <w:rPr>
          <w:del w:id="6136" w:author="Batra, Mayank" w:date="2016-05-27T12:30:00Z"/>
          <w:i/>
          <w:color w:val="FF0000"/>
        </w:rPr>
      </w:pPr>
      <w:del w:id="6137" w:author="Batra, Mayank" w:date="2016-05-27T12:30:00Z">
        <w:r>
          <w:rPr>
            <w:i/>
            <w:noProof/>
            <w:color w:val="FF0000"/>
            <w:lang w:eastAsia="zh-CN"/>
            <w:rPrChange w:id="6138" w:author="Unknown">
              <w:rPr>
                <w:noProof/>
                <w:sz w:val="16"/>
                <w:szCs w:val="16"/>
                <w:lang w:eastAsia="zh-CN"/>
              </w:rPr>
            </w:rPrChange>
          </w:rPr>
          <w:lastRenderedPageBreak/>
          <w:drawing>
            <wp:inline distT="0" distB="0" distL="0" distR="0">
              <wp:extent cx="5943600" cy="40961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96157"/>
                      </a:xfrm>
                      <a:prstGeom prst="rect">
                        <a:avLst/>
                      </a:prstGeom>
                      <a:noFill/>
                      <a:ln>
                        <a:noFill/>
                      </a:ln>
                    </pic:spPr>
                  </pic:pic>
                </a:graphicData>
              </a:graphic>
            </wp:inline>
          </w:drawing>
        </w:r>
      </w:del>
    </w:p>
    <w:p w:rsidR="00A64801" w:rsidDel="00706E16" w:rsidRDefault="00A64801" w:rsidP="00A64801">
      <w:pPr>
        <w:rPr>
          <w:del w:id="6139" w:author="Batra, Mayank" w:date="2016-05-27T12:30:00Z"/>
          <w:i/>
          <w:color w:val="FF0000"/>
        </w:rPr>
      </w:pPr>
      <w:del w:id="6140" w:author="Batra, Mayank" w:date="2016-05-27T12:30:00Z">
        <w:r w:rsidRPr="0059340B" w:rsidDel="00706E16">
          <w:rPr>
            <w:i/>
            <w:color w:val="FF0000"/>
          </w:rPr>
          <w:delText xml:space="preserve">Figure </w:delText>
        </w:r>
        <w:r w:rsidDel="00706E16">
          <w:rPr>
            <w:i/>
            <w:color w:val="FF0000"/>
          </w:rPr>
          <w:delText>6.X+1 Slave initiated Supplemental Request procedure – master responds successfully</w:delText>
        </w:r>
      </w:del>
    </w:p>
    <w:p w:rsidR="00A64801" w:rsidRDefault="00E44F48" w:rsidP="00A64801">
      <w:pPr>
        <w:rPr>
          <w:i/>
          <w:color w:val="FF0000"/>
        </w:rPr>
      </w:pPr>
      <w:del w:id="6141" w:author="Batra, Mayank" w:date="2016-05-27T12:36:00Z">
        <w:r>
          <w:rPr>
            <w:i/>
            <w:noProof/>
            <w:color w:val="FF0000"/>
            <w:lang w:eastAsia="zh-CN"/>
            <w:rPrChange w:id="6142" w:author="Unknown">
              <w:rPr>
                <w:noProof/>
                <w:sz w:val="16"/>
                <w:szCs w:val="16"/>
                <w:lang w:eastAsia="zh-CN"/>
              </w:rPr>
            </w:rPrChange>
          </w:rPr>
          <w:drawing>
            <wp:inline distT="0" distB="0" distL="0" distR="0">
              <wp:extent cx="5943600" cy="34131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13156"/>
                      </a:xfrm>
                      <a:prstGeom prst="rect">
                        <a:avLst/>
                      </a:prstGeom>
                      <a:noFill/>
                      <a:ln>
                        <a:noFill/>
                      </a:ln>
                    </pic:spPr>
                  </pic:pic>
                </a:graphicData>
              </a:graphic>
            </wp:inline>
          </w:drawing>
        </w:r>
      </w:del>
      <w:ins w:id="6143" w:author="Batra, Mayank" w:date="2016-05-27T12:36:00Z">
        <w:r>
          <w:rPr>
            <w:i/>
            <w:noProof/>
            <w:color w:val="FF0000"/>
            <w:lang w:eastAsia="zh-CN"/>
            <w:rPrChange w:id="6144" w:author="Unknown">
              <w:rPr>
                <w:noProof/>
                <w:sz w:val="16"/>
                <w:szCs w:val="16"/>
                <w:lang w:eastAsia="zh-CN"/>
              </w:rPr>
            </w:rPrChange>
          </w:rPr>
          <w:drawing>
            <wp:inline distT="0" distB="0" distL="0" distR="0">
              <wp:extent cx="5846554" cy="34082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8300" cy="3409236"/>
                      </a:xfrm>
                      <a:prstGeom prst="rect">
                        <a:avLst/>
                      </a:prstGeom>
                      <a:noFill/>
                      <a:ln>
                        <a:noFill/>
                      </a:ln>
                    </pic:spPr>
                  </pic:pic>
                </a:graphicData>
              </a:graphic>
            </wp:inline>
          </w:drawing>
        </w:r>
      </w:ins>
    </w:p>
    <w:p w:rsidR="00A64801" w:rsidRPr="0059340B" w:rsidRDefault="00A64801" w:rsidP="00A64801">
      <w:r w:rsidRPr="0059340B">
        <w:rPr>
          <w:i/>
          <w:color w:val="FF0000"/>
        </w:rPr>
        <w:t xml:space="preserve">Figure </w:t>
      </w:r>
      <w:r>
        <w:rPr>
          <w:i/>
          <w:color w:val="FF0000"/>
        </w:rPr>
        <w:t>6.X+</w:t>
      </w:r>
      <w:del w:id="6145" w:author="Batra, Mayank" w:date="2016-05-27T12:31:00Z">
        <w:r w:rsidDel="00706E16">
          <w:rPr>
            <w:i/>
            <w:color w:val="FF0000"/>
          </w:rPr>
          <w:delText xml:space="preserve">2 </w:delText>
        </w:r>
      </w:del>
      <w:ins w:id="6146" w:author="Batra, Mayank" w:date="2016-05-27T12:31:00Z">
        <w:r w:rsidR="00706E16">
          <w:rPr>
            <w:i/>
            <w:color w:val="FF0000"/>
          </w:rPr>
          <w:t xml:space="preserve">1 </w:t>
        </w:r>
      </w:ins>
      <w:r>
        <w:rPr>
          <w:i/>
          <w:color w:val="FF0000"/>
        </w:rPr>
        <w:t>Master</w:t>
      </w:r>
      <w:ins w:id="6147" w:author="Batra, Mayank" w:date="2016-05-27T12:38:00Z">
        <w:r w:rsidR="00706E16">
          <w:rPr>
            <w:i/>
            <w:color w:val="FF0000"/>
          </w:rPr>
          <w:t xml:space="preserve"> </w:t>
        </w:r>
      </w:ins>
      <w:del w:id="6148" w:author="Batra, Mayank" w:date="2016-06-10T17:07:00Z">
        <w:r>
          <w:rPr>
            <w:i/>
            <w:color w:val="FF0000"/>
          </w:rPr>
          <w:delText>initiated</w:delText>
        </w:r>
      </w:del>
      <w:ins w:id="6149" w:author="Batra, Mayank" w:date="2016-05-27T12:38:00Z">
        <w:r w:rsidR="00706E16">
          <w:rPr>
            <w:i/>
            <w:color w:val="FF0000"/>
          </w:rPr>
          <w:t>or Slave</w:t>
        </w:r>
      </w:ins>
      <w:del w:id="6150" w:author="Batra, Mayank" w:date="2016-05-27T12:38:00Z">
        <w:r w:rsidDel="00706E16">
          <w:rPr>
            <w:i/>
            <w:color w:val="FF0000"/>
          </w:rPr>
          <w:delText xml:space="preserve"> </w:delText>
        </w:r>
      </w:del>
      <w:ins w:id="6151" w:author="Batra, Mayank" w:date="2016-05-27T12:38:00Z">
        <w:r w:rsidR="00706E16">
          <w:rPr>
            <w:i/>
            <w:color w:val="FF0000"/>
          </w:rPr>
          <w:t>-</w:t>
        </w:r>
      </w:ins>
      <w:del w:id="6152" w:author="Batra, Mayank" w:date="2016-05-27T12:38:00Z">
        <w:r w:rsidDel="00706E16">
          <w:rPr>
            <w:i/>
            <w:color w:val="FF0000"/>
          </w:rPr>
          <w:delText>i</w:delText>
        </w:r>
      </w:del>
      <w:ins w:id="6153" w:author="Batra, Mayank" w:date="2016-05-27T12:38:00Z">
        <w:r w:rsidR="00706E16">
          <w:rPr>
            <w:i/>
            <w:color w:val="FF0000"/>
          </w:rPr>
          <w:t>I</w:t>
        </w:r>
      </w:ins>
      <w:ins w:id="6154" w:author="Batra, Mayank" w:date="2016-06-10T17:07:00Z">
        <w:r>
          <w:rPr>
            <w:i/>
            <w:color w:val="FF0000"/>
          </w:rPr>
          <w:t>nitiated</w:t>
        </w:r>
      </w:ins>
      <w:r>
        <w:rPr>
          <w:i/>
          <w:color w:val="FF0000"/>
        </w:rPr>
        <w:t xml:space="preserve"> Supplemental Request </w:t>
      </w:r>
      <w:del w:id="6155" w:author="Batra, Mayank" w:date="2016-06-21T12:07:00Z">
        <w:r>
          <w:rPr>
            <w:i/>
            <w:color w:val="FF0000"/>
          </w:rPr>
          <w:delText>procedure</w:delText>
        </w:r>
      </w:del>
      <w:del w:id="6156" w:author="Batra, Mayank" w:date="2016-06-21T12:05:00Z">
        <w:r>
          <w:rPr>
            <w:i/>
            <w:color w:val="FF0000"/>
          </w:rPr>
          <w:delText>procedure</w:delText>
        </w:r>
      </w:del>
      <w:del w:id="6157" w:author="Batra, Mayank" w:date="2016-06-10T17:07:00Z">
        <w:r>
          <w:rPr>
            <w:i/>
            <w:color w:val="FF0000"/>
          </w:rPr>
          <w:delText>procedure</w:delText>
        </w:r>
      </w:del>
      <w:del w:id="6158" w:author="Batra, Mayank" w:date="2016-05-27T12:38:00Z">
        <w:r w:rsidDel="00706E16">
          <w:rPr>
            <w:i/>
            <w:color w:val="FF0000"/>
          </w:rPr>
          <w:delText>p</w:delText>
        </w:r>
      </w:del>
      <w:ins w:id="6159" w:author="Batra, Mayank" w:date="2016-05-27T12:38:00Z">
        <w:r w:rsidR="00706E16">
          <w:rPr>
            <w:i/>
            <w:color w:val="FF0000"/>
          </w:rPr>
          <w:t>P</w:t>
        </w:r>
      </w:ins>
      <w:ins w:id="6160" w:author="Batra, Mayank" w:date="2016-06-10T17:07:00Z">
        <w:r>
          <w:rPr>
            <w:i/>
            <w:color w:val="FF0000"/>
          </w:rPr>
          <w:t>rocedure</w:t>
        </w:r>
      </w:ins>
      <w:r>
        <w:rPr>
          <w:i/>
          <w:color w:val="FF0000"/>
        </w:rPr>
        <w:t xml:space="preserve"> – </w:t>
      </w:r>
      <w:del w:id="6161" w:author="Batra, Mayank" w:date="2016-05-27T12:39:00Z">
        <w:r w:rsidDel="00706E16">
          <w:rPr>
            <w:i/>
            <w:color w:val="FF0000"/>
          </w:rPr>
          <w:delText xml:space="preserve">slave </w:delText>
        </w:r>
      </w:del>
      <w:del w:id="6162" w:author="Batra, Mayank" w:date="2016-06-10T17:07:00Z">
        <w:r>
          <w:rPr>
            <w:i/>
            <w:color w:val="FF0000"/>
          </w:rPr>
          <w:delText>does not support</w:delText>
        </w:r>
      </w:del>
      <w:ins w:id="6163" w:author="Batra, Mayank" w:date="2016-05-27T12:39:00Z">
        <w:r w:rsidR="00706E16">
          <w:rPr>
            <w:i/>
            <w:color w:val="FF0000"/>
          </w:rPr>
          <w:t xml:space="preserve">Remote Device </w:t>
        </w:r>
      </w:ins>
      <w:del w:id="6164" w:author="Batra, Mayank" w:date="2016-05-27T12:39:00Z">
        <w:r w:rsidDel="00706E16">
          <w:rPr>
            <w:i/>
            <w:color w:val="FF0000"/>
          </w:rPr>
          <w:delText>d</w:delText>
        </w:r>
      </w:del>
      <w:ins w:id="6165" w:author="Batra, Mayank" w:date="2016-05-27T12:39:00Z">
        <w:r w:rsidR="00706E16">
          <w:rPr>
            <w:i/>
            <w:color w:val="FF0000"/>
          </w:rPr>
          <w:t>D</w:t>
        </w:r>
      </w:ins>
      <w:ins w:id="6166" w:author="Batra, Mayank" w:date="2016-06-10T17:07:00Z">
        <w:r>
          <w:rPr>
            <w:i/>
            <w:color w:val="FF0000"/>
          </w:rPr>
          <w:t xml:space="preserve">oes </w:t>
        </w:r>
      </w:ins>
      <w:del w:id="6167" w:author="Batra, Mayank" w:date="2016-05-27T12:39:00Z">
        <w:r w:rsidDel="00706E16">
          <w:rPr>
            <w:i/>
            <w:color w:val="FF0000"/>
          </w:rPr>
          <w:delText>n</w:delText>
        </w:r>
      </w:del>
      <w:ins w:id="6168" w:author="Batra, Mayank" w:date="2016-05-27T12:39:00Z">
        <w:r w:rsidR="00706E16">
          <w:rPr>
            <w:i/>
            <w:color w:val="FF0000"/>
          </w:rPr>
          <w:t>N</w:t>
        </w:r>
      </w:ins>
      <w:ins w:id="6169" w:author="Batra, Mayank" w:date="2016-06-10T17:07:00Z">
        <w:r>
          <w:rPr>
            <w:i/>
            <w:color w:val="FF0000"/>
          </w:rPr>
          <w:t xml:space="preserve">ot </w:t>
        </w:r>
      </w:ins>
      <w:del w:id="6170" w:author="Batra, Mayank" w:date="2016-05-27T12:39:00Z">
        <w:r w:rsidDel="00706E16">
          <w:rPr>
            <w:i/>
            <w:color w:val="FF0000"/>
          </w:rPr>
          <w:delText>s</w:delText>
        </w:r>
      </w:del>
      <w:ins w:id="6171" w:author="Batra, Mayank" w:date="2016-05-27T12:39:00Z">
        <w:r w:rsidR="00706E16">
          <w:rPr>
            <w:i/>
            <w:color w:val="FF0000"/>
          </w:rPr>
          <w:t>S</w:t>
        </w:r>
      </w:ins>
      <w:ins w:id="6172" w:author="Batra, Mayank" w:date="2016-06-10T17:07:00Z">
        <w:r>
          <w:rPr>
            <w:i/>
            <w:color w:val="FF0000"/>
          </w:rPr>
          <w:t>upport</w:t>
        </w:r>
      </w:ins>
      <w:r>
        <w:rPr>
          <w:i/>
          <w:color w:val="FF0000"/>
        </w:rPr>
        <w:t xml:space="preserve"> the </w:t>
      </w:r>
      <w:del w:id="6173" w:author="Batra, Mayank" w:date="2016-06-21T12:07:00Z">
        <w:r>
          <w:rPr>
            <w:i/>
            <w:color w:val="FF0000"/>
          </w:rPr>
          <w:delText>feature</w:delText>
        </w:r>
      </w:del>
      <w:del w:id="6174" w:author="Batra, Mayank" w:date="2016-06-21T12:05:00Z">
        <w:r>
          <w:rPr>
            <w:i/>
            <w:color w:val="FF0000"/>
          </w:rPr>
          <w:delText>feature</w:delText>
        </w:r>
      </w:del>
      <w:del w:id="6175" w:author="Batra, Mayank" w:date="2016-06-10T17:07:00Z">
        <w:r>
          <w:rPr>
            <w:i/>
            <w:color w:val="FF0000"/>
          </w:rPr>
          <w:delText>feature</w:delText>
        </w:r>
      </w:del>
      <w:del w:id="6176" w:author="Batra, Mayank" w:date="2016-05-27T12:39:00Z">
        <w:r w:rsidDel="00706E16">
          <w:rPr>
            <w:i/>
            <w:color w:val="FF0000"/>
          </w:rPr>
          <w:delText>f</w:delText>
        </w:r>
      </w:del>
      <w:ins w:id="6177" w:author="Batra, Mayank" w:date="2016-05-27T12:39:00Z">
        <w:r w:rsidR="00706E16">
          <w:rPr>
            <w:i/>
            <w:color w:val="FF0000"/>
          </w:rPr>
          <w:t>F</w:t>
        </w:r>
      </w:ins>
      <w:ins w:id="6178" w:author="Batra, Mayank" w:date="2016-06-10T17:07:00Z">
        <w:r>
          <w:rPr>
            <w:i/>
            <w:color w:val="FF0000"/>
          </w:rPr>
          <w:t>eature</w:t>
        </w:r>
      </w:ins>
    </w:p>
    <w:p w:rsidR="00A64801" w:rsidRPr="0059340B" w:rsidDel="00706E16" w:rsidRDefault="00E44F48" w:rsidP="00A64801">
      <w:pPr>
        <w:rPr>
          <w:del w:id="6179" w:author="Batra, Mayank" w:date="2016-05-27T12:30:00Z"/>
        </w:rPr>
      </w:pPr>
      <w:del w:id="6180" w:author="Batra, Mayank" w:date="2016-05-27T12:30:00Z">
        <w:r>
          <w:rPr>
            <w:noProof/>
            <w:lang w:eastAsia="zh-CN"/>
            <w:rPrChange w:id="6181" w:author="Unknown">
              <w:rPr>
                <w:noProof/>
                <w:sz w:val="16"/>
                <w:szCs w:val="16"/>
                <w:lang w:eastAsia="zh-CN"/>
              </w:rPr>
            </w:rPrChange>
          </w:rPr>
          <w:drawing>
            <wp:inline distT="0" distB="0" distL="0" distR="0">
              <wp:extent cx="5943600" cy="356199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61994"/>
                      </a:xfrm>
                      <a:prstGeom prst="rect">
                        <a:avLst/>
                      </a:prstGeom>
                      <a:noFill/>
                      <a:ln>
                        <a:noFill/>
                      </a:ln>
                    </pic:spPr>
                  </pic:pic>
                </a:graphicData>
              </a:graphic>
            </wp:inline>
          </w:drawing>
        </w:r>
      </w:del>
    </w:p>
    <w:p w:rsidR="00A64801" w:rsidRPr="0059340B" w:rsidDel="00706E16" w:rsidRDefault="00A64801" w:rsidP="00A64801">
      <w:pPr>
        <w:rPr>
          <w:del w:id="6182" w:author="Batra, Mayank" w:date="2016-05-27T12:30:00Z"/>
        </w:rPr>
      </w:pPr>
      <w:del w:id="6183" w:author="Batra, Mayank" w:date="2016-05-27T12:30:00Z">
        <w:r w:rsidRPr="0059340B" w:rsidDel="00706E16">
          <w:rPr>
            <w:i/>
            <w:color w:val="FF0000"/>
          </w:rPr>
          <w:delText xml:space="preserve">Figure </w:delText>
        </w:r>
        <w:r w:rsidDel="00706E16">
          <w:rPr>
            <w:i/>
            <w:color w:val="FF0000"/>
          </w:rPr>
          <w:delText>6.X+3 Slave initiated Supplemental Request procedure –master does not support the feature</w:delText>
        </w:r>
      </w:del>
    </w:p>
    <w:p w:rsidR="00A64801" w:rsidRDefault="00E44F48" w:rsidP="0085151E">
      <w:del w:id="6184" w:author="Batra, Mayank" w:date="2016-05-27T12:37:00Z">
        <w:r>
          <w:rPr>
            <w:noProof/>
            <w:lang w:eastAsia="zh-CN"/>
            <w:rPrChange w:id="6185" w:author="Unknown">
              <w:rPr>
                <w:noProof/>
                <w:sz w:val="16"/>
                <w:szCs w:val="16"/>
                <w:lang w:eastAsia="zh-CN"/>
              </w:rPr>
            </w:rPrChange>
          </w:rPr>
          <w:drawing>
            <wp:inline distT="0" distB="0" distL="0" distR="0">
              <wp:extent cx="5943600" cy="348287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82874"/>
                      </a:xfrm>
                      <a:prstGeom prst="rect">
                        <a:avLst/>
                      </a:prstGeom>
                      <a:noFill/>
                      <a:ln>
                        <a:noFill/>
                      </a:ln>
                    </pic:spPr>
                  </pic:pic>
                </a:graphicData>
              </a:graphic>
            </wp:inline>
          </w:drawing>
        </w:r>
      </w:del>
      <w:ins w:id="6186" w:author="Batra, Mayank" w:date="2016-05-27T12:37:00Z">
        <w:r>
          <w:rPr>
            <w:noProof/>
            <w:lang w:eastAsia="zh-CN"/>
            <w:rPrChange w:id="6187" w:author="Unknown">
              <w:rPr>
                <w:noProof/>
                <w:sz w:val="16"/>
                <w:szCs w:val="16"/>
                <w:lang w:eastAsia="zh-CN"/>
              </w:rPr>
            </w:rPrChange>
          </w:rPr>
          <w:drawing>
            <wp:inline distT="0" distB="0" distL="0" distR="0">
              <wp:extent cx="5869082" cy="3456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1726" cy="3458267"/>
                      </a:xfrm>
                      <a:prstGeom prst="rect">
                        <a:avLst/>
                      </a:prstGeom>
                      <a:noFill/>
                      <a:ln>
                        <a:noFill/>
                      </a:ln>
                    </pic:spPr>
                  </pic:pic>
                </a:graphicData>
              </a:graphic>
            </wp:inline>
          </w:drawing>
        </w:r>
      </w:ins>
    </w:p>
    <w:p w:rsidR="00A64801" w:rsidRPr="0059340B" w:rsidRDefault="00A64801" w:rsidP="00A64801">
      <w:r w:rsidRPr="0059340B">
        <w:rPr>
          <w:i/>
          <w:color w:val="FF0000"/>
        </w:rPr>
        <w:t xml:space="preserve">Figure </w:t>
      </w:r>
      <w:r>
        <w:rPr>
          <w:i/>
          <w:color w:val="FF0000"/>
        </w:rPr>
        <w:t>6.X+</w:t>
      </w:r>
      <w:del w:id="6188" w:author="Batra, Mayank" w:date="2016-05-27T12:31:00Z">
        <w:r w:rsidDel="00706E16">
          <w:rPr>
            <w:i/>
            <w:color w:val="FF0000"/>
          </w:rPr>
          <w:delText xml:space="preserve">4 </w:delText>
        </w:r>
      </w:del>
      <w:ins w:id="6189" w:author="Batra, Mayank" w:date="2016-05-27T12:31:00Z">
        <w:r w:rsidR="00706E16">
          <w:rPr>
            <w:i/>
            <w:color w:val="FF0000"/>
          </w:rPr>
          <w:t xml:space="preserve">2 </w:t>
        </w:r>
      </w:ins>
      <w:r>
        <w:rPr>
          <w:i/>
          <w:color w:val="FF0000"/>
        </w:rPr>
        <w:t xml:space="preserve">Master </w:t>
      </w:r>
      <w:del w:id="6190" w:author="Batra, Mayank" w:date="2016-06-10T17:07:00Z">
        <w:r>
          <w:rPr>
            <w:i/>
            <w:color w:val="FF0000"/>
          </w:rPr>
          <w:delText>initiated</w:delText>
        </w:r>
      </w:del>
      <w:ins w:id="6191" w:author="Batra, Mayank" w:date="2016-05-27T12:39:00Z">
        <w:r w:rsidR="00706E16">
          <w:rPr>
            <w:i/>
            <w:color w:val="FF0000"/>
          </w:rPr>
          <w:t>or Slave-</w:t>
        </w:r>
      </w:ins>
      <w:del w:id="6192" w:author="Batra, Mayank" w:date="2016-05-27T12:39:00Z">
        <w:r w:rsidDel="00706E16">
          <w:rPr>
            <w:i/>
            <w:color w:val="FF0000"/>
          </w:rPr>
          <w:delText>i</w:delText>
        </w:r>
      </w:del>
      <w:ins w:id="6193" w:author="Batra, Mayank" w:date="2016-05-27T12:39:00Z">
        <w:r w:rsidR="00706E16">
          <w:rPr>
            <w:i/>
            <w:color w:val="FF0000"/>
          </w:rPr>
          <w:t>I</w:t>
        </w:r>
      </w:ins>
      <w:ins w:id="6194" w:author="Batra, Mayank" w:date="2016-06-10T17:07:00Z">
        <w:r>
          <w:rPr>
            <w:i/>
            <w:color w:val="FF0000"/>
          </w:rPr>
          <w:t>nitiated</w:t>
        </w:r>
      </w:ins>
      <w:r>
        <w:rPr>
          <w:i/>
          <w:color w:val="FF0000"/>
        </w:rPr>
        <w:t xml:space="preserve"> Supplemental Request </w:t>
      </w:r>
      <w:del w:id="6195" w:author="Batra, Mayank" w:date="2016-06-21T12:07:00Z">
        <w:r>
          <w:rPr>
            <w:i/>
            <w:color w:val="FF0000"/>
          </w:rPr>
          <w:delText>procedure</w:delText>
        </w:r>
      </w:del>
      <w:del w:id="6196" w:author="Batra, Mayank" w:date="2016-06-21T12:05:00Z">
        <w:r>
          <w:rPr>
            <w:i/>
            <w:color w:val="FF0000"/>
          </w:rPr>
          <w:delText>procedure</w:delText>
        </w:r>
      </w:del>
      <w:del w:id="6197" w:author="Batra, Mayank" w:date="2016-06-10T17:07:00Z">
        <w:r>
          <w:rPr>
            <w:i/>
            <w:color w:val="FF0000"/>
          </w:rPr>
          <w:delText>procedure</w:delText>
        </w:r>
      </w:del>
      <w:del w:id="6198" w:author="Batra, Mayank" w:date="2016-05-27T12:39:00Z">
        <w:r w:rsidDel="00706E16">
          <w:rPr>
            <w:i/>
            <w:color w:val="FF0000"/>
          </w:rPr>
          <w:delText>p</w:delText>
        </w:r>
      </w:del>
      <w:ins w:id="6199" w:author="Batra, Mayank" w:date="2016-05-27T12:39:00Z">
        <w:r w:rsidR="00706E16">
          <w:rPr>
            <w:i/>
            <w:color w:val="FF0000"/>
          </w:rPr>
          <w:t>P</w:t>
        </w:r>
      </w:ins>
      <w:ins w:id="6200" w:author="Batra, Mayank" w:date="2016-06-10T17:07:00Z">
        <w:r>
          <w:rPr>
            <w:i/>
            <w:color w:val="FF0000"/>
          </w:rPr>
          <w:t>rocedure</w:t>
        </w:r>
      </w:ins>
      <w:r>
        <w:rPr>
          <w:i/>
          <w:color w:val="FF0000"/>
        </w:rPr>
        <w:t xml:space="preserve"> – </w:t>
      </w:r>
      <w:del w:id="6201" w:author="Batra, Mayank" w:date="2016-05-27T12:39:00Z">
        <w:r w:rsidDel="00706E16">
          <w:rPr>
            <w:i/>
            <w:color w:val="FF0000"/>
          </w:rPr>
          <w:delText xml:space="preserve">slave </w:delText>
        </w:r>
      </w:del>
      <w:del w:id="6202" w:author="Batra, Mayank" w:date="2016-06-10T17:07:00Z">
        <w:r w:rsidR="00E40073">
          <w:rPr>
            <w:i/>
            <w:color w:val="FF0000"/>
          </w:rPr>
          <w:delText>rejects</w:delText>
        </w:r>
      </w:del>
      <w:ins w:id="6203" w:author="Batra, Mayank" w:date="2016-05-27T12:39:00Z">
        <w:r w:rsidR="00706E16">
          <w:rPr>
            <w:i/>
            <w:color w:val="FF0000"/>
          </w:rPr>
          <w:t xml:space="preserve">Remote Device </w:t>
        </w:r>
      </w:ins>
      <w:del w:id="6204" w:author="Batra, Mayank" w:date="2016-05-27T12:39:00Z">
        <w:r w:rsidR="00E40073" w:rsidDel="00706E16">
          <w:rPr>
            <w:i/>
            <w:color w:val="FF0000"/>
          </w:rPr>
          <w:delText>r</w:delText>
        </w:r>
      </w:del>
      <w:ins w:id="6205" w:author="Batra, Mayank" w:date="2016-05-27T12:39:00Z">
        <w:r w:rsidR="00706E16">
          <w:rPr>
            <w:i/>
            <w:color w:val="FF0000"/>
          </w:rPr>
          <w:t>R</w:t>
        </w:r>
      </w:ins>
      <w:ins w:id="6206" w:author="Batra, Mayank" w:date="2016-06-10T17:07:00Z">
        <w:r w:rsidR="00E40073">
          <w:rPr>
            <w:i/>
            <w:color w:val="FF0000"/>
          </w:rPr>
          <w:t>ejects</w:t>
        </w:r>
      </w:ins>
    </w:p>
    <w:p w:rsidR="00A64801" w:rsidRPr="0059340B" w:rsidDel="00706E16" w:rsidRDefault="00E44F48" w:rsidP="00E44F48">
      <w:pPr>
        <w:outlineLvl w:val="0"/>
        <w:rPr>
          <w:del w:id="6207" w:author="Batra, Mayank" w:date="2016-05-27T12:31:00Z"/>
        </w:rPr>
      </w:pPr>
      <w:del w:id="6208" w:author="Batra, Mayank" w:date="2016-05-27T12:31:00Z">
        <w:r>
          <w:rPr>
            <w:noProof/>
            <w:lang w:eastAsia="zh-CN"/>
            <w:rPrChange w:id="6209" w:author="Unknown">
              <w:rPr>
                <w:noProof/>
                <w:sz w:val="16"/>
                <w:szCs w:val="16"/>
                <w:lang w:eastAsia="zh-CN"/>
              </w:rPr>
            </w:rPrChange>
          </w:rPr>
          <w:lastRenderedPageBreak/>
          <w:drawing>
            <wp:inline distT="0" distB="0" distL="0" distR="0">
              <wp:extent cx="5943600" cy="354130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41309"/>
                      </a:xfrm>
                      <a:prstGeom prst="rect">
                        <a:avLst/>
                      </a:prstGeom>
                      <a:noFill/>
                      <a:ln>
                        <a:noFill/>
                      </a:ln>
                    </pic:spPr>
                  </pic:pic>
                </a:graphicData>
              </a:graphic>
            </wp:inline>
          </w:drawing>
        </w:r>
        <w:bookmarkStart w:id="6210" w:name="_Toc454285731"/>
        <w:bookmarkStart w:id="6211" w:name="_Toc454286107"/>
        <w:bookmarkStart w:id="6212" w:name="_Toc454286483"/>
        <w:bookmarkEnd w:id="6210"/>
        <w:bookmarkEnd w:id="6211"/>
        <w:bookmarkEnd w:id="6212"/>
      </w:del>
    </w:p>
    <w:p w:rsidR="00A64801" w:rsidRPr="0059340B" w:rsidDel="00706E16" w:rsidRDefault="00A64801" w:rsidP="00E44F48">
      <w:pPr>
        <w:outlineLvl w:val="0"/>
        <w:rPr>
          <w:del w:id="6213" w:author="Batra, Mayank" w:date="2016-05-27T12:31:00Z"/>
        </w:rPr>
      </w:pPr>
      <w:del w:id="6214" w:author="Batra, Mayank" w:date="2016-05-27T12:31:00Z">
        <w:r w:rsidRPr="0059340B" w:rsidDel="00706E16">
          <w:rPr>
            <w:i/>
            <w:color w:val="FF0000"/>
          </w:rPr>
          <w:delText xml:space="preserve">Figure </w:delText>
        </w:r>
        <w:r w:rsidDel="00706E16">
          <w:rPr>
            <w:i/>
            <w:color w:val="FF0000"/>
          </w:rPr>
          <w:delText xml:space="preserve">6.X+5 Slave initiated Supplemental Request procedure –master </w:delText>
        </w:r>
        <w:r w:rsidR="00E40073" w:rsidDel="00706E16">
          <w:rPr>
            <w:i/>
            <w:color w:val="FF0000"/>
          </w:rPr>
          <w:delText>rejects</w:delText>
        </w:r>
        <w:bookmarkStart w:id="6215" w:name="_Toc454285732"/>
        <w:bookmarkStart w:id="6216" w:name="_Toc454286108"/>
        <w:bookmarkStart w:id="6217" w:name="_Toc454286484"/>
        <w:bookmarkEnd w:id="6215"/>
        <w:bookmarkEnd w:id="6216"/>
        <w:bookmarkEnd w:id="6217"/>
      </w:del>
    </w:p>
    <w:p w:rsidR="00A64801" w:rsidDel="00706E16" w:rsidRDefault="00A64801" w:rsidP="00E44F48">
      <w:pPr>
        <w:outlineLvl w:val="0"/>
        <w:rPr>
          <w:del w:id="6218" w:author="Batra, Mayank" w:date="2016-05-27T12:31:00Z"/>
        </w:rPr>
      </w:pPr>
      <w:bookmarkStart w:id="6219" w:name="_Toc454285733"/>
      <w:bookmarkStart w:id="6220" w:name="_Toc454286109"/>
      <w:bookmarkStart w:id="6221" w:name="_Toc454286485"/>
      <w:bookmarkEnd w:id="6219"/>
      <w:bookmarkEnd w:id="6220"/>
      <w:bookmarkEnd w:id="6221"/>
    </w:p>
    <w:p w:rsidR="00D7101C" w:rsidRDefault="00D7101C" w:rsidP="00E44F48">
      <w:pPr>
        <w:pStyle w:val="21"/>
      </w:pPr>
      <w:bookmarkStart w:id="6222" w:name="_Toc441843431"/>
      <w:bookmarkStart w:id="6223" w:name="_Toc449707741"/>
      <w:bookmarkStart w:id="6224" w:name="_Toc454286486"/>
      <w:bookmarkEnd w:id="6222"/>
      <w:r>
        <w:t>Volume 6, Part F (Direct Test Mode) Changes</w:t>
      </w:r>
      <w:bookmarkEnd w:id="6087"/>
      <w:bookmarkEnd w:id="6088"/>
      <w:bookmarkEnd w:id="6223"/>
      <w:bookmarkEnd w:id="6224"/>
    </w:p>
    <w:p w:rsidR="001067C6" w:rsidRPr="001067C6" w:rsidRDefault="001067C6" w:rsidP="00E44F48">
      <w:pPr>
        <w:pStyle w:val="31"/>
      </w:pPr>
      <w:bookmarkStart w:id="6225" w:name="_Toc449707742"/>
      <w:bookmarkStart w:id="6226" w:name="_Toc454286487"/>
      <w:r w:rsidRPr="001067C6">
        <w:rPr>
          <w:rFonts w:eastAsia="MS Mincho"/>
          <w:noProof/>
          <w:snapToGrid w:val="0"/>
          <w:color w:val="FF0000"/>
        </w:rPr>
        <w:t xml:space="preserve">[UPDATED SECTION] </w:t>
      </w:r>
      <w:r w:rsidRPr="001067C6">
        <w:t>3.3.2 Commands</w:t>
      </w:r>
      <w:bookmarkEnd w:id="6225"/>
      <w:bookmarkEnd w:id="6226"/>
    </w:p>
    <w:p w:rsidR="001067C6" w:rsidRPr="00F56ED0" w:rsidRDefault="001067C6" w:rsidP="001067C6">
      <w:pPr>
        <w:rPr>
          <w:rFonts w:eastAsia="MS Mincho" w:cs="Calibri"/>
          <w:noProof/>
          <w:snapToGrid w:val="0"/>
          <w:color w:val="00B050"/>
          <w:szCs w:val="20"/>
        </w:rPr>
      </w:pPr>
      <w:r w:rsidRPr="00F56ED0">
        <w:rPr>
          <w:rFonts w:eastAsia="MS Mincho" w:cs="Calibri"/>
          <w:noProof/>
          <w:snapToGrid w:val="0"/>
          <w:color w:val="00B050"/>
          <w:szCs w:val="20"/>
        </w:rPr>
        <w:t>[</w:t>
      </w:r>
      <w:r w:rsidR="001F05D9">
        <w:rPr>
          <w:rFonts w:eastAsia="MS Mincho" w:cs="Calibri"/>
          <w:noProof/>
          <w:snapToGrid w:val="0"/>
          <w:color w:val="00B050"/>
          <w:szCs w:val="20"/>
        </w:rPr>
        <w:t>Modify the</w:t>
      </w:r>
      <w:r w:rsidRPr="00F56ED0">
        <w:rPr>
          <w:rFonts w:eastAsia="MS Mincho" w:cs="Calibri"/>
          <w:noProof/>
          <w:snapToGrid w:val="0"/>
          <w:color w:val="00B050"/>
          <w:szCs w:val="20"/>
        </w:rPr>
        <w:t xml:space="preserve"> Reset Command table</w:t>
      </w:r>
      <w:r w:rsidR="001F05D9">
        <w:rPr>
          <w:rFonts w:eastAsia="MS Mincho" w:cs="Calibri"/>
          <w:noProof/>
          <w:snapToGrid w:val="0"/>
          <w:color w:val="00B050"/>
          <w:szCs w:val="20"/>
        </w:rPr>
        <w:t xml:space="preserve"> as follows</w:t>
      </w:r>
      <w:r w:rsidRPr="00F56ED0">
        <w:rPr>
          <w:rFonts w:eastAsia="MS Mincho" w:cs="Calibri"/>
          <w:noProof/>
          <w:snapToGrid w:val="0"/>
          <w:color w:val="00B050"/>
          <w:szCs w:val="20"/>
        </w:rPr>
        <w:t>]</w:t>
      </w:r>
    </w:p>
    <w:tbl>
      <w:tblPr>
        <w:tblW w:w="0" w:type="auto"/>
        <w:tblCellMar>
          <w:left w:w="0" w:type="dxa"/>
          <w:right w:w="0" w:type="dxa"/>
        </w:tblCellMar>
        <w:tblLook w:val="04A0"/>
        <w:tblPrChange w:id="6227" w:author="Batra, Mayank" w:date="2016-06-21T12:07:00Z">
          <w:tblPr>
            <w:tblW w:w="0" w:type="auto"/>
            <w:tblCellMar>
              <w:left w:w="0" w:type="dxa"/>
              <w:right w:w="0" w:type="dxa"/>
            </w:tblCellMar>
            <w:tblLook w:val="04A0"/>
          </w:tblPr>
        </w:tblPrChange>
      </w:tblPr>
      <w:tblGrid>
        <w:gridCol w:w="1625"/>
        <w:gridCol w:w="1559"/>
        <w:gridCol w:w="5902"/>
        <w:tblGridChange w:id="6228">
          <w:tblGrid>
            <w:gridCol w:w="108"/>
            <w:gridCol w:w="1517"/>
            <w:gridCol w:w="108"/>
            <w:gridCol w:w="1451"/>
            <w:gridCol w:w="108"/>
            <w:gridCol w:w="5794"/>
            <w:gridCol w:w="108"/>
          </w:tblGrid>
        </w:tblGridChange>
      </w:tblGrid>
      <w:tr w:rsidR="001067C6" w:rsidRPr="001D6BB2" w:rsidTr="00F01695">
        <w:trPr>
          <w:trPrChange w:id="6229" w:author="Batra, Mayank" w:date="2016-06-21T12:07:00Z">
            <w:trPr>
              <w:gridBefore w:val="1"/>
            </w:trPr>
          </w:trPrChange>
        </w:trPr>
        <w:tc>
          <w:tcPr>
            <w:tcW w:w="3184" w:type="dxa"/>
            <w:gridSpan w:val="2"/>
            <w:tcBorders>
              <w:bottom w:val="single" w:sz="4" w:space="0" w:color="auto"/>
            </w:tcBorders>
            <w:shd w:val="clear" w:color="auto" w:fill="FFFFFF" w:themeFill="background1"/>
            <w:tcMar>
              <w:top w:w="0" w:type="dxa"/>
              <w:left w:w="108" w:type="dxa"/>
              <w:bottom w:w="0" w:type="dxa"/>
              <w:right w:w="108" w:type="dxa"/>
            </w:tcMar>
            <w:tcPrChange w:id="6230" w:author="Batra, Mayank" w:date="2016-06-21T12:07:00Z">
              <w:tcPr>
                <w:tcW w:w="3184" w:type="dxa"/>
                <w:gridSpan w:val="4"/>
                <w:tcBorders>
                  <w:bottom w:val="single" w:sz="4" w:space="0" w:color="auto"/>
                </w:tcBorders>
                <w:shd w:val="clear" w:color="auto" w:fill="FFFFFF" w:themeFill="background1"/>
                <w:tcMar>
                  <w:top w:w="0" w:type="dxa"/>
                  <w:left w:w="108" w:type="dxa"/>
                  <w:bottom w:w="0" w:type="dxa"/>
                  <w:right w:w="108" w:type="dxa"/>
                </w:tcMar>
              </w:tcPr>
            </w:tcPrChange>
          </w:tcPr>
          <w:p w:rsidR="001067C6" w:rsidRPr="00F56ED0" w:rsidRDefault="001067C6" w:rsidP="00845335">
            <w:pPr>
              <w:autoSpaceDE w:val="0"/>
              <w:autoSpaceDN w:val="0"/>
              <w:rPr>
                <w:rFonts w:cs="Arial"/>
                <w:bCs/>
                <w:i/>
                <w:sz w:val="20"/>
              </w:rPr>
            </w:pPr>
            <w:r w:rsidRPr="00F56ED0">
              <w:rPr>
                <w:rFonts w:cs="Arial"/>
                <w:bCs/>
                <w:i/>
                <w:sz w:val="20"/>
              </w:rPr>
              <w:t>Reset Command:</w:t>
            </w:r>
          </w:p>
        </w:tc>
        <w:tc>
          <w:tcPr>
            <w:tcW w:w="5902" w:type="dxa"/>
            <w:tcBorders>
              <w:bottom w:val="single" w:sz="4" w:space="0" w:color="auto"/>
            </w:tcBorders>
            <w:shd w:val="clear" w:color="auto" w:fill="FFFFFF" w:themeFill="background1"/>
            <w:tcMar>
              <w:top w:w="0" w:type="dxa"/>
              <w:left w:w="108" w:type="dxa"/>
              <w:bottom w:w="0" w:type="dxa"/>
              <w:right w:w="108" w:type="dxa"/>
            </w:tcMar>
            <w:tcPrChange w:id="6231" w:author="Batra, Mayank" w:date="2016-06-21T12:07:00Z">
              <w:tcPr>
                <w:tcW w:w="5902" w:type="dxa"/>
                <w:gridSpan w:val="2"/>
                <w:tcBorders>
                  <w:bottom w:val="single" w:sz="4" w:space="0" w:color="auto"/>
                </w:tcBorders>
                <w:shd w:val="clear" w:color="auto" w:fill="FFFFFF" w:themeFill="background1"/>
                <w:tcMar>
                  <w:top w:w="0" w:type="dxa"/>
                  <w:left w:w="108" w:type="dxa"/>
                  <w:bottom w:w="0" w:type="dxa"/>
                  <w:right w:w="108" w:type="dxa"/>
                </w:tcMar>
              </w:tcPr>
            </w:tcPrChange>
          </w:tcPr>
          <w:p w:rsidR="001067C6" w:rsidRPr="00F56ED0" w:rsidRDefault="001067C6" w:rsidP="00845335">
            <w:pPr>
              <w:tabs>
                <w:tab w:val="left" w:pos="923"/>
              </w:tabs>
              <w:autoSpaceDE w:val="0"/>
              <w:autoSpaceDN w:val="0"/>
              <w:jc w:val="right"/>
              <w:rPr>
                <w:rFonts w:cs="Arial"/>
                <w:bCs/>
                <w:i/>
                <w:sz w:val="20"/>
              </w:rPr>
            </w:pPr>
            <w:r w:rsidRPr="00F56ED0">
              <w:rPr>
                <w:rFonts w:cs="Arial"/>
                <w:bCs/>
                <w:i/>
                <w:sz w:val="20"/>
              </w:rPr>
              <w:tab/>
              <w:t>Size: 12 Bits</w:t>
            </w:r>
          </w:p>
        </w:tc>
      </w:tr>
      <w:tr w:rsidR="0083745C" w:rsidTr="00F01695">
        <w:tc>
          <w:tcPr>
            <w:tcW w:w="1625" w:type="dxa"/>
            <w:tcBorders>
              <w:top w:val="single" w:sz="4" w:space="0" w:color="auto"/>
              <w:left w:val="single" w:sz="4" w:space="0" w:color="auto"/>
              <w:bottom w:val="single" w:sz="4" w:space="0" w:color="auto"/>
              <w:right w:val="single" w:sz="4" w:space="0" w:color="auto"/>
            </w:tcBorders>
            <w:shd w:val="clear" w:color="auto" w:fill="9CC2E5"/>
            <w:tcMar>
              <w:top w:w="0" w:type="dxa"/>
              <w:left w:w="108" w:type="dxa"/>
              <w:bottom w:w="0" w:type="dxa"/>
              <w:right w:w="108" w:type="dxa"/>
            </w:tcMar>
            <w:hideMark/>
          </w:tcPr>
          <w:p w:rsidR="001067C6" w:rsidRPr="001D6BB2" w:rsidRDefault="001067C6" w:rsidP="00845335">
            <w:pPr>
              <w:autoSpaceDE w:val="0"/>
              <w:autoSpaceDN w:val="0"/>
              <w:rPr>
                <w:rFonts w:eastAsiaTheme="minorHAnsi" w:cs="Arial"/>
                <w:b/>
                <w:bCs/>
                <w:sz w:val="20"/>
              </w:rPr>
            </w:pPr>
            <w:r w:rsidRPr="001D6BB2">
              <w:rPr>
                <w:rFonts w:cs="Arial"/>
                <w:b/>
                <w:sz w:val="20"/>
              </w:rPr>
              <w:t>Control</w:t>
            </w:r>
          </w:p>
          <w:p w:rsidR="001067C6" w:rsidRPr="001D6BB2" w:rsidRDefault="001067C6" w:rsidP="00845335">
            <w:pPr>
              <w:autoSpaceDE w:val="0"/>
              <w:autoSpaceDN w:val="0"/>
              <w:rPr>
                <w:rFonts w:cs="Arial"/>
                <w:b/>
                <w:bCs/>
                <w:sz w:val="20"/>
              </w:rPr>
            </w:pPr>
            <w:r w:rsidRPr="001D6BB2">
              <w:rPr>
                <w:rFonts w:cs="Arial"/>
                <w:b/>
                <w:sz w:val="20"/>
              </w:rPr>
              <w:t>(6bits)</w:t>
            </w:r>
          </w:p>
        </w:tc>
        <w:tc>
          <w:tcPr>
            <w:tcW w:w="1559" w:type="dxa"/>
            <w:tcBorders>
              <w:top w:val="single" w:sz="4" w:space="0" w:color="auto"/>
              <w:left w:val="single" w:sz="4" w:space="0" w:color="auto"/>
              <w:bottom w:val="single" w:sz="4" w:space="0" w:color="auto"/>
              <w:right w:val="single" w:sz="4" w:space="0" w:color="auto"/>
            </w:tcBorders>
            <w:shd w:val="clear" w:color="auto" w:fill="9CC2E5"/>
            <w:tcMar>
              <w:top w:w="0" w:type="dxa"/>
              <w:left w:w="108" w:type="dxa"/>
              <w:bottom w:w="0" w:type="dxa"/>
              <w:right w:w="108" w:type="dxa"/>
            </w:tcMar>
            <w:hideMark/>
          </w:tcPr>
          <w:p w:rsidR="001067C6" w:rsidRPr="001D6BB2" w:rsidRDefault="001067C6" w:rsidP="00845335">
            <w:pPr>
              <w:autoSpaceDE w:val="0"/>
              <w:autoSpaceDN w:val="0"/>
              <w:rPr>
                <w:rFonts w:cs="Arial"/>
                <w:b/>
                <w:bCs/>
                <w:sz w:val="20"/>
              </w:rPr>
            </w:pPr>
            <w:r w:rsidRPr="001D6BB2">
              <w:rPr>
                <w:rFonts w:cs="Arial"/>
                <w:b/>
                <w:sz w:val="20"/>
              </w:rPr>
              <w:t>Parameter</w:t>
            </w:r>
          </w:p>
          <w:p w:rsidR="001067C6" w:rsidRPr="001D6BB2" w:rsidRDefault="001067C6" w:rsidP="00845335">
            <w:pPr>
              <w:autoSpaceDE w:val="0"/>
              <w:autoSpaceDN w:val="0"/>
              <w:rPr>
                <w:rFonts w:cs="Arial"/>
                <w:b/>
                <w:bCs/>
                <w:sz w:val="20"/>
              </w:rPr>
            </w:pPr>
            <w:r w:rsidRPr="001D6BB2">
              <w:rPr>
                <w:rFonts w:cs="Arial"/>
                <w:b/>
                <w:sz w:val="20"/>
              </w:rPr>
              <w:t>(6 bits)</w:t>
            </w:r>
          </w:p>
        </w:tc>
        <w:tc>
          <w:tcPr>
            <w:tcW w:w="5902" w:type="dxa"/>
            <w:tcBorders>
              <w:top w:val="single" w:sz="4" w:space="0" w:color="auto"/>
              <w:left w:val="single" w:sz="4" w:space="0" w:color="auto"/>
              <w:bottom w:val="single" w:sz="4" w:space="0" w:color="auto"/>
              <w:right w:val="single" w:sz="4" w:space="0" w:color="auto"/>
            </w:tcBorders>
            <w:shd w:val="clear" w:color="auto" w:fill="9CC2E5"/>
            <w:tcMar>
              <w:top w:w="0" w:type="dxa"/>
              <w:left w:w="108" w:type="dxa"/>
              <w:bottom w:w="0" w:type="dxa"/>
              <w:right w:w="108" w:type="dxa"/>
            </w:tcMar>
          </w:tcPr>
          <w:p w:rsidR="001067C6" w:rsidRPr="001D6BB2" w:rsidRDefault="001067C6" w:rsidP="00845335">
            <w:pPr>
              <w:autoSpaceDE w:val="0"/>
              <w:autoSpaceDN w:val="0"/>
              <w:rPr>
                <w:rFonts w:cs="Arial"/>
                <w:b/>
                <w:bCs/>
                <w:sz w:val="20"/>
              </w:rPr>
            </w:pPr>
            <w:r>
              <w:rPr>
                <w:rFonts w:cs="Arial"/>
                <w:b/>
                <w:sz w:val="20"/>
              </w:rPr>
              <w:t>Description</w:t>
            </w:r>
          </w:p>
        </w:tc>
      </w:tr>
      <w:tr w:rsidR="00024B84" w:rsidTr="00F01695">
        <w:trPr>
          <w:trHeight w:val="148"/>
          <w:trPrChange w:id="6232" w:author="Batra, Mayank" w:date="2016-06-21T12:07:00Z">
            <w:trPr>
              <w:gridBefore w:val="1"/>
              <w:trHeight w:val="148"/>
            </w:trPr>
          </w:trPrChange>
        </w:trPr>
        <w:tc>
          <w:tcPr>
            <w:tcW w:w="1625" w:type="dxa"/>
            <w:vMerge w:val="restart"/>
            <w:tcBorders>
              <w:top w:val="single" w:sz="4" w:space="0" w:color="auto"/>
              <w:left w:val="single" w:sz="4" w:space="0" w:color="auto"/>
              <w:right w:val="single" w:sz="4" w:space="0" w:color="auto"/>
            </w:tcBorders>
            <w:tcMar>
              <w:top w:w="0" w:type="dxa"/>
              <w:left w:w="108" w:type="dxa"/>
              <w:bottom w:w="0" w:type="dxa"/>
              <w:right w:w="108" w:type="dxa"/>
            </w:tcMar>
            <w:tcPrChange w:id="6233" w:author="Batra, Mayank" w:date="2016-06-21T12:07:00Z">
              <w:tcPr>
                <w:tcW w:w="1625" w:type="dxa"/>
                <w:gridSpan w:val="2"/>
                <w:vMerge w:val="restart"/>
                <w:tcBorders>
                  <w:top w:val="single" w:sz="4" w:space="0" w:color="auto"/>
                  <w:left w:val="single" w:sz="4" w:space="0" w:color="auto"/>
                  <w:right w:val="single" w:sz="4" w:space="0" w:color="auto"/>
                </w:tcBorders>
                <w:tcMar>
                  <w:top w:w="0" w:type="dxa"/>
                  <w:left w:w="108" w:type="dxa"/>
                  <w:bottom w:w="0" w:type="dxa"/>
                  <w:right w:w="108" w:type="dxa"/>
                </w:tcMar>
              </w:tcPr>
            </w:tcPrChange>
          </w:tcPr>
          <w:p w:rsidR="00024B84" w:rsidRPr="00024B84" w:rsidRDefault="00024B84" w:rsidP="00845335">
            <w:pPr>
              <w:autoSpaceDE w:val="0"/>
              <w:autoSpaceDN w:val="0"/>
              <w:rPr>
                <w:rFonts w:cs="Arial"/>
                <w:sz w:val="20"/>
              </w:rPr>
            </w:pPr>
            <w:r w:rsidRPr="00024B84">
              <w:rPr>
                <w:rFonts w:cs="Arial"/>
                <w:sz w:val="20"/>
              </w:rPr>
              <w:t>0x00</w:t>
            </w:r>
          </w:p>
        </w:tc>
        <w:tc>
          <w:tcPr>
            <w:tcW w:w="1559" w:type="dxa"/>
            <w:tcBorders>
              <w:top w:val="single" w:sz="4" w:space="0" w:color="auto"/>
              <w:left w:val="single" w:sz="4" w:space="0" w:color="auto"/>
              <w:right w:val="single" w:sz="4" w:space="0" w:color="auto"/>
            </w:tcBorders>
            <w:tcMar>
              <w:top w:w="0" w:type="dxa"/>
              <w:left w:w="108" w:type="dxa"/>
              <w:bottom w:w="0" w:type="dxa"/>
              <w:right w:w="108" w:type="dxa"/>
            </w:tcMar>
            <w:tcPrChange w:id="6234" w:author="Batra, Mayank" w:date="2016-06-21T12:07:00Z">
              <w:tcPr>
                <w:tcW w:w="1559" w:type="dxa"/>
                <w:gridSpan w:val="2"/>
                <w:tcBorders>
                  <w:top w:val="single" w:sz="4" w:space="0" w:color="auto"/>
                  <w:left w:val="single" w:sz="4" w:space="0" w:color="auto"/>
                  <w:right w:val="single" w:sz="4" w:space="0" w:color="auto"/>
                </w:tcBorders>
                <w:tcMar>
                  <w:top w:w="0" w:type="dxa"/>
                  <w:left w:w="108" w:type="dxa"/>
                  <w:bottom w:w="0" w:type="dxa"/>
                  <w:right w:w="108" w:type="dxa"/>
                </w:tcMar>
              </w:tcPr>
            </w:tcPrChange>
          </w:tcPr>
          <w:p w:rsidR="00024B84" w:rsidRPr="00024B84" w:rsidRDefault="00024B84" w:rsidP="00845335">
            <w:pPr>
              <w:autoSpaceDE w:val="0"/>
              <w:autoSpaceDN w:val="0"/>
              <w:rPr>
                <w:rFonts w:cs="Arial"/>
                <w:sz w:val="20"/>
              </w:rPr>
            </w:pPr>
            <w:r w:rsidRPr="00024B84">
              <w:rPr>
                <w:rFonts w:cs="Arial"/>
                <w:sz w:val="20"/>
              </w:rPr>
              <w:t>0x00</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35"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024B84" w:rsidRPr="00024B84" w:rsidRDefault="00024B84" w:rsidP="003D107B">
            <w:pPr>
              <w:autoSpaceDE w:val="0"/>
              <w:autoSpaceDN w:val="0"/>
              <w:rPr>
                <w:rFonts w:cs="Arial"/>
                <w:sz w:val="20"/>
              </w:rPr>
            </w:pPr>
            <w:r w:rsidRPr="00024B84">
              <w:rPr>
                <w:rFonts w:cs="Arial"/>
                <w:sz w:val="20"/>
              </w:rPr>
              <w:t xml:space="preserve">RESET; the upper 2 bits of the data length for any Transmitter or Receiver commands following are set to 00, the PHY is set to 1 Ms/s, </w:t>
            </w:r>
            <w:r w:rsidRPr="00024B84">
              <w:rPr>
                <w:rFonts w:cs="Arial"/>
                <w:strike/>
                <w:sz w:val="20"/>
              </w:rPr>
              <w:t>and</w:t>
            </w:r>
            <w:r w:rsidRPr="00024B84">
              <w:rPr>
                <w:rFonts w:cs="Arial"/>
                <w:sz w:val="20"/>
              </w:rPr>
              <w:t xml:space="preserve"> the receiver assumes the transmitter has a standard modulation index</w:t>
            </w:r>
            <w:r w:rsidRPr="00024B84">
              <w:rPr>
                <w:rFonts w:cs="Arial"/>
                <w:color w:val="FF0000"/>
                <w:sz w:val="20"/>
              </w:rPr>
              <w:t xml:space="preserve">, </w:t>
            </w:r>
            <w:r w:rsidR="00941C3C">
              <w:rPr>
                <w:rFonts w:cs="Arial"/>
                <w:color w:val="FF0000"/>
                <w:sz w:val="20"/>
              </w:rPr>
              <w:t xml:space="preserve">no </w:t>
            </w:r>
            <w:r>
              <w:rPr>
                <w:rFonts w:cs="Arial"/>
                <w:color w:val="FF0000"/>
                <w:sz w:val="20"/>
              </w:rPr>
              <w:t>Supplemental is present</w:t>
            </w:r>
            <w:r w:rsidR="003663D1">
              <w:rPr>
                <w:rFonts w:cs="Arial"/>
                <w:color w:val="FF0000"/>
                <w:sz w:val="20"/>
              </w:rPr>
              <w:t>, and no antenna array is specified</w:t>
            </w:r>
            <w:r>
              <w:rPr>
                <w:rFonts w:cs="Arial"/>
                <w:color w:val="FF0000"/>
                <w:sz w:val="20"/>
              </w:rPr>
              <w:t>.</w:t>
            </w:r>
          </w:p>
        </w:tc>
      </w:tr>
      <w:tr w:rsidR="00024B84" w:rsidTr="00F01695">
        <w:trPr>
          <w:trHeight w:val="147"/>
          <w:trPrChange w:id="6236" w:author="Batra, Mayank" w:date="2016-06-21T12:07:00Z">
            <w:trPr>
              <w:gridBefore w:val="1"/>
              <w:trHeight w:val="147"/>
            </w:trPr>
          </w:trPrChange>
        </w:trPr>
        <w:tc>
          <w:tcPr>
            <w:tcW w:w="1625" w:type="dxa"/>
            <w:vMerge/>
            <w:tcBorders>
              <w:left w:val="single" w:sz="4" w:space="0" w:color="auto"/>
              <w:bottom w:val="single" w:sz="4" w:space="0" w:color="auto"/>
              <w:right w:val="single" w:sz="4" w:space="0" w:color="auto"/>
            </w:tcBorders>
            <w:tcMar>
              <w:top w:w="0" w:type="dxa"/>
              <w:left w:w="108" w:type="dxa"/>
              <w:bottom w:w="0" w:type="dxa"/>
              <w:right w:w="108" w:type="dxa"/>
            </w:tcMar>
            <w:tcPrChange w:id="6237" w:author="Batra, Mayank" w:date="2016-06-21T12:07:00Z">
              <w:tcPr>
                <w:tcW w:w="1625" w:type="dxa"/>
                <w:gridSpan w:val="2"/>
                <w:vMerge/>
                <w:tcBorders>
                  <w:left w:val="single" w:sz="4" w:space="0" w:color="auto"/>
                  <w:bottom w:val="single" w:sz="4" w:space="0" w:color="auto"/>
                  <w:right w:val="single" w:sz="4" w:space="0" w:color="auto"/>
                </w:tcBorders>
                <w:tcMar>
                  <w:top w:w="0" w:type="dxa"/>
                  <w:left w:w="108" w:type="dxa"/>
                  <w:bottom w:w="0" w:type="dxa"/>
                  <w:right w:w="108" w:type="dxa"/>
                </w:tcMar>
              </w:tcPr>
            </w:tcPrChange>
          </w:tcPr>
          <w:p w:rsidR="00024B84" w:rsidRPr="00024B84" w:rsidRDefault="00024B84" w:rsidP="00845335">
            <w:pPr>
              <w:autoSpaceDE w:val="0"/>
              <w:autoSpaceDN w:val="0"/>
              <w:rPr>
                <w:rFonts w:cs="Arial"/>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38"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024B84" w:rsidRPr="00024B84" w:rsidRDefault="00024B84" w:rsidP="00845335">
            <w:pPr>
              <w:autoSpaceDE w:val="0"/>
              <w:autoSpaceDN w:val="0"/>
              <w:rPr>
                <w:rFonts w:cs="Arial"/>
                <w:sz w:val="20"/>
              </w:rPr>
            </w:pPr>
            <w:r w:rsidRPr="00024B84">
              <w:rPr>
                <w:rFonts w:cs="Arial"/>
                <w:sz w:val="20"/>
              </w:rPr>
              <w:t>0x01 – 0x3F</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39"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024B84" w:rsidRPr="00024B84" w:rsidRDefault="00024B84" w:rsidP="00024B84">
            <w:pPr>
              <w:autoSpaceDE w:val="0"/>
              <w:autoSpaceDN w:val="0"/>
              <w:rPr>
                <w:rFonts w:cs="Arial"/>
                <w:sz w:val="20"/>
              </w:rPr>
            </w:pPr>
            <w:r w:rsidRPr="00024B84">
              <w:rPr>
                <w:rFonts w:cs="Arial"/>
                <w:sz w:val="20"/>
              </w:rPr>
              <w:t>Reserved for future use</w:t>
            </w:r>
          </w:p>
        </w:tc>
      </w:tr>
      <w:tr w:rsidR="00D62D1C" w:rsidTr="00F01695">
        <w:trPr>
          <w:trHeight w:val="147"/>
          <w:trPrChange w:id="6240" w:author="Batra, Mayank" w:date="2016-06-21T12:07:00Z">
            <w:trPr>
              <w:gridBefore w:val="1"/>
              <w:trHeight w:val="147"/>
            </w:trPr>
          </w:trPrChange>
        </w:trPr>
        <w:tc>
          <w:tcPr>
            <w:tcW w:w="1625" w:type="dxa"/>
            <w:vMerge w:val="restart"/>
            <w:tcBorders>
              <w:top w:val="single" w:sz="4" w:space="0" w:color="auto"/>
              <w:left w:val="single" w:sz="4" w:space="0" w:color="auto"/>
              <w:right w:val="single" w:sz="4" w:space="0" w:color="auto"/>
            </w:tcBorders>
            <w:tcMar>
              <w:top w:w="0" w:type="dxa"/>
              <w:left w:w="108" w:type="dxa"/>
              <w:bottom w:w="0" w:type="dxa"/>
              <w:right w:w="108" w:type="dxa"/>
            </w:tcMar>
            <w:tcPrChange w:id="6241" w:author="Batra, Mayank" w:date="2016-06-21T12:07:00Z">
              <w:tcPr>
                <w:tcW w:w="1625" w:type="dxa"/>
                <w:gridSpan w:val="2"/>
                <w:vMerge w:val="restart"/>
                <w:tcBorders>
                  <w:top w:val="single" w:sz="4" w:space="0" w:color="auto"/>
                  <w:left w:val="single" w:sz="4" w:space="0" w:color="auto"/>
                  <w:right w:val="single" w:sz="4" w:space="0" w:color="auto"/>
                </w:tcBorders>
                <w:tcMar>
                  <w:top w:w="0" w:type="dxa"/>
                  <w:left w:w="108" w:type="dxa"/>
                  <w:bottom w:w="0" w:type="dxa"/>
                  <w:right w:w="108" w:type="dxa"/>
                </w:tcMar>
              </w:tcPr>
            </w:tcPrChange>
          </w:tcPr>
          <w:p w:rsidR="00D62D1C" w:rsidRPr="00024B84" w:rsidRDefault="00D62D1C" w:rsidP="00845335">
            <w:pPr>
              <w:autoSpaceDE w:val="0"/>
              <w:autoSpaceDN w:val="0"/>
              <w:rPr>
                <w:rFonts w:cs="Arial"/>
                <w:sz w:val="20"/>
              </w:rPr>
            </w:pPr>
            <w:r>
              <w:rPr>
                <w:rFonts w:cs="Arial"/>
                <w:sz w:val="20"/>
              </w:rPr>
              <w:t>0x05</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42"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Pr="00024B84" w:rsidRDefault="00D62D1C" w:rsidP="00845335">
            <w:pPr>
              <w:autoSpaceDE w:val="0"/>
              <w:autoSpaceDN w:val="0"/>
              <w:rPr>
                <w:rFonts w:cs="Arial"/>
                <w:sz w:val="20"/>
              </w:rPr>
            </w:pPr>
            <w:r>
              <w:rPr>
                <w:rFonts w:cs="Arial"/>
                <w:sz w:val="20"/>
              </w:rPr>
              <w:t>0x00</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43"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Pr="00024B84" w:rsidRDefault="00D62D1C" w:rsidP="00024B84">
            <w:pPr>
              <w:autoSpaceDE w:val="0"/>
              <w:autoSpaceDN w:val="0"/>
              <w:rPr>
                <w:rFonts w:cs="Arial"/>
                <w:sz w:val="20"/>
              </w:rPr>
            </w:pPr>
            <w:r>
              <w:rPr>
                <w:rFonts w:cs="Arial"/>
                <w:sz w:val="20"/>
              </w:rPr>
              <w:t>Read supportedMaxTxOctets (see [Vol 6] Part B, Section 4.5.10)</w:t>
            </w:r>
          </w:p>
        </w:tc>
      </w:tr>
      <w:tr w:rsidR="00D62D1C" w:rsidTr="00F01695">
        <w:trPr>
          <w:trHeight w:val="147"/>
          <w:trPrChange w:id="6244" w:author="Batra, Mayank" w:date="2016-06-21T12:07:00Z">
            <w:trPr>
              <w:gridBefore w:val="1"/>
              <w:trHeight w:val="147"/>
            </w:trPr>
          </w:trPrChange>
        </w:trPr>
        <w:tc>
          <w:tcPr>
            <w:tcW w:w="1625" w:type="dxa"/>
            <w:vMerge/>
            <w:tcBorders>
              <w:left w:val="single" w:sz="4" w:space="0" w:color="auto"/>
              <w:right w:val="single" w:sz="4" w:space="0" w:color="auto"/>
            </w:tcBorders>
            <w:tcMar>
              <w:top w:w="0" w:type="dxa"/>
              <w:left w:w="108" w:type="dxa"/>
              <w:bottom w:w="0" w:type="dxa"/>
              <w:right w:w="108" w:type="dxa"/>
            </w:tcMar>
            <w:tcPrChange w:id="6245" w:author="Batra, Mayank" w:date="2016-06-21T12:07:00Z">
              <w:tcPr>
                <w:tcW w:w="1625" w:type="dxa"/>
                <w:gridSpan w:val="2"/>
                <w:vMerge/>
                <w:tcBorders>
                  <w:left w:val="single" w:sz="4" w:space="0" w:color="auto"/>
                  <w:right w:val="single" w:sz="4" w:space="0" w:color="auto"/>
                </w:tcBorders>
                <w:tcMar>
                  <w:top w:w="0" w:type="dxa"/>
                  <w:left w:w="108" w:type="dxa"/>
                  <w:bottom w:w="0" w:type="dxa"/>
                  <w:right w:w="108" w:type="dxa"/>
                </w:tcMar>
              </w:tcPr>
            </w:tcPrChange>
          </w:tcPr>
          <w:p w:rsidR="00D62D1C" w:rsidRDefault="00D62D1C" w:rsidP="00845335">
            <w:pPr>
              <w:autoSpaceDE w:val="0"/>
              <w:autoSpaceDN w:val="0"/>
              <w:rPr>
                <w:rFonts w:cs="Arial"/>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46"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Default="00D62D1C" w:rsidP="00845335">
            <w:pPr>
              <w:autoSpaceDE w:val="0"/>
              <w:autoSpaceDN w:val="0"/>
              <w:rPr>
                <w:rFonts w:cs="Arial"/>
                <w:sz w:val="20"/>
              </w:rPr>
            </w:pPr>
            <w:r>
              <w:rPr>
                <w:rFonts w:cs="Arial"/>
                <w:sz w:val="20"/>
              </w:rPr>
              <w:t>0x01</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47"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Default="00D62D1C" w:rsidP="00024B84">
            <w:pPr>
              <w:autoSpaceDE w:val="0"/>
              <w:autoSpaceDN w:val="0"/>
              <w:rPr>
                <w:rFonts w:cs="Arial"/>
                <w:sz w:val="20"/>
              </w:rPr>
            </w:pPr>
            <w:r>
              <w:rPr>
                <w:rFonts w:cs="Arial"/>
                <w:sz w:val="20"/>
              </w:rPr>
              <w:t>Read supportedMaxTxTime (see [Vol 6] Part B, Section 4.5.10)</w:t>
            </w:r>
          </w:p>
        </w:tc>
      </w:tr>
      <w:tr w:rsidR="00D62D1C" w:rsidTr="00F01695">
        <w:trPr>
          <w:trHeight w:val="147"/>
          <w:trPrChange w:id="6248" w:author="Batra, Mayank" w:date="2016-06-21T12:07:00Z">
            <w:trPr>
              <w:gridBefore w:val="1"/>
              <w:trHeight w:val="147"/>
            </w:trPr>
          </w:trPrChange>
        </w:trPr>
        <w:tc>
          <w:tcPr>
            <w:tcW w:w="1625" w:type="dxa"/>
            <w:vMerge/>
            <w:tcBorders>
              <w:left w:val="single" w:sz="4" w:space="0" w:color="auto"/>
              <w:right w:val="single" w:sz="4" w:space="0" w:color="auto"/>
            </w:tcBorders>
            <w:tcMar>
              <w:top w:w="0" w:type="dxa"/>
              <w:left w:w="108" w:type="dxa"/>
              <w:bottom w:w="0" w:type="dxa"/>
              <w:right w:w="108" w:type="dxa"/>
            </w:tcMar>
            <w:tcPrChange w:id="6249" w:author="Batra, Mayank" w:date="2016-06-21T12:07:00Z">
              <w:tcPr>
                <w:tcW w:w="1625" w:type="dxa"/>
                <w:gridSpan w:val="2"/>
                <w:vMerge/>
                <w:tcBorders>
                  <w:left w:val="single" w:sz="4" w:space="0" w:color="auto"/>
                  <w:right w:val="single" w:sz="4" w:space="0" w:color="auto"/>
                </w:tcBorders>
                <w:tcMar>
                  <w:top w:w="0" w:type="dxa"/>
                  <w:left w:w="108" w:type="dxa"/>
                  <w:bottom w:w="0" w:type="dxa"/>
                  <w:right w:w="108" w:type="dxa"/>
                </w:tcMar>
              </w:tcPr>
            </w:tcPrChange>
          </w:tcPr>
          <w:p w:rsidR="00D62D1C" w:rsidRDefault="00D62D1C" w:rsidP="00845335">
            <w:pPr>
              <w:autoSpaceDE w:val="0"/>
              <w:autoSpaceDN w:val="0"/>
              <w:rPr>
                <w:rFonts w:cs="Arial"/>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50"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Default="00D62D1C" w:rsidP="00845335">
            <w:pPr>
              <w:autoSpaceDE w:val="0"/>
              <w:autoSpaceDN w:val="0"/>
              <w:rPr>
                <w:rFonts w:cs="Arial"/>
                <w:sz w:val="20"/>
              </w:rPr>
            </w:pPr>
            <w:r>
              <w:rPr>
                <w:rFonts w:cs="Arial"/>
                <w:sz w:val="20"/>
              </w:rPr>
              <w:t>0x02</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51"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Default="00D62D1C" w:rsidP="00024B84">
            <w:pPr>
              <w:autoSpaceDE w:val="0"/>
              <w:autoSpaceDN w:val="0"/>
              <w:rPr>
                <w:rFonts w:cs="Arial"/>
                <w:sz w:val="20"/>
              </w:rPr>
            </w:pPr>
            <w:r>
              <w:rPr>
                <w:rFonts w:cs="Arial"/>
                <w:sz w:val="20"/>
              </w:rPr>
              <w:t>Read supportedMaxRxOctets (see [Vol 6] Part B, Section 4.5.10)</w:t>
            </w:r>
          </w:p>
        </w:tc>
      </w:tr>
      <w:tr w:rsidR="00D62D1C" w:rsidTr="00F01695">
        <w:trPr>
          <w:trHeight w:val="147"/>
          <w:trPrChange w:id="6252" w:author="Batra, Mayank" w:date="2016-06-21T12:07:00Z">
            <w:trPr>
              <w:gridBefore w:val="1"/>
              <w:trHeight w:val="147"/>
            </w:trPr>
          </w:trPrChange>
        </w:trPr>
        <w:tc>
          <w:tcPr>
            <w:tcW w:w="1625" w:type="dxa"/>
            <w:vMerge/>
            <w:tcBorders>
              <w:left w:val="single" w:sz="4" w:space="0" w:color="auto"/>
              <w:right w:val="single" w:sz="4" w:space="0" w:color="auto"/>
            </w:tcBorders>
            <w:tcMar>
              <w:top w:w="0" w:type="dxa"/>
              <w:left w:w="108" w:type="dxa"/>
              <w:bottom w:w="0" w:type="dxa"/>
              <w:right w:w="108" w:type="dxa"/>
            </w:tcMar>
            <w:tcPrChange w:id="6253" w:author="Batra, Mayank" w:date="2016-06-21T12:07:00Z">
              <w:tcPr>
                <w:tcW w:w="1625" w:type="dxa"/>
                <w:gridSpan w:val="2"/>
                <w:vMerge/>
                <w:tcBorders>
                  <w:left w:val="single" w:sz="4" w:space="0" w:color="auto"/>
                  <w:right w:val="single" w:sz="4" w:space="0" w:color="auto"/>
                </w:tcBorders>
                <w:tcMar>
                  <w:top w:w="0" w:type="dxa"/>
                  <w:left w:w="108" w:type="dxa"/>
                  <w:bottom w:w="0" w:type="dxa"/>
                  <w:right w:w="108" w:type="dxa"/>
                </w:tcMar>
              </w:tcPr>
            </w:tcPrChange>
          </w:tcPr>
          <w:p w:rsidR="00D62D1C" w:rsidRDefault="00D62D1C" w:rsidP="00845335">
            <w:pPr>
              <w:autoSpaceDE w:val="0"/>
              <w:autoSpaceDN w:val="0"/>
              <w:rPr>
                <w:rFonts w:cs="Arial"/>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54"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Default="00D62D1C" w:rsidP="00845335">
            <w:pPr>
              <w:autoSpaceDE w:val="0"/>
              <w:autoSpaceDN w:val="0"/>
              <w:rPr>
                <w:rFonts w:cs="Arial"/>
                <w:sz w:val="20"/>
              </w:rPr>
            </w:pPr>
            <w:r>
              <w:rPr>
                <w:rFonts w:cs="Arial"/>
                <w:sz w:val="20"/>
              </w:rPr>
              <w:t>0x03</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55"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Default="00D62D1C" w:rsidP="00024B84">
            <w:pPr>
              <w:autoSpaceDE w:val="0"/>
              <w:autoSpaceDN w:val="0"/>
              <w:rPr>
                <w:rFonts w:cs="Arial"/>
                <w:sz w:val="20"/>
              </w:rPr>
            </w:pPr>
            <w:r>
              <w:rPr>
                <w:rFonts w:cs="Arial"/>
                <w:sz w:val="20"/>
              </w:rPr>
              <w:t>Read supportedMaxTxTime</w:t>
            </w:r>
          </w:p>
        </w:tc>
      </w:tr>
      <w:tr w:rsidR="00D85921" w:rsidTr="00F01695">
        <w:trPr>
          <w:trHeight w:val="130"/>
          <w:trPrChange w:id="6256" w:author="Batra, Mayank" w:date="2016-06-21T12:07:00Z">
            <w:trPr>
              <w:gridBefore w:val="1"/>
              <w:trHeight w:val="130"/>
            </w:trPr>
          </w:trPrChange>
        </w:trPr>
        <w:tc>
          <w:tcPr>
            <w:tcW w:w="1625" w:type="dxa"/>
            <w:vMerge/>
            <w:tcBorders>
              <w:left w:val="single" w:sz="4" w:space="0" w:color="auto"/>
              <w:right w:val="single" w:sz="4" w:space="0" w:color="auto"/>
            </w:tcBorders>
            <w:tcMar>
              <w:top w:w="0" w:type="dxa"/>
              <w:left w:w="108" w:type="dxa"/>
              <w:bottom w:w="0" w:type="dxa"/>
              <w:right w:w="108" w:type="dxa"/>
            </w:tcMar>
            <w:tcPrChange w:id="6257" w:author="Batra, Mayank" w:date="2016-06-21T12:07:00Z">
              <w:tcPr>
                <w:tcW w:w="1625" w:type="dxa"/>
                <w:gridSpan w:val="2"/>
                <w:vMerge/>
                <w:tcBorders>
                  <w:left w:val="single" w:sz="4" w:space="0" w:color="auto"/>
                  <w:right w:val="single" w:sz="4" w:space="0" w:color="auto"/>
                </w:tcBorders>
                <w:tcMar>
                  <w:top w:w="0" w:type="dxa"/>
                  <w:left w:w="108" w:type="dxa"/>
                  <w:bottom w:w="0" w:type="dxa"/>
                  <w:right w:w="108" w:type="dxa"/>
                </w:tcMar>
              </w:tcPr>
            </w:tcPrChange>
          </w:tcPr>
          <w:p w:rsidR="00D85921" w:rsidRDefault="00D85921" w:rsidP="00845335">
            <w:pPr>
              <w:autoSpaceDE w:val="0"/>
              <w:autoSpaceDN w:val="0"/>
              <w:rPr>
                <w:rFonts w:cs="Arial"/>
                <w:sz w:val="20"/>
              </w:rPr>
            </w:pPr>
          </w:p>
        </w:tc>
        <w:tc>
          <w:tcPr>
            <w:tcW w:w="1559" w:type="dxa"/>
            <w:tcBorders>
              <w:top w:val="single" w:sz="4" w:space="0" w:color="auto"/>
              <w:left w:val="single" w:sz="4" w:space="0" w:color="auto"/>
              <w:right w:val="single" w:sz="4" w:space="0" w:color="auto"/>
            </w:tcBorders>
            <w:tcMar>
              <w:top w:w="0" w:type="dxa"/>
              <w:left w:w="108" w:type="dxa"/>
              <w:bottom w:w="0" w:type="dxa"/>
              <w:right w:w="108" w:type="dxa"/>
            </w:tcMar>
            <w:tcPrChange w:id="6258" w:author="Batra, Mayank" w:date="2016-06-21T12:07:00Z">
              <w:tcPr>
                <w:tcW w:w="1559" w:type="dxa"/>
                <w:gridSpan w:val="2"/>
                <w:tcBorders>
                  <w:top w:val="single" w:sz="4" w:space="0" w:color="auto"/>
                  <w:left w:val="single" w:sz="4" w:space="0" w:color="auto"/>
                  <w:right w:val="single" w:sz="4" w:space="0" w:color="auto"/>
                </w:tcBorders>
                <w:tcMar>
                  <w:top w:w="0" w:type="dxa"/>
                  <w:left w:w="108" w:type="dxa"/>
                  <w:bottom w:w="0" w:type="dxa"/>
                  <w:right w:w="108" w:type="dxa"/>
                </w:tcMar>
              </w:tcPr>
            </w:tcPrChange>
          </w:tcPr>
          <w:p w:rsidR="00D85921" w:rsidRPr="00D62D1C" w:rsidRDefault="00D85921" w:rsidP="00845335">
            <w:pPr>
              <w:autoSpaceDE w:val="0"/>
              <w:autoSpaceDN w:val="0"/>
              <w:rPr>
                <w:rFonts w:cs="Arial"/>
                <w:color w:val="FF0000"/>
                <w:sz w:val="20"/>
              </w:rPr>
            </w:pPr>
            <w:r w:rsidRPr="00D62D1C">
              <w:rPr>
                <w:rFonts w:cs="Arial"/>
                <w:color w:val="FF0000"/>
                <w:sz w:val="20"/>
              </w:rPr>
              <w:t>0x04</w:t>
            </w:r>
          </w:p>
        </w:tc>
        <w:tc>
          <w:tcPr>
            <w:tcW w:w="5902" w:type="dxa"/>
            <w:tcBorders>
              <w:top w:val="single" w:sz="4" w:space="0" w:color="auto"/>
              <w:left w:val="single" w:sz="4" w:space="0" w:color="auto"/>
              <w:right w:val="single" w:sz="4" w:space="0" w:color="auto"/>
            </w:tcBorders>
            <w:tcMar>
              <w:top w:w="0" w:type="dxa"/>
              <w:left w:w="108" w:type="dxa"/>
              <w:bottom w:w="0" w:type="dxa"/>
              <w:right w:w="108" w:type="dxa"/>
            </w:tcMar>
            <w:tcPrChange w:id="6259" w:author="Batra, Mayank" w:date="2016-06-21T12:07:00Z">
              <w:tcPr>
                <w:tcW w:w="5902" w:type="dxa"/>
                <w:gridSpan w:val="2"/>
                <w:tcBorders>
                  <w:top w:val="single" w:sz="4" w:space="0" w:color="auto"/>
                  <w:left w:val="single" w:sz="4" w:space="0" w:color="auto"/>
                  <w:right w:val="single" w:sz="4" w:space="0" w:color="auto"/>
                </w:tcBorders>
                <w:tcMar>
                  <w:top w:w="0" w:type="dxa"/>
                  <w:left w:w="108" w:type="dxa"/>
                  <w:bottom w:w="0" w:type="dxa"/>
                  <w:right w:w="108" w:type="dxa"/>
                </w:tcMar>
              </w:tcPr>
            </w:tcPrChange>
          </w:tcPr>
          <w:p w:rsidR="00D85921" w:rsidRPr="00D62D1C" w:rsidRDefault="00D85921" w:rsidP="00024B84">
            <w:pPr>
              <w:autoSpaceDE w:val="0"/>
              <w:autoSpaceDN w:val="0"/>
              <w:rPr>
                <w:rFonts w:cs="Arial"/>
                <w:color w:val="FF0000"/>
                <w:sz w:val="20"/>
              </w:rPr>
            </w:pPr>
            <w:r w:rsidRPr="00D62D1C">
              <w:rPr>
                <w:rFonts w:cs="Arial"/>
                <w:color w:val="FF0000"/>
                <w:sz w:val="20"/>
              </w:rPr>
              <w:t>Read maximum length of Supplemental supported</w:t>
            </w:r>
          </w:p>
        </w:tc>
      </w:tr>
      <w:tr w:rsidR="00D62D1C" w:rsidTr="00F01695">
        <w:trPr>
          <w:trHeight w:val="147"/>
          <w:trPrChange w:id="6260" w:author="Batra, Mayank" w:date="2016-06-21T12:07:00Z">
            <w:trPr>
              <w:gridBefore w:val="1"/>
              <w:trHeight w:val="147"/>
            </w:trPr>
          </w:trPrChange>
        </w:trPr>
        <w:tc>
          <w:tcPr>
            <w:tcW w:w="1625" w:type="dxa"/>
            <w:vMerge/>
            <w:tcBorders>
              <w:left w:val="single" w:sz="4" w:space="0" w:color="auto"/>
              <w:bottom w:val="single" w:sz="4" w:space="0" w:color="auto"/>
              <w:right w:val="single" w:sz="4" w:space="0" w:color="auto"/>
            </w:tcBorders>
            <w:tcMar>
              <w:top w:w="0" w:type="dxa"/>
              <w:left w:w="108" w:type="dxa"/>
              <w:bottom w:w="0" w:type="dxa"/>
              <w:right w:w="108" w:type="dxa"/>
            </w:tcMar>
            <w:tcPrChange w:id="6261" w:author="Batra, Mayank" w:date="2016-06-21T12:07:00Z">
              <w:tcPr>
                <w:tcW w:w="1625" w:type="dxa"/>
                <w:gridSpan w:val="2"/>
                <w:vMerge/>
                <w:tcBorders>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Default="00D62D1C" w:rsidP="00845335">
            <w:pPr>
              <w:autoSpaceDE w:val="0"/>
              <w:autoSpaceDN w:val="0"/>
              <w:rPr>
                <w:rFonts w:cs="Arial"/>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62"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Default="00D62D1C" w:rsidP="00845335">
            <w:pPr>
              <w:autoSpaceDE w:val="0"/>
              <w:autoSpaceDN w:val="0"/>
              <w:rPr>
                <w:rFonts w:cs="Arial"/>
                <w:sz w:val="20"/>
              </w:rPr>
            </w:pPr>
            <w:r>
              <w:rPr>
                <w:rFonts w:cs="Arial"/>
                <w:sz w:val="20"/>
              </w:rPr>
              <w:t>Any other value</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63"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Default="00D62D1C" w:rsidP="00024B84">
            <w:pPr>
              <w:autoSpaceDE w:val="0"/>
              <w:autoSpaceDN w:val="0"/>
              <w:rPr>
                <w:rFonts w:cs="Arial"/>
                <w:sz w:val="20"/>
              </w:rPr>
            </w:pPr>
            <w:r>
              <w:rPr>
                <w:rFonts w:cs="Arial"/>
                <w:sz w:val="20"/>
              </w:rPr>
              <w:t>Reserved for future use</w:t>
            </w:r>
          </w:p>
        </w:tc>
      </w:tr>
      <w:tr w:rsidR="00F72365" w:rsidTr="00681ABA">
        <w:trPr>
          <w:trHeight w:val="337"/>
          <w:trPrChange w:id="6264" w:author="Batra, Mayank" w:date="2016-06-21T12:07:00Z">
            <w:trPr>
              <w:gridBefore w:val="1"/>
              <w:trHeight w:val="337"/>
            </w:trPr>
          </w:trPrChange>
        </w:trPr>
        <w:tc>
          <w:tcPr>
            <w:tcW w:w="0" w:type="auto"/>
            <w:vMerge w:val="restart"/>
            <w:tcBorders>
              <w:top w:val="single" w:sz="4" w:space="0" w:color="auto"/>
              <w:left w:val="single" w:sz="4" w:space="0" w:color="auto"/>
              <w:right w:val="single" w:sz="4" w:space="0" w:color="auto"/>
            </w:tcBorders>
            <w:tcPrChange w:id="6265" w:author="Batra, Mayank" w:date="2016-06-21T12:07:00Z">
              <w:tcPr>
                <w:tcW w:w="0" w:type="auto"/>
                <w:gridSpan w:val="2"/>
                <w:vMerge w:val="restart"/>
                <w:tcBorders>
                  <w:top w:val="single" w:sz="4" w:space="0" w:color="auto"/>
                  <w:left w:val="single" w:sz="4" w:space="0" w:color="auto"/>
                  <w:right w:val="single" w:sz="4" w:space="0" w:color="auto"/>
                </w:tcBorders>
              </w:tcPr>
            </w:tcPrChange>
          </w:tcPr>
          <w:p w:rsidR="00F72365" w:rsidRDefault="00F72365" w:rsidP="00024B84">
            <w:pPr>
              <w:autoSpaceDE w:val="0"/>
              <w:autoSpaceDN w:val="0"/>
              <w:rPr>
                <w:rFonts w:cs="Arial"/>
                <w:color w:val="FF0000"/>
                <w:sz w:val="20"/>
              </w:rPr>
            </w:pPr>
            <w:r>
              <w:rPr>
                <w:rFonts w:cs="Arial"/>
                <w:color w:val="FF0000"/>
                <w:sz w:val="20"/>
              </w:rPr>
              <w:t>0x0</w:t>
            </w:r>
            <w:r w:rsidR="00F01695">
              <w:rPr>
                <w:rFonts w:cs="Arial"/>
                <w:color w:val="FF0000"/>
                <w:sz w:val="20"/>
              </w:rPr>
              <w:t>6</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66"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72365" w:rsidRDefault="00F72365" w:rsidP="00845335">
            <w:pPr>
              <w:autoSpaceDE w:val="0"/>
              <w:autoSpaceDN w:val="0"/>
              <w:rPr>
                <w:rFonts w:cs="Arial"/>
                <w:color w:val="FF0000"/>
                <w:sz w:val="20"/>
              </w:rPr>
            </w:pPr>
            <w:r>
              <w:rPr>
                <w:rFonts w:cs="Arial"/>
                <w:color w:val="FF0000"/>
                <w:sz w:val="20"/>
              </w:rPr>
              <w:t>0x00</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67"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72365" w:rsidRDefault="00F72365" w:rsidP="00845335">
            <w:pPr>
              <w:autoSpaceDE w:val="0"/>
              <w:autoSpaceDN w:val="0"/>
              <w:rPr>
                <w:rFonts w:cs="Arial"/>
                <w:color w:val="FF0000"/>
                <w:sz w:val="20"/>
              </w:rPr>
            </w:pPr>
            <w:r>
              <w:rPr>
                <w:rFonts w:cs="Arial"/>
                <w:color w:val="FF0000"/>
                <w:sz w:val="20"/>
              </w:rPr>
              <w:t>No Supplemental</w:t>
            </w:r>
          </w:p>
        </w:tc>
      </w:tr>
      <w:tr w:rsidR="00F72365" w:rsidTr="00681ABA">
        <w:trPr>
          <w:trHeight w:val="337"/>
          <w:trPrChange w:id="6268" w:author="Batra, Mayank" w:date="2016-06-21T12:07:00Z">
            <w:trPr>
              <w:gridBefore w:val="1"/>
              <w:trHeight w:val="337"/>
            </w:trPr>
          </w:trPrChange>
        </w:trPr>
        <w:tc>
          <w:tcPr>
            <w:tcW w:w="0" w:type="auto"/>
            <w:vMerge/>
            <w:tcBorders>
              <w:left w:val="single" w:sz="4" w:space="0" w:color="auto"/>
              <w:right w:val="single" w:sz="4" w:space="0" w:color="auto"/>
            </w:tcBorders>
            <w:hideMark/>
            <w:tcPrChange w:id="6269" w:author="Batra, Mayank" w:date="2016-06-21T12:07:00Z">
              <w:tcPr>
                <w:tcW w:w="0" w:type="auto"/>
                <w:gridSpan w:val="2"/>
                <w:vMerge/>
                <w:tcBorders>
                  <w:left w:val="single" w:sz="4" w:space="0" w:color="auto"/>
                  <w:right w:val="single" w:sz="4" w:space="0" w:color="auto"/>
                </w:tcBorders>
                <w:hideMark/>
              </w:tcPr>
            </w:tcPrChange>
          </w:tcPr>
          <w:p w:rsidR="00F72365" w:rsidRDefault="00F72365" w:rsidP="00024B84">
            <w:pPr>
              <w:autoSpaceDE w:val="0"/>
              <w:autoSpaceDN w:val="0"/>
              <w:rPr>
                <w:rFonts w:cs="Arial"/>
                <w:color w:val="FF0000"/>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70"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72365" w:rsidRDefault="00F72365" w:rsidP="00FD4528">
            <w:pPr>
              <w:autoSpaceDE w:val="0"/>
              <w:autoSpaceDN w:val="0"/>
              <w:rPr>
                <w:rFonts w:cs="Arial"/>
                <w:color w:val="FF0000"/>
                <w:sz w:val="20"/>
              </w:rPr>
            </w:pPr>
            <w:r>
              <w:rPr>
                <w:rFonts w:cs="Arial"/>
                <w:color w:val="FF0000"/>
                <w:sz w:val="20"/>
              </w:rPr>
              <w:t>0x02</w:t>
            </w:r>
            <w:ins w:id="6271" w:author="Chris Reisinger" w:date="2016-05-18T12:32:00Z">
              <w:r w:rsidR="00FD4528">
                <w:rPr>
                  <w:rFonts w:cs="Arial"/>
                  <w:color w:val="FF0000"/>
                  <w:sz w:val="20"/>
                </w:rPr>
                <w:t xml:space="preserve"> </w:t>
              </w:r>
            </w:ins>
            <w:del w:id="6272" w:author="Chris Reisinger" w:date="2016-05-18T12:32:00Z">
              <w:r w:rsidDel="00FD4528">
                <w:rPr>
                  <w:rFonts w:cs="Arial"/>
                  <w:color w:val="FF0000"/>
                  <w:sz w:val="20"/>
                </w:rPr>
                <w:delText>-</w:delText>
              </w:r>
            </w:del>
            <w:ins w:id="6273" w:author="Chris Reisinger" w:date="2016-05-18T12:32:00Z">
              <w:r w:rsidR="00FD4528">
                <w:rPr>
                  <w:rFonts w:cs="Arial"/>
                  <w:color w:val="FF0000"/>
                  <w:sz w:val="20"/>
                </w:rPr>
                <w:t xml:space="preserve">– </w:t>
              </w:r>
            </w:ins>
            <w:r>
              <w:rPr>
                <w:rFonts w:cs="Arial"/>
                <w:color w:val="FF0000"/>
                <w:sz w:val="20"/>
              </w:rPr>
              <w:t>0x14</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74"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72365" w:rsidRDefault="00F72365" w:rsidP="005C7D9D">
            <w:pPr>
              <w:autoSpaceDE w:val="0"/>
              <w:autoSpaceDN w:val="0"/>
              <w:rPr>
                <w:rFonts w:cs="Arial"/>
                <w:color w:val="FF0000"/>
                <w:sz w:val="20"/>
              </w:rPr>
            </w:pPr>
            <w:r>
              <w:rPr>
                <w:rFonts w:cs="Arial"/>
                <w:color w:val="FF0000"/>
                <w:sz w:val="20"/>
              </w:rPr>
              <w:t>Length of the Supplemental in 8</w:t>
            </w:r>
            <w:ins w:id="6275" w:author="Clive D.W. Feather" w:date="2016-05-05T17:39:00Z">
              <w:r w:rsidR="005C7D9D">
                <w:rPr>
                  <w:rFonts w:cs="Arial"/>
                  <w:color w:val="FF0000"/>
                  <w:sz w:val="20"/>
                </w:rPr>
                <w:t xml:space="preserve"> </w:t>
              </w:r>
            </w:ins>
            <w:del w:id="6276" w:author="Clive D.W. Feather" w:date="2016-05-05T17:40:00Z">
              <w:r w:rsidDel="005C7D9D">
                <w:rPr>
                  <w:rFonts w:cs="Arial"/>
                  <w:color w:val="FF0000"/>
                  <w:sz w:val="20"/>
                </w:rPr>
                <w:delText xml:space="preserve">us </w:delText>
              </w:r>
            </w:del>
            <w:ins w:id="6277" w:author="Clive D.W. Feather" w:date="2016-05-05T17:40:00Z">
              <w:r w:rsidR="005C7D9D">
                <w:rPr>
                  <w:rFonts w:cs="Arial"/>
                  <w:color w:val="FF0000"/>
                  <w:sz w:val="20"/>
                </w:rPr>
                <w:t xml:space="preserve">µs </w:t>
              </w:r>
            </w:ins>
            <w:r>
              <w:rPr>
                <w:rFonts w:cs="Arial"/>
                <w:color w:val="FF0000"/>
                <w:sz w:val="20"/>
              </w:rPr>
              <w:t>units</w:t>
            </w:r>
          </w:p>
        </w:tc>
      </w:tr>
      <w:tr w:rsidR="00F72365" w:rsidTr="00681ABA">
        <w:trPr>
          <w:trPrChange w:id="6278" w:author="Batra, Mayank" w:date="2016-06-21T12:07:00Z">
            <w:trPr>
              <w:gridBefore w:val="1"/>
            </w:trPr>
          </w:trPrChange>
        </w:trPr>
        <w:tc>
          <w:tcPr>
            <w:tcW w:w="0" w:type="auto"/>
            <w:vMerge/>
            <w:tcBorders>
              <w:left w:val="single" w:sz="4" w:space="0" w:color="auto"/>
              <w:bottom w:val="single" w:sz="4" w:space="0" w:color="auto"/>
              <w:right w:val="single" w:sz="4" w:space="0" w:color="auto"/>
            </w:tcBorders>
            <w:vAlign w:val="center"/>
            <w:hideMark/>
            <w:tcPrChange w:id="6279" w:author="Batra, Mayank" w:date="2016-06-21T12:07:00Z">
              <w:tcPr>
                <w:tcW w:w="0" w:type="auto"/>
                <w:gridSpan w:val="2"/>
                <w:vMerge/>
                <w:tcBorders>
                  <w:left w:val="single" w:sz="4" w:space="0" w:color="auto"/>
                  <w:bottom w:val="single" w:sz="4" w:space="0" w:color="auto"/>
                  <w:right w:val="single" w:sz="4" w:space="0" w:color="auto"/>
                </w:tcBorders>
                <w:vAlign w:val="center"/>
                <w:hideMark/>
              </w:tcPr>
            </w:tcPrChange>
          </w:tcPr>
          <w:p w:rsidR="00F72365" w:rsidRDefault="00F72365" w:rsidP="00845335">
            <w:pPr>
              <w:rPr>
                <w:rFonts w:eastAsiaTheme="minorHAnsi" w:cs="Arial"/>
                <w:color w:val="FF0000"/>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6280"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rsidR="00F72365" w:rsidRDefault="00F72365" w:rsidP="00845335">
            <w:pPr>
              <w:autoSpaceDE w:val="0"/>
              <w:autoSpaceDN w:val="0"/>
              <w:rPr>
                <w:rFonts w:cs="Arial"/>
                <w:color w:val="FF0000"/>
                <w:sz w:val="20"/>
              </w:rPr>
            </w:pPr>
            <w:r>
              <w:rPr>
                <w:rFonts w:cs="Arial"/>
                <w:color w:val="FF0000"/>
                <w:sz w:val="20"/>
              </w:rPr>
              <w:t>Any other value</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6281"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rsidR="00F72365" w:rsidRDefault="00F72365" w:rsidP="00845335">
            <w:pPr>
              <w:autoSpaceDE w:val="0"/>
              <w:autoSpaceDN w:val="0"/>
              <w:rPr>
                <w:rFonts w:cs="Arial"/>
                <w:color w:val="FF0000"/>
                <w:sz w:val="20"/>
              </w:rPr>
            </w:pPr>
            <w:r>
              <w:rPr>
                <w:rFonts w:cs="Arial"/>
                <w:color w:val="FF0000"/>
                <w:sz w:val="20"/>
              </w:rPr>
              <w:t>Reserved for future use</w:t>
            </w:r>
          </w:p>
        </w:tc>
      </w:tr>
      <w:tr w:rsidR="00A37BD7" w:rsidTr="00F5329D">
        <w:trPr>
          <w:trPrChange w:id="6282" w:author="Batra, Mayank" w:date="2016-06-21T12:07:00Z">
            <w:trPr>
              <w:gridBefore w:val="1"/>
            </w:trPr>
          </w:trPrChange>
        </w:trPr>
        <w:tc>
          <w:tcPr>
            <w:tcW w:w="0" w:type="auto"/>
            <w:vMerge w:val="restart"/>
            <w:tcBorders>
              <w:top w:val="single" w:sz="4" w:space="0" w:color="auto"/>
              <w:left w:val="single" w:sz="4" w:space="0" w:color="auto"/>
              <w:right w:val="single" w:sz="4" w:space="0" w:color="auto"/>
            </w:tcBorders>
            <w:tcPrChange w:id="6283" w:author="Batra, Mayank" w:date="2016-06-21T12:07:00Z">
              <w:tcPr>
                <w:tcW w:w="0" w:type="auto"/>
                <w:gridSpan w:val="2"/>
                <w:vMerge w:val="restart"/>
                <w:tcBorders>
                  <w:top w:val="single" w:sz="4" w:space="0" w:color="auto"/>
                  <w:left w:val="single" w:sz="4" w:space="0" w:color="auto"/>
                  <w:right w:val="single" w:sz="4" w:space="0" w:color="auto"/>
                </w:tcBorders>
              </w:tcPr>
            </w:tcPrChange>
          </w:tcPr>
          <w:p w:rsidR="00A37BD7" w:rsidRDefault="00F01695" w:rsidP="00F01695">
            <w:pPr>
              <w:rPr>
                <w:rFonts w:eastAsiaTheme="minorHAnsi" w:cs="Arial"/>
                <w:color w:val="FF0000"/>
                <w:sz w:val="20"/>
              </w:rPr>
            </w:pPr>
            <w:r>
              <w:rPr>
                <w:rFonts w:eastAsiaTheme="minorHAnsi" w:cs="Arial"/>
                <w:color w:val="FF0000"/>
                <w:sz w:val="20"/>
              </w:rPr>
              <w:t>0x07</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84"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A37BD7" w:rsidRDefault="00A37BD7" w:rsidP="00845335">
            <w:pPr>
              <w:autoSpaceDE w:val="0"/>
              <w:autoSpaceDN w:val="0"/>
              <w:rPr>
                <w:rFonts w:cs="Arial"/>
                <w:color w:val="FF0000"/>
                <w:sz w:val="20"/>
              </w:rPr>
            </w:pPr>
            <w:r>
              <w:rPr>
                <w:rFonts w:cs="Arial"/>
                <w:color w:val="FF0000"/>
                <w:sz w:val="20"/>
              </w:rPr>
              <w:t>0x00</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85"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9C372E" w:rsidRDefault="009C372E" w:rsidP="009C372E">
            <w:pPr>
              <w:autoSpaceDE w:val="0"/>
              <w:autoSpaceDN w:val="0"/>
              <w:rPr>
                <w:rFonts w:cs="Arial"/>
                <w:color w:val="FF0000"/>
                <w:sz w:val="20"/>
              </w:rPr>
            </w:pPr>
            <w:r>
              <w:rPr>
                <w:rFonts w:cs="Arial"/>
                <w:color w:val="FF0000"/>
                <w:sz w:val="20"/>
              </w:rPr>
              <w:t xml:space="preserve">Tx: </w:t>
            </w:r>
            <w:r w:rsidR="00EF066B">
              <w:rPr>
                <w:rFonts w:cs="Arial"/>
                <w:color w:val="FF0000"/>
                <w:sz w:val="20"/>
              </w:rPr>
              <w:t xml:space="preserve">No switching during </w:t>
            </w:r>
            <w:r w:rsidR="00A37BD7">
              <w:rPr>
                <w:rFonts w:cs="Arial"/>
                <w:color w:val="FF0000"/>
                <w:sz w:val="20"/>
              </w:rPr>
              <w:t>Supplemental</w:t>
            </w:r>
          </w:p>
          <w:p w:rsidR="00A37BD7" w:rsidRDefault="009C372E" w:rsidP="009C372E">
            <w:pPr>
              <w:autoSpaceDE w:val="0"/>
              <w:autoSpaceDN w:val="0"/>
              <w:rPr>
                <w:rFonts w:cs="Arial"/>
                <w:color w:val="FF0000"/>
                <w:sz w:val="20"/>
              </w:rPr>
            </w:pPr>
            <w:r>
              <w:rPr>
                <w:rFonts w:cs="Arial"/>
                <w:color w:val="FF0000"/>
                <w:sz w:val="20"/>
              </w:rPr>
              <w:t>Rx: No Supplemental</w:t>
            </w:r>
          </w:p>
        </w:tc>
      </w:tr>
      <w:tr w:rsidR="00A37BD7" w:rsidTr="00EC1263">
        <w:trPr>
          <w:trPrChange w:id="6286" w:author="Batra, Mayank" w:date="2016-06-21T12:07:00Z">
            <w:trPr>
              <w:gridBefore w:val="1"/>
            </w:trPr>
          </w:trPrChange>
        </w:trPr>
        <w:tc>
          <w:tcPr>
            <w:tcW w:w="0" w:type="auto"/>
            <w:vMerge/>
            <w:tcBorders>
              <w:left w:val="single" w:sz="4" w:space="0" w:color="auto"/>
              <w:right w:val="single" w:sz="4" w:space="0" w:color="auto"/>
            </w:tcBorders>
            <w:tcPrChange w:id="6287" w:author="Batra, Mayank" w:date="2016-06-21T12:07:00Z">
              <w:tcPr>
                <w:tcW w:w="0" w:type="auto"/>
                <w:gridSpan w:val="2"/>
                <w:vMerge/>
                <w:tcBorders>
                  <w:left w:val="single" w:sz="4" w:space="0" w:color="auto"/>
                  <w:right w:val="single" w:sz="4" w:space="0" w:color="auto"/>
                </w:tcBorders>
              </w:tcPr>
            </w:tcPrChange>
          </w:tcPr>
          <w:p w:rsidR="00A37BD7" w:rsidRDefault="00A37BD7" w:rsidP="00F5329D">
            <w:pPr>
              <w:rPr>
                <w:rFonts w:eastAsiaTheme="minorHAnsi" w:cs="Arial"/>
                <w:color w:val="FF0000"/>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88"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A37BD7" w:rsidRDefault="00A37BD7" w:rsidP="00845335">
            <w:pPr>
              <w:autoSpaceDE w:val="0"/>
              <w:autoSpaceDN w:val="0"/>
              <w:rPr>
                <w:rFonts w:cs="Arial"/>
                <w:color w:val="FF0000"/>
                <w:sz w:val="20"/>
              </w:rPr>
            </w:pPr>
            <w:r>
              <w:rPr>
                <w:rFonts w:cs="Arial"/>
                <w:color w:val="FF0000"/>
                <w:sz w:val="20"/>
              </w:rPr>
              <w:t>0x01</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89"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9C372E" w:rsidRDefault="009C372E" w:rsidP="00845335">
            <w:pPr>
              <w:autoSpaceDE w:val="0"/>
              <w:autoSpaceDN w:val="0"/>
              <w:rPr>
                <w:rFonts w:cs="Arial"/>
                <w:color w:val="FF0000"/>
                <w:sz w:val="20"/>
              </w:rPr>
            </w:pPr>
            <w:r>
              <w:rPr>
                <w:rFonts w:cs="Arial"/>
                <w:color w:val="FF0000"/>
                <w:sz w:val="20"/>
              </w:rPr>
              <w:t xml:space="preserve">Tx: </w:t>
            </w:r>
            <w:r w:rsidR="00EF066B">
              <w:rPr>
                <w:rFonts w:cs="Arial"/>
                <w:color w:val="FF0000"/>
                <w:sz w:val="20"/>
              </w:rPr>
              <w:t xml:space="preserve">Switch </w:t>
            </w:r>
            <w:r w:rsidR="00A37BD7">
              <w:rPr>
                <w:rFonts w:cs="Arial"/>
                <w:color w:val="FF0000"/>
                <w:sz w:val="20"/>
              </w:rPr>
              <w:t xml:space="preserve">Supplemental with 1 </w:t>
            </w:r>
            <w:r w:rsidR="00A37BD7" w:rsidRPr="00F5329D">
              <w:rPr>
                <w:rFonts w:cs="Arial"/>
                <w:color w:val="FF0000"/>
                <w:sz w:val="20"/>
              </w:rPr>
              <w:t>µs</w:t>
            </w:r>
            <w:r w:rsidR="00A37BD7">
              <w:rPr>
                <w:rFonts w:cs="Arial"/>
                <w:color w:val="FF0000"/>
                <w:sz w:val="20"/>
              </w:rPr>
              <w:t xml:space="preserve"> slots.</w:t>
            </w:r>
          </w:p>
          <w:p w:rsidR="00A37BD7" w:rsidRDefault="009C372E" w:rsidP="00845335">
            <w:pPr>
              <w:autoSpaceDE w:val="0"/>
              <w:autoSpaceDN w:val="0"/>
              <w:rPr>
                <w:rFonts w:cs="Arial"/>
                <w:color w:val="FF0000"/>
                <w:sz w:val="20"/>
              </w:rPr>
            </w:pPr>
            <w:r>
              <w:rPr>
                <w:rFonts w:cs="Arial"/>
                <w:color w:val="FF0000"/>
                <w:sz w:val="20"/>
              </w:rPr>
              <w:t>Rx: Sample Supplemental with 1</w:t>
            </w:r>
            <w:ins w:id="6290" w:author="Clive D.W. Feather" w:date="2016-05-05T17:39:00Z">
              <w:r w:rsidR="005C7D9D">
                <w:rPr>
                  <w:rFonts w:cs="Arial"/>
                  <w:color w:val="FF0000"/>
                  <w:sz w:val="20"/>
                </w:rPr>
                <w:t xml:space="preserve"> </w:t>
              </w:r>
            </w:ins>
            <w:r w:rsidR="00DA2C0A" w:rsidRPr="00F5329D">
              <w:rPr>
                <w:rFonts w:cs="Arial"/>
                <w:color w:val="FF0000"/>
                <w:sz w:val="20"/>
              </w:rPr>
              <w:t>µ</w:t>
            </w:r>
            <w:r>
              <w:rPr>
                <w:rFonts w:cs="Arial"/>
                <w:color w:val="FF0000"/>
                <w:sz w:val="20"/>
              </w:rPr>
              <w:t>s slots.</w:t>
            </w:r>
          </w:p>
        </w:tc>
      </w:tr>
      <w:tr w:rsidR="00A37BD7" w:rsidTr="00845335">
        <w:trPr>
          <w:trPrChange w:id="6291" w:author="Batra, Mayank" w:date="2016-06-21T12:07:00Z">
            <w:trPr>
              <w:gridBefore w:val="1"/>
            </w:trPr>
          </w:trPrChange>
        </w:trPr>
        <w:tc>
          <w:tcPr>
            <w:tcW w:w="0" w:type="auto"/>
            <w:vMerge/>
            <w:tcBorders>
              <w:left w:val="single" w:sz="4" w:space="0" w:color="auto"/>
              <w:right w:val="single" w:sz="4" w:space="0" w:color="auto"/>
            </w:tcBorders>
            <w:vAlign w:val="center"/>
            <w:tcPrChange w:id="6292" w:author="Batra, Mayank" w:date="2016-06-21T12:07:00Z">
              <w:tcPr>
                <w:tcW w:w="0" w:type="auto"/>
                <w:gridSpan w:val="2"/>
                <w:vMerge/>
                <w:tcBorders>
                  <w:left w:val="single" w:sz="4" w:space="0" w:color="auto"/>
                  <w:right w:val="single" w:sz="4" w:space="0" w:color="auto"/>
                </w:tcBorders>
                <w:vAlign w:val="center"/>
              </w:tcPr>
            </w:tcPrChange>
          </w:tcPr>
          <w:p w:rsidR="00A37BD7" w:rsidRDefault="00A37BD7" w:rsidP="00845335">
            <w:pPr>
              <w:rPr>
                <w:rFonts w:eastAsiaTheme="minorHAnsi" w:cs="Arial"/>
                <w:color w:val="FF0000"/>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93"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A37BD7" w:rsidRDefault="00A37BD7" w:rsidP="00845335">
            <w:pPr>
              <w:autoSpaceDE w:val="0"/>
              <w:autoSpaceDN w:val="0"/>
              <w:rPr>
                <w:rFonts w:cs="Arial"/>
                <w:color w:val="FF0000"/>
                <w:sz w:val="20"/>
              </w:rPr>
            </w:pPr>
            <w:r>
              <w:rPr>
                <w:rFonts w:cs="Arial"/>
                <w:color w:val="FF0000"/>
                <w:sz w:val="20"/>
              </w:rPr>
              <w:t>0x02</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94"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9C372E" w:rsidRDefault="009C372E" w:rsidP="00845335">
            <w:pPr>
              <w:autoSpaceDE w:val="0"/>
              <w:autoSpaceDN w:val="0"/>
              <w:rPr>
                <w:rFonts w:cs="Arial"/>
                <w:color w:val="FF0000"/>
                <w:sz w:val="20"/>
              </w:rPr>
            </w:pPr>
            <w:r>
              <w:rPr>
                <w:rFonts w:cs="Arial"/>
                <w:color w:val="FF0000"/>
                <w:sz w:val="20"/>
              </w:rPr>
              <w:t xml:space="preserve">Tx: </w:t>
            </w:r>
            <w:r w:rsidR="00EF066B">
              <w:rPr>
                <w:rFonts w:cs="Arial"/>
                <w:color w:val="FF0000"/>
                <w:sz w:val="20"/>
              </w:rPr>
              <w:t xml:space="preserve">Switch </w:t>
            </w:r>
            <w:r w:rsidR="00A37BD7">
              <w:rPr>
                <w:rFonts w:cs="Arial"/>
                <w:color w:val="FF0000"/>
                <w:sz w:val="20"/>
              </w:rPr>
              <w:t xml:space="preserve">Supplemental with 2 </w:t>
            </w:r>
            <w:r w:rsidR="00A37BD7" w:rsidRPr="00F5329D">
              <w:rPr>
                <w:rFonts w:cs="Arial"/>
                <w:color w:val="FF0000"/>
                <w:sz w:val="20"/>
              </w:rPr>
              <w:t>µs</w:t>
            </w:r>
            <w:r w:rsidR="00A37BD7">
              <w:rPr>
                <w:rFonts w:cs="Arial"/>
                <w:color w:val="FF0000"/>
                <w:sz w:val="20"/>
              </w:rPr>
              <w:t xml:space="preserve"> slots.</w:t>
            </w:r>
          </w:p>
          <w:p w:rsidR="00A37BD7" w:rsidRDefault="009C372E" w:rsidP="00845335">
            <w:pPr>
              <w:autoSpaceDE w:val="0"/>
              <w:autoSpaceDN w:val="0"/>
              <w:rPr>
                <w:rFonts w:cs="Arial"/>
                <w:color w:val="FF0000"/>
                <w:sz w:val="20"/>
              </w:rPr>
            </w:pPr>
            <w:r>
              <w:rPr>
                <w:rFonts w:cs="Arial"/>
                <w:color w:val="FF0000"/>
                <w:sz w:val="20"/>
              </w:rPr>
              <w:t>Rx: Sample Supplemental with 2</w:t>
            </w:r>
            <w:ins w:id="6295" w:author="Clive D.W. Feather" w:date="2016-05-05T17:39:00Z">
              <w:r w:rsidR="005C7D9D">
                <w:rPr>
                  <w:rFonts w:cs="Arial"/>
                  <w:color w:val="FF0000"/>
                  <w:sz w:val="20"/>
                </w:rPr>
                <w:t xml:space="preserve"> </w:t>
              </w:r>
            </w:ins>
            <w:r w:rsidR="00DA2C0A" w:rsidRPr="00F5329D">
              <w:rPr>
                <w:rFonts w:cs="Arial"/>
                <w:color w:val="FF0000"/>
                <w:sz w:val="20"/>
              </w:rPr>
              <w:t>µ</w:t>
            </w:r>
            <w:r>
              <w:rPr>
                <w:rFonts w:cs="Arial"/>
                <w:color w:val="FF0000"/>
                <w:sz w:val="20"/>
              </w:rPr>
              <w:t>s slots.</w:t>
            </w:r>
          </w:p>
        </w:tc>
      </w:tr>
      <w:tr w:rsidR="00A37BD7" w:rsidTr="00845335">
        <w:trPr>
          <w:trPrChange w:id="6296" w:author="Batra, Mayank" w:date="2016-06-21T12:07:00Z">
            <w:trPr>
              <w:gridBefore w:val="1"/>
            </w:trPr>
          </w:trPrChange>
        </w:trPr>
        <w:tc>
          <w:tcPr>
            <w:tcW w:w="0" w:type="auto"/>
            <w:vMerge/>
            <w:tcBorders>
              <w:left w:val="single" w:sz="4" w:space="0" w:color="auto"/>
              <w:bottom w:val="single" w:sz="4" w:space="0" w:color="auto"/>
              <w:right w:val="single" w:sz="4" w:space="0" w:color="auto"/>
            </w:tcBorders>
            <w:vAlign w:val="center"/>
            <w:tcPrChange w:id="6297" w:author="Batra, Mayank" w:date="2016-06-21T12:07:00Z">
              <w:tcPr>
                <w:tcW w:w="0" w:type="auto"/>
                <w:gridSpan w:val="2"/>
                <w:vMerge/>
                <w:tcBorders>
                  <w:left w:val="single" w:sz="4" w:space="0" w:color="auto"/>
                  <w:bottom w:val="single" w:sz="4" w:space="0" w:color="auto"/>
                  <w:right w:val="single" w:sz="4" w:space="0" w:color="auto"/>
                </w:tcBorders>
                <w:vAlign w:val="center"/>
              </w:tcPr>
            </w:tcPrChange>
          </w:tcPr>
          <w:p w:rsidR="00A37BD7" w:rsidRDefault="00A37BD7" w:rsidP="00845335">
            <w:pPr>
              <w:rPr>
                <w:rFonts w:eastAsiaTheme="minorHAnsi" w:cs="Arial"/>
                <w:color w:val="FF0000"/>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98"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A37BD7" w:rsidRDefault="00A37BD7" w:rsidP="00845335">
            <w:pPr>
              <w:autoSpaceDE w:val="0"/>
              <w:autoSpaceDN w:val="0"/>
              <w:rPr>
                <w:rFonts w:cs="Arial"/>
                <w:color w:val="FF0000"/>
                <w:sz w:val="20"/>
              </w:rPr>
            </w:pPr>
            <w:r>
              <w:rPr>
                <w:rFonts w:cs="Arial"/>
                <w:color w:val="FF0000"/>
                <w:sz w:val="20"/>
              </w:rPr>
              <w:t>Any other value</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299"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A37BD7" w:rsidRDefault="00A37BD7" w:rsidP="00845335">
            <w:pPr>
              <w:autoSpaceDE w:val="0"/>
              <w:autoSpaceDN w:val="0"/>
              <w:rPr>
                <w:rFonts w:cs="Arial"/>
                <w:color w:val="FF0000"/>
                <w:sz w:val="20"/>
              </w:rPr>
            </w:pPr>
            <w:r>
              <w:rPr>
                <w:rFonts w:cs="Arial"/>
                <w:color w:val="FF0000"/>
                <w:sz w:val="20"/>
              </w:rPr>
              <w:t>Reserved for future use</w:t>
            </w:r>
          </w:p>
        </w:tc>
      </w:tr>
      <w:tr w:rsidR="00F01695" w:rsidTr="00F01695">
        <w:trPr>
          <w:trHeight w:val="47"/>
          <w:trPrChange w:id="6300" w:author="Batra, Mayank" w:date="2016-06-21T12:07:00Z">
            <w:trPr>
              <w:gridBefore w:val="1"/>
              <w:trHeight w:val="47"/>
            </w:trPr>
          </w:trPrChange>
        </w:trPr>
        <w:tc>
          <w:tcPr>
            <w:tcW w:w="1625" w:type="dxa"/>
            <w:vMerge w:val="restart"/>
            <w:tcBorders>
              <w:top w:val="single" w:sz="4" w:space="0" w:color="auto"/>
              <w:left w:val="single" w:sz="4" w:space="0" w:color="auto"/>
              <w:right w:val="single" w:sz="4" w:space="0" w:color="auto"/>
            </w:tcBorders>
            <w:tcMar>
              <w:top w:w="0" w:type="dxa"/>
              <w:left w:w="108" w:type="dxa"/>
              <w:bottom w:w="0" w:type="dxa"/>
              <w:right w:w="108" w:type="dxa"/>
            </w:tcMar>
            <w:tcPrChange w:id="6301" w:author="Batra, Mayank" w:date="2016-06-21T12:07:00Z">
              <w:tcPr>
                <w:tcW w:w="1625" w:type="dxa"/>
                <w:gridSpan w:val="2"/>
                <w:vMerge w:val="restart"/>
                <w:tcBorders>
                  <w:top w:val="single" w:sz="4" w:space="0" w:color="auto"/>
                  <w:left w:val="single" w:sz="4" w:space="0" w:color="auto"/>
                  <w:right w:val="single" w:sz="4" w:space="0" w:color="auto"/>
                </w:tcBorders>
                <w:tcMar>
                  <w:top w:w="0" w:type="dxa"/>
                  <w:left w:w="108" w:type="dxa"/>
                  <w:bottom w:w="0" w:type="dxa"/>
                  <w:right w:w="108" w:type="dxa"/>
                </w:tcMar>
              </w:tcPr>
            </w:tcPrChange>
          </w:tcPr>
          <w:p w:rsidR="00F01695" w:rsidRDefault="00F01695" w:rsidP="001B0955">
            <w:pPr>
              <w:autoSpaceDE w:val="0"/>
              <w:autoSpaceDN w:val="0"/>
              <w:rPr>
                <w:rFonts w:cs="Arial"/>
                <w:color w:val="FF0000"/>
                <w:sz w:val="20"/>
              </w:rPr>
            </w:pPr>
            <w:r>
              <w:rPr>
                <w:rFonts w:cs="Arial"/>
                <w:color w:val="FF0000"/>
                <w:sz w:val="20"/>
              </w:rPr>
              <w:t>0x08</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02"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01695" w:rsidRDefault="00F01695" w:rsidP="001B0955">
            <w:pPr>
              <w:autoSpaceDE w:val="0"/>
              <w:autoSpaceDN w:val="0"/>
              <w:rPr>
                <w:rFonts w:cs="Arial"/>
                <w:color w:val="FF0000"/>
                <w:sz w:val="20"/>
              </w:rPr>
            </w:pPr>
            <w:r>
              <w:rPr>
                <w:rFonts w:cs="Arial"/>
                <w:color w:val="FF0000"/>
                <w:sz w:val="20"/>
              </w:rPr>
              <w:t>0x00</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03"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01695" w:rsidRDefault="00F01695" w:rsidP="001B0955">
            <w:pPr>
              <w:autoSpaceDE w:val="0"/>
              <w:autoSpaceDN w:val="0"/>
              <w:rPr>
                <w:rFonts w:cs="Arial"/>
                <w:color w:val="FF0000"/>
                <w:sz w:val="20"/>
              </w:rPr>
            </w:pPr>
            <w:r>
              <w:rPr>
                <w:rFonts w:cs="Arial"/>
                <w:color w:val="FF0000"/>
                <w:sz w:val="20"/>
              </w:rPr>
              <w:t>Antenna array not specified</w:t>
            </w:r>
          </w:p>
        </w:tc>
      </w:tr>
      <w:tr w:rsidR="00F01695" w:rsidTr="00F01695">
        <w:trPr>
          <w:trHeight w:val="47"/>
          <w:trPrChange w:id="6304" w:author="Batra, Mayank" w:date="2016-06-21T12:07:00Z">
            <w:trPr>
              <w:gridBefore w:val="1"/>
              <w:trHeight w:val="47"/>
            </w:trPr>
          </w:trPrChange>
        </w:trPr>
        <w:tc>
          <w:tcPr>
            <w:tcW w:w="1625" w:type="dxa"/>
            <w:vMerge/>
            <w:tcBorders>
              <w:left w:val="single" w:sz="4" w:space="0" w:color="auto"/>
              <w:right w:val="single" w:sz="4" w:space="0" w:color="auto"/>
            </w:tcBorders>
            <w:tcMar>
              <w:top w:w="0" w:type="dxa"/>
              <w:left w:w="108" w:type="dxa"/>
              <w:bottom w:w="0" w:type="dxa"/>
              <w:right w:w="108" w:type="dxa"/>
            </w:tcMar>
            <w:hideMark/>
            <w:tcPrChange w:id="6305" w:author="Batra, Mayank" w:date="2016-06-21T12:07:00Z">
              <w:tcPr>
                <w:tcW w:w="1625" w:type="dxa"/>
                <w:gridSpan w:val="2"/>
                <w:vMerge/>
                <w:tcBorders>
                  <w:left w:val="single" w:sz="4" w:space="0" w:color="auto"/>
                  <w:right w:val="single" w:sz="4" w:space="0" w:color="auto"/>
                </w:tcBorders>
                <w:tcMar>
                  <w:top w:w="0" w:type="dxa"/>
                  <w:left w:w="108" w:type="dxa"/>
                  <w:bottom w:w="0" w:type="dxa"/>
                  <w:right w:w="108" w:type="dxa"/>
                </w:tcMar>
                <w:hideMark/>
              </w:tcPr>
            </w:tcPrChange>
          </w:tcPr>
          <w:p w:rsidR="00F01695" w:rsidRDefault="00F01695" w:rsidP="001B0955">
            <w:pPr>
              <w:autoSpaceDE w:val="0"/>
              <w:autoSpaceDN w:val="0"/>
              <w:rPr>
                <w:rFonts w:cs="Arial"/>
                <w:bCs/>
                <w:color w:val="FF0000"/>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6306"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rsidR="00F01695" w:rsidRDefault="00F01695" w:rsidP="001B0955">
            <w:pPr>
              <w:autoSpaceDE w:val="0"/>
              <w:autoSpaceDN w:val="0"/>
              <w:rPr>
                <w:rFonts w:cs="Arial"/>
                <w:color w:val="FF0000"/>
                <w:sz w:val="20"/>
              </w:rPr>
            </w:pPr>
            <w:r>
              <w:rPr>
                <w:rFonts w:cs="Arial"/>
                <w:color w:val="FF0000"/>
                <w:sz w:val="20"/>
              </w:rPr>
              <w:t>0x01 – 0x3F</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Change w:id="6307"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tcPrChange>
          </w:tcPr>
          <w:p w:rsidR="00F01695" w:rsidRDefault="00F01695" w:rsidP="001B0955">
            <w:pPr>
              <w:autoSpaceDE w:val="0"/>
              <w:autoSpaceDN w:val="0"/>
              <w:rPr>
                <w:rFonts w:cs="Arial"/>
                <w:color w:val="FF0000"/>
                <w:sz w:val="20"/>
              </w:rPr>
            </w:pPr>
            <w:r>
              <w:rPr>
                <w:rFonts w:cs="Arial"/>
                <w:color w:val="FF0000"/>
                <w:sz w:val="20"/>
              </w:rPr>
              <w:t>Number of antennae in the antenna array</w:t>
            </w:r>
          </w:p>
        </w:tc>
      </w:tr>
      <w:tr w:rsidR="00F01695" w:rsidTr="00F01695">
        <w:trPr>
          <w:trHeight w:val="47"/>
          <w:trPrChange w:id="6308" w:author="Batra, Mayank" w:date="2016-06-21T12:07:00Z">
            <w:trPr>
              <w:gridBefore w:val="1"/>
              <w:trHeight w:val="47"/>
            </w:trPr>
          </w:trPrChange>
        </w:trPr>
        <w:tc>
          <w:tcPr>
            <w:tcW w:w="1625" w:type="dxa"/>
            <w:vMerge/>
            <w:tcBorders>
              <w:left w:val="single" w:sz="4" w:space="0" w:color="auto"/>
              <w:bottom w:val="single" w:sz="4" w:space="0" w:color="auto"/>
              <w:right w:val="single" w:sz="4" w:space="0" w:color="auto"/>
            </w:tcBorders>
            <w:tcMar>
              <w:top w:w="0" w:type="dxa"/>
              <w:left w:w="108" w:type="dxa"/>
              <w:bottom w:w="0" w:type="dxa"/>
              <w:right w:w="108" w:type="dxa"/>
            </w:tcMar>
            <w:tcPrChange w:id="6309" w:author="Batra, Mayank" w:date="2016-06-21T12:07:00Z">
              <w:tcPr>
                <w:tcW w:w="1625" w:type="dxa"/>
                <w:gridSpan w:val="2"/>
                <w:vMerge/>
                <w:tcBorders>
                  <w:left w:val="single" w:sz="4" w:space="0" w:color="auto"/>
                  <w:bottom w:val="single" w:sz="4" w:space="0" w:color="auto"/>
                  <w:right w:val="single" w:sz="4" w:space="0" w:color="auto"/>
                </w:tcBorders>
                <w:tcMar>
                  <w:top w:w="0" w:type="dxa"/>
                  <w:left w:w="108" w:type="dxa"/>
                  <w:bottom w:w="0" w:type="dxa"/>
                  <w:right w:w="108" w:type="dxa"/>
                </w:tcMar>
              </w:tcPr>
            </w:tcPrChange>
          </w:tcPr>
          <w:p w:rsidR="00F01695" w:rsidRDefault="00F01695" w:rsidP="001B0955">
            <w:pPr>
              <w:autoSpaceDE w:val="0"/>
              <w:autoSpaceDN w:val="0"/>
              <w:rPr>
                <w:rFonts w:cs="Arial"/>
                <w:color w:val="FF0000"/>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10"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01695" w:rsidRDefault="00F01695" w:rsidP="001B0955">
            <w:pPr>
              <w:autoSpaceDE w:val="0"/>
              <w:autoSpaceDN w:val="0"/>
              <w:rPr>
                <w:rFonts w:cs="Arial"/>
                <w:color w:val="FF0000"/>
                <w:sz w:val="20"/>
              </w:rPr>
            </w:pPr>
            <w:r>
              <w:rPr>
                <w:rFonts w:cs="Arial"/>
                <w:color w:val="FF0000"/>
                <w:sz w:val="20"/>
              </w:rPr>
              <w:t>Any other value</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11"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01695" w:rsidRDefault="00F01695" w:rsidP="001B0955">
            <w:pPr>
              <w:autoSpaceDE w:val="0"/>
              <w:autoSpaceDN w:val="0"/>
              <w:rPr>
                <w:rFonts w:cs="Arial"/>
                <w:color w:val="FF0000"/>
                <w:sz w:val="20"/>
              </w:rPr>
            </w:pPr>
            <w:r>
              <w:rPr>
                <w:rFonts w:cs="Arial"/>
                <w:color w:val="FF0000"/>
                <w:sz w:val="20"/>
              </w:rPr>
              <w:t>Reserved for future use</w:t>
            </w:r>
          </w:p>
        </w:tc>
      </w:tr>
      <w:tr w:rsidR="00F5329D" w:rsidTr="00F5329D">
        <w:trPr>
          <w:trPrChange w:id="6312" w:author="Batra, Mayank" w:date="2016-06-21T12:07:00Z">
            <w:trPr>
              <w:gridBefore w:val="1"/>
            </w:trPr>
          </w:trPrChange>
        </w:trPr>
        <w:tc>
          <w:tcPr>
            <w:tcW w:w="0" w:type="auto"/>
            <w:tcBorders>
              <w:left w:val="single" w:sz="4" w:space="0" w:color="auto"/>
              <w:right w:val="single" w:sz="4" w:space="0" w:color="auto"/>
            </w:tcBorders>
            <w:vAlign w:val="center"/>
            <w:tcPrChange w:id="6313" w:author="Batra, Mayank" w:date="2016-06-21T12:07:00Z">
              <w:tcPr>
                <w:tcW w:w="0" w:type="auto"/>
                <w:gridSpan w:val="2"/>
                <w:tcBorders>
                  <w:left w:val="single" w:sz="4" w:space="0" w:color="auto"/>
                  <w:right w:val="single" w:sz="4" w:space="0" w:color="auto"/>
                </w:tcBorders>
                <w:vAlign w:val="center"/>
              </w:tcPr>
            </w:tcPrChange>
          </w:tcPr>
          <w:p w:rsidR="00F5329D" w:rsidRDefault="00F5329D" w:rsidP="00845335">
            <w:pPr>
              <w:rPr>
                <w:rFonts w:eastAsiaTheme="minorHAnsi" w:cs="Arial"/>
                <w:color w:val="FF0000"/>
                <w:sz w:val="20"/>
              </w:rPr>
            </w:pPr>
            <w:r>
              <w:rPr>
                <w:rFonts w:eastAsiaTheme="minorHAnsi" w:cs="Arial"/>
                <w:color w:val="FF0000"/>
                <w:sz w:val="20"/>
              </w:rPr>
              <w:t>0x09</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14"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5329D" w:rsidRDefault="00F5329D" w:rsidP="00845335">
            <w:pPr>
              <w:autoSpaceDE w:val="0"/>
              <w:autoSpaceDN w:val="0"/>
              <w:rPr>
                <w:rFonts w:cs="Arial"/>
                <w:color w:val="FF0000"/>
                <w:sz w:val="20"/>
              </w:rPr>
            </w:pPr>
            <w:r>
              <w:rPr>
                <w:rFonts w:cs="Arial"/>
                <w:color w:val="FF0000"/>
                <w:sz w:val="20"/>
              </w:rPr>
              <w:t>0x00</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15"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5329D" w:rsidRDefault="008F7A05" w:rsidP="008F7A05">
            <w:pPr>
              <w:autoSpaceDE w:val="0"/>
              <w:autoSpaceDN w:val="0"/>
              <w:rPr>
                <w:rFonts w:cs="Arial"/>
                <w:color w:val="FF0000"/>
                <w:sz w:val="20"/>
              </w:rPr>
            </w:pPr>
            <w:r>
              <w:rPr>
                <w:rFonts w:cs="Arial"/>
                <w:color w:val="FF0000"/>
                <w:sz w:val="20"/>
              </w:rPr>
              <w:t>Antenna s</w:t>
            </w:r>
            <w:r w:rsidR="00F5329D">
              <w:rPr>
                <w:rFonts w:cs="Arial"/>
                <w:color w:val="FF0000"/>
                <w:sz w:val="20"/>
              </w:rPr>
              <w:t>witching pattern A: 1, 2, 3, …, n, 1, 2, 3, …, n, … (where n is the number of ant</w:t>
            </w:r>
            <w:r w:rsidR="00660E35">
              <w:rPr>
                <w:rFonts w:cs="Arial"/>
                <w:color w:val="FF0000"/>
                <w:sz w:val="20"/>
              </w:rPr>
              <w:t>ennae</w:t>
            </w:r>
            <w:r w:rsidR="00F5329D">
              <w:rPr>
                <w:rFonts w:cs="Arial"/>
                <w:color w:val="FF0000"/>
                <w:sz w:val="20"/>
              </w:rPr>
              <w:t xml:space="preserve"> in the antenna array)</w:t>
            </w:r>
          </w:p>
        </w:tc>
      </w:tr>
      <w:tr w:rsidR="00F5329D" w:rsidTr="00F5329D">
        <w:trPr>
          <w:trPrChange w:id="6316" w:author="Batra, Mayank" w:date="2016-06-21T12:07:00Z">
            <w:trPr>
              <w:gridBefore w:val="1"/>
            </w:trPr>
          </w:trPrChange>
        </w:trPr>
        <w:tc>
          <w:tcPr>
            <w:tcW w:w="0" w:type="auto"/>
            <w:tcBorders>
              <w:left w:val="single" w:sz="4" w:space="0" w:color="auto"/>
              <w:right w:val="single" w:sz="4" w:space="0" w:color="auto"/>
            </w:tcBorders>
            <w:vAlign w:val="center"/>
            <w:tcPrChange w:id="6317" w:author="Batra, Mayank" w:date="2016-06-21T12:07:00Z">
              <w:tcPr>
                <w:tcW w:w="0" w:type="auto"/>
                <w:gridSpan w:val="2"/>
                <w:tcBorders>
                  <w:left w:val="single" w:sz="4" w:space="0" w:color="auto"/>
                  <w:right w:val="single" w:sz="4" w:space="0" w:color="auto"/>
                </w:tcBorders>
                <w:vAlign w:val="center"/>
              </w:tcPr>
            </w:tcPrChange>
          </w:tcPr>
          <w:p w:rsidR="00F5329D" w:rsidRDefault="00F5329D" w:rsidP="00845335">
            <w:pPr>
              <w:rPr>
                <w:rFonts w:eastAsiaTheme="minorHAnsi" w:cs="Arial"/>
                <w:color w:val="FF0000"/>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18"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5329D" w:rsidRDefault="00F5329D" w:rsidP="00845335">
            <w:pPr>
              <w:autoSpaceDE w:val="0"/>
              <w:autoSpaceDN w:val="0"/>
              <w:rPr>
                <w:rFonts w:cs="Arial"/>
                <w:color w:val="FF0000"/>
                <w:sz w:val="20"/>
              </w:rPr>
            </w:pPr>
            <w:r>
              <w:rPr>
                <w:rFonts w:cs="Arial"/>
                <w:color w:val="FF0000"/>
                <w:sz w:val="20"/>
              </w:rPr>
              <w:t>0x01</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19"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5329D" w:rsidRDefault="008F7A05" w:rsidP="008F7A05">
            <w:pPr>
              <w:autoSpaceDE w:val="0"/>
              <w:autoSpaceDN w:val="0"/>
              <w:rPr>
                <w:rFonts w:cs="Arial"/>
                <w:color w:val="FF0000"/>
                <w:sz w:val="20"/>
              </w:rPr>
            </w:pPr>
            <w:r>
              <w:rPr>
                <w:rFonts w:cs="Arial"/>
                <w:color w:val="FF0000"/>
                <w:sz w:val="20"/>
              </w:rPr>
              <w:t>Antenna s</w:t>
            </w:r>
            <w:r w:rsidR="00F5329D">
              <w:rPr>
                <w:rFonts w:cs="Arial"/>
                <w:color w:val="FF0000"/>
                <w:sz w:val="20"/>
              </w:rPr>
              <w:t>witching pattern B: 1, 2, 3, …, n, n-1, n-2, …, 1, … (where n is the number of ant</w:t>
            </w:r>
            <w:r w:rsidR="00660E35">
              <w:rPr>
                <w:rFonts w:cs="Arial"/>
                <w:color w:val="FF0000"/>
                <w:sz w:val="20"/>
              </w:rPr>
              <w:t>ennae</w:t>
            </w:r>
            <w:r w:rsidR="00F5329D">
              <w:rPr>
                <w:rFonts w:cs="Arial"/>
                <w:color w:val="FF0000"/>
                <w:sz w:val="20"/>
              </w:rPr>
              <w:t xml:space="preserve"> in the antenna array)</w:t>
            </w:r>
          </w:p>
        </w:tc>
      </w:tr>
      <w:tr w:rsidR="00F5329D" w:rsidTr="00845335">
        <w:trPr>
          <w:trPrChange w:id="6320" w:author="Batra, Mayank" w:date="2016-06-21T12:07:00Z">
            <w:trPr>
              <w:gridBefore w:val="1"/>
            </w:trPr>
          </w:trPrChange>
        </w:trPr>
        <w:tc>
          <w:tcPr>
            <w:tcW w:w="0" w:type="auto"/>
            <w:tcBorders>
              <w:left w:val="single" w:sz="4" w:space="0" w:color="auto"/>
              <w:bottom w:val="single" w:sz="4" w:space="0" w:color="auto"/>
              <w:right w:val="single" w:sz="4" w:space="0" w:color="auto"/>
            </w:tcBorders>
            <w:vAlign w:val="center"/>
            <w:tcPrChange w:id="6321" w:author="Batra, Mayank" w:date="2016-06-21T12:07:00Z">
              <w:tcPr>
                <w:tcW w:w="0" w:type="auto"/>
                <w:gridSpan w:val="2"/>
                <w:tcBorders>
                  <w:left w:val="single" w:sz="4" w:space="0" w:color="auto"/>
                  <w:bottom w:val="single" w:sz="4" w:space="0" w:color="auto"/>
                  <w:right w:val="single" w:sz="4" w:space="0" w:color="auto"/>
                </w:tcBorders>
                <w:vAlign w:val="center"/>
              </w:tcPr>
            </w:tcPrChange>
          </w:tcPr>
          <w:p w:rsidR="00F5329D" w:rsidRDefault="00F5329D" w:rsidP="00845335">
            <w:pPr>
              <w:rPr>
                <w:rFonts w:eastAsiaTheme="minorHAnsi" w:cs="Arial"/>
                <w:color w:val="FF0000"/>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22"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5329D" w:rsidRDefault="00F5329D" w:rsidP="00845335">
            <w:pPr>
              <w:autoSpaceDE w:val="0"/>
              <w:autoSpaceDN w:val="0"/>
              <w:rPr>
                <w:rFonts w:cs="Arial"/>
                <w:color w:val="FF0000"/>
                <w:sz w:val="20"/>
              </w:rPr>
            </w:pPr>
            <w:r>
              <w:rPr>
                <w:rFonts w:cs="Arial"/>
                <w:color w:val="FF0000"/>
                <w:sz w:val="20"/>
              </w:rPr>
              <w:t>Any other value</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23"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F5329D" w:rsidRDefault="00F5329D" w:rsidP="00845335">
            <w:pPr>
              <w:autoSpaceDE w:val="0"/>
              <w:autoSpaceDN w:val="0"/>
              <w:rPr>
                <w:rFonts w:cs="Arial"/>
                <w:color w:val="FF0000"/>
                <w:sz w:val="20"/>
              </w:rPr>
            </w:pPr>
            <w:r>
              <w:rPr>
                <w:rFonts w:cs="Arial"/>
                <w:color w:val="FF0000"/>
                <w:sz w:val="20"/>
              </w:rPr>
              <w:t>Reserved for future use</w:t>
            </w:r>
          </w:p>
        </w:tc>
      </w:tr>
    </w:tbl>
    <w:p w:rsidR="001067C6" w:rsidRDefault="001067C6" w:rsidP="001067C6"/>
    <w:p w:rsidR="00516539" w:rsidRDefault="00516539" w:rsidP="006C738F">
      <w:pPr>
        <w:rPr>
          <w:color w:val="FF0000"/>
        </w:rPr>
      </w:pPr>
      <w:r w:rsidRPr="00AB05C9">
        <w:rPr>
          <w:color w:val="FF0000"/>
        </w:rPr>
        <w:t xml:space="preserve">If Control </w:t>
      </w:r>
      <w:r w:rsidR="00F01695">
        <w:rPr>
          <w:color w:val="FF0000"/>
        </w:rPr>
        <w:t>6</w:t>
      </w:r>
      <w:r w:rsidR="00F01695" w:rsidRPr="00AB05C9">
        <w:rPr>
          <w:color w:val="FF0000"/>
        </w:rPr>
        <w:t xml:space="preserve"> </w:t>
      </w:r>
      <w:r w:rsidRPr="00AB05C9">
        <w:rPr>
          <w:color w:val="FF0000"/>
        </w:rPr>
        <w:t xml:space="preserve">is used with a non-zero parameter, Control </w:t>
      </w:r>
      <w:r w:rsidR="00F01695">
        <w:rPr>
          <w:color w:val="FF0000"/>
        </w:rPr>
        <w:t>7</w:t>
      </w:r>
      <w:r w:rsidR="00F01695" w:rsidRPr="00AB05C9">
        <w:rPr>
          <w:color w:val="FF0000"/>
        </w:rPr>
        <w:t xml:space="preserve"> </w:t>
      </w:r>
      <w:r w:rsidRPr="00AB05C9">
        <w:rPr>
          <w:color w:val="FF0000"/>
        </w:rPr>
        <w:t>shall also be used before starting the test.</w:t>
      </w:r>
      <w:r w:rsidR="006C738F" w:rsidRPr="00AB05C9">
        <w:rPr>
          <w:color w:val="FF0000"/>
        </w:rPr>
        <w:t xml:space="preserve"> If an AoD Supplemental is selected when transmitting or an AoA Supplemental when receiving, Control </w:t>
      </w:r>
      <w:r w:rsidR="00F01695">
        <w:rPr>
          <w:color w:val="FF0000"/>
        </w:rPr>
        <w:t>8</w:t>
      </w:r>
      <w:r w:rsidR="00F01695" w:rsidRPr="00AB05C9">
        <w:rPr>
          <w:color w:val="FF0000"/>
        </w:rPr>
        <w:t xml:space="preserve"> </w:t>
      </w:r>
      <w:r w:rsidR="006C738F" w:rsidRPr="00AB05C9">
        <w:rPr>
          <w:color w:val="FF0000"/>
        </w:rPr>
        <w:t>shall also be used with a non-zero parameter before starting the test.</w:t>
      </w:r>
    </w:p>
    <w:p w:rsidR="00717D6A" w:rsidRPr="00AB05C9" w:rsidRDefault="00717D6A" w:rsidP="00717D6A">
      <w:pPr>
        <w:pStyle w:val="aff2"/>
        <w:rPr>
          <w:color w:val="FF0000"/>
        </w:rPr>
      </w:pPr>
      <w:r w:rsidRPr="00AB05C9">
        <w:rPr>
          <w:color w:val="FF0000"/>
        </w:rPr>
        <w:t xml:space="preserve">If Control </w:t>
      </w:r>
      <w:r>
        <w:rPr>
          <w:color w:val="FF0000"/>
        </w:rPr>
        <w:t>8</w:t>
      </w:r>
      <w:r w:rsidRPr="00AB05C9">
        <w:rPr>
          <w:color w:val="FF0000"/>
        </w:rPr>
        <w:t xml:space="preserve"> is used with a non-zero parameter, Control 9 shall also be used before starting the test.</w:t>
      </w:r>
    </w:p>
    <w:p w:rsidR="003663D1" w:rsidRPr="009B3496" w:rsidRDefault="003663D1" w:rsidP="001067C6">
      <w:pPr>
        <w:rPr>
          <w:color w:val="FF0000"/>
        </w:rPr>
      </w:pPr>
      <w:r>
        <w:rPr>
          <w:color w:val="FF0000"/>
        </w:rPr>
        <w:t xml:space="preserve">In the receiver test, Control </w:t>
      </w:r>
      <w:r w:rsidR="00F01695">
        <w:rPr>
          <w:color w:val="FF0000"/>
        </w:rPr>
        <w:t xml:space="preserve">6 </w:t>
      </w:r>
      <w:r>
        <w:rPr>
          <w:color w:val="FF0000"/>
        </w:rPr>
        <w:t xml:space="preserve">indicates the expected length of the Supplemental. If the </w:t>
      </w:r>
      <w:r w:rsidR="004B3453">
        <w:rPr>
          <w:color w:val="FF0000"/>
        </w:rPr>
        <w:t>length of the Supplemental in a received LE Test Packet does not match that length, then the DUT shall discard that packet.</w:t>
      </w:r>
    </w:p>
    <w:p w:rsidR="001F05D9" w:rsidRDefault="001F05D9" w:rsidP="00E44F48">
      <w:pPr>
        <w:pStyle w:val="31"/>
        <w:rPr>
          <w:rFonts w:eastAsiaTheme="minorEastAsia"/>
          <w:lang w:val="en-GB"/>
        </w:rPr>
      </w:pPr>
      <w:bookmarkStart w:id="6324" w:name="_Toc449707743"/>
      <w:bookmarkStart w:id="6325" w:name="_Toc454286488"/>
      <w:r w:rsidRPr="0085151E">
        <w:rPr>
          <w:rFonts w:eastAsiaTheme="minorEastAsia"/>
          <w:color w:val="FF0000"/>
          <w:lang w:val="en-GB"/>
        </w:rPr>
        <w:t>[UPDATED SECTION]</w:t>
      </w:r>
      <w:r>
        <w:rPr>
          <w:rFonts w:eastAsiaTheme="minorEastAsia"/>
          <w:lang w:val="en-GB"/>
        </w:rPr>
        <w:t xml:space="preserve"> 3.4.1 LE_Test_Status_Event</w:t>
      </w:r>
      <w:bookmarkEnd w:id="6324"/>
      <w:bookmarkEnd w:id="6325"/>
    </w:p>
    <w:p w:rsidR="001F05D9" w:rsidRPr="00F56ED0" w:rsidRDefault="001F05D9" w:rsidP="001F05D9">
      <w:pPr>
        <w:rPr>
          <w:rFonts w:eastAsia="MS Mincho" w:cs="Calibri"/>
          <w:noProof/>
          <w:snapToGrid w:val="0"/>
          <w:color w:val="00B050"/>
          <w:szCs w:val="20"/>
        </w:rPr>
      </w:pPr>
      <w:r w:rsidRPr="00F56ED0">
        <w:rPr>
          <w:rFonts w:eastAsia="MS Mincho" w:cs="Calibri"/>
          <w:noProof/>
          <w:snapToGrid w:val="0"/>
          <w:color w:val="00B050"/>
          <w:szCs w:val="20"/>
        </w:rPr>
        <w:t>[</w:t>
      </w:r>
      <w:r>
        <w:rPr>
          <w:rFonts w:eastAsia="MS Mincho" w:cs="Calibri"/>
          <w:noProof/>
          <w:snapToGrid w:val="0"/>
          <w:color w:val="00B050"/>
          <w:szCs w:val="20"/>
        </w:rPr>
        <w:t>Modify the</w:t>
      </w:r>
      <w:r w:rsidRPr="00F56ED0">
        <w:rPr>
          <w:rFonts w:eastAsia="MS Mincho" w:cs="Calibri"/>
          <w:noProof/>
          <w:snapToGrid w:val="0"/>
          <w:color w:val="00B050"/>
          <w:szCs w:val="20"/>
        </w:rPr>
        <w:t xml:space="preserve"> Reset </w:t>
      </w:r>
      <w:r>
        <w:rPr>
          <w:rFonts w:eastAsia="MS Mincho" w:cs="Calibri"/>
          <w:noProof/>
          <w:snapToGrid w:val="0"/>
          <w:color w:val="00B050"/>
          <w:szCs w:val="20"/>
        </w:rPr>
        <w:t>event bits</w:t>
      </w:r>
      <w:r w:rsidRPr="00F56ED0">
        <w:rPr>
          <w:rFonts w:eastAsia="MS Mincho" w:cs="Calibri"/>
          <w:noProof/>
          <w:snapToGrid w:val="0"/>
          <w:color w:val="00B050"/>
          <w:szCs w:val="20"/>
        </w:rPr>
        <w:t>Command table</w:t>
      </w:r>
      <w:r>
        <w:rPr>
          <w:rFonts w:eastAsia="MS Mincho" w:cs="Calibri"/>
          <w:noProof/>
          <w:snapToGrid w:val="0"/>
          <w:color w:val="00B050"/>
          <w:szCs w:val="20"/>
        </w:rPr>
        <w:t xml:space="preserve"> as follows</w:t>
      </w:r>
      <w:r w:rsidRPr="00F56ED0">
        <w:rPr>
          <w:rFonts w:eastAsia="MS Mincho" w:cs="Calibri"/>
          <w:noProof/>
          <w:snapToGrid w:val="0"/>
          <w:color w:val="00B050"/>
          <w:szCs w:val="20"/>
        </w:rPr>
        <w:t>]</w:t>
      </w:r>
    </w:p>
    <w:tbl>
      <w:tblPr>
        <w:tblW w:w="0" w:type="auto"/>
        <w:tblCellMar>
          <w:left w:w="0" w:type="dxa"/>
          <w:right w:w="0" w:type="dxa"/>
        </w:tblCellMar>
        <w:tblLook w:val="04A0"/>
        <w:tblPrChange w:id="6326" w:author="Batra, Mayank" w:date="2016-06-21T12:07:00Z">
          <w:tblPr>
            <w:tblW w:w="0" w:type="auto"/>
            <w:tblCellMar>
              <w:left w:w="0" w:type="dxa"/>
              <w:right w:w="0" w:type="dxa"/>
            </w:tblCellMar>
            <w:tblLook w:val="04A0"/>
          </w:tblPr>
        </w:tblPrChange>
      </w:tblPr>
      <w:tblGrid>
        <w:gridCol w:w="1555"/>
        <w:gridCol w:w="1559"/>
        <w:gridCol w:w="5902"/>
        <w:tblGridChange w:id="6327">
          <w:tblGrid>
            <w:gridCol w:w="108"/>
            <w:gridCol w:w="1447"/>
            <w:gridCol w:w="108"/>
            <w:gridCol w:w="1451"/>
            <w:gridCol w:w="108"/>
            <w:gridCol w:w="5794"/>
            <w:gridCol w:w="108"/>
          </w:tblGrid>
        </w:tblGridChange>
      </w:tblGrid>
      <w:tr w:rsidR="001F05D9" w:rsidRPr="001D6BB2" w:rsidTr="00845335">
        <w:trPr>
          <w:trPrChange w:id="6328" w:author="Batra, Mayank" w:date="2016-06-21T12:07:00Z">
            <w:trPr>
              <w:gridBefore w:val="1"/>
            </w:trPr>
          </w:trPrChange>
        </w:trPr>
        <w:tc>
          <w:tcPr>
            <w:tcW w:w="3114" w:type="dxa"/>
            <w:gridSpan w:val="2"/>
            <w:tcBorders>
              <w:bottom w:val="single" w:sz="4" w:space="0" w:color="auto"/>
            </w:tcBorders>
            <w:shd w:val="clear" w:color="auto" w:fill="FFFFFF" w:themeFill="background1"/>
            <w:tcMar>
              <w:top w:w="0" w:type="dxa"/>
              <w:left w:w="108" w:type="dxa"/>
              <w:bottom w:w="0" w:type="dxa"/>
              <w:right w:w="108" w:type="dxa"/>
            </w:tcMar>
            <w:tcPrChange w:id="6329" w:author="Batra, Mayank" w:date="2016-06-21T12:07:00Z">
              <w:tcPr>
                <w:tcW w:w="3114" w:type="dxa"/>
                <w:gridSpan w:val="4"/>
                <w:tcBorders>
                  <w:bottom w:val="single" w:sz="4" w:space="0" w:color="auto"/>
                </w:tcBorders>
                <w:shd w:val="clear" w:color="auto" w:fill="FFFFFF" w:themeFill="background1"/>
                <w:tcMar>
                  <w:top w:w="0" w:type="dxa"/>
                  <w:left w:w="108" w:type="dxa"/>
                  <w:bottom w:w="0" w:type="dxa"/>
                  <w:right w:w="108" w:type="dxa"/>
                </w:tcMar>
              </w:tcPr>
            </w:tcPrChange>
          </w:tcPr>
          <w:p w:rsidR="001F05D9" w:rsidRPr="00F56ED0" w:rsidRDefault="001F05D9" w:rsidP="00845335">
            <w:pPr>
              <w:autoSpaceDE w:val="0"/>
              <w:autoSpaceDN w:val="0"/>
              <w:rPr>
                <w:rFonts w:cs="Arial"/>
                <w:bCs/>
                <w:i/>
                <w:sz w:val="20"/>
              </w:rPr>
            </w:pPr>
            <w:r>
              <w:rPr>
                <w:rFonts w:cs="Arial"/>
                <w:bCs/>
                <w:i/>
                <w:sz w:val="20"/>
              </w:rPr>
              <w:t>RESET event bits 1 to 14</w:t>
            </w:r>
            <w:r w:rsidRPr="00F56ED0">
              <w:rPr>
                <w:rFonts w:cs="Arial"/>
                <w:bCs/>
                <w:i/>
                <w:sz w:val="20"/>
              </w:rPr>
              <w:t>:</w:t>
            </w:r>
          </w:p>
        </w:tc>
        <w:tc>
          <w:tcPr>
            <w:tcW w:w="5902" w:type="dxa"/>
            <w:tcBorders>
              <w:bottom w:val="single" w:sz="4" w:space="0" w:color="auto"/>
            </w:tcBorders>
            <w:shd w:val="clear" w:color="auto" w:fill="FFFFFF" w:themeFill="background1"/>
            <w:tcMar>
              <w:top w:w="0" w:type="dxa"/>
              <w:left w:w="108" w:type="dxa"/>
              <w:bottom w:w="0" w:type="dxa"/>
              <w:right w:w="108" w:type="dxa"/>
            </w:tcMar>
            <w:tcPrChange w:id="6330" w:author="Batra, Mayank" w:date="2016-06-21T12:07:00Z">
              <w:tcPr>
                <w:tcW w:w="5902" w:type="dxa"/>
                <w:gridSpan w:val="2"/>
                <w:tcBorders>
                  <w:bottom w:val="single" w:sz="4" w:space="0" w:color="auto"/>
                </w:tcBorders>
                <w:shd w:val="clear" w:color="auto" w:fill="FFFFFF" w:themeFill="background1"/>
                <w:tcMar>
                  <w:top w:w="0" w:type="dxa"/>
                  <w:left w:w="108" w:type="dxa"/>
                  <w:bottom w:w="0" w:type="dxa"/>
                  <w:right w:w="108" w:type="dxa"/>
                </w:tcMar>
              </w:tcPr>
            </w:tcPrChange>
          </w:tcPr>
          <w:p w:rsidR="001F05D9" w:rsidRPr="00F56ED0" w:rsidRDefault="001F05D9" w:rsidP="00845335">
            <w:pPr>
              <w:tabs>
                <w:tab w:val="left" w:pos="923"/>
              </w:tabs>
              <w:autoSpaceDE w:val="0"/>
              <w:autoSpaceDN w:val="0"/>
              <w:jc w:val="right"/>
              <w:rPr>
                <w:rFonts w:cs="Arial"/>
                <w:bCs/>
                <w:i/>
                <w:sz w:val="20"/>
              </w:rPr>
            </w:pPr>
            <w:r>
              <w:rPr>
                <w:rFonts w:cs="Arial"/>
                <w:bCs/>
                <w:i/>
                <w:sz w:val="20"/>
              </w:rPr>
              <w:tab/>
              <w:t>Size: 14</w:t>
            </w:r>
            <w:r w:rsidRPr="00F56ED0">
              <w:rPr>
                <w:rFonts w:cs="Arial"/>
                <w:bCs/>
                <w:i/>
                <w:sz w:val="20"/>
              </w:rPr>
              <w:t xml:space="preserve"> Bits</w:t>
            </w:r>
          </w:p>
        </w:tc>
      </w:tr>
      <w:tr w:rsidR="0083745C" w:rsidTr="001F05D9">
        <w:tc>
          <w:tcPr>
            <w:tcW w:w="1555" w:type="dxa"/>
            <w:tcBorders>
              <w:top w:val="single" w:sz="4" w:space="0" w:color="auto"/>
              <w:left w:val="single" w:sz="4" w:space="0" w:color="auto"/>
              <w:bottom w:val="single" w:sz="4" w:space="0" w:color="auto"/>
              <w:right w:val="single" w:sz="4" w:space="0" w:color="auto"/>
            </w:tcBorders>
            <w:shd w:val="clear" w:color="auto" w:fill="9CC2E5"/>
            <w:tcMar>
              <w:top w:w="0" w:type="dxa"/>
              <w:left w:w="108" w:type="dxa"/>
              <w:bottom w:w="0" w:type="dxa"/>
              <w:right w:w="108" w:type="dxa"/>
            </w:tcMar>
            <w:hideMark/>
          </w:tcPr>
          <w:p w:rsidR="001F05D9" w:rsidRPr="001D6BB2" w:rsidRDefault="001F05D9" w:rsidP="00845335">
            <w:pPr>
              <w:autoSpaceDE w:val="0"/>
              <w:autoSpaceDN w:val="0"/>
              <w:rPr>
                <w:rFonts w:cs="Arial"/>
                <w:b/>
                <w:bCs/>
                <w:sz w:val="20"/>
              </w:rPr>
            </w:pPr>
            <w:r>
              <w:rPr>
                <w:rFonts w:cs="Arial"/>
                <w:b/>
                <w:sz w:val="20"/>
              </w:rPr>
              <w:t>RESET command</w:t>
            </w:r>
          </w:p>
        </w:tc>
        <w:tc>
          <w:tcPr>
            <w:tcW w:w="1559" w:type="dxa"/>
            <w:tcBorders>
              <w:top w:val="single" w:sz="4" w:space="0" w:color="auto"/>
              <w:left w:val="single" w:sz="4" w:space="0" w:color="auto"/>
              <w:bottom w:val="single" w:sz="4" w:space="0" w:color="auto"/>
              <w:right w:val="single" w:sz="4" w:space="0" w:color="auto"/>
            </w:tcBorders>
            <w:shd w:val="clear" w:color="auto" w:fill="9CC2E5"/>
            <w:tcMar>
              <w:top w:w="0" w:type="dxa"/>
              <w:left w:w="108" w:type="dxa"/>
              <w:bottom w:w="0" w:type="dxa"/>
              <w:right w:w="108" w:type="dxa"/>
            </w:tcMar>
            <w:hideMark/>
          </w:tcPr>
          <w:p w:rsidR="001F05D9" w:rsidRPr="001D6BB2" w:rsidRDefault="001F05D9" w:rsidP="00845335">
            <w:pPr>
              <w:autoSpaceDE w:val="0"/>
              <w:autoSpaceDN w:val="0"/>
              <w:rPr>
                <w:rFonts w:cs="Arial"/>
                <w:b/>
                <w:bCs/>
                <w:sz w:val="20"/>
              </w:rPr>
            </w:pPr>
            <w:r>
              <w:rPr>
                <w:rFonts w:cs="Arial"/>
                <w:b/>
                <w:sz w:val="20"/>
              </w:rPr>
              <w:t>Value bits 1 to 14</w:t>
            </w:r>
          </w:p>
        </w:tc>
        <w:tc>
          <w:tcPr>
            <w:tcW w:w="5902" w:type="dxa"/>
            <w:tcBorders>
              <w:top w:val="single" w:sz="4" w:space="0" w:color="auto"/>
              <w:left w:val="single" w:sz="4" w:space="0" w:color="auto"/>
              <w:bottom w:val="single" w:sz="4" w:space="0" w:color="auto"/>
              <w:right w:val="single" w:sz="4" w:space="0" w:color="auto"/>
            </w:tcBorders>
            <w:shd w:val="clear" w:color="auto" w:fill="9CC2E5"/>
            <w:tcMar>
              <w:top w:w="0" w:type="dxa"/>
              <w:left w:w="108" w:type="dxa"/>
              <w:bottom w:w="0" w:type="dxa"/>
              <w:right w:w="108" w:type="dxa"/>
            </w:tcMar>
          </w:tcPr>
          <w:p w:rsidR="001F05D9" w:rsidRPr="001D6BB2" w:rsidRDefault="001F05D9" w:rsidP="00845335">
            <w:pPr>
              <w:autoSpaceDE w:val="0"/>
              <w:autoSpaceDN w:val="0"/>
              <w:rPr>
                <w:rFonts w:cs="Arial"/>
                <w:b/>
                <w:bCs/>
                <w:sz w:val="20"/>
              </w:rPr>
            </w:pPr>
            <w:r>
              <w:rPr>
                <w:rFonts w:cs="Arial"/>
                <w:b/>
                <w:sz w:val="20"/>
              </w:rPr>
              <w:t>Parameter Description</w:t>
            </w:r>
          </w:p>
        </w:tc>
      </w:tr>
      <w:tr w:rsidR="00E371BD" w:rsidTr="00845335">
        <w:trPr>
          <w:trHeight w:val="148"/>
          <w:trPrChange w:id="6331" w:author="Batra, Mayank" w:date="2016-06-21T12:07:00Z">
            <w:trPr>
              <w:gridBefore w:val="1"/>
              <w:trHeight w:val="148"/>
            </w:trPr>
          </w:trPrChange>
        </w:trPr>
        <w:tc>
          <w:tcPr>
            <w:tcW w:w="1555" w:type="dxa"/>
            <w:vMerge w:val="restart"/>
            <w:tcBorders>
              <w:top w:val="single" w:sz="4" w:space="0" w:color="auto"/>
              <w:left w:val="single" w:sz="4" w:space="0" w:color="auto"/>
              <w:right w:val="single" w:sz="4" w:space="0" w:color="auto"/>
            </w:tcBorders>
            <w:tcMar>
              <w:top w:w="0" w:type="dxa"/>
              <w:left w:w="108" w:type="dxa"/>
              <w:bottom w:w="0" w:type="dxa"/>
              <w:right w:w="108" w:type="dxa"/>
            </w:tcMar>
            <w:tcPrChange w:id="6332" w:author="Batra, Mayank" w:date="2016-06-21T12:07:00Z">
              <w:tcPr>
                <w:tcW w:w="1555" w:type="dxa"/>
                <w:gridSpan w:val="2"/>
                <w:vMerge w:val="restart"/>
                <w:tcBorders>
                  <w:top w:val="single" w:sz="4" w:space="0" w:color="auto"/>
                  <w:left w:val="single" w:sz="4" w:space="0" w:color="auto"/>
                  <w:right w:val="single" w:sz="4" w:space="0" w:color="auto"/>
                </w:tcBorders>
                <w:tcMar>
                  <w:top w:w="0" w:type="dxa"/>
                  <w:left w:w="108" w:type="dxa"/>
                  <w:bottom w:w="0" w:type="dxa"/>
                  <w:right w:w="108" w:type="dxa"/>
                </w:tcMar>
              </w:tcPr>
            </w:tcPrChange>
          </w:tcPr>
          <w:p w:rsidR="00E371BD" w:rsidRPr="00024B84" w:rsidRDefault="00E371BD" w:rsidP="00845335">
            <w:pPr>
              <w:autoSpaceDE w:val="0"/>
              <w:autoSpaceDN w:val="0"/>
              <w:rPr>
                <w:rFonts w:cs="Arial"/>
                <w:sz w:val="20"/>
              </w:rPr>
            </w:pPr>
            <w:r>
              <w:rPr>
                <w:rFonts w:cs="Arial"/>
                <w:sz w:val="20"/>
              </w:rPr>
              <w:t>0x04</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33"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E371BD" w:rsidRPr="00E371BD" w:rsidRDefault="00E371BD" w:rsidP="00845335">
            <w:pPr>
              <w:autoSpaceDE w:val="0"/>
              <w:autoSpaceDN w:val="0"/>
              <w:rPr>
                <w:rFonts w:cs="Arial"/>
                <w:color w:val="FF0000"/>
                <w:sz w:val="20"/>
              </w:rPr>
            </w:pPr>
            <w:r w:rsidRPr="00E371BD">
              <w:rPr>
                <w:rFonts w:cs="Arial"/>
                <w:color w:val="FF0000"/>
                <w:sz w:val="20"/>
              </w:rPr>
              <w:t>Bit 4</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34"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E371BD" w:rsidRPr="00E371BD" w:rsidRDefault="00E371BD" w:rsidP="00845335">
            <w:pPr>
              <w:autoSpaceDE w:val="0"/>
              <w:autoSpaceDN w:val="0"/>
              <w:rPr>
                <w:rFonts w:cs="Arial"/>
                <w:color w:val="FF0000"/>
                <w:sz w:val="20"/>
              </w:rPr>
            </w:pPr>
            <w:r w:rsidRPr="00E371BD">
              <w:rPr>
                <w:rFonts w:cs="Arial"/>
                <w:color w:val="FF0000"/>
                <w:sz w:val="20"/>
              </w:rPr>
              <w:t>0 – Supplemental not supported</w:t>
            </w:r>
          </w:p>
          <w:p w:rsidR="00E371BD" w:rsidRPr="00E371BD" w:rsidRDefault="00E371BD" w:rsidP="00E371BD">
            <w:pPr>
              <w:autoSpaceDE w:val="0"/>
              <w:autoSpaceDN w:val="0"/>
              <w:rPr>
                <w:rFonts w:cs="Arial"/>
                <w:color w:val="FF0000"/>
                <w:sz w:val="20"/>
              </w:rPr>
            </w:pPr>
            <w:r w:rsidRPr="00E371BD">
              <w:rPr>
                <w:rFonts w:cs="Arial"/>
                <w:color w:val="FF0000"/>
                <w:sz w:val="20"/>
              </w:rPr>
              <w:t>1 – Supplemental supported</w:t>
            </w:r>
          </w:p>
        </w:tc>
      </w:tr>
      <w:tr w:rsidR="00E371BD" w:rsidTr="00845335">
        <w:trPr>
          <w:trHeight w:val="147"/>
          <w:trPrChange w:id="6335" w:author="Batra, Mayank" w:date="2016-06-21T12:07:00Z">
            <w:trPr>
              <w:gridBefore w:val="1"/>
              <w:trHeight w:val="147"/>
            </w:trPr>
          </w:trPrChange>
        </w:trPr>
        <w:tc>
          <w:tcPr>
            <w:tcW w:w="1555" w:type="dxa"/>
            <w:vMerge/>
            <w:tcBorders>
              <w:left w:val="single" w:sz="4" w:space="0" w:color="auto"/>
              <w:right w:val="single" w:sz="4" w:space="0" w:color="auto"/>
            </w:tcBorders>
            <w:tcMar>
              <w:top w:w="0" w:type="dxa"/>
              <w:left w:w="108" w:type="dxa"/>
              <w:bottom w:w="0" w:type="dxa"/>
              <w:right w:w="108" w:type="dxa"/>
            </w:tcMar>
            <w:tcPrChange w:id="6336" w:author="Batra, Mayank" w:date="2016-06-21T12:07:00Z">
              <w:tcPr>
                <w:tcW w:w="1555" w:type="dxa"/>
                <w:gridSpan w:val="2"/>
                <w:vMerge/>
                <w:tcBorders>
                  <w:left w:val="single" w:sz="4" w:space="0" w:color="auto"/>
                  <w:right w:val="single" w:sz="4" w:space="0" w:color="auto"/>
                </w:tcBorders>
                <w:tcMar>
                  <w:top w:w="0" w:type="dxa"/>
                  <w:left w:w="108" w:type="dxa"/>
                  <w:bottom w:w="0" w:type="dxa"/>
                  <w:right w:w="108" w:type="dxa"/>
                </w:tcMar>
              </w:tcPr>
            </w:tcPrChange>
          </w:tcPr>
          <w:p w:rsidR="00E371BD" w:rsidRPr="00024B84" w:rsidRDefault="00E371BD" w:rsidP="00845335">
            <w:pPr>
              <w:autoSpaceDE w:val="0"/>
              <w:autoSpaceDN w:val="0"/>
              <w:rPr>
                <w:rFonts w:cs="Arial"/>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37"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E371BD" w:rsidRPr="00E371BD" w:rsidRDefault="00E371BD" w:rsidP="00845335">
            <w:pPr>
              <w:autoSpaceDE w:val="0"/>
              <w:autoSpaceDN w:val="0"/>
              <w:rPr>
                <w:rFonts w:cs="Arial"/>
                <w:color w:val="FF0000"/>
                <w:sz w:val="20"/>
              </w:rPr>
            </w:pPr>
            <w:r w:rsidRPr="00E371BD">
              <w:rPr>
                <w:rFonts w:cs="Arial"/>
                <w:color w:val="FF0000"/>
                <w:sz w:val="20"/>
              </w:rPr>
              <w:t>Bit 5</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38"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E371BD" w:rsidRPr="00E371BD" w:rsidRDefault="00E371BD" w:rsidP="00845335">
            <w:pPr>
              <w:autoSpaceDE w:val="0"/>
              <w:autoSpaceDN w:val="0"/>
              <w:rPr>
                <w:rFonts w:cs="Arial"/>
                <w:color w:val="FF0000"/>
                <w:sz w:val="20"/>
              </w:rPr>
            </w:pPr>
            <w:r w:rsidRPr="00E371BD">
              <w:rPr>
                <w:rFonts w:cs="Arial"/>
                <w:color w:val="FF0000"/>
                <w:sz w:val="20"/>
              </w:rPr>
              <w:t xml:space="preserve">0 – </w:t>
            </w:r>
            <w:r w:rsidR="00994749">
              <w:rPr>
                <w:rFonts w:cs="Arial"/>
                <w:color w:val="FF0000"/>
                <w:sz w:val="20"/>
              </w:rPr>
              <w:t>Antenna switching not supported</w:t>
            </w:r>
          </w:p>
          <w:p w:rsidR="00E371BD" w:rsidRPr="00E371BD" w:rsidRDefault="00E371BD">
            <w:pPr>
              <w:autoSpaceDE w:val="0"/>
              <w:autoSpaceDN w:val="0"/>
              <w:rPr>
                <w:rFonts w:cs="Arial"/>
                <w:color w:val="FF0000"/>
                <w:sz w:val="20"/>
              </w:rPr>
            </w:pPr>
            <w:r w:rsidRPr="00E371BD">
              <w:rPr>
                <w:rFonts w:cs="Arial"/>
                <w:color w:val="FF0000"/>
                <w:sz w:val="20"/>
              </w:rPr>
              <w:t xml:space="preserve">1 – </w:t>
            </w:r>
            <w:r w:rsidR="00994749">
              <w:rPr>
                <w:rFonts w:cs="Arial"/>
                <w:color w:val="FF0000"/>
                <w:sz w:val="20"/>
              </w:rPr>
              <w:t>Antenna switching supported</w:t>
            </w:r>
          </w:p>
        </w:tc>
      </w:tr>
      <w:tr w:rsidR="00994749" w:rsidTr="00845335">
        <w:trPr>
          <w:trHeight w:val="147"/>
          <w:trPrChange w:id="6339" w:author="Batra, Mayank" w:date="2016-06-21T12:07:00Z">
            <w:trPr>
              <w:gridBefore w:val="1"/>
              <w:trHeight w:val="147"/>
            </w:trPr>
          </w:trPrChange>
        </w:trPr>
        <w:tc>
          <w:tcPr>
            <w:tcW w:w="1555" w:type="dxa"/>
            <w:vMerge/>
            <w:tcBorders>
              <w:left w:val="single" w:sz="4" w:space="0" w:color="auto"/>
              <w:bottom w:val="single" w:sz="4" w:space="0" w:color="auto"/>
              <w:right w:val="single" w:sz="4" w:space="0" w:color="auto"/>
            </w:tcBorders>
            <w:tcMar>
              <w:top w:w="0" w:type="dxa"/>
              <w:left w:w="108" w:type="dxa"/>
              <w:bottom w:w="0" w:type="dxa"/>
              <w:right w:w="108" w:type="dxa"/>
            </w:tcMar>
            <w:tcPrChange w:id="6340" w:author="Batra, Mayank" w:date="2016-06-21T12:07:00Z">
              <w:tcPr>
                <w:tcW w:w="1555" w:type="dxa"/>
                <w:gridSpan w:val="2"/>
                <w:vMerge/>
                <w:tcBorders>
                  <w:left w:val="single" w:sz="4" w:space="0" w:color="auto"/>
                  <w:bottom w:val="single" w:sz="4" w:space="0" w:color="auto"/>
                  <w:right w:val="single" w:sz="4" w:space="0" w:color="auto"/>
                </w:tcBorders>
                <w:tcMar>
                  <w:top w:w="0" w:type="dxa"/>
                  <w:left w:w="108" w:type="dxa"/>
                  <w:bottom w:w="0" w:type="dxa"/>
                  <w:right w:w="108" w:type="dxa"/>
                </w:tcMar>
              </w:tcPr>
            </w:tcPrChange>
          </w:tcPr>
          <w:p w:rsidR="00994749" w:rsidRPr="00024B84" w:rsidRDefault="00994749" w:rsidP="00845335">
            <w:pPr>
              <w:autoSpaceDE w:val="0"/>
              <w:autoSpaceDN w:val="0"/>
              <w:rPr>
                <w:rFonts w:cs="Arial"/>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41"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994749" w:rsidRPr="009B3496" w:rsidRDefault="00994749" w:rsidP="00845335">
            <w:pPr>
              <w:autoSpaceDE w:val="0"/>
              <w:autoSpaceDN w:val="0"/>
              <w:rPr>
                <w:rFonts w:cs="Arial"/>
                <w:color w:val="FF0000"/>
                <w:sz w:val="20"/>
              </w:rPr>
            </w:pPr>
            <w:r w:rsidRPr="009B3496">
              <w:rPr>
                <w:rFonts w:cs="Arial"/>
                <w:color w:val="FF0000"/>
                <w:sz w:val="20"/>
              </w:rPr>
              <w:t>Bit 6</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42"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994749" w:rsidRPr="009B3496" w:rsidRDefault="00994749" w:rsidP="00845335">
            <w:pPr>
              <w:autoSpaceDE w:val="0"/>
              <w:autoSpaceDN w:val="0"/>
              <w:rPr>
                <w:rFonts w:cs="Arial"/>
                <w:color w:val="FF0000"/>
                <w:sz w:val="20"/>
              </w:rPr>
            </w:pPr>
            <w:r w:rsidRPr="009B3496">
              <w:rPr>
                <w:rFonts w:cs="Arial"/>
                <w:color w:val="FF0000"/>
                <w:sz w:val="20"/>
              </w:rPr>
              <w:t>0 – 1 µs switching and sampling slots not supported</w:t>
            </w:r>
          </w:p>
          <w:p w:rsidR="00994749" w:rsidRPr="009B3496" w:rsidRDefault="00994749">
            <w:pPr>
              <w:autoSpaceDE w:val="0"/>
              <w:autoSpaceDN w:val="0"/>
              <w:rPr>
                <w:rFonts w:cs="Arial"/>
                <w:color w:val="FF0000"/>
                <w:sz w:val="20"/>
              </w:rPr>
            </w:pPr>
            <w:r w:rsidRPr="009B3496">
              <w:rPr>
                <w:rFonts w:cs="Arial"/>
                <w:color w:val="FF0000"/>
                <w:sz w:val="20"/>
              </w:rPr>
              <w:t>1 – 1 µs switching and sampling slots supported</w:t>
            </w:r>
          </w:p>
        </w:tc>
      </w:tr>
      <w:tr w:rsidR="00E371BD" w:rsidTr="00845335">
        <w:trPr>
          <w:trHeight w:val="147"/>
          <w:trPrChange w:id="6343" w:author="Batra, Mayank" w:date="2016-06-21T12:07:00Z">
            <w:trPr>
              <w:gridBefore w:val="1"/>
              <w:trHeight w:val="147"/>
            </w:trPr>
          </w:trPrChange>
        </w:trPr>
        <w:tc>
          <w:tcPr>
            <w:tcW w:w="1555" w:type="dxa"/>
            <w:vMerge/>
            <w:tcBorders>
              <w:left w:val="single" w:sz="4" w:space="0" w:color="auto"/>
              <w:bottom w:val="single" w:sz="4" w:space="0" w:color="auto"/>
              <w:right w:val="single" w:sz="4" w:space="0" w:color="auto"/>
            </w:tcBorders>
            <w:tcMar>
              <w:top w:w="0" w:type="dxa"/>
              <w:left w:w="108" w:type="dxa"/>
              <w:bottom w:w="0" w:type="dxa"/>
              <w:right w:w="108" w:type="dxa"/>
            </w:tcMar>
            <w:tcPrChange w:id="6344" w:author="Batra, Mayank" w:date="2016-06-21T12:07:00Z">
              <w:tcPr>
                <w:tcW w:w="1555" w:type="dxa"/>
                <w:gridSpan w:val="2"/>
                <w:vMerge/>
                <w:tcBorders>
                  <w:left w:val="single" w:sz="4" w:space="0" w:color="auto"/>
                  <w:bottom w:val="single" w:sz="4" w:space="0" w:color="auto"/>
                  <w:right w:val="single" w:sz="4" w:space="0" w:color="auto"/>
                </w:tcBorders>
                <w:tcMar>
                  <w:top w:w="0" w:type="dxa"/>
                  <w:left w:w="108" w:type="dxa"/>
                  <w:bottom w:w="0" w:type="dxa"/>
                  <w:right w:w="108" w:type="dxa"/>
                </w:tcMar>
              </w:tcPr>
            </w:tcPrChange>
          </w:tcPr>
          <w:p w:rsidR="00E371BD" w:rsidRPr="00024B84" w:rsidRDefault="00E371BD" w:rsidP="00845335">
            <w:pPr>
              <w:autoSpaceDE w:val="0"/>
              <w:autoSpaceDN w:val="0"/>
              <w:rPr>
                <w:rFonts w:cs="Arial"/>
                <w:sz w:val="20"/>
              </w:rPr>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45"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E371BD" w:rsidRPr="00E371BD" w:rsidRDefault="00E371BD">
            <w:pPr>
              <w:autoSpaceDE w:val="0"/>
              <w:autoSpaceDN w:val="0"/>
              <w:rPr>
                <w:rFonts w:cs="Arial"/>
                <w:color w:val="FF0000"/>
                <w:sz w:val="20"/>
              </w:rPr>
            </w:pPr>
            <w:r w:rsidRPr="00E371BD">
              <w:rPr>
                <w:rFonts w:cs="Arial"/>
                <w:sz w:val="20"/>
              </w:rPr>
              <w:t xml:space="preserve">Bit </w:t>
            </w:r>
            <w:r w:rsidR="00994749" w:rsidRPr="00E371BD">
              <w:rPr>
                <w:rFonts w:cs="Arial"/>
                <w:strike/>
                <w:sz w:val="20"/>
              </w:rPr>
              <w:t>4</w:t>
            </w:r>
            <w:r w:rsidR="00994749">
              <w:rPr>
                <w:rFonts w:cs="Arial"/>
                <w:color w:val="FF0000"/>
                <w:sz w:val="20"/>
              </w:rPr>
              <w:t>7</w:t>
            </w:r>
            <w:r w:rsidR="00994749" w:rsidRPr="00E371BD">
              <w:rPr>
                <w:rFonts w:cs="Arial"/>
                <w:sz w:val="20"/>
              </w:rPr>
              <w:t xml:space="preserve"> </w:t>
            </w:r>
            <w:r w:rsidRPr="00E371BD">
              <w:rPr>
                <w:rFonts w:cs="Arial"/>
                <w:sz w:val="20"/>
              </w:rPr>
              <w:t>to 14</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46"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E371BD" w:rsidRPr="00E371BD" w:rsidRDefault="00E371BD" w:rsidP="00845335">
            <w:pPr>
              <w:autoSpaceDE w:val="0"/>
              <w:autoSpaceDN w:val="0"/>
              <w:rPr>
                <w:rFonts w:cs="Arial"/>
                <w:sz w:val="20"/>
              </w:rPr>
            </w:pPr>
            <w:r w:rsidRPr="00E371BD">
              <w:rPr>
                <w:rFonts w:cs="Arial"/>
                <w:sz w:val="20"/>
              </w:rPr>
              <w:t>Reserved for future use</w:t>
            </w:r>
          </w:p>
        </w:tc>
      </w:tr>
      <w:tr w:rsidR="00A82E54" w:rsidTr="00845335">
        <w:trPr>
          <w:trHeight w:val="147"/>
          <w:trPrChange w:id="6347" w:author="Batra, Mayank" w:date="2016-06-21T12:07:00Z">
            <w:trPr>
              <w:gridBefore w:val="1"/>
              <w:trHeight w:val="147"/>
            </w:trPr>
          </w:trPrChange>
        </w:trPr>
        <w:tc>
          <w:tcPr>
            <w:tcW w:w="1555" w:type="dxa"/>
            <w:tcBorders>
              <w:left w:val="single" w:sz="4" w:space="0" w:color="auto"/>
              <w:bottom w:val="single" w:sz="4" w:space="0" w:color="auto"/>
              <w:right w:val="single" w:sz="4" w:space="0" w:color="auto"/>
            </w:tcBorders>
            <w:tcMar>
              <w:top w:w="0" w:type="dxa"/>
              <w:left w:w="108" w:type="dxa"/>
              <w:bottom w:w="0" w:type="dxa"/>
              <w:right w:w="108" w:type="dxa"/>
            </w:tcMar>
            <w:tcPrChange w:id="6348" w:author="Batra, Mayank" w:date="2016-06-21T12:07:00Z">
              <w:tcPr>
                <w:tcW w:w="1555" w:type="dxa"/>
                <w:gridSpan w:val="2"/>
                <w:tcBorders>
                  <w:left w:val="single" w:sz="4" w:space="0" w:color="auto"/>
                  <w:bottom w:val="single" w:sz="4" w:space="0" w:color="auto"/>
                  <w:right w:val="single" w:sz="4" w:space="0" w:color="auto"/>
                </w:tcBorders>
                <w:tcMar>
                  <w:top w:w="0" w:type="dxa"/>
                  <w:left w:w="108" w:type="dxa"/>
                  <w:bottom w:w="0" w:type="dxa"/>
                  <w:right w:w="108" w:type="dxa"/>
                </w:tcMar>
              </w:tcPr>
            </w:tcPrChange>
          </w:tcPr>
          <w:p w:rsidR="00A82E54" w:rsidRPr="00024B84" w:rsidRDefault="00A82E54" w:rsidP="00845335">
            <w:pPr>
              <w:autoSpaceDE w:val="0"/>
              <w:autoSpaceDN w:val="0"/>
              <w:rPr>
                <w:rFonts w:cs="Arial"/>
                <w:sz w:val="20"/>
              </w:rPr>
            </w:pPr>
            <w:r>
              <w:rPr>
                <w:rFonts w:cs="Arial"/>
                <w:sz w:val="20"/>
              </w:rPr>
              <w:t>0x05</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49" w:author="Batra, Mayank" w:date="2016-06-21T12:07:00Z">
              <w:tcPr>
                <w:tcW w:w="155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A82E54" w:rsidRPr="00E371BD" w:rsidRDefault="00A82E54" w:rsidP="00845335">
            <w:pPr>
              <w:autoSpaceDE w:val="0"/>
              <w:autoSpaceDN w:val="0"/>
              <w:rPr>
                <w:rFonts w:cs="Arial"/>
                <w:sz w:val="20"/>
              </w:rPr>
            </w:pPr>
            <w:r>
              <w:rPr>
                <w:rFonts w:cs="Arial"/>
                <w:sz w:val="20"/>
              </w:rPr>
              <w:t>Bit 1 to 14</w:t>
            </w:r>
          </w:p>
        </w:tc>
        <w:tc>
          <w:tcPr>
            <w:tcW w:w="59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6350" w:author="Batra, Mayank" w:date="2016-06-21T12:07:00Z">
              <w:tcPr>
                <w:tcW w:w="590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rsidR="00D62D1C" w:rsidRPr="00D62D1C" w:rsidRDefault="00D62D1C" w:rsidP="00D62D1C">
            <w:pPr>
              <w:autoSpaceDE w:val="0"/>
              <w:autoSpaceDN w:val="0"/>
              <w:rPr>
                <w:rFonts w:cs="Arial"/>
                <w:color w:val="FF0000"/>
                <w:sz w:val="20"/>
              </w:rPr>
            </w:pPr>
            <w:r w:rsidRPr="00D62D1C">
              <w:rPr>
                <w:rFonts w:cs="Arial"/>
                <w:color w:val="FF0000"/>
                <w:sz w:val="20"/>
              </w:rPr>
              <w:t>One of the following values (depending on the parameter in the original query):</w:t>
            </w:r>
          </w:p>
          <w:p w:rsidR="00D62D1C" w:rsidRDefault="00D62D1C" w:rsidP="00D62D1C">
            <w:pPr>
              <w:pStyle w:val="ad"/>
              <w:numPr>
                <w:ilvl w:val="0"/>
                <w:numId w:val="16"/>
              </w:numPr>
              <w:autoSpaceDE w:val="0"/>
              <w:autoSpaceDN w:val="0"/>
              <w:rPr>
                <w:rFonts w:cs="Arial"/>
                <w:sz w:val="20"/>
              </w:rPr>
            </w:pPr>
            <w:r w:rsidRPr="00D62D1C">
              <w:rPr>
                <w:rFonts w:cs="Arial"/>
                <w:color w:val="FF0000"/>
                <w:sz w:val="20"/>
              </w:rPr>
              <w:t>M</w:t>
            </w:r>
            <w:r w:rsidRPr="00D62D1C">
              <w:rPr>
                <w:rFonts w:cs="Arial"/>
                <w:strike/>
                <w:sz w:val="20"/>
              </w:rPr>
              <w:t>m</w:t>
            </w:r>
            <w:r w:rsidRPr="00D62D1C">
              <w:rPr>
                <w:rFonts w:cs="Arial"/>
                <w:sz w:val="20"/>
              </w:rPr>
              <w:t xml:space="preserve">aximum transmit </w:t>
            </w:r>
            <w:r w:rsidRPr="002C232C">
              <w:rPr>
                <w:rFonts w:cs="Arial"/>
                <w:strike/>
                <w:sz w:val="20"/>
              </w:rPr>
              <w:t>of</w:t>
            </w:r>
            <w:r w:rsidR="002C232C" w:rsidRPr="002C232C">
              <w:rPr>
                <w:rFonts w:cs="Arial"/>
                <w:strike/>
                <w:sz w:val="20"/>
              </w:rPr>
              <w:t xml:space="preserve"> </w:t>
            </w:r>
            <w:r w:rsidR="002C232C" w:rsidRPr="002C232C">
              <w:rPr>
                <w:rFonts w:cs="Arial"/>
                <w:color w:val="FF0000"/>
                <w:sz w:val="20"/>
              </w:rPr>
              <w:t>or</w:t>
            </w:r>
            <w:r w:rsidRPr="00D62D1C">
              <w:rPr>
                <w:rFonts w:cs="Arial"/>
                <w:sz w:val="20"/>
              </w:rPr>
              <w:t xml:space="preserve"> receive time </w:t>
            </w:r>
            <w:r w:rsidRPr="00DF4735">
              <w:rPr>
                <w:rFonts w:cs="Arial"/>
                <w:strike/>
                <w:sz w:val="20"/>
              </w:rPr>
              <w:t>divided by 2</w:t>
            </w:r>
            <w:r w:rsidRPr="00DF4735">
              <w:rPr>
                <w:rFonts w:cs="Arial"/>
                <w:strike/>
                <w:color w:val="FF0000"/>
                <w:sz w:val="20"/>
              </w:rPr>
              <w:t xml:space="preserve"> </w:t>
            </w:r>
            <w:ins w:id="6351" w:author="Clive D.W. Feather" w:date="2016-05-05T17:41:00Z">
              <w:r w:rsidR="005C7D9D">
                <w:rPr>
                  <w:rFonts w:cs="Arial"/>
                  <w:color w:val="FF0000"/>
                  <w:sz w:val="20"/>
                </w:rPr>
                <w:t xml:space="preserve">, in microseconds, </w:t>
              </w:r>
            </w:ins>
            <w:r w:rsidR="002C232C" w:rsidRPr="002C232C">
              <w:rPr>
                <w:rFonts w:cs="Arial"/>
                <w:color w:val="FF0000"/>
                <w:sz w:val="20"/>
              </w:rPr>
              <w:t>that the local Controller supports for transmission of a single Link Layer Data Channel PDU</w:t>
            </w:r>
            <w:r w:rsidR="00D07784">
              <w:rPr>
                <w:rFonts w:cs="Arial"/>
                <w:color w:val="FF0000"/>
                <w:sz w:val="20"/>
              </w:rPr>
              <w:t>, divided by 2.</w:t>
            </w:r>
            <w:r w:rsidR="002C232C" w:rsidRPr="00DF4735">
              <w:rPr>
                <w:rFonts w:cs="Arial"/>
                <w:strike/>
                <w:color w:val="FF0000"/>
                <w:sz w:val="20"/>
              </w:rPr>
              <w:t xml:space="preserve"> </w:t>
            </w:r>
            <w:r w:rsidRPr="00DF4735">
              <w:rPr>
                <w:rFonts w:cs="Arial"/>
                <w:strike/>
                <w:sz w:val="20"/>
              </w:rPr>
              <w:t>or</w:t>
            </w:r>
          </w:p>
          <w:p w:rsidR="00D62D1C" w:rsidRDefault="00D62D1C" w:rsidP="00D62D1C">
            <w:pPr>
              <w:pStyle w:val="ad"/>
              <w:numPr>
                <w:ilvl w:val="0"/>
                <w:numId w:val="16"/>
              </w:numPr>
              <w:autoSpaceDE w:val="0"/>
              <w:autoSpaceDN w:val="0"/>
              <w:rPr>
                <w:rFonts w:cs="Arial"/>
                <w:sz w:val="20"/>
              </w:rPr>
            </w:pPr>
            <w:r>
              <w:rPr>
                <w:rFonts w:cs="Arial"/>
                <w:color w:val="FF0000"/>
                <w:sz w:val="20"/>
              </w:rPr>
              <w:lastRenderedPageBreak/>
              <w:t>M</w:t>
            </w:r>
            <w:r w:rsidRPr="00D62D1C">
              <w:rPr>
                <w:rFonts w:cs="Arial"/>
                <w:strike/>
                <w:sz w:val="20"/>
              </w:rPr>
              <w:t>m</w:t>
            </w:r>
            <w:r w:rsidRPr="00D62D1C">
              <w:rPr>
                <w:rFonts w:cs="Arial"/>
                <w:sz w:val="20"/>
              </w:rPr>
              <w:t>aximum number of payload octets</w:t>
            </w:r>
            <w:r w:rsidRPr="00D62D1C">
              <w:rPr>
                <w:rFonts w:cs="Arial"/>
                <w:strike/>
                <w:sz w:val="20"/>
              </w:rPr>
              <w:t xml:space="preserve"> (depending on the parameter in the original query) </w:t>
            </w:r>
            <w:r w:rsidRPr="00D62D1C">
              <w:rPr>
                <w:rFonts w:cs="Arial"/>
                <w:sz w:val="20"/>
              </w:rPr>
              <w:t>that the local Controller supports for transmission of a single Link Layer Data Channel PDU.</w:t>
            </w:r>
          </w:p>
          <w:p w:rsidR="009C0D4A" w:rsidRPr="00D85921" w:rsidRDefault="00845335" w:rsidP="004206FE">
            <w:pPr>
              <w:pStyle w:val="ad"/>
              <w:numPr>
                <w:ilvl w:val="0"/>
                <w:numId w:val="16"/>
              </w:numPr>
              <w:autoSpaceDE w:val="0"/>
              <w:autoSpaceDN w:val="0"/>
              <w:rPr>
                <w:rFonts w:cs="Arial"/>
                <w:sz w:val="20"/>
              </w:rPr>
            </w:pPr>
            <w:r w:rsidRPr="004206FE">
              <w:rPr>
                <w:rFonts w:cs="Arial"/>
                <w:color w:val="FF0000"/>
                <w:sz w:val="20"/>
              </w:rPr>
              <w:t xml:space="preserve">Maximum length of the Supplemental that the local Controller supports for transmission in a Link Layer </w:t>
            </w:r>
            <w:r w:rsidR="009C0D4A" w:rsidRPr="00D85921">
              <w:rPr>
                <w:rFonts w:cs="Arial"/>
                <w:bCs w:val="0"/>
                <w:color w:val="FF0000"/>
                <w:sz w:val="20"/>
              </w:rPr>
              <w:t>packet</w:t>
            </w:r>
            <w:ins w:id="6352" w:author="Clive D.W. Feather" w:date="2016-05-05T17:41:00Z">
              <w:r w:rsidR="005C7D9D">
                <w:rPr>
                  <w:rFonts w:cs="Arial"/>
                  <w:bCs w:val="0"/>
                  <w:color w:val="FF0000"/>
                  <w:sz w:val="20"/>
                </w:rPr>
                <w:t>, in 8 µs units</w:t>
              </w:r>
            </w:ins>
            <w:r w:rsidR="009C0D4A" w:rsidRPr="00D85921">
              <w:rPr>
                <w:rFonts w:cs="Arial"/>
                <w:bCs w:val="0"/>
                <w:color w:val="FF0000"/>
                <w:sz w:val="20"/>
              </w:rPr>
              <w:t>.</w:t>
            </w:r>
          </w:p>
          <w:p w:rsidR="002C232C" w:rsidRDefault="002C232C" w:rsidP="00D62D1C">
            <w:pPr>
              <w:autoSpaceDE w:val="0"/>
              <w:autoSpaceDN w:val="0"/>
              <w:rPr>
                <w:rFonts w:cs="Arial"/>
                <w:sz w:val="20"/>
              </w:rPr>
            </w:pPr>
            <w:r>
              <w:rPr>
                <w:rFonts w:cs="Arial"/>
                <w:sz w:val="20"/>
              </w:rPr>
              <w:t>Range</w:t>
            </w:r>
            <w:r w:rsidRPr="002C232C">
              <w:rPr>
                <w:rFonts w:cs="Arial"/>
                <w:color w:val="FF0000"/>
                <w:sz w:val="20"/>
              </w:rPr>
              <w:t>:</w:t>
            </w:r>
          </w:p>
          <w:p w:rsidR="002C232C" w:rsidRDefault="00D62D1C" w:rsidP="002C232C">
            <w:pPr>
              <w:pStyle w:val="ad"/>
              <w:numPr>
                <w:ilvl w:val="0"/>
                <w:numId w:val="16"/>
              </w:numPr>
              <w:autoSpaceDE w:val="0"/>
              <w:autoSpaceDN w:val="0"/>
              <w:rPr>
                <w:rFonts w:cs="Arial"/>
                <w:sz w:val="20"/>
              </w:rPr>
            </w:pPr>
            <w:r w:rsidRPr="002C232C">
              <w:rPr>
                <w:rFonts w:cs="Arial"/>
                <w:sz w:val="20"/>
              </w:rPr>
              <w:t>0x0</w:t>
            </w:r>
            <w:r w:rsidR="002C232C">
              <w:rPr>
                <w:rFonts w:cs="Arial"/>
                <w:sz w:val="20"/>
              </w:rPr>
              <w:t>0A4-0x2148 for times or</w:t>
            </w:r>
          </w:p>
          <w:p w:rsidR="00A82E54" w:rsidRDefault="00D62D1C" w:rsidP="002C232C">
            <w:pPr>
              <w:pStyle w:val="ad"/>
              <w:numPr>
                <w:ilvl w:val="0"/>
                <w:numId w:val="16"/>
              </w:numPr>
              <w:autoSpaceDE w:val="0"/>
              <w:autoSpaceDN w:val="0"/>
              <w:rPr>
                <w:rFonts w:cs="Arial"/>
                <w:sz w:val="20"/>
              </w:rPr>
            </w:pPr>
            <w:r w:rsidRPr="002C232C">
              <w:rPr>
                <w:rFonts w:cs="Arial"/>
                <w:sz w:val="20"/>
              </w:rPr>
              <w:t>0x001B-0x00FF for number of octets</w:t>
            </w:r>
            <w:r w:rsidRPr="002C232C">
              <w:rPr>
                <w:rFonts w:cs="Arial"/>
                <w:strike/>
                <w:sz w:val="20"/>
              </w:rPr>
              <w:t xml:space="preserve"> (all other values reserved for future use)</w:t>
            </w:r>
            <w:r w:rsidRPr="002C232C">
              <w:rPr>
                <w:rFonts w:cs="Arial"/>
                <w:sz w:val="20"/>
              </w:rPr>
              <w:t>.</w:t>
            </w:r>
          </w:p>
          <w:p w:rsidR="009C0D4A" w:rsidRPr="004206FE" w:rsidRDefault="00845335" w:rsidP="004206FE">
            <w:pPr>
              <w:pStyle w:val="ad"/>
              <w:numPr>
                <w:ilvl w:val="0"/>
                <w:numId w:val="16"/>
              </w:numPr>
              <w:autoSpaceDE w:val="0"/>
              <w:autoSpaceDN w:val="0"/>
              <w:rPr>
                <w:rFonts w:cs="Arial"/>
                <w:sz w:val="20"/>
              </w:rPr>
            </w:pPr>
            <w:r w:rsidRPr="004206FE">
              <w:rPr>
                <w:rFonts w:cs="Arial"/>
                <w:color w:val="FF0000"/>
                <w:sz w:val="20"/>
              </w:rPr>
              <w:t>0x02</w:t>
            </w:r>
            <w:del w:id="6353" w:author="Chris Reisinger" w:date="2016-05-18T12:34:00Z">
              <w:r w:rsidRPr="004206FE" w:rsidDel="00FD4528">
                <w:rPr>
                  <w:rFonts w:cs="Arial"/>
                  <w:color w:val="FF0000"/>
                  <w:sz w:val="20"/>
                </w:rPr>
                <w:delText>-</w:delText>
              </w:r>
            </w:del>
            <w:ins w:id="6354" w:author="Chris Reisinger" w:date="2016-05-18T12:34:00Z">
              <w:r w:rsidR="00FD4528">
                <w:rPr>
                  <w:rFonts w:cs="Arial"/>
                  <w:color w:val="FF0000"/>
                  <w:sz w:val="20"/>
                </w:rPr>
                <w:t xml:space="preserve"> –</w:t>
              </w:r>
              <w:r w:rsidR="00FD4528">
                <w:t xml:space="preserve"> </w:t>
              </w:r>
            </w:ins>
            <w:r w:rsidRPr="004206FE">
              <w:rPr>
                <w:rFonts w:cs="Arial"/>
                <w:color w:val="FF0000"/>
                <w:sz w:val="20"/>
              </w:rPr>
              <w:t>0x14 for the maximum Supplemental length</w:t>
            </w:r>
          </w:p>
          <w:p w:rsidR="002C232C" w:rsidRPr="002C232C" w:rsidRDefault="002C232C" w:rsidP="002C232C">
            <w:pPr>
              <w:autoSpaceDE w:val="0"/>
              <w:autoSpaceDN w:val="0"/>
              <w:ind w:left="360"/>
              <w:rPr>
                <w:rFonts w:cs="Arial"/>
                <w:sz w:val="20"/>
              </w:rPr>
            </w:pPr>
            <w:r w:rsidRPr="002C232C">
              <w:rPr>
                <w:rFonts w:cs="Arial"/>
                <w:color w:val="FF0000"/>
                <w:sz w:val="20"/>
              </w:rPr>
              <w:t xml:space="preserve">All values outside the range </w:t>
            </w:r>
            <w:r w:rsidR="009C0D4A">
              <w:rPr>
                <w:rFonts w:cs="Arial"/>
                <w:color w:val="FF0000"/>
                <w:sz w:val="20"/>
              </w:rPr>
              <w:t xml:space="preserve">are </w:t>
            </w:r>
            <w:r w:rsidRPr="002C232C">
              <w:rPr>
                <w:rFonts w:cs="Arial"/>
                <w:color w:val="FF0000"/>
                <w:sz w:val="20"/>
              </w:rPr>
              <w:t>reserved for future use.</w:t>
            </w:r>
          </w:p>
        </w:tc>
      </w:tr>
    </w:tbl>
    <w:p w:rsidR="001F05D9" w:rsidRPr="001F05D9" w:rsidRDefault="001F05D9" w:rsidP="001F05D9">
      <w:pPr>
        <w:rPr>
          <w:lang w:val="en-GB"/>
        </w:rPr>
      </w:pPr>
    </w:p>
    <w:p w:rsidR="001067C6" w:rsidRPr="00F56ED0" w:rsidRDefault="001067C6" w:rsidP="00E44F48">
      <w:pPr>
        <w:pStyle w:val="31"/>
        <w:rPr>
          <w:rFonts w:eastAsiaTheme="minorEastAsia"/>
          <w:lang w:val="en-GB"/>
        </w:rPr>
      </w:pPr>
      <w:bookmarkStart w:id="6355" w:name="_Toc449707744"/>
      <w:bookmarkStart w:id="6356" w:name="_Toc454286489"/>
      <w:r w:rsidRPr="00F56ED0">
        <w:rPr>
          <w:color w:val="FF0000"/>
        </w:rPr>
        <w:t xml:space="preserve">[UPDATED SECTION] </w:t>
      </w:r>
      <w:r w:rsidRPr="00F56ED0">
        <w:rPr>
          <w:rFonts w:eastAsiaTheme="minorEastAsia"/>
          <w:lang w:val="en-GB"/>
        </w:rPr>
        <w:t>4.1 LE Test Packet Format</w:t>
      </w:r>
      <w:bookmarkEnd w:id="6355"/>
      <w:bookmarkEnd w:id="6356"/>
    </w:p>
    <w:p w:rsidR="001067C6" w:rsidRPr="00F56ED0" w:rsidRDefault="001067C6" w:rsidP="001067C6">
      <w:pPr>
        <w:autoSpaceDE w:val="0"/>
        <w:autoSpaceDN w:val="0"/>
        <w:adjustRightInd w:val="0"/>
        <w:spacing w:after="0" w:line="240" w:lineRule="auto"/>
        <w:rPr>
          <w:color w:val="00B050"/>
        </w:rPr>
      </w:pPr>
      <w:r w:rsidRPr="00F56ED0">
        <w:rPr>
          <w:color w:val="00B050"/>
        </w:rPr>
        <w:t>[Modify text below. Note that this text is based on the changes made by the Long Range CR i.e. all changes made by the Long Range CR have been ‘accepted’]</w:t>
      </w:r>
    </w:p>
    <w:p w:rsidR="001067C6" w:rsidRDefault="001067C6" w:rsidP="001067C6">
      <w:pPr>
        <w:autoSpaceDE w:val="0"/>
        <w:autoSpaceDN w:val="0"/>
        <w:adjustRightInd w:val="0"/>
        <w:spacing w:after="0" w:line="240" w:lineRule="auto"/>
        <w:rPr>
          <w:rFonts w:cs="Arial"/>
          <w:color w:val="000000"/>
          <w:sz w:val="24"/>
          <w:szCs w:val="24"/>
        </w:rPr>
      </w:pPr>
    </w:p>
    <w:p w:rsidR="001067C6" w:rsidRDefault="001067C6" w:rsidP="001067C6">
      <w:pPr>
        <w:autoSpaceDE w:val="0"/>
        <w:autoSpaceDN w:val="0"/>
        <w:adjustRightInd w:val="0"/>
        <w:spacing w:after="0" w:line="240" w:lineRule="auto"/>
        <w:rPr>
          <w:rFonts w:cs="Arial"/>
          <w:color w:val="000000"/>
          <w:sz w:val="24"/>
          <w:szCs w:val="24"/>
        </w:rPr>
      </w:pPr>
      <w:r>
        <w:rPr>
          <w:rFonts w:cs="Arial"/>
          <w:color w:val="000000"/>
          <w:sz w:val="24"/>
          <w:szCs w:val="24"/>
        </w:rPr>
        <w:t xml:space="preserve">The LE Test packet </w:t>
      </w:r>
      <w:r w:rsidRPr="006D087E">
        <w:rPr>
          <w:rFonts w:cs="Arial"/>
          <w:sz w:val="24"/>
          <w:szCs w:val="24"/>
        </w:rPr>
        <w:t xml:space="preserve">format </w:t>
      </w:r>
      <w:r w:rsidRPr="00F56ED0">
        <w:rPr>
          <w:rFonts w:cs="Arial"/>
          <w:color w:val="000000"/>
          <w:sz w:val="24"/>
          <w:szCs w:val="24"/>
        </w:rPr>
        <w:t>for LE Uncoded PHYs</w:t>
      </w:r>
      <w:r>
        <w:rPr>
          <w:rFonts w:cs="Arial"/>
          <w:color w:val="FF0000"/>
          <w:sz w:val="24"/>
          <w:szCs w:val="24"/>
        </w:rPr>
        <w:t xml:space="preserve"> </w:t>
      </w:r>
      <w:r w:rsidRPr="006D087E">
        <w:rPr>
          <w:rFonts w:cs="Arial"/>
          <w:sz w:val="24"/>
          <w:szCs w:val="24"/>
        </w:rPr>
        <w:t xml:space="preserve">shall be as shown in Figure 4.1. </w:t>
      </w:r>
      <w:r w:rsidRPr="00F56ED0">
        <w:rPr>
          <w:rFonts w:cs="Arial"/>
          <w:color w:val="000000"/>
          <w:sz w:val="24"/>
          <w:szCs w:val="24"/>
        </w:rPr>
        <w:t>The LE Test packet format for LE Coded PHY shall be as shown in Figure 4.X.</w:t>
      </w:r>
      <w:r w:rsidRPr="006B4E19">
        <w:rPr>
          <w:color w:val="FF0000"/>
        </w:rPr>
        <w:t xml:space="preserve"> </w:t>
      </w:r>
      <w:r w:rsidRPr="006D087E">
        <w:rPr>
          <w:rFonts w:cs="Arial"/>
          <w:sz w:val="24"/>
          <w:szCs w:val="24"/>
        </w:rPr>
        <w:t xml:space="preserve">LE </w:t>
      </w:r>
      <w:r>
        <w:rPr>
          <w:rFonts w:cs="Arial"/>
          <w:color w:val="000000"/>
          <w:sz w:val="24"/>
          <w:szCs w:val="24"/>
        </w:rPr>
        <w:t xml:space="preserve">test packets are required for LE RF PHY conformance testing using Direct Test Mode. </w:t>
      </w:r>
    </w:p>
    <w:p w:rsidR="001067C6" w:rsidRDefault="001067C6" w:rsidP="001067C6">
      <w:pPr>
        <w:autoSpaceDE w:val="0"/>
        <w:autoSpaceDN w:val="0"/>
        <w:adjustRightInd w:val="0"/>
        <w:spacing w:after="0" w:line="240" w:lineRule="auto"/>
        <w:rPr>
          <w:rFonts w:cs="Arial"/>
          <w:color w:val="000000"/>
          <w:sz w:val="24"/>
          <w:szCs w:val="24"/>
        </w:rPr>
      </w:pPr>
    </w:p>
    <w:p w:rsidR="001067C6" w:rsidRPr="00F56ED0" w:rsidRDefault="001067C6" w:rsidP="00E44F48">
      <w:pPr>
        <w:autoSpaceDE w:val="0"/>
        <w:autoSpaceDN w:val="0"/>
        <w:adjustRightInd w:val="0"/>
        <w:spacing w:after="0" w:line="240" w:lineRule="auto"/>
        <w:outlineLvl w:val="0"/>
        <w:rPr>
          <w:rFonts w:cs="Arial"/>
          <w:color w:val="000000"/>
          <w:sz w:val="24"/>
          <w:szCs w:val="24"/>
        </w:rPr>
      </w:pPr>
      <w:r w:rsidRPr="00F56ED0">
        <w:rPr>
          <w:rFonts w:cs="Arial"/>
          <w:color w:val="000000"/>
          <w:sz w:val="24"/>
          <w:szCs w:val="24"/>
        </w:rPr>
        <w:t>Depending on the test, the packet payload content may vary.</w:t>
      </w:r>
    </w:p>
    <w:p w:rsidR="001067C6" w:rsidRDefault="001067C6" w:rsidP="001067C6">
      <w:pPr>
        <w:autoSpaceDE w:val="0"/>
        <w:autoSpaceDN w:val="0"/>
        <w:adjustRightInd w:val="0"/>
        <w:spacing w:after="0" w:line="240" w:lineRule="auto"/>
        <w:rPr>
          <w:rFonts w:cs="Arial"/>
          <w:color w:val="000000"/>
          <w:sz w:val="24"/>
          <w:szCs w:val="24"/>
        </w:rPr>
      </w:pPr>
    </w:p>
    <w:p w:rsidR="001067C6" w:rsidRDefault="001067C6" w:rsidP="001067C6">
      <w:pPr>
        <w:autoSpaceDE w:val="0"/>
        <w:autoSpaceDN w:val="0"/>
        <w:adjustRightInd w:val="0"/>
        <w:spacing w:after="0" w:line="240" w:lineRule="auto"/>
        <w:rPr>
          <w:rFonts w:cs="Arial"/>
          <w:sz w:val="24"/>
          <w:szCs w:val="24"/>
        </w:rPr>
      </w:pPr>
      <w:r w:rsidRPr="00F56ED0">
        <w:rPr>
          <w:rFonts w:cs="Arial"/>
          <w:color w:val="000000"/>
          <w:sz w:val="24"/>
          <w:szCs w:val="24"/>
        </w:rPr>
        <w:t>For the LE Uncoded PHYs,</w:t>
      </w:r>
      <w:r>
        <w:rPr>
          <w:rFonts w:cs="Arial"/>
          <w:color w:val="FF0000"/>
          <w:sz w:val="24"/>
          <w:szCs w:val="24"/>
        </w:rPr>
        <w:t xml:space="preserve"> </w:t>
      </w:r>
      <w:r w:rsidRPr="00F56ED0">
        <w:rPr>
          <w:rFonts w:cs="Arial"/>
          <w:color w:val="000000"/>
          <w:sz w:val="24"/>
          <w:szCs w:val="24"/>
        </w:rPr>
        <w:t>the</w:t>
      </w:r>
      <w:r w:rsidRPr="006D087E">
        <w:rPr>
          <w:rFonts w:cs="Arial"/>
          <w:sz w:val="24"/>
          <w:szCs w:val="24"/>
        </w:rPr>
        <w:t xml:space="preserve"> LE test packet consists of the following fields: preamble (8 bits when operating at 1 Ms/s</w:t>
      </w:r>
      <w:r>
        <w:rPr>
          <w:rFonts w:cs="Arial"/>
          <w:color w:val="FF0000"/>
          <w:sz w:val="24"/>
          <w:szCs w:val="24"/>
        </w:rPr>
        <w:t xml:space="preserve"> </w:t>
      </w:r>
      <w:r w:rsidRPr="00F56ED0">
        <w:rPr>
          <w:rFonts w:cs="Arial"/>
          <w:color w:val="000000"/>
          <w:sz w:val="24"/>
          <w:szCs w:val="24"/>
        </w:rPr>
        <w:t xml:space="preserve">modulation </w:t>
      </w:r>
      <w:r w:rsidRPr="006D087E">
        <w:rPr>
          <w:rFonts w:cs="Arial"/>
          <w:sz w:val="24"/>
          <w:szCs w:val="24"/>
        </w:rPr>
        <w:t>or 16 bits when operating at 2 Ms/s</w:t>
      </w:r>
      <w:r>
        <w:rPr>
          <w:rFonts w:cs="Arial"/>
          <w:color w:val="FF0000"/>
          <w:sz w:val="24"/>
          <w:szCs w:val="24"/>
        </w:rPr>
        <w:t xml:space="preserve"> </w:t>
      </w:r>
      <w:r w:rsidRPr="00F56ED0">
        <w:rPr>
          <w:rFonts w:cs="Arial"/>
          <w:color w:val="000000"/>
          <w:sz w:val="24"/>
          <w:szCs w:val="24"/>
        </w:rPr>
        <w:t>modulation</w:t>
      </w:r>
      <w:r w:rsidRPr="006D087E">
        <w:rPr>
          <w:rFonts w:cs="Arial"/>
          <w:sz w:val="24"/>
          <w:szCs w:val="24"/>
        </w:rPr>
        <w:t>), synchronization word (32 bits), PDU header (8 bits), PDU length (8 bits), payload (296-</w:t>
      </w:r>
      <w:r w:rsidRPr="00F56ED0">
        <w:rPr>
          <w:rFonts w:cs="Arial"/>
          <w:strike/>
          <w:sz w:val="24"/>
          <w:szCs w:val="24"/>
        </w:rPr>
        <w:t>2040</w:t>
      </w:r>
      <w:r w:rsidRPr="00F56ED0">
        <w:rPr>
          <w:rFonts w:cs="Arial"/>
          <w:color w:val="FF0000"/>
          <w:sz w:val="24"/>
          <w:szCs w:val="24"/>
        </w:rPr>
        <w:t>2048</w:t>
      </w:r>
      <w:r w:rsidRPr="006D087E">
        <w:rPr>
          <w:rFonts w:cs="Arial"/>
          <w:sz w:val="24"/>
          <w:szCs w:val="24"/>
        </w:rPr>
        <w:t xml:space="preserve"> bits)</w:t>
      </w:r>
      <w:r w:rsidRPr="00F56ED0">
        <w:rPr>
          <w:rFonts w:cs="Arial"/>
          <w:color w:val="FF0000"/>
          <w:sz w:val="24"/>
          <w:szCs w:val="24"/>
        </w:rPr>
        <w:t>,</w:t>
      </w:r>
      <w:r w:rsidRPr="00F56ED0">
        <w:rPr>
          <w:rFonts w:cs="Arial"/>
          <w:strike/>
          <w:sz w:val="24"/>
          <w:szCs w:val="24"/>
        </w:rPr>
        <w:t xml:space="preserve"> and</w:t>
      </w:r>
      <w:r w:rsidRPr="006D087E">
        <w:rPr>
          <w:rFonts w:cs="Arial"/>
          <w:sz w:val="24"/>
          <w:szCs w:val="24"/>
        </w:rPr>
        <w:t xml:space="preserve"> CRC (24 bits)</w:t>
      </w:r>
      <w:r>
        <w:rPr>
          <w:rFonts w:cs="Arial"/>
          <w:sz w:val="24"/>
          <w:szCs w:val="24"/>
        </w:rPr>
        <w:t xml:space="preserve"> </w:t>
      </w:r>
      <w:r w:rsidRPr="00F56ED0">
        <w:rPr>
          <w:rFonts w:cs="Arial"/>
          <w:color w:val="FF0000"/>
          <w:sz w:val="24"/>
          <w:szCs w:val="24"/>
        </w:rPr>
        <w:t>and an optional Supplemental (</w:t>
      </w:r>
      <w:commentRangeStart w:id="6357"/>
      <w:r w:rsidRPr="00F56ED0">
        <w:rPr>
          <w:rFonts w:cs="Arial"/>
          <w:color w:val="FF0000"/>
          <w:sz w:val="24"/>
          <w:szCs w:val="24"/>
        </w:rPr>
        <w:t>16</w:t>
      </w:r>
      <w:del w:id="6358" w:author="Batra, Mayank" w:date="2016-06-10T17:07:00Z">
        <w:r w:rsidRPr="00F56ED0">
          <w:rPr>
            <w:rFonts w:cs="Arial"/>
            <w:color w:val="FF0000"/>
            <w:sz w:val="24"/>
            <w:szCs w:val="24"/>
          </w:rPr>
          <w:delText>-</w:delText>
        </w:r>
      </w:del>
      <w:ins w:id="6359" w:author="Batra, Mayank" w:date="2016-05-27T11:40:00Z">
        <w:r w:rsidR="003C589D">
          <w:rPr>
            <w:rFonts w:cs="Arial"/>
            <w:color w:val="FF0000"/>
            <w:sz w:val="24"/>
            <w:szCs w:val="24"/>
          </w:rPr>
          <w:t xml:space="preserve"> </w:t>
        </w:r>
      </w:ins>
      <w:del w:id="6360" w:author="Batra, Mayank" w:date="2016-05-27T11:39:00Z">
        <w:r w:rsidRPr="00F56ED0" w:rsidDel="003C589D">
          <w:rPr>
            <w:rFonts w:cs="Arial"/>
            <w:color w:val="FF0000"/>
            <w:sz w:val="24"/>
            <w:szCs w:val="24"/>
          </w:rPr>
          <w:delText>-</w:delText>
        </w:r>
      </w:del>
      <w:ins w:id="6361" w:author="Batra, Mayank" w:date="2016-05-27T11:39:00Z">
        <w:r w:rsidR="003C589D">
          <w:rPr>
            <w:rFonts w:cs="Arial"/>
            <w:color w:val="FF0000"/>
            <w:sz w:val="24"/>
            <w:szCs w:val="24"/>
          </w:rPr>
          <w:t>–</w:t>
        </w:r>
      </w:ins>
      <w:ins w:id="6362" w:author="Batra, Mayank" w:date="2016-05-27T11:40:00Z">
        <w:r w:rsidR="003C589D">
          <w:rPr>
            <w:rFonts w:cs="Arial"/>
            <w:color w:val="FF0000"/>
            <w:sz w:val="24"/>
            <w:szCs w:val="24"/>
          </w:rPr>
          <w:t xml:space="preserve"> </w:t>
        </w:r>
      </w:ins>
      <w:r w:rsidRPr="00F56ED0">
        <w:rPr>
          <w:rFonts w:cs="Arial"/>
          <w:color w:val="FF0000"/>
          <w:sz w:val="24"/>
          <w:szCs w:val="24"/>
        </w:rPr>
        <w:t xml:space="preserve">160 </w:t>
      </w:r>
      <w:commentRangeEnd w:id="6357"/>
      <w:r w:rsidR="00FD4528">
        <w:rPr>
          <w:rStyle w:val="aff1"/>
        </w:rPr>
        <w:commentReference w:id="6357"/>
      </w:r>
      <w:r w:rsidRPr="00F56ED0">
        <w:rPr>
          <w:rFonts w:cs="Arial"/>
          <w:color w:val="FF0000"/>
          <w:sz w:val="24"/>
          <w:szCs w:val="24"/>
        </w:rPr>
        <w:t>bits when operating at 1 Ms/s modulation or 32-320 bits when operating at 2 Ms/s modulation)</w:t>
      </w:r>
      <w:r w:rsidRPr="006D087E">
        <w:rPr>
          <w:rFonts w:cs="Arial"/>
          <w:sz w:val="24"/>
          <w:szCs w:val="24"/>
        </w:rPr>
        <w:t>. LE test packets do not incorporate a PDU address field.</w:t>
      </w:r>
    </w:p>
    <w:p w:rsidR="001067C6" w:rsidRDefault="001067C6" w:rsidP="001067C6">
      <w:pPr>
        <w:autoSpaceDE w:val="0"/>
        <w:autoSpaceDN w:val="0"/>
        <w:adjustRightInd w:val="0"/>
        <w:spacing w:after="0" w:line="240" w:lineRule="auto"/>
        <w:rPr>
          <w:rFonts w:cs="Arial"/>
          <w:sz w:val="24"/>
          <w:szCs w:val="24"/>
        </w:rPr>
      </w:pPr>
    </w:p>
    <w:p w:rsidR="001067C6" w:rsidRPr="004A34AD" w:rsidRDefault="001067C6" w:rsidP="001067C6">
      <w:pPr>
        <w:autoSpaceDE w:val="0"/>
        <w:autoSpaceDN w:val="0"/>
        <w:adjustRightInd w:val="0"/>
        <w:spacing w:after="0" w:line="240" w:lineRule="auto"/>
        <w:rPr>
          <w:color w:val="00B050"/>
        </w:rPr>
      </w:pPr>
      <w:r w:rsidRPr="004A34AD">
        <w:rPr>
          <w:color w:val="00B050"/>
        </w:rPr>
        <w:t>[Modify Figure 4.1 as shown below]</w:t>
      </w:r>
    </w:p>
    <w:p w:rsidR="001067C6" w:rsidRDefault="001067C6" w:rsidP="001067C6">
      <w:pPr>
        <w:autoSpaceDE w:val="0"/>
        <w:autoSpaceDN w:val="0"/>
        <w:adjustRightInd w:val="0"/>
        <w:spacing w:after="0" w:line="240" w:lineRule="auto"/>
        <w:rPr>
          <w:color w:val="FF0000"/>
        </w:rPr>
      </w:pPr>
    </w:p>
    <w:p w:rsidR="001067C6" w:rsidRDefault="001067C6" w:rsidP="001067C6">
      <w:pPr>
        <w:autoSpaceDE w:val="0"/>
        <w:autoSpaceDN w:val="0"/>
        <w:adjustRightInd w:val="0"/>
        <w:spacing w:after="0" w:line="240" w:lineRule="auto"/>
        <w:rPr>
          <w:color w:val="FF0000"/>
        </w:rPr>
      </w:pPr>
      <w:r>
        <w:object w:dxaOrig="14888" w:dyaOrig="3861">
          <v:shape id="_x0000_i1035" type="#_x0000_t75" style="width:468.3pt;height:120.2pt" o:ole="">
            <v:imagedata r:id="rId47" o:title=""/>
          </v:shape>
          <o:OLEObject Type="Embed" ProgID="Visio.Drawing.11" ShapeID="_x0000_i1035" DrawAspect="Content" ObjectID="_1568034125" r:id="rId48"/>
        </w:object>
      </w:r>
    </w:p>
    <w:p w:rsidR="001067C6" w:rsidRPr="009C4B76" w:rsidRDefault="001067C6" w:rsidP="00E44F48">
      <w:pPr>
        <w:autoSpaceDE w:val="0"/>
        <w:autoSpaceDN w:val="0"/>
        <w:adjustRightInd w:val="0"/>
        <w:spacing w:after="0" w:line="240" w:lineRule="auto"/>
        <w:outlineLvl w:val="0"/>
        <w:rPr>
          <w:b/>
          <w:color w:val="FF0000"/>
        </w:rPr>
      </w:pPr>
      <w:r>
        <w:rPr>
          <w:rFonts w:ascii="Arial,Italic" w:hAnsi="Arial,Italic" w:cs="Arial,Italic"/>
          <w:i/>
          <w:iCs/>
          <w:sz w:val="20"/>
          <w:lang w:val="en-GB"/>
        </w:rPr>
        <w:lastRenderedPageBreak/>
        <w:t>Figure 4.1: LE Test packet format</w:t>
      </w:r>
      <w:r>
        <w:rPr>
          <w:rFonts w:ascii="Arial,Italic" w:hAnsi="Arial,Italic" w:cs="Arial,Italic"/>
          <w:i/>
          <w:iCs/>
          <w:color w:val="FF0000"/>
          <w:sz w:val="20"/>
          <w:lang w:val="en-GB"/>
        </w:rPr>
        <w:t xml:space="preserve"> </w:t>
      </w:r>
      <w:r w:rsidRPr="00F56ED0">
        <w:rPr>
          <w:rFonts w:ascii="Arial,Italic" w:hAnsi="Arial,Italic" w:cs="Arial,Italic" w:hint="eastAsia"/>
          <w:i/>
          <w:iCs/>
          <w:sz w:val="20"/>
          <w:lang w:val="en-GB"/>
        </w:rPr>
        <w:t>for the LE Uncoded PHYs</w:t>
      </w:r>
    </w:p>
    <w:p w:rsidR="001067C6" w:rsidRPr="006D087E" w:rsidRDefault="001067C6" w:rsidP="001067C6">
      <w:pPr>
        <w:autoSpaceDE w:val="0"/>
        <w:autoSpaceDN w:val="0"/>
        <w:adjustRightInd w:val="0"/>
        <w:spacing w:after="0" w:line="240" w:lineRule="auto"/>
        <w:rPr>
          <w:rFonts w:cs="Arial"/>
          <w:sz w:val="24"/>
          <w:szCs w:val="24"/>
        </w:rPr>
      </w:pPr>
    </w:p>
    <w:p w:rsidR="00DA2C0A" w:rsidRDefault="00DA2C0A" w:rsidP="00E44F48">
      <w:pPr>
        <w:pStyle w:val="31"/>
        <w:rPr>
          <w:rFonts w:eastAsiaTheme="minorEastAsia"/>
          <w:lang w:val="en-GB"/>
        </w:rPr>
      </w:pPr>
      <w:bookmarkStart w:id="6363" w:name="_Toc449707745"/>
      <w:bookmarkStart w:id="6364" w:name="_Toc454286490"/>
      <w:r w:rsidRPr="00F56ED0">
        <w:rPr>
          <w:color w:val="FF0000"/>
        </w:rPr>
        <w:t xml:space="preserve">[UPDATED SECTION] </w:t>
      </w:r>
      <w:r w:rsidRPr="00F56ED0">
        <w:rPr>
          <w:rFonts w:eastAsiaTheme="minorEastAsia"/>
          <w:lang w:val="en-GB"/>
        </w:rPr>
        <w:t>4.1</w:t>
      </w:r>
      <w:r>
        <w:rPr>
          <w:rFonts w:eastAsiaTheme="minorEastAsia"/>
          <w:lang w:val="en-GB"/>
        </w:rPr>
        <w:t>.4 LE Test Packet PDU</w:t>
      </w:r>
      <w:bookmarkEnd w:id="6363"/>
      <w:bookmarkEnd w:id="6364"/>
    </w:p>
    <w:p w:rsidR="009315E3" w:rsidRDefault="009315E3" w:rsidP="00516A8B">
      <w:pPr>
        <w:autoSpaceDE w:val="0"/>
        <w:autoSpaceDN w:val="0"/>
        <w:adjustRightInd w:val="0"/>
        <w:spacing w:after="0" w:line="240" w:lineRule="auto"/>
        <w:rPr>
          <w:rFonts w:cs="Arial"/>
          <w:color w:val="000000"/>
          <w:szCs w:val="24"/>
          <w:lang w:val="en-GB"/>
        </w:rPr>
      </w:pPr>
      <w:r>
        <w:rPr>
          <w:rFonts w:cs="Arial"/>
          <w:color w:val="000000"/>
          <w:sz w:val="24"/>
          <w:szCs w:val="24"/>
          <w:lang w:val="en-GB"/>
        </w:rPr>
        <w:t>The LE test packet PDU consists of an 8-bit header, an 8-bit length field</w:t>
      </w:r>
      <w:r w:rsidR="004720DD">
        <w:rPr>
          <w:rFonts w:cs="Arial"/>
          <w:color w:val="000000"/>
          <w:sz w:val="24"/>
          <w:szCs w:val="24"/>
          <w:lang w:val="en-GB"/>
        </w:rPr>
        <w:t xml:space="preserve">, </w:t>
      </w:r>
      <w:r w:rsidR="004720DD" w:rsidRPr="00516A8B">
        <w:rPr>
          <w:rFonts w:cs="Arial"/>
          <w:color w:val="FF0000"/>
          <w:sz w:val="24"/>
          <w:szCs w:val="24"/>
          <w:lang w:val="en-GB"/>
        </w:rPr>
        <w:t>an optional 8-bit SuppInfo field,</w:t>
      </w:r>
      <w:r>
        <w:rPr>
          <w:rFonts w:cs="Arial"/>
          <w:color w:val="000000"/>
          <w:sz w:val="24"/>
          <w:szCs w:val="24"/>
          <w:lang w:val="en-GB"/>
        </w:rPr>
        <w:t xml:space="preserve"> and a variable size payload. Its structure is as shown in </w:t>
      </w:r>
      <w:r>
        <w:rPr>
          <w:rFonts w:cs="Arial"/>
          <w:color w:val="0000FF"/>
          <w:sz w:val="24"/>
          <w:szCs w:val="24"/>
          <w:lang w:val="en-GB"/>
        </w:rPr>
        <w:t>Figure 4.3</w:t>
      </w:r>
      <w:r>
        <w:rPr>
          <w:rFonts w:cs="Arial"/>
          <w:color w:val="000000"/>
          <w:sz w:val="24"/>
          <w:szCs w:val="24"/>
          <w:lang w:val="en-GB"/>
        </w:rPr>
        <w:t>.</w:t>
      </w:r>
    </w:p>
    <w:p w:rsidR="00027FA7" w:rsidRDefault="00027FA7" w:rsidP="00516A8B">
      <w:pPr>
        <w:autoSpaceDE w:val="0"/>
        <w:autoSpaceDN w:val="0"/>
        <w:adjustRightInd w:val="0"/>
        <w:spacing w:after="0" w:line="240" w:lineRule="auto"/>
        <w:rPr>
          <w:rFonts w:cs="Arial"/>
          <w:color w:val="000000"/>
          <w:szCs w:val="24"/>
          <w:lang w:val="en-GB"/>
        </w:rPr>
      </w:pPr>
    </w:p>
    <w:p w:rsidR="00027FA7" w:rsidRDefault="00027FA7" w:rsidP="00027FA7">
      <w:pPr>
        <w:rPr>
          <w:color w:val="00B050"/>
        </w:rPr>
      </w:pPr>
      <w:r>
        <w:rPr>
          <w:color w:val="00B050"/>
        </w:rPr>
        <w:t>[Modify Figure 4.3</w:t>
      </w:r>
      <w:r w:rsidRPr="004A34AD">
        <w:rPr>
          <w:color w:val="00B050"/>
        </w:rPr>
        <w:t xml:space="preserve"> as shown below</w:t>
      </w:r>
      <w:r>
        <w:rPr>
          <w:color w:val="00B050"/>
        </w:rPr>
        <w:t>. Note that the existing blue color shading should be kept as is. SuppInfo should be a different shade of blue. The PDU payload shape should be kept as is</w:t>
      </w:r>
      <w:r w:rsidRPr="004A34AD">
        <w:rPr>
          <w:color w:val="00B050"/>
        </w:rPr>
        <w:t>]</w:t>
      </w:r>
    </w:p>
    <w:p w:rsidR="00027FA7" w:rsidRDefault="00027FA7" w:rsidP="00516A8B">
      <w:pPr>
        <w:autoSpaceDE w:val="0"/>
        <w:autoSpaceDN w:val="0"/>
        <w:adjustRightInd w:val="0"/>
        <w:spacing w:after="0" w:line="240" w:lineRule="auto"/>
        <w:rPr>
          <w:rFonts w:cs="Arial"/>
          <w:color w:val="000000"/>
          <w:szCs w:val="24"/>
          <w:lang w:val="en-GB"/>
        </w:rPr>
      </w:pPr>
    </w:p>
    <w:p w:rsidR="00027FA7" w:rsidRDefault="00027FA7" w:rsidP="00516A8B">
      <w:pPr>
        <w:autoSpaceDE w:val="0"/>
        <w:autoSpaceDN w:val="0"/>
        <w:adjustRightInd w:val="0"/>
        <w:spacing w:after="0" w:line="240" w:lineRule="auto"/>
      </w:pPr>
      <w:r>
        <w:object w:dxaOrig="10280" w:dyaOrig="1495">
          <v:shape id="_x0000_i1036" type="#_x0000_t75" style="width:468.3pt;height:65.75pt" o:ole="">
            <v:imagedata r:id="rId49" o:title=""/>
          </v:shape>
          <o:OLEObject Type="Embed" ProgID="Visio.Drawing.11" ShapeID="_x0000_i1036" DrawAspect="Content" ObjectID="_1568034126" r:id="rId50"/>
        </w:object>
      </w:r>
    </w:p>
    <w:p w:rsidR="00027FA7" w:rsidRPr="00213E20" w:rsidRDefault="00184984" w:rsidP="00E44F48">
      <w:pPr>
        <w:autoSpaceDE w:val="0"/>
        <w:autoSpaceDN w:val="0"/>
        <w:adjustRightInd w:val="0"/>
        <w:spacing w:after="0" w:line="240" w:lineRule="auto"/>
        <w:outlineLvl w:val="0"/>
        <w:rPr>
          <w:color w:val="000000"/>
          <w:lang w:val="fr-FR"/>
          <w:rPrChange w:id="6365" w:author="Lefeuvre, Florian" w:date="2016-06-21T12:07:00Z">
            <w:rPr>
              <w:color w:val="000000"/>
              <w:lang w:val="en-GB"/>
            </w:rPr>
          </w:rPrChange>
        </w:rPr>
      </w:pPr>
      <w:r w:rsidRPr="00184984">
        <w:rPr>
          <w:i/>
          <w:sz w:val="20"/>
          <w:lang w:val="fr-FR"/>
          <w:rPrChange w:id="6366" w:author="Lefeuvre, Florian" w:date="2016-06-21T12:07:00Z">
            <w:rPr>
              <w:i/>
              <w:sz w:val="20"/>
              <w:szCs w:val="16"/>
              <w:lang w:val="en-GB"/>
            </w:rPr>
          </w:rPrChange>
        </w:rPr>
        <w:t>Figure 4.3: LE Test packet PDU structure</w:t>
      </w:r>
    </w:p>
    <w:p w:rsidR="009315E3" w:rsidRPr="00213E20" w:rsidRDefault="009315E3" w:rsidP="00516A8B">
      <w:pPr>
        <w:autoSpaceDE w:val="0"/>
        <w:autoSpaceDN w:val="0"/>
        <w:adjustRightInd w:val="0"/>
        <w:spacing w:after="0" w:line="240" w:lineRule="auto"/>
        <w:rPr>
          <w:color w:val="000000"/>
          <w:lang w:val="fr-FR"/>
          <w:rPrChange w:id="6367" w:author="Lefeuvre, Florian" w:date="2016-06-21T12:07:00Z">
            <w:rPr>
              <w:color w:val="000000"/>
              <w:lang w:val="en-GB"/>
            </w:rPr>
          </w:rPrChange>
        </w:rPr>
      </w:pPr>
    </w:p>
    <w:p w:rsidR="00DA2C0A" w:rsidRDefault="00DA2C0A" w:rsidP="00516A8B">
      <w:pPr>
        <w:rPr>
          <w:color w:val="00B050"/>
        </w:rPr>
      </w:pPr>
      <w:r>
        <w:rPr>
          <w:color w:val="00B050"/>
        </w:rPr>
        <w:t>[Modify Figure 4.4</w:t>
      </w:r>
      <w:r w:rsidRPr="004A34AD">
        <w:rPr>
          <w:color w:val="00B050"/>
        </w:rPr>
        <w:t xml:space="preserve"> as shown below</w:t>
      </w:r>
      <w:r w:rsidR="00BB33A8">
        <w:rPr>
          <w:color w:val="00B050"/>
        </w:rPr>
        <w:t>. Note that the</w:t>
      </w:r>
      <w:r w:rsidR="00027FA7">
        <w:rPr>
          <w:color w:val="00B050"/>
        </w:rPr>
        <w:t xml:space="preserve"> existing</w:t>
      </w:r>
      <w:r w:rsidR="00BB33A8">
        <w:rPr>
          <w:color w:val="00B050"/>
        </w:rPr>
        <w:t xml:space="preserve"> blue color shading should be kept as is</w:t>
      </w:r>
      <w:r w:rsidR="00027FA7">
        <w:rPr>
          <w:color w:val="00B050"/>
        </w:rPr>
        <w:t>. SuppInfo should be a different shade of blue</w:t>
      </w:r>
      <w:r w:rsidRPr="004A34AD">
        <w:rPr>
          <w:color w:val="00B050"/>
        </w:rPr>
        <w:t>]</w:t>
      </w:r>
    </w:p>
    <w:p w:rsidR="00DA2C0A" w:rsidRDefault="00027FA7" w:rsidP="00516A8B">
      <w:r>
        <w:object w:dxaOrig="8636" w:dyaOrig="2656">
          <v:shape id="_x0000_i1037" type="#_x0000_t75" style="width:6in;height:132.1pt" o:ole="">
            <v:imagedata r:id="rId51" o:title=""/>
          </v:shape>
          <o:OLEObject Type="Embed" ProgID="Visio.Drawing.11" ShapeID="_x0000_i1037" DrawAspect="Content" ObjectID="_1568034127" r:id="rId52"/>
        </w:object>
      </w:r>
    </w:p>
    <w:p w:rsidR="00027FA7" w:rsidRDefault="00027FA7" w:rsidP="00E44F48">
      <w:pPr>
        <w:outlineLvl w:val="0"/>
        <w:rPr>
          <w:rFonts w:cs="Arial"/>
          <w:i/>
          <w:iCs/>
          <w:sz w:val="20"/>
          <w:szCs w:val="20"/>
          <w:lang w:val="en-GB"/>
        </w:rPr>
      </w:pPr>
      <w:r>
        <w:rPr>
          <w:rFonts w:cs="Arial"/>
          <w:i/>
          <w:iCs/>
          <w:sz w:val="20"/>
          <w:szCs w:val="20"/>
          <w:lang w:val="en-GB"/>
        </w:rPr>
        <w:t>Figure 4.4: LE Test packet header and length field structure</w:t>
      </w:r>
    </w:p>
    <w:p w:rsidR="00027FA7" w:rsidRDefault="00027FA7" w:rsidP="00516A8B"/>
    <w:p w:rsidR="00BB33A8" w:rsidRPr="00516A8B" w:rsidRDefault="00BB33A8" w:rsidP="00BB33A8">
      <w:pPr>
        <w:rPr>
          <w:sz w:val="24"/>
          <w:szCs w:val="24"/>
          <w:lang w:val="en-GB"/>
        </w:rPr>
      </w:pPr>
      <w:r w:rsidRPr="00516A8B">
        <w:rPr>
          <w:sz w:val="24"/>
          <w:szCs w:val="24"/>
          <w:lang w:val="en-GB"/>
        </w:rPr>
        <w:t xml:space="preserve">The first four bits of the PDU header field indicate the payload content type as defined in Table 4.1. </w:t>
      </w:r>
      <w:r w:rsidRPr="00516A8B">
        <w:rPr>
          <w:color w:val="FF0000"/>
          <w:sz w:val="24"/>
          <w:szCs w:val="24"/>
          <w:lang w:val="en-GB"/>
        </w:rPr>
        <w:t xml:space="preserve">The </w:t>
      </w:r>
      <w:r w:rsidR="004720DD">
        <w:rPr>
          <w:color w:val="FF0000"/>
          <w:sz w:val="24"/>
          <w:szCs w:val="24"/>
          <w:lang w:val="en-GB"/>
        </w:rPr>
        <w:t>SuppInfo (</w:t>
      </w:r>
      <w:r w:rsidRPr="00516A8B">
        <w:rPr>
          <w:color w:val="FF0000"/>
          <w:sz w:val="24"/>
          <w:szCs w:val="24"/>
          <w:lang w:val="en-GB"/>
        </w:rPr>
        <w:t>SP</w:t>
      </w:r>
      <w:r w:rsidR="004720DD">
        <w:rPr>
          <w:color w:val="FF0000"/>
          <w:sz w:val="24"/>
          <w:szCs w:val="24"/>
          <w:lang w:val="en-GB"/>
        </w:rPr>
        <w:t>) field of the PDU header indicates whether the SuppInfo field is present and therefore whether the test packet has a Supplemental. If the SP field is 0, then no SuppInfo field is present and there is no Supplemental in the test packet. If the SP field is 1, then the SuppInfo field is present and the test packet includes a Supplemental. The SuppInfo field is defined in [Vol 6]</w:t>
      </w:r>
      <w:commentRangeStart w:id="6368"/>
      <w:r w:rsidR="004720DD">
        <w:rPr>
          <w:color w:val="FF0000"/>
          <w:sz w:val="24"/>
          <w:szCs w:val="24"/>
          <w:lang w:val="en-GB"/>
        </w:rPr>
        <w:t xml:space="preserve"> </w:t>
      </w:r>
      <w:del w:id="6369" w:author="Chris Reisinger" w:date="2016-05-18T12:35:00Z">
        <w:r w:rsidR="004720DD" w:rsidDel="00FD4528">
          <w:rPr>
            <w:color w:val="FF0000"/>
            <w:sz w:val="24"/>
            <w:szCs w:val="24"/>
            <w:lang w:val="en-GB"/>
          </w:rPr>
          <w:delText xml:space="preserve"> </w:delText>
        </w:r>
      </w:del>
      <w:r w:rsidR="004720DD">
        <w:rPr>
          <w:color w:val="FF0000"/>
          <w:sz w:val="24"/>
          <w:szCs w:val="24"/>
          <w:lang w:val="en-GB"/>
        </w:rPr>
        <w:t>P</w:t>
      </w:r>
      <w:commentRangeEnd w:id="6368"/>
      <w:r w:rsidR="00FD4528">
        <w:rPr>
          <w:rStyle w:val="aff1"/>
        </w:rPr>
        <w:commentReference w:id="6368"/>
      </w:r>
      <w:r w:rsidR="004720DD">
        <w:rPr>
          <w:color w:val="FF0000"/>
          <w:sz w:val="24"/>
          <w:szCs w:val="24"/>
          <w:lang w:val="en-GB"/>
        </w:rPr>
        <w:t>art B, Section 2.X.2.</w:t>
      </w:r>
      <w:r>
        <w:rPr>
          <w:sz w:val="24"/>
          <w:szCs w:val="24"/>
          <w:lang w:val="en-GB"/>
        </w:rPr>
        <w:t xml:space="preserve"> </w:t>
      </w:r>
      <w:r w:rsidRPr="00516A8B">
        <w:rPr>
          <w:sz w:val="24"/>
          <w:szCs w:val="24"/>
          <w:lang w:val="en-GB"/>
        </w:rPr>
        <w:t>The length field expresses the payload field length in bytes. The RFU bits shall be set to zero and ignored upon reception.</w:t>
      </w:r>
    </w:p>
    <w:p w:rsidR="00BB33A8" w:rsidRPr="00516A8B" w:rsidRDefault="00BB33A8" w:rsidP="00516A8B">
      <w:pPr>
        <w:rPr>
          <w:szCs w:val="24"/>
          <w:lang w:val="en-GB"/>
        </w:rPr>
      </w:pPr>
      <w:r w:rsidRPr="00516A8B">
        <w:rPr>
          <w:sz w:val="24"/>
          <w:szCs w:val="24"/>
          <w:lang w:val="en-GB"/>
        </w:rPr>
        <w:t>Note: On the LE Coded PHY, this section defines the PDU contents before coding.</w:t>
      </w:r>
    </w:p>
    <w:p w:rsidR="001067C6" w:rsidRPr="00F56ED0" w:rsidRDefault="001067C6" w:rsidP="00E44F48">
      <w:pPr>
        <w:pStyle w:val="31"/>
      </w:pPr>
      <w:bookmarkStart w:id="6370" w:name="_Toc449707746"/>
      <w:bookmarkStart w:id="6371" w:name="_Toc454286491"/>
      <w:r w:rsidRPr="004A34AD">
        <w:rPr>
          <w:color w:val="FF0000"/>
        </w:rPr>
        <w:lastRenderedPageBreak/>
        <w:t xml:space="preserve">[NEW SECTION] </w:t>
      </w:r>
      <w:r w:rsidRPr="00F56ED0">
        <w:t>4.1.X Supplemental</w:t>
      </w:r>
      <w:bookmarkEnd w:id="6370"/>
      <w:bookmarkEnd w:id="6371"/>
    </w:p>
    <w:p w:rsidR="001067C6" w:rsidRPr="00F56ED0" w:rsidRDefault="001067C6" w:rsidP="001067C6">
      <w:pPr>
        <w:rPr>
          <w:color w:val="00B050"/>
        </w:rPr>
      </w:pPr>
      <w:r w:rsidRPr="00F56ED0">
        <w:rPr>
          <w:color w:val="00B050"/>
        </w:rPr>
        <w:t>[Add the following paragraph at the end]</w:t>
      </w:r>
    </w:p>
    <w:p w:rsidR="00D7101C" w:rsidRPr="00C22BBC" w:rsidRDefault="001067C6" w:rsidP="001067C6">
      <w:pPr>
        <w:autoSpaceDE w:val="0"/>
        <w:autoSpaceDN w:val="0"/>
        <w:adjustRightInd w:val="0"/>
        <w:spacing w:after="0" w:line="240" w:lineRule="auto"/>
        <w:rPr>
          <w:rFonts w:cs="Arial"/>
          <w:bCs/>
          <w:color w:val="00B050"/>
          <w:sz w:val="24"/>
          <w:szCs w:val="24"/>
        </w:rPr>
      </w:pPr>
      <w:r>
        <w:rPr>
          <w:rFonts w:cs="Arial"/>
          <w:color w:val="FF0000"/>
          <w:sz w:val="24"/>
          <w:szCs w:val="24"/>
        </w:rPr>
        <w:t xml:space="preserve">The Supplemental is an optional field which consists of a </w:t>
      </w:r>
      <w:r w:rsidRPr="000D67DF">
        <w:rPr>
          <w:rFonts w:cs="Arial"/>
          <w:color w:val="FF0000"/>
          <w:sz w:val="24"/>
          <w:szCs w:val="24"/>
        </w:rPr>
        <w:t>co</w:t>
      </w:r>
      <w:r>
        <w:rPr>
          <w:rFonts w:cs="Arial"/>
          <w:color w:val="FF0000"/>
          <w:sz w:val="24"/>
          <w:szCs w:val="24"/>
        </w:rPr>
        <w:t xml:space="preserve">nstantly modulated series of unwhitened 1s. It is </w:t>
      </w:r>
      <w:r w:rsidRPr="005406D5">
        <w:rPr>
          <w:rFonts w:cs="Arial"/>
          <w:color w:val="FF0000"/>
          <w:sz w:val="24"/>
          <w:szCs w:val="24"/>
        </w:rPr>
        <w:t>16-160 bits when operating at 1 Ms/s modulation or 32-320 bits when operating at 2 Ms/s modulation</w:t>
      </w:r>
      <w:r>
        <w:rPr>
          <w:rFonts w:cs="Arial"/>
          <w:color w:val="FF0000"/>
          <w:sz w:val="24"/>
          <w:szCs w:val="24"/>
        </w:rPr>
        <w:t>. The Supplemental is not included in CRC or MIC calculations. The Supplemental shall only be present on the LE Uncoded PHYs.</w:t>
      </w:r>
    </w:p>
    <w:p w:rsidR="00D7101C" w:rsidDel="00FD4528" w:rsidRDefault="00D7101C" w:rsidP="00D7101C">
      <w:pPr>
        <w:rPr>
          <w:del w:id="6372" w:author="Chris Reisinger" w:date="2016-05-18T12:37:00Z"/>
          <w:rFonts w:asciiTheme="majorHAnsi" w:hAnsiTheme="majorHAnsi" w:cstheme="majorHAnsi"/>
          <w:b/>
          <w:color w:val="FF0000"/>
          <w:sz w:val="28"/>
          <w:szCs w:val="28"/>
        </w:rPr>
      </w:pPr>
      <w:commentRangeStart w:id="6373"/>
    </w:p>
    <w:p w:rsidR="00D7101C" w:rsidRPr="001D6BB2" w:rsidDel="00FD4528" w:rsidRDefault="00D7101C" w:rsidP="00D7101C">
      <w:pPr>
        <w:rPr>
          <w:del w:id="6374" w:author="Chris Reisinger" w:date="2016-05-18T12:37:00Z"/>
        </w:rPr>
      </w:pPr>
    </w:p>
    <w:commentRangeEnd w:id="6373"/>
    <w:p w:rsidR="00D7101C" w:rsidRPr="00D7101C" w:rsidRDefault="00FD4528" w:rsidP="00D7101C">
      <w:r>
        <w:rPr>
          <w:rStyle w:val="aff1"/>
        </w:rPr>
        <w:commentReference w:id="6373"/>
      </w:r>
    </w:p>
    <w:p w:rsidR="00AD5675" w:rsidRPr="00660343" w:rsidRDefault="00AD5675" w:rsidP="00E44F48">
      <w:pPr>
        <w:pStyle w:val="1"/>
        <w:numPr>
          <w:ilvl w:val="0"/>
          <w:numId w:val="15"/>
        </w:numPr>
      </w:pPr>
      <w:bookmarkStart w:id="6375" w:name="_Toc304798928"/>
      <w:bookmarkStart w:id="6376" w:name="_Toc398826609"/>
      <w:bookmarkStart w:id="6377" w:name="_Toc417502113"/>
      <w:bookmarkStart w:id="6378" w:name="_Toc426365169"/>
      <w:bookmarkStart w:id="6379" w:name="_Toc449707747"/>
      <w:bookmarkStart w:id="6380" w:name="_Toc454286492"/>
      <w:r w:rsidRPr="00660343">
        <w:lastRenderedPageBreak/>
        <w:t>References</w:t>
      </w:r>
      <w:bookmarkEnd w:id="6375"/>
      <w:bookmarkEnd w:id="6376"/>
      <w:bookmarkEnd w:id="6377"/>
      <w:bookmarkEnd w:id="6378"/>
      <w:bookmarkEnd w:id="6379"/>
      <w:bookmarkEnd w:id="6380"/>
    </w:p>
    <w:p w:rsidR="00AD5675" w:rsidRDefault="00AD5675" w:rsidP="00E44F48">
      <w:pPr>
        <w:pStyle w:val="Reference"/>
        <w:spacing w:after="200"/>
        <w:outlineLvl w:val="0"/>
      </w:pPr>
      <w:bookmarkStart w:id="6381" w:name="_Ref441486975"/>
      <w:r>
        <w:t>Bluetooth Specification, Draft Shanghai d0.</w:t>
      </w:r>
      <w:bookmarkEnd w:id="6381"/>
      <w:del w:id="6382" w:author="Batra, Mayank" w:date="2016-06-21T15:26:00Z">
        <w:r w:rsidR="006C4B22" w:rsidDel="007B0AF8">
          <w:delText>9r04</w:delText>
        </w:r>
      </w:del>
      <w:ins w:id="6383" w:author="Batra, Mayank" w:date="2016-06-21T15:26:00Z">
        <w:r w:rsidR="007B0AF8">
          <w:t>9r05</w:t>
        </w:r>
      </w:ins>
    </w:p>
    <w:p w:rsidR="00A50D9F" w:rsidRDefault="00032329" w:rsidP="00AD5675">
      <w:pPr>
        <w:pStyle w:val="Reference"/>
        <w:spacing w:after="200"/>
      </w:pPr>
      <w:bookmarkStart w:id="6384" w:name="_Ref436383848"/>
      <w:bookmarkStart w:id="6385" w:name="_Ref441076024"/>
      <w:r>
        <w:t xml:space="preserve">LE Advertising Extension. </w:t>
      </w:r>
      <w:r w:rsidR="00A50D9F">
        <w:t>CR r</w:t>
      </w:r>
      <w:r w:rsidR="00111903">
        <w:t>1</w:t>
      </w:r>
      <w:r w:rsidR="00F4626F">
        <w:t>6</w:t>
      </w:r>
      <w:bookmarkEnd w:id="6384"/>
      <w:r>
        <w:t xml:space="preserve">. Bluetooth SIG. </w:t>
      </w:r>
      <w:r w:rsidR="00111903">
        <w:t xml:space="preserve">April </w:t>
      </w:r>
      <w:r>
        <w:t>201</w:t>
      </w:r>
      <w:r w:rsidR="00F4626F">
        <w:t>6</w:t>
      </w:r>
      <w:r>
        <w:t>.</w:t>
      </w:r>
      <w:bookmarkEnd w:id="6385"/>
    </w:p>
    <w:p w:rsidR="00032329" w:rsidRDefault="00032329" w:rsidP="00032329">
      <w:pPr>
        <w:pStyle w:val="Reference"/>
        <w:spacing w:after="200"/>
      </w:pPr>
      <w:r>
        <w:t>Connectionless AoD. FIPD r25. Bluetooth SIG. November 2015.</w:t>
      </w:r>
    </w:p>
    <w:p w:rsidR="00032329" w:rsidRDefault="00032329" w:rsidP="00032329">
      <w:pPr>
        <w:pStyle w:val="Reference"/>
        <w:spacing w:after="200"/>
      </w:pPr>
      <w:r w:rsidRPr="00032329">
        <w:t>Connection Oriented AoA. FIPD r0</w:t>
      </w:r>
      <w:r>
        <w:t>8</w:t>
      </w:r>
      <w:r w:rsidRPr="00032329">
        <w:t xml:space="preserve">. Bluetooth SIG. </w:t>
      </w:r>
      <w:r>
        <w:t>November</w:t>
      </w:r>
      <w:r w:rsidRPr="00032329">
        <w:t xml:space="preserve"> 2015.</w:t>
      </w:r>
    </w:p>
    <w:p w:rsidR="00AD5675" w:rsidRPr="004853D4" w:rsidRDefault="00AD5675" w:rsidP="00F42BF9"/>
    <w:sectPr w:rsidR="00AD5675" w:rsidRPr="004853D4" w:rsidSect="007E31F5">
      <w:headerReference w:type="even" r:id="rId53"/>
      <w:headerReference w:type="default" r:id="rId54"/>
      <w:footerReference w:type="even" r:id="rId55"/>
      <w:footerReference w:type="default" r:id="rId56"/>
      <w:headerReference w:type="first" r:id="rId57"/>
      <w:footerReference w:type="first" r:id="rId58"/>
      <w:pgSz w:w="12240" w:h="15840" w:code="1"/>
      <w:pgMar w:top="1440" w:right="1440" w:bottom="1440" w:left="1440" w:header="864" w:footer="864"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2" w:author="Per Skillermark" w:date="2016-06-09T10:02:00Z" w:initials="PS">
    <w:p w:rsidR="00745809" w:rsidRDefault="00745809">
      <w:pPr>
        <w:pStyle w:val="aff2"/>
      </w:pPr>
      <w:r>
        <w:rPr>
          <w:rStyle w:val="aff1"/>
        </w:rPr>
        <w:annotationRef/>
      </w:r>
      <w:r>
        <w:rPr>
          <w:rStyle w:val="aff1"/>
        </w:rPr>
        <w:t xml:space="preserve">The title of the document and this abstract indicates that this feature includes connectionless </w:t>
      </w:r>
      <w:r>
        <w:t>AoD and connection-oriented AoA. But, the update goes beyond this point. As I see it, from a specification point of view connection-oriented AoD is essentially already in place here, and connection-less AoA is close to being supported as well.</w:t>
      </w:r>
    </w:p>
    <w:p w:rsidR="00745809" w:rsidRDefault="00745809">
      <w:pPr>
        <w:pStyle w:val="aff2"/>
      </w:pPr>
    </w:p>
    <w:p w:rsidR="00745809" w:rsidRDefault="00745809">
      <w:pPr>
        <w:pStyle w:val="aff2"/>
      </w:pPr>
      <w:r>
        <w:t>I understand that this has been done in order to easily introduce any of these features in the future, if required, which is good. But what will be brought into the specification at this point in time? How to make clear to anyone implementing the feature what is required and what is accepted?</w:t>
      </w:r>
    </w:p>
    <w:p w:rsidR="00745809" w:rsidRDefault="00745809">
      <w:pPr>
        <w:pStyle w:val="aff2"/>
      </w:pPr>
    </w:p>
    <w:p w:rsidR="00745809" w:rsidRDefault="00745809">
      <w:pPr>
        <w:pStyle w:val="aff2"/>
      </w:pPr>
      <w:r>
        <w:t>For example, what happens if anyone, using the “</w:t>
      </w:r>
      <w:r w:rsidRPr="00E805A3">
        <w:t>LE Set Connection Supplemental Transmit Parameters Command</w:t>
      </w:r>
      <w:r>
        <w:t>”, configures a transmitter for AoD (i.e., transmitting using multiple antennae) for a connection? Similarly, what happens if a host, using the “</w:t>
      </w:r>
      <w:r w:rsidRPr="005A41BB">
        <w:t xml:space="preserve">LE </w:t>
      </w:r>
      <w:r>
        <w:t xml:space="preserve">Connection Supplemental Request </w:t>
      </w:r>
      <w:r w:rsidRPr="005A41BB">
        <w:t>Enable Command</w:t>
      </w:r>
      <w:r>
        <w:t>”, tries to set up the controller to request its peer to start sending AoD Supplements?</w:t>
      </w:r>
    </w:p>
    <w:p w:rsidR="00745809" w:rsidRDefault="00745809">
      <w:pPr>
        <w:pStyle w:val="aff2"/>
      </w:pPr>
      <w:r>
        <w:t>Are there error codes for these events?</w:t>
      </w:r>
    </w:p>
    <w:p w:rsidR="00745809" w:rsidRDefault="00745809">
      <w:pPr>
        <w:pStyle w:val="aff2"/>
      </w:pPr>
    </w:p>
    <w:p w:rsidR="00745809" w:rsidRDefault="00745809">
      <w:pPr>
        <w:pStyle w:val="aff2"/>
        <w:rPr>
          <w:b/>
        </w:rPr>
      </w:pPr>
      <w:r>
        <w:rPr>
          <w:b/>
        </w:rPr>
        <w:t>CSWG: agreed to rename the document to just Core_AoA_AoD_CR… and updated the Abstract accordingly.</w:t>
      </w:r>
    </w:p>
    <w:p w:rsidR="00745809" w:rsidRDefault="00745809">
      <w:pPr>
        <w:pStyle w:val="aff2"/>
        <w:rPr>
          <w:b/>
        </w:rPr>
      </w:pPr>
    </w:p>
    <w:p w:rsidR="00745809" w:rsidRDefault="00745809">
      <w:pPr>
        <w:pStyle w:val="aff2"/>
        <w:rPr>
          <w:b/>
        </w:rPr>
      </w:pPr>
      <w:r>
        <w:rPr>
          <w:b/>
        </w:rPr>
        <w:t>There are feature bits for all four modes of operations (connectionless AoA, AoD and connection-oriented AoA and AoD). If the Host tries to enable a mode of operation that the Controller does not support, an error code will be returned. Those error codes already exist e.g. Unsupported Feature or Parameter Value (0x11).</w:t>
      </w:r>
    </w:p>
    <w:p w:rsidR="00745809" w:rsidRDefault="00745809">
      <w:pPr>
        <w:pStyle w:val="aff2"/>
        <w:rPr>
          <w:b/>
        </w:rPr>
      </w:pPr>
    </w:p>
    <w:p w:rsidR="00745809" w:rsidRPr="00761CAA" w:rsidRDefault="00745809">
      <w:pPr>
        <w:pStyle w:val="aff2"/>
        <w:rPr>
          <w:b/>
        </w:rPr>
      </w:pPr>
      <w:r>
        <w:rPr>
          <w:b/>
        </w:rPr>
        <w:t>CLOSED.</w:t>
      </w:r>
    </w:p>
  </w:comment>
  <w:comment w:id="605" w:author="Chris Reisinger" w:date="2016-05-10T10:35:00Z" w:initials="CR">
    <w:p w:rsidR="00745809" w:rsidRDefault="00745809">
      <w:pPr>
        <w:pStyle w:val="aff2"/>
        <w:rPr>
          <w:rStyle w:val="aff1"/>
        </w:rPr>
      </w:pPr>
      <w:r>
        <w:rPr>
          <w:rStyle w:val="aff1"/>
        </w:rPr>
        <w:t xml:space="preserve">Global edit. Update table formatting: </w:t>
      </w:r>
      <w:r>
        <w:rPr>
          <w:rStyle w:val="aff1"/>
        </w:rPr>
        <w:annotationRef/>
      </w:r>
      <w:r>
        <w:rPr>
          <w:rStyle w:val="aff1"/>
        </w:rPr>
        <w:t>Repeat Header Rows</w:t>
      </w:r>
    </w:p>
    <w:p w:rsidR="00745809" w:rsidRDefault="00745809">
      <w:pPr>
        <w:pStyle w:val="aff2"/>
        <w:rPr>
          <w:rStyle w:val="aff1"/>
        </w:rPr>
      </w:pPr>
    </w:p>
    <w:p w:rsidR="00745809" w:rsidRDefault="00745809">
      <w:pPr>
        <w:pStyle w:val="aff2"/>
        <w:rPr>
          <w:rStyle w:val="aff1"/>
        </w:rPr>
      </w:pPr>
      <w:r>
        <w:rPr>
          <w:rStyle w:val="aff1"/>
        </w:rPr>
        <w:t>MB: Done.</w:t>
      </w:r>
    </w:p>
    <w:p w:rsidR="00745809" w:rsidRDefault="00745809">
      <w:pPr>
        <w:pStyle w:val="aff2"/>
        <w:rPr>
          <w:rStyle w:val="aff1"/>
        </w:rPr>
      </w:pPr>
    </w:p>
    <w:p w:rsidR="00745809" w:rsidRDefault="00745809">
      <w:pPr>
        <w:pStyle w:val="aff2"/>
      </w:pPr>
      <w:r>
        <w:rPr>
          <w:rStyle w:val="aff1"/>
        </w:rPr>
        <w:t>CLOSED.</w:t>
      </w:r>
    </w:p>
  </w:comment>
  <w:comment w:id="1014" w:author="Catherine Brooks" w:date="2016-05-05T09:55:00Z" w:initials="CB">
    <w:p w:rsidR="00745809" w:rsidRDefault="00745809">
      <w:pPr>
        <w:pStyle w:val="aff2"/>
      </w:pPr>
      <w:r>
        <w:rPr>
          <w:rStyle w:val="aff1"/>
        </w:rPr>
        <w:annotationRef/>
      </w:r>
      <w:r>
        <w:t xml:space="preserve">Delete “and”. </w:t>
      </w:r>
    </w:p>
    <w:p w:rsidR="00745809" w:rsidRDefault="00745809">
      <w:pPr>
        <w:pStyle w:val="aff2"/>
      </w:pPr>
    </w:p>
    <w:p w:rsidR="00745809" w:rsidRDefault="00745809">
      <w:pPr>
        <w:pStyle w:val="aff2"/>
        <w:rPr>
          <w:b/>
        </w:rPr>
      </w:pPr>
      <w:r w:rsidRPr="00F92535">
        <w:rPr>
          <w:b/>
        </w:rPr>
        <w:t>MB: Ok.</w:t>
      </w:r>
    </w:p>
    <w:p w:rsidR="00745809" w:rsidRDefault="00745809">
      <w:pPr>
        <w:pStyle w:val="aff2"/>
        <w:rPr>
          <w:b/>
        </w:rPr>
      </w:pPr>
    </w:p>
    <w:p w:rsidR="00745809" w:rsidRPr="00F92535" w:rsidRDefault="00745809">
      <w:pPr>
        <w:pStyle w:val="aff2"/>
        <w:rPr>
          <w:b/>
        </w:rPr>
      </w:pPr>
      <w:r>
        <w:rPr>
          <w:b/>
        </w:rPr>
        <w:t>CLOSED.</w:t>
      </w:r>
    </w:p>
  </w:comment>
  <w:comment w:id="1016" w:author="Catherine Brooks" w:date="2016-05-05T09:56:00Z" w:initials="CB">
    <w:p w:rsidR="00745809" w:rsidRDefault="00745809">
      <w:pPr>
        <w:pStyle w:val="aff2"/>
      </w:pPr>
      <w:r>
        <w:rPr>
          <w:rStyle w:val="aff1"/>
        </w:rPr>
        <w:annotationRef/>
      </w:r>
      <w:r>
        <w:t>Inserted comma</w:t>
      </w:r>
    </w:p>
    <w:p w:rsidR="00745809" w:rsidRDefault="00745809">
      <w:pPr>
        <w:pStyle w:val="aff2"/>
      </w:pPr>
    </w:p>
    <w:p w:rsidR="00745809" w:rsidRPr="00F92535" w:rsidRDefault="00745809">
      <w:pPr>
        <w:pStyle w:val="aff2"/>
        <w:rPr>
          <w:b/>
        </w:rPr>
      </w:pPr>
      <w:r w:rsidRPr="00F92535">
        <w:rPr>
          <w:b/>
        </w:rPr>
        <w:t>MB: Ok.</w:t>
      </w:r>
    </w:p>
    <w:p w:rsidR="00745809" w:rsidRPr="00F92535" w:rsidRDefault="00745809">
      <w:pPr>
        <w:pStyle w:val="aff2"/>
        <w:rPr>
          <w:b/>
        </w:rPr>
      </w:pPr>
    </w:p>
    <w:p w:rsidR="00745809" w:rsidRDefault="00745809">
      <w:pPr>
        <w:pStyle w:val="aff2"/>
      </w:pPr>
      <w:r w:rsidRPr="00F92535">
        <w:rPr>
          <w:b/>
        </w:rPr>
        <w:t>CLOSED.</w:t>
      </w:r>
    </w:p>
  </w:comment>
  <w:comment w:id="1023" w:author="Catherine Brooks" w:date="2016-05-05T12:22:00Z" w:initials="CB">
    <w:p w:rsidR="00745809" w:rsidRDefault="00745809">
      <w:pPr>
        <w:pStyle w:val="aff2"/>
      </w:pPr>
      <w:r>
        <w:rPr>
          <w:rStyle w:val="aff1"/>
        </w:rPr>
        <w:annotationRef/>
      </w:r>
      <w:r>
        <w:t>Would suggest not using hyphens for “direction finding enabled” globally</w:t>
      </w:r>
    </w:p>
    <w:p w:rsidR="00745809" w:rsidRDefault="00745809">
      <w:pPr>
        <w:pStyle w:val="aff2"/>
      </w:pPr>
    </w:p>
    <w:p w:rsidR="00745809" w:rsidRPr="00F92535" w:rsidRDefault="00745809">
      <w:pPr>
        <w:pStyle w:val="aff2"/>
        <w:rPr>
          <w:b/>
        </w:rPr>
      </w:pPr>
      <w:r w:rsidRPr="00F92535">
        <w:rPr>
          <w:b/>
        </w:rPr>
        <w:t>MB: Ok.</w:t>
      </w:r>
    </w:p>
    <w:p w:rsidR="00745809" w:rsidRPr="00F92535" w:rsidRDefault="00745809">
      <w:pPr>
        <w:pStyle w:val="aff2"/>
        <w:rPr>
          <w:b/>
        </w:rPr>
      </w:pPr>
    </w:p>
    <w:p w:rsidR="00745809" w:rsidRDefault="00745809">
      <w:pPr>
        <w:pStyle w:val="aff2"/>
      </w:pPr>
      <w:r w:rsidRPr="00F92535">
        <w:rPr>
          <w:b/>
        </w:rPr>
        <w:t>CLOSED.</w:t>
      </w:r>
    </w:p>
  </w:comment>
  <w:comment w:id="1028" w:author="Catherine Brooks" w:date="2016-05-05T11:11:00Z" w:initials="CB">
    <w:p w:rsidR="00745809" w:rsidRDefault="00745809">
      <w:pPr>
        <w:pStyle w:val="aff2"/>
      </w:pPr>
      <w:r>
        <w:rPr>
          <w:rStyle w:val="aff1"/>
        </w:rPr>
        <w:annotationRef/>
      </w:r>
      <w:r>
        <w:t>Would indicate a singular item (PHY). Suggest deleting “the”</w:t>
      </w:r>
    </w:p>
    <w:p w:rsidR="00745809" w:rsidRDefault="00745809">
      <w:pPr>
        <w:pStyle w:val="aff2"/>
      </w:pPr>
    </w:p>
    <w:p w:rsidR="00745809" w:rsidRDefault="00745809">
      <w:pPr>
        <w:pStyle w:val="aff2"/>
        <w:rPr>
          <w:b/>
        </w:rPr>
      </w:pPr>
      <w:r w:rsidRPr="00F92535">
        <w:rPr>
          <w:b/>
        </w:rPr>
        <w:t>MB: Shanghai r04 says “the LE Uncoded PHYs” in a few places. Can this be fixed globally?</w:t>
      </w:r>
    </w:p>
    <w:p w:rsidR="00745809" w:rsidRDefault="00745809">
      <w:pPr>
        <w:pStyle w:val="aff2"/>
        <w:rPr>
          <w:b/>
        </w:rPr>
      </w:pPr>
    </w:p>
    <w:p w:rsidR="00745809" w:rsidRDefault="00745809" w:rsidP="0025519B">
      <w:pPr>
        <w:pStyle w:val="afff0"/>
      </w:pPr>
      <w:r>
        <w:rPr>
          <w:b/>
        </w:rPr>
        <w:t xml:space="preserve">From Clive: </w:t>
      </w:r>
      <w:r>
        <w:t>Strongly disagree. "the" does not indicate a singular. The OED says:</w:t>
      </w:r>
    </w:p>
    <w:p w:rsidR="00745809" w:rsidRDefault="00745809" w:rsidP="0025519B">
      <w:pPr>
        <w:pStyle w:val="afff0"/>
      </w:pPr>
    </w:p>
    <w:p w:rsidR="00745809" w:rsidRDefault="00745809" w:rsidP="0025519B">
      <w:pPr>
        <w:pStyle w:val="afff0"/>
      </w:pPr>
      <w:r>
        <w:t>" A. adj. As definite article.</w:t>
      </w:r>
    </w:p>
    <w:p w:rsidR="00745809" w:rsidRDefault="00745809" w:rsidP="0025519B">
      <w:pPr>
        <w:pStyle w:val="afff0"/>
      </w:pPr>
      <w:r>
        <w:t xml:space="preserve"> I. Referring to an individual object (or objects).</w:t>
      </w:r>
    </w:p>
    <w:p w:rsidR="00745809" w:rsidRDefault="00745809" w:rsidP="0025519B">
      <w:pPr>
        <w:pStyle w:val="afff0"/>
      </w:pPr>
      <w:r>
        <w:t xml:space="preserve"> *  Marking an object as before mentioned or already known, or contextually particularized"</w:t>
      </w:r>
    </w:p>
    <w:p w:rsidR="00745809" w:rsidRDefault="00745809" w:rsidP="0025519B">
      <w:pPr>
        <w:pStyle w:val="afff0"/>
      </w:pPr>
    </w:p>
    <w:p w:rsidR="00745809" w:rsidRDefault="00745809" w:rsidP="0025519B">
      <w:pPr>
        <w:pStyle w:val="afff0"/>
      </w:pPr>
      <w:r>
        <w:t>Obvious examples are "the four seasons", "the Three Musketeers", "we, the people", "the stars in their courses", "the British are coming", "the States".</w:t>
      </w:r>
    </w:p>
    <w:p w:rsidR="00745809" w:rsidRDefault="00745809">
      <w:pPr>
        <w:pStyle w:val="aff2"/>
        <w:rPr>
          <w:b/>
        </w:rPr>
      </w:pPr>
    </w:p>
    <w:p w:rsidR="00745809" w:rsidRDefault="00745809">
      <w:pPr>
        <w:pStyle w:val="aff2"/>
        <w:rPr>
          <w:b/>
        </w:rPr>
      </w:pPr>
      <w:r>
        <w:rPr>
          <w:b/>
        </w:rPr>
        <w:t>MB: Will file an issue to use “the LE Uncoded PHYs” consistently throughout Shanghai.</w:t>
      </w:r>
    </w:p>
    <w:p w:rsidR="00745809" w:rsidRPr="00F92535" w:rsidRDefault="00745809">
      <w:pPr>
        <w:pStyle w:val="aff2"/>
        <w:rPr>
          <w:b/>
        </w:rPr>
      </w:pPr>
    </w:p>
    <w:p w:rsidR="00745809" w:rsidRDefault="00745809">
      <w:pPr>
        <w:pStyle w:val="aff2"/>
      </w:pPr>
      <w:r>
        <w:rPr>
          <w:b/>
        </w:rPr>
        <w:t>CLOSED.</w:t>
      </w:r>
    </w:p>
  </w:comment>
  <w:comment w:id="1031" w:author="Rasmus Abildgren" w:date="2016-06-08T14:44:00Z" w:initials="RA">
    <w:p w:rsidR="00745809" w:rsidRDefault="00745809">
      <w:pPr>
        <w:pStyle w:val="aff2"/>
      </w:pPr>
      <w:r>
        <w:rPr>
          <w:rStyle w:val="aff1"/>
        </w:rPr>
        <w:annotationRef/>
      </w:r>
      <w:r>
        <w:t>Minor: Not sure you can talk about a direction of the transmitting device. It is the direction to the transmitting device. The device direction sounds more like its orientation</w:t>
      </w:r>
    </w:p>
    <w:p w:rsidR="00745809" w:rsidRDefault="00745809">
      <w:pPr>
        <w:pStyle w:val="aff2"/>
      </w:pPr>
    </w:p>
    <w:p w:rsidR="00745809" w:rsidRDefault="00745809">
      <w:pPr>
        <w:pStyle w:val="aff2"/>
        <w:rPr>
          <w:b/>
        </w:rPr>
      </w:pPr>
      <w:r>
        <w:rPr>
          <w:b/>
        </w:rPr>
        <w:t>CSWG: decided to make no changes since the text is clear enough.</w:t>
      </w:r>
    </w:p>
    <w:p w:rsidR="00745809" w:rsidRDefault="00745809">
      <w:pPr>
        <w:pStyle w:val="aff2"/>
        <w:rPr>
          <w:b/>
        </w:rPr>
      </w:pPr>
    </w:p>
    <w:p w:rsidR="00745809" w:rsidRPr="00761CAA" w:rsidRDefault="00745809">
      <w:pPr>
        <w:pStyle w:val="aff2"/>
        <w:rPr>
          <w:b/>
        </w:rPr>
      </w:pPr>
      <w:r>
        <w:rPr>
          <w:b/>
        </w:rPr>
        <w:t>CLOSED.</w:t>
      </w:r>
    </w:p>
  </w:comment>
  <w:comment w:id="1080" w:author="Chris Reisinger" w:date="2016-05-12T13:47:00Z" w:initials="CR">
    <w:p w:rsidR="00745809" w:rsidRDefault="00745809">
      <w:pPr>
        <w:pStyle w:val="aff2"/>
      </w:pPr>
      <w:r>
        <w:rPr>
          <w:rStyle w:val="aff1"/>
        </w:rPr>
        <w:annotationRef/>
      </w:r>
      <w:r>
        <w:t>Update figure number.</w:t>
      </w:r>
    </w:p>
    <w:p w:rsidR="00745809" w:rsidRDefault="00745809">
      <w:pPr>
        <w:pStyle w:val="aff2"/>
      </w:pPr>
    </w:p>
    <w:p w:rsidR="00745809" w:rsidRDefault="00745809">
      <w:pPr>
        <w:pStyle w:val="aff2"/>
        <w:rPr>
          <w:b/>
        </w:rPr>
      </w:pPr>
      <w:r>
        <w:rPr>
          <w:b/>
        </w:rPr>
        <w:t>MB: The figures in this section should be numbered X.1, X.2 and so on.</w:t>
      </w:r>
    </w:p>
    <w:p w:rsidR="00745809" w:rsidRDefault="00745809">
      <w:pPr>
        <w:pStyle w:val="aff2"/>
        <w:rPr>
          <w:b/>
        </w:rPr>
      </w:pPr>
    </w:p>
    <w:p w:rsidR="00745809" w:rsidRPr="00F92535" w:rsidRDefault="00745809">
      <w:pPr>
        <w:pStyle w:val="aff2"/>
        <w:rPr>
          <w:b/>
        </w:rPr>
      </w:pPr>
      <w:r>
        <w:rPr>
          <w:b/>
        </w:rPr>
        <w:t>CLOSED.</w:t>
      </w:r>
    </w:p>
  </w:comment>
  <w:comment w:id="1086" w:author="Chris Reisinger" w:date="2016-05-12T13:44:00Z" w:initials="CR">
    <w:p w:rsidR="00745809" w:rsidRDefault="00745809">
      <w:pPr>
        <w:pStyle w:val="aff2"/>
      </w:pPr>
      <w:r>
        <w:rPr>
          <w:rStyle w:val="aff1"/>
        </w:rPr>
        <w:annotationRef/>
      </w:r>
      <w:r>
        <w:t>Deleted extra space.</w:t>
      </w:r>
    </w:p>
    <w:p w:rsidR="00745809" w:rsidRDefault="00745809">
      <w:pPr>
        <w:pStyle w:val="aff2"/>
      </w:pPr>
    </w:p>
    <w:p w:rsidR="00745809" w:rsidRPr="00F92535" w:rsidRDefault="00745809">
      <w:pPr>
        <w:pStyle w:val="aff2"/>
        <w:rPr>
          <w:b/>
        </w:rPr>
      </w:pPr>
      <w:r w:rsidRPr="00F92535">
        <w:rPr>
          <w:b/>
        </w:rPr>
        <w:t>MB: Ok.</w:t>
      </w:r>
    </w:p>
    <w:p w:rsidR="00745809" w:rsidRPr="00F92535" w:rsidRDefault="00745809">
      <w:pPr>
        <w:pStyle w:val="aff2"/>
        <w:rPr>
          <w:b/>
        </w:rPr>
      </w:pPr>
    </w:p>
    <w:p w:rsidR="00745809" w:rsidRDefault="00745809">
      <w:pPr>
        <w:pStyle w:val="aff2"/>
      </w:pPr>
      <w:r w:rsidRPr="00F92535">
        <w:rPr>
          <w:b/>
        </w:rPr>
        <w:t>CLOSED.</w:t>
      </w:r>
    </w:p>
  </w:comment>
  <w:comment w:id="1094" w:author="Rasmus Abildgren" w:date="2016-06-08T14:46:00Z" w:initials="RA">
    <w:p w:rsidR="00745809" w:rsidRDefault="00745809">
      <w:pPr>
        <w:pStyle w:val="aff2"/>
      </w:pPr>
      <w:r>
        <w:rPr>
          <w:rStyle w:val="aff1"/>
        </w:rPr>
        <w:annotationRef/>
      </w:r>
      <w:r>
        <w:t>Note same font as in equation</w:t>
      </w:r>
    </w:p>
    <w:p w:rsidR="00745809" w:rsidRDefault="00745809">
      <w:pPr>
        <w:pStyle w:val="aff2"/>
      </w:pPr>
    </w:p>
    <w:p w:rsidR="00745809" w:rsidRDefault="00745809" w:rsidP="00FD2022">
      <w:pPr>
        <w:pStyle w:val="aff2"/>
        <w:rPr>
          <w:rStyle w:val="Newtext"/>
          <w:b/>
          <w:vanish/>
          <w:color w:val="auto"/>
        </w:rPr>
      </w:pPr>
      <w:r>
        <w:rPr>
          <w:rStyle w:val="Newtext"/>
          <w:b/>
          <w:vanish/>
          <w:color w:val="auto"/>
        </w:rPr>
        <w:t>CSWG: added a note for the editor.</w:t>
      </w:r>
    </w:p>
    <w:p w:rsidR="00745809" w:rsidRDefault="00745809" w:rsidP="00FD2022">
      <w:pPr>
        <w:pStyle w:val="aff2"/>
        <w:rPr>
          <w:rStyle w:val="Newtext"/>
          <w:b/>
          <w:vanish/>
          <w:color w:val="auto"/>
        </w:rPr>
      </w:pPr>
    </w:p>
    <w:p w:rsidR="00745809" w:rsidRDefault="00745809" w:rsidP="00FD2022">
      <w:pPr>
        <w:pStyle w:val="aff2"/>
      </w:pPr>
      <w:r>
        <w:rPr>
          <w:rStyle w:val="Newtext"/>
          <w:b/>
          <w:vanish/>
          <w:color w:val="auto"/>
        </w:rPr>
        <w:t>CLOSED.</w:t>
      </w:r>
    </w:p>
  </w:comment>
  <w:comment w:id="1113" w:author="Rasmus Abildgren" w:date="2016-06-08T14:44:00Z" w:initials="RA">
    <w:p w:rsidR="00745809" w:rsidRDefault="00745809">
      <w:pPr>
        <w:pStyle w:val="aff2"/>
        <w:rPr>
          <w:rStyle w:val="Newtext"/>
          <w:vanish/>
        </w:rPr>
      </w:pPr>
      <w:r>
        <w:rPr>
          <w:rStyle w:val="aff1"/>
        </w:rPr>
        <w:annotationRef/>
      </w:r>
      <w:r>
        <w:t xml:space="preserve">Should be transformed into equation style. If not possible, we need a space before d after d and after cos. </w:t>
      </w:r>
      <w:r>
        <w:rPr>
          <w:rStyle w:val="Newtext"/>
          <w:vanish/>
        </w:rPr>
        <w:t xml:space="preserve">  have done the edit eed a space before d after d and after cos.</w:t>
      </w:r>
    </w:p>
    <w:p w:rsidR="00745809" w:rsidRDefault="00745809">
      <w:pPr>
        <w:pStyle w:val="aff2"/>
        <w:rPr>
          <w:rStyle w:val="Newtext"/>
          <w:vanish/>
        </w:rPr>
      </w:pPr>
    </w:p>
    <w:p w:rsidR="00745809" w:rsidRDefault="00745809">
      <w:pPr>
        <w:pStyle w:val="aff2"/>
        <w:rPr>
          <w:rStyle w:val="Newtext"/>
          <w:b/>
          <w:vanish/>
          <w:color w:val="auto"/>
        </w:rPr>
      </w:pPr>
      <w:r>
        <w:rPr>
          <w:rStyle w:val="Newtext"/>
          <w:b/>
          <w:vanish/>
          <w:color w:val="auto"/>
        </w:rPr>
        <w:t>CSWG: added a note for the editor.</w:t>
      </w:r>
    </w:p>
    <w:p w:rsidR="00745809" w:rsidRDefault="00745809">
      <w:pPr>
        <w:pStyle w:val="aff2"/>
        <w:rPr>
          <w:rStyle w:val="Newtext"/>
          <w:b/>
          <w:vanish/>
          <w:color w:val="auto"/>
        </w:rPr>
      </w:pPr>
    </w:p>
    <w:p w:rsidR="00745809" w:rsidRPr="00761CAA" w:rsidRDefault="00745809">
      <w:pPr>
        <w:pStyle w:val="aff2"/>
        <w:rPr>
          <w:b/>
        </w:rPr>
      </w:pPr>
      <w:r>
        <w:rPr>
          <w:rStyle w:val="Newtext"/>
          <w:b/>
          <w:vanish/>
          <w:color w:val="auto"/>
        </w:rPr>
        <w:t>CLOSED.</w:t>
      </w:r>
    </w:p>
  </w:comment>
  <w:comment w:id="1114" w:author="Chris Reisinger" w:date="2016-05-12T13:45:00Z" w:initials="CR">
    <w:p w:rsidR="00745809" w:rsidRDefault="00745809">
      <w:pPr>
        <w:pStyle w:val="aff2"/>
      </w:pPr>
      <w:r>
        <w:rPr>
          <w:rStyle w:val="aff1"/>
        </w:rPr>
        <w:annotationRef/>
      </w:r>
      <w:r>
        <w:t>Style updated.</w:t>
      </w:r>
    </w:p>
    <w:p w:rsidR="00745809" w:rsidRDefault="00745809">
      <w:pPr>
        <w:pStyle w:val="aff2"/>
      </w:pPr>
    </w:p>
    <w:p w:rsidR="00745809" w:rsidRPr="00EA29E2" w:rsidRDefault="00745809">
      <w:pPr>
        <w:pStyle w:val="aff2"/>
        <w:rPr>
          <w:b/>
        </w:rPr>
      </w:pPr>
      <w:r w:rsidRPr="00EA29E2">
        <w:rPr>
          <w:b/>
        </w:rPr>
        <w:t>MB: Ok.</w:t>
      </w:r>
    </w:p>
    <w:p w:rsidR="00745809" w:rsidRPr="00EA29E2" w:rsidRDefault="00745809">
      <w:pPr>
        <w:pStyle w:val="aff2"/>
        <w:rPr>
          <w:b/>
        </w:rPr>
      </w:pPr>
    </w:p>
    <w:p w:rsidR="00745809" w:rsidRDefault="00745809">
      <w:pPr>
        <w:pStyle w:val="aff2"/>
      </w:pPr>
      <w:r w:rsidRPr="00EA29E2">
        <w:rPr>
          <w:b/>
        </w:rPr>
        <w:t>CLOSED.</w:t>
      </w:r>
    </w:p>
  </w:comment>
  <w:comment w:id="1143" w:author="Chris Reisinger" w:date="2016-05-12T13:45:00Z" w:initials="CR">
    <w:p w:rsidR="00745809" w:rsidRDefault="00745809">
      <w:pPr>
        <w:pStyle w:val="aff2"/>
      </w:pPr>
      <w:r>
        <w:rPr>
          <w:rStyle w:val="aff1"/>
        </w:rPr>
        <w:annotationRef/>
      </w:r>
      <w:r>
        <w:t>Style updated.</w:t>
      </w:r>
    </w:p>
    <w:p w:rsidR="00745809" w:rsidRDefault="00745809">
      <w:pPr>
        <w:pStyle w:val="aff2"/>
      </w:pPr>
    </w:p>
    <w:p w:rsidR="00745809" w:rsidRPr="00EA29E2" w:rsidRDefault="00745809" w:rsidP="00EA29E2">
      <w:pPr>
        <w:pStyle w:val="aff2"/>
        <w:rPr>
          <w:b/>
        </w:rPr>
      </w:pPr>
      <w:r w:rsidRPr="00EA29E2">
        <w:rPr>
          <w:b/>
        </w:rPr>
        <w:t>MB: Ok.</w:t>
      </w:r>
    </w:p>
    <w:p w:rsidR="00745809" w:rsidRPr="00EA29E2" w:rsidRDefault="00745809" w:rsidP="00EA29E2">
      <w:pPr>
        <w:pStyle w:val="aff2"/>
        <w:rPr>
          <w:b/>
        </w:rPr>
      </w:pPr>
    </w:p>
    <w:p w:rsidR="00745809" w:rsidRDefault="00745809" w:rsidP="00EA29E2">
      <w:pPr>
        <w:pStyle w:val="aff2"/>
      </w:pPr>
      <w:r w:rsidRPr="00EA29E2">
        <w:rPr>
          <w:b/>
        </w:rPr>
        <w:t>CLOSED.</w:t>
      </w:r>
    </w:p>
  </w:comment>
  <w:comment w:id="1144" w:author="Rasmus Abildgren" w:date="2016-06-08T14:44:00Z" w:initials="RA">
    <w:p w:rsidR="00745809" w:rsidRDefault="00745809">
      <w:pPr>
        <w:pStyle w:val="aff2"/>
      </w:pPr>
      <w:r>
        <w:rPr>
          <w:rStyle w:val="aff1"/>
        </w:rPr>
        <w:annotationRef/>
      </w:r>
      <w:r>
        <w:t>To avoid misunderstanding you could add parenthesis here. And preferable go to equation style</w:t>
      </w:r>
    </w:p>
    <w:p w:rsidR="00745809" w:rsidRDefault="00745809">
      <w:pPr>
        <w:pStyle w:val="aff2"/>
      </w:pPr>
    </w:p>
    <w:p w:rsidR="00745809" w:rsidRDefault="00745809">
      <w:pPr>
        <w:pStyle w:val="aff2"/>
        <w:rPr>
          <w:b/>
        </w:rPr>
      </w:pPr>
      <w:r>
        <w:rPr>
          <w:b/>
        </w:rPr>
        <w:t>CSWG: added parenthesis. Also added a note for the editor.</w:t>
      </w:r>
    </w:p>
    <w:p w:rsidR="00745809" w:rsidRDefault="00745809">
      <w:pPr>
        <w:pStyle w:val="aff2"/>
        <w:rPr>
          <w:b/>
        </w:rPr>
      </w:pPr>
    </w:p>
    <w:p w:rsidR="00745809" w:rsidRPr="00761CAA" w:rsidRDefault="00745809">
      <w:pPr>
        <w:pStyle w:val="aff2"/>
        <w:rPr>
          <w:b/>
        </w:rPr>
      </w:pPr>
      <w:r>
        <w:rPr>
          <w:b/>
        </w:rPr>
        <w:t>CLOSED.</w:t>
      </w:r>
    </w:p>
  </w:comment>
  <w:comment w:id="1166" w:author="Chris Reisinger" w:date="2016-05-12T13:45:00Z" w:initials="CR">
    <w:p w:rsidR="00745809" w:rsidRDefault="00745809">
      <w:pPr>
        <w:pStyle w:val="aff2"/>
      </w:pPr>
      <w:r>
        <w:rPr>
          <w:rStyle w:val="aff1"/>
        </w:rPr>
        <w:annotationRef/>
      </w:r>
      <w:r>
        <w:t>Consider enlarging figure for easier readability.</w:t>
      </w:r>
    </w:p>
    <w:p w:rsidR="00745809" w:rsidRDefault="00745809">
      <w:pPr>
        <w:pStyle w:val="aff2"/>
      </w:pPr>
    </w:p>
    <w:p w:rsidR="00745809" w:rsidRDefault="00745809">
      <w:pPr>
        <w:pStyle w:val="aff2"/>
        <w:rPr>
          <w:b/>
        </w:rPr>
      </w:pPr>
      <w:r>
        <w:rPr>
          <w:b/>
        </w:rPr>
        <w:t>MB: Done.</w:t>
      </w:r>
    </w:p>
    <w:p w:rsidR="00745809" w:rsidRDefault="00745809">
      <w:pPr>
        <w:pStyle w:val="aff2"/>
        <w:rPr>
          <w:b/>
        </w:rPr>
      </w:pPr>
    </w:p>
    <w:p w:rsidR="00745809" w:rsidRPr="00EA29E2" w:rsidRDefault="00745809">
      <w:pPr>
        <w:pStyle w:val="aff2"/>
        <w:rPr>
          <w:b/>
        </w:rPr>
      </w:pPr>
      <w:r>
        <w:rPr>
          <w:b/>
        </w:rPr>
        <w:t>CLOSED.</w:t>
      </w:r>
    </w:p>
  </w:comment>
  <w:comment w:id="1173" w:author="Rasmus Abildgren" w:date="2016-06-08T14:49:00Z" w:initials="RA">
    <w:p w:rsidR="00745809" w:rsidRDefault="00745809">
      <w:pPr>
        <w:pStyle w:val="aff2"/>
      </w:pPr>
      <w:r>
        <w:rPr>
          <w:rStyle w:val="aff1"/>
        </w:rPr>
        <w:annotationRef/>
      </w:r>
      <w:r>
        <w:t>What does its refer to here. I would have expected something like LE radio signal which you use later</w:t>
      </w:r>
    </w:p>
    <w:p w:rsidR="00745809" w:rsidRDefault="00745809">
      <w:pPr>
        <w:pStyle w:val="aff2"/>
      </w:pPr>
    </w:p>
    <w:p w:rsidR="00745809" w:rsidRPr="00FD2022" w:rsidRDefault="00745809">
      <w:pPr>
        <w:pStyle w:val="aff2"/>
        <w:rPr>
          <w:b/>
        </w:rPr>
      </w:pPr>
      <w:r w:rsidRPr="00FD2022">
        <w:rPr>
          <w:b/>
        </w:rPr>
        <w:t>CSWG: agreed to make no changes since the text is clear enough.</w:t>
      </w:r>
    </w:p>
    <w:p w:rsidR="00745809" w:rsidRPr="00FD2022" w:rsidRDefault="00745809">
      <w:pPr>
        <w:pStyle w:val="aff2"/>
        <w:rPr>
          <w:b/>
        </w:rPr>
      </w:pPr>
    </w:p>
    <w:p w:rsidR="00745809" w:rsidRDefault="00745809">
      <w:pPr>
        <w:pStyle w:val="aff2"/>
      </w:pPr>
      <w:r w:rsidRPr="00FD2022">
        <w:rPr>
          <w:b/>
        </w:rPr>
        <w:t>CLOSED.</w:t>
      </w:r>
    </w:p>
  </w:comment>
  <w:comment w:id="1179" w:author="Catherine Brooks" w:date="2016-05-05T12:27:00Z" w:initials="CB">
    <w:p w:rsidR="00745809" w:rsidRDefault="00745809">
      <w:pPr>
        <w:pStyle w:val="aff2"/>
      </w:pPr>
      <w:r>
        <w:rPr>
          <w:rStyle w:val="aff1"/>
        </w:rPr>
        <w:annotationRef/>
      </w:r>
      <w:r>
        <w:t>“LE radio signals” or “an LE radio signal” or “the LE radio signal”</w:t>
      </w:r>
    </w:p>
    <w:p w:rsidR="00745809" w:rsidRDefault="00745809">
      <w:pPr>
        <w:pStyle w:val="aff2"/>
      </w:pPr>
    </w:p>
    <w:p w:rsidR="00745809" w:rsidRPr="00EA29E2" w:rsidRDefault="00745809">
      <w:pPr>
        <w:pStyle w:val="aff2"/>
        <w:rPr>
          <w:b/>
        </w:rPr>
      </w:pPr>
      <w:r w:rsidRPr="00EA29E2">
        <w:rPr>
          <w:b/>
        </w:rPr>
        <w:t>MB: the LE radio signal.</w:t>
      </w:r>
    </w:p>
    <w:p w:rsidR="00745809" w:rsidRPr="00EA29E2" w:rsidRDefault="00745809">
      <w:pPr>
        <w:pStyle w:val="aff2"/>
        <w:rPr>
          <w:b/>
        </w:rPr>
      </w:pPr>
    </w:p>
    <w:p w:rsidR="00745809" w:rsidRDefault="00745809">
      <w:pPr>
        <w:pStyle w:val="aff2"/>
      </w:pPr>
      <w:r w:rsidRPr="00EA29E2">
        <w:rPr>
          <w:b/>
        </w:rPr>
        <w:t>CLOSED.</w:t>
      </w:r>
    </w:p>
  </w:comment>
  <w:comment w:id="1180" w:author="Catherine Brooks" w:date="2016-05-05T12:29:00Z" w:initials="CB">
    <w:p w:rsidR="00745809" w:rsidRDefault="00745809">
      <w:pPr>
        <w:pStyle w:val="aff2"/>
      </w:pPr>
      <w:r>
        <w:rPr>
          <w:rStyle w:val="aff1"/>
        </w:rPr>
        <w:annotationRef/>
      </w:r>
      <w:r>
        <w:t>Comma should be before “and”</w:t>
      </w:r>
    </w:p>
    <w:p w:rsidR="00745809" w:rsidRDefault="00745809" w:rsidP="00EA29E2">
      <w:pPr>
        <w:pStyle w:val="aff2"/>
      </w:pPr>
    </w:p>
    <w:p w:rsidR="00745809" w:rsidRPr="00FD2022" w:rsidRDefault="00745809" w:rsidP="00EA29E2">
      <w:pPr>
        <w:pStyle w:val="aff2"/>
        <w:rPr>
          <w:b/>
        </w:rPr>
      </w:pPr>
      <w:r w:rsidRPr="00FD2022">
        <w:rPr>
          <w:b/>
        </w:rPr>
        <w:t>CSWG: this is not an oxford comma. It is a sub-clause bracketing comma.</w:t>
      </w:r>
    </w:p>
    <w:p w:rsidR="00745809" w:rsidRPr="00EA29E2" w:rsidRDefault="00745809" w:rsidP="00EA29E2">
      <w:pPr>
        <w:pStyle w:val="aff2"/>
        <w:rPr>
          <w:b/>
        </w:rPr>
      </w:pPr>
    </w:p>
    <w:p w:rsidR="00745809" w:rsidRDefault="00745809" w:rsidP="00EA29E2">
      <w:pPr>
        <w:pStyle w:val="aff2"/>
      </w:pPr>
      <w:r w:rsidRPr="00EA29E2">
        <w:rPr>
          <w:b/>
        </w:rPr>
        <w:t>CLOSED.</w:t>
      </w:r>
    </w:p>
  </w:comment>
  <w:comment w:id="1183" w:author="Per Skillermark" w:date="2016-06-08T14:06:00Z" w:initials="PS">
    <w:p w:rsidR="00745809" w:rsidRDefault="00745809">
      <w:pPr>
        <w:pStyle w:val="aff2"/>
      </w:pPr>
      <w:r>
        <w:rPr>
          <w:rStyle w:val="aff1"/>
        </w:rPr>
        <w:annotationRef/>
      </w:r>
      <w:r>
        <w:t>Comparing this figure with the corresponding AoA figure (</w:t>
      </w:r>
      <w:r w:rsidRPr="008372B1">
        <w:t>Figure 8.X</w:t>
      </w:r>
      <w:r w:rsidRPr="008372B1">
        <w:annotationRef/>
      </w:r>
      <w:r>
        <w:t>) above the used terminology is slightly different.</w:t>
      </w:r>
    </w:p>
    <w:p w:rsidR="00745809" w:rsidRDefault="00745809">
      <w:pPr>
        <w:pStyle w:val="aff2"/>
      </w:pPr>
      <w:r>
        <w:t xml:space="preserve">In </w:t>
      </w:r>
      <w:r w:rsidRPr="008372B1">
        <w:t>Figure 8.X</w:t>
      </w:r>
      <w:r w:rsidRPr="008372B1">
        <w:annotationRef/>
      </w:r>
      <w:r>
        <w:t xml:space="preserve"> there is one “Receiver”, comprising an “RF Switch” and an “AoA enhanced Controller”, and one “Transmitter”, comprising an “AoA enhanced controller”. </w:t>
      </w:r>
    </w:p>
    <w:p w:rsidR="00745809" w:rsidRDefault="00745809">
      <w:pPr>
        <w:pStyle w:val="aff2"/>
      </w:pPr>
      <w:r>
        <w:t xml:space="preserve">My preference would be to align this figure with </w:t>
      </w:r>
      <w:r w:rsidRPr="008372B1">
        <w:t>Figure 8.X</w:t>
      </w:r>
      <w:r w:rsidRPr="008372B1">
        <w:annotationRef/>
      </w:r>
      <w:r>
        <w:t>.</w:t>
      </w:r>
    </w:p>
    <w:p w:rsidR="00745809" w:rsidRDefault="00745809">
      <w:pPr>
        <w:pStyle w:val="aff2"/>
      </w:pPr>
    </w:p>
    <w:p w:rsidR="00745809" w:rsidRDefault="00745809">
      <w:pPr>
        <w:pStyle w:val="aff2"/>
        <w:rPr>
          <w:b/>
        </w:rPr>
      </w:pPr>
      <w:r>
        <w:rPr>
          <w:b/>
        </w:rPr>
        <w:t>CSWG: Align the other figure with this one.</w:t>
      </w:r>
    </w:p>
    <w:p w:rsidR="00745809" w:rsidRDefault="00745809">
      <w:pPr>
        <w:pStyle w:val="aff2"/>
        <w:rPr>
          <w:b/>
        </w:rPr>
      </w:pPr>
    </w:p>
    <w:p w:rsidR="00745809" w:rsidRPr="00761CAA" w:rsidRDefault="00745809">
      <w:pPr>
        <w:pStyle w:val="aff2"/>
        <w:rPr>
          <w:b/>
        </w:rPr>
      </w:pPr>
      <w:r>
        <w:rPr>
          <w:b/>
        </w:rPr>
        <w:t>OPEN&gt;</w:t>
      </w:r>
    </w:p>
  </w:comment>
  <w:comment w:id="1188" w:author="Chris Reisinger" w:date="2016-05-12T13:54:00Z" w:initials="CR">
    <w:p w:rsidR="00745809" w:rsidRDefault="00745809">
      <w:pPr>
        <w:pStyle w:val="aff2"/>
      </w:pPr>
      <w:r>
        <w:rPr>
          <w:rStyle w:val="aff1"/>
        </w:rPr>
        <w:annotationRef/>
      </w:r>
      <w:r>
        <w:t>Deleted extra space.</w:t>
      </w:r>
    </w:p>
    <w:p w:rsidR="00745809" w:rsidRDefault="00745809">
      <w:pPr>
        <w:pStyle w:val="aff2"/>
      </w:pPr>
    </w:p>
    <w:p w:rsidR="00745809" w:rsidRPr="00EA29E2" w:rsidRDefault="00745809" w:rsidP="00106224">
      <w:pPr>
        <w:pStyle w:val="aff2"/>
        <w:rPr>
          <w:b/>
        </w:rPr>
      </w:pPr>
      <w:r w:rsidRPr="00EA29E2">
        <w:rPr>
          <w:b/>
        </w:rPr>
        <w:t>MB: Ok.</w:t>
      </w:r>
    </w:p>
    <w:p w:rsidR="00745809" w:rsidRPr="00EA29E2" w:rsidRDefault="00745809" w:rsidP="00106224">
      <w:pPr>
        <w:pStyle w:val="aff2"/>
        <w:rPr>
          <w:b/>
        </w:rPr>
      </w:pPr>
    </w:p>
    <w:p w:rsidR="00745809" w:rsidRDefault="00745809" w:rsidP="00106224">
      <w:pPr>
        <w:pStyle w:val="aff2"/>
      </w:pPr>
      <w:r w:rsidRPr="00EA29E2">
        <w:rPr>
          <w:b/>
        </w:rPr>
        <w:t>CLOSED.</w:t>
      </w:r>
    </w:p>
  </w:comment>
  <w:comment w:id="1190" w:author="Rasmus Abildgren" w:date="2016-06-08T14:50:00Z" w:initials="RA">
    <w:p w:rsidR="00745809" w:rsidRDefault="00745809">
      <w:pPr>
        <w:pStyle w:val="aff2"/>
      </w:pPr>
      <w:r>
        <w:rPr>
          <w:rStyle w:val="aff1"/>
        </w:rPr>
        <w:annotationRef/>
      </w:r>
      <w:r>
        <w:t>Ditto</w:t>
      </w:r>
    </w:p>
    <w:p w:rsidR="00745809" w:rsidRDefault="00745809">
      <w:pPr>
        <w:pStyle w:val="aff2"/>
      </w:pPr>
    </w:p>
    <w:p w:rsidR="00745809" w:rsidRDefault="00745809" w:rsidP="00FD2022">
      <w:pPr>
        <w:pStyle w:val="aff2"/>
        <w:rPr>
          <w:rStyle w:val="Newtext"/>
          <w:b/>
          <w:vanish/>
          <w:color w:val="auto"/>
        </w:rPr>
      </w:pPr>
      <w:r>
        <w:rPr>
          <w:rStyle w:val="Newtext"/>
          <w:b/>
          <w:vanish/>
          <w:color w:val="auto"/>
        </w:rPr>
        <w:t>CSWG: added a note for the editor.</w:t>
      </w:r>
    </w:p>
    <w:p w:rsidR="00745809" w:rsidRDefault="00745809" w:rsidP="00FD2022">
      <w:pPr>
        <w:pStyle w:val="aff2"/>
        <w:rPr>
          <w:rStyle w:val="Newtext"/>
          <w:b/>
          <w:vanish/>
          <w:color w:val="auto"/>
        </w:rPr>
      </w:pPr>
    </w:p>
    <w:p w:rsidR="00745809" w:rsidRDefault="00745809" w:rsidP="00FD2022">
      <w:pPr>
        <w:pStyle w:val="aff2"/>
      </w:pPr>
      <w:r>
        <w:rPr>
          <w:rStyle w:val="Newtext"/>
          <w:b/>
          <w:vanish/>
          <w:color w:val="auto"/>
        </w:rPr>
        <w:t>CLOSED.</w:t>
      </w:r>
    </w:p>
  </w:comment>
  <w:comment w:id="1205" w:author="Rasmus Abildgren" w:date="2016-06-08T14:50:00Z" w:initials="RA">
    <w:p w:rsidR="00745809" w:rsidRDefault="00745809">
      <w:pPr>
        <w:pStyle w:val="aff2"/>
      </w:pPr>
      <w:r>
        <w:rPr>
          <w:rStyle w:val="aff1"/>
        </w:rPr>
        <w:annotationRef/>
      </w:r>
      <w:r>
        <w:t>Ditto</w:t>
      </w:r>
    </w:p>
    <w:p w:rsidR="00745809" w:rsidRDefault="00745809">
      <w:pPr>
        <w:pStyle w:val="aff2"/>
      </w:pPr>
    </w:p>
    <w:p w:rsidR="00745809" w:rsidRDefault="00745809" w:rsidP="00FD2022">
      <w:pPr>
        <w:pStyle w:val="aff2"/>
        <w:rPr>
          <w:rStyle w:val="Newtext"/>
          <w:b/>
          <w:vanish/>
          <w:color w:val="auto"/>
        </w:rPr>
      </w:pPr>
      <w:r>
        <w:rPr>
          <w:rStyle w:val="Newtext"/>
          <w:b/>
          <w:vanish/>
          <w:color w:val="auto"/>
        </w:rPr>
        <w:t>CSWG: added a note for the editor.</w:t>
      </w:r>
    </w:p>
    <w:p w:rsidR="00745809" w:rsidRDefault="00745809" w:rsidP="00FD2022">
      <w:pPr>
        <w:pStyle w:val="aff2"/>
        <w:rPr>
          <w:rStyle w:val="Newtext"/>
          <w:b/>
          <w:vanish/>
          <w:color w:val="auto"/>
        </w:rPr>
      </w:pPr>
    </w:p>
    <w:p w:rsidR="00745809" w:rsidRDefault="00745809" w:rsidP="00FD2022">
      <w:pPr>
        <w:pStyle w:val="aff2"/>
      </w:pPr>
      <w:r>
        <w:rPr>
          <w:rStyle w:val="Newtext"/>
          <w:b/>
          <w:vanish/>
          <w:color w:val="auto"/>
        </w:rPr>
        <w:t>CLOSED.</w:t>
      </w:r>
    </w:p>
  </w:comment>
  <w:comment w:id="1206" w:author="Chris Reisinger" w:date="2016-05-12T13:53:00Z" w:initials="CR">
    <w:p w:rsidR="00745809" w:rsidRDefault="00745809">
      <w:pPr>
        <w:pStyle w:val="aff2"/>
        <w:rPr>
          <w:rStyle w:val="aff1"/>
        </w:rPr>
      </w:pPr>
      <w:r>
        <w:rPr>
          <w:rStyle w:val="aff1"/>
        </w:rPr>
        <w:annotationRef/>
      </w:r>
      <w:r>
        <w:rPr>
          <w:rStyle w:val="aff1"/>
        </w:rPr>
        <w:t>Updated style.</w:t>
      </w:r>
    </w:p>
    <w:p w:rsidR="00745809" w:rsidRDefault="00745809">
      <w:pPr>
        <w:pStyle w:val="aff2"/>
        <w:rPr>
          <w:rStyle w:val="aff1"/>
        </w:rPr>
      </w:pPr>
    </w:p>
    <w:p w:rsidR="00745809" w:rsidRPr="00EA29E2" w:rsidRDefault="00745809" w:rsidP="00106224">
      <w:pPr>
        <w:pStyle w:val="aff2"/>
        <w:rPr>
          <w:b/>
        </w:rPr>
      </w:pPr>
      <w:r w:rsidRPr="00EA29E2">
        <w:rPr>
          <w:b/>
        </w:rPr>
        <w:t>MB: Ok.</w:t>
      </w:r>
    </w:p>
    <w:p w:rsidR="00745809" w:rsidRPr="00EA29E2" w:rsidRDefault="00745809" w:rsidP="00106224">
      <w:pPr>
        <w:pStyle w:val="aff2"/>
        <w:rPr>
          <w:b/>
        </w:rPr>
      </w:pPr>
    </w:p>
    <w:p w:rsidR="00745809" w:rsidRDefault="00745809" w:rsidP="00106224">
      <w:pPr>
        <w:pStyle w:val="aff2"/>
      </w:pPr>
      <w:r w:rsidRPr="00EA29E2">
        <w:rPr>
          <w:b/>
        </w:rPr>
        <w:t>CLOSED.</w:t>
      </w:r>
    </w:p>
  </w:comment>
  <w:comment w:id="1216" w:author="Rasmus Abildgren" w:date="2016-06-08T14:50:00Z" w:initials="RA">
    <w:p w:rsidR="00745809" w:rsidRDefault="00745809">
      <w:pPr>
        <w:pStyle w:val="aff2"/>
      </w:pPr>
      <w:r>
        <w:rPr>
          <w:rStyle w:val="aff1"/>
        </w:rPr>
        <w:annotationRef/>
      </w:r>
      <w:r>
        <w:t>Ditto</w:t>
      </w:r>
    </w:p>
    <w:p w:rsidR="00745809" w:rsidRDefault="00745809">
      <w:pPr>
        <w:pStyle w:val="aff2"/>
      </w:pPr>
    </w:p>
    <w:p w:rsidR="00745809" w:rsidRDefault="00745809" w:rsidP="00FD2022">
      <w:pPr>
        <w:pStyle w:val="aff2"/>
        <w:rPr>
          <w:rStyle w:val="Newtext"/>
          <w:b/>
          <w:vanish/>
          <w:color w:val="auto"/>
        </w:rPr>
      </w:pPr>
      <w:r>
        <w:rPr>
          <w:rStyle w:val="Newtext"/>
          <w:b/>
          <w:vanish/>
          <w:color w:val="auto"/>
        </w:rPr>
        <w:t>CSWG: added a note for the editor.</w:t>
      </w:r>
    </w:p>
    <w:p w:rsidR="00745809" w:rsidRDefault="00745809" w:rsidP="00FD2022">
      <w:pPr>
        <w:pStyle w:val="aff2"/>
        <w:rPr>
          <w:rStyle w:val="Newtext"/>
          <w:b/>
          <w:vanish/>
          <w:color w:val="auto"/>
        </w:rPr>
      </w:pPr>
    </w:p>
    <w:p w:rsidR="00745809" w:rsidRDefault="00745809" w:rsidP="00FD2022">
      <w:pPr>
        <w:pStyle w:val="aff2"/>
      </w:pPr>
      <w:r>
        <w:rPr>
          <w:rStyle w:val="Newtext"/>
          <w:b/>
          <w:vanish/>
          <w:color w:val="auto"/>
        </w:rPr>
        <w:t>CLOSED.</w:t>
      </w:r>
    </w:p>
  </w:comment>
  <w:comment w:id="1217" w:author="Chris Reisinger" w:date="2016-05-12T13:53:00Z" w:initials="CR">
    <w:p w:rsidR="00745809" w:rsidRDefault="00745809">
      <w:pPr>
        <w:pStyle w:val="aff2"/>
        <w:rPr>
          <w:rStyle w:val="aff1"/>
        </w:rPr>
      </w:pPr>
      <w:r>
        <w:rPr>
          <w:rStyle w:val="aff1"/>
        </w:rPr>
        <w:annotationRef/>
      </w:r>
      <w:r>
        <w:rPr>
          <w:rStyle w:val="aff1"/>
        </w:rPr>
        <w:t>Updated style.</w:t>
      </w:r>
    </w:p>
    <w:p w:rsidR="00745809" w:rsidRDefault="00745809">
      <w:pPr>
        <w:pStyle w:val="aff2"/>
        <w:rPr>
          <w:rStyle w:val="aff1"/>
        </w:rPr>
      </w:pPr>
    </w:p>
    <w:p w:rsidR="00745809" w:rsidRPr="00EA29E2" w:rsidRDefault="00745809" w:rsidP="00106224">
      <w:pPr>
        <w:pStyle w:val="aff2"/>
        <w:rPr>
          <w:b/>
        </w:rPr>
      </w:pPr>
      <w:r w:rsidRPr="00EA29E2">
        <w:rPr>
          <w:b/>
        </w:rPr>
        <w:t>MB: Ok.</w:t>
      </w:r>
    </w:p>
    <w:p w:rsidR="00745809" w:rsidRPr="00EA29E2" w:rsidRDefault="00745809" w:rsidP="00106224">
      <w:pPr>
        <w:pStyle w:val="aff2"/>
        <w:rPr>
          <w:b/>
        </w:rPr>
      </w:pPr>
    </w:p>
    <w:p w:rsidR="00745809" w:rsidRDefault="00745809" w:rsidP="00106224">
      <w:pPr>
        <w:pStyle w:val="aff2"/>
      </w:pPr>
      <w:r w:rsidRPr="00EA29E2">
        <w:rPr>
          <w:b/>
        </w:rPr>
        <w:t>CLOSED.</w:t>
      </w:r>
    </w:p>
  </w:comment>
  <w:comment w:id="1272" w:author="Chris Reisinger" w:date="2016-05-10T10:43:00Z" w:initials="CR">
    <w:p w:rsidR="00745809" w:rsidRDefault="00745809">
      <w:pPr>
        <w:pStyle w:val="aff2"/>
        <w:rPr>
          <w:rStyle w:val="aff1"/>
        </w:rPr>
      </w:pPr>
      <w:r>
        <w:rPr>
          <w:rStyle w:val="aff1"/>
        </w:rPr>
        <w:annotationRef/>
      </w:r>
      <w:r>
        <w:rPr>
          <w:rStyle w:val="aff1"/>
        </w:rPr>
        <w:t xml:space="preserve">Global edit. Update table formatting: </w:t>
      </w:r>
      <w:r>
        <w:rPr>
          <w:rStyle w:val="aff1"/>
        </w:rPr>
        <w:annotationRef/>
      </w:r>
      <w:r>
        <w:rPr>
          <w:rStyle w:val="aff1"/>
        </w:rPr>
        <w:t>Repeat Header Rows</w:t>
      </w:r>
    </w:p>
    <w:p w:rsidR="00745809" w:rsidRDefault="00745809">
      <w:pPr>
        <w:pStyle w:val="aff2"/>
        <w:rPr>
          <w:rStyle w:val="aff1"/>
        </w:rPr>
      </w:pPr>
    </w:p>
    <w:p w:rsidR="00745809" w:rsidRPr="00EA29E2" w:rsidRDefault="00745809" w:rsidP="00106224">
      <w:pPr>
        <w:pStyle w:val="aff2"/>
        <w:rPr>
          <w:b/>
        </w:rPr>
      </w:pPr>
      <w:r>
        <w:rPr>
          <w:b/>
        </w:rPr>
        <w:t>MB: Done</w:t>
      </w:r>
      <w:r w:rsidRPr="00EA29E2">
        <w:rPr>
          <w:b/>
        </w:rPr>
        <w:t>.</w:t>
      </w:r>
    </w:p>
    <w:p w:rsidR="00745809" w:rsidRPr="00EA29E2" w:rsidRDefault="00745809" w:rsidP="00106224">
      <w:pPr>
        <w:pStyle w:val="aff2"/>
        <w:rPr>
          <w:b/>
        </w:rPr>
      </w:pPr>
    </w:p>
    <w:p w:rsidR="00745809" w:rsidRDefault="00745809" w:rsidP="00106224">
      <w:pPr>
        <w:pStyle w:val="aff2"/>
      </w:pPr>
      <w:r w:rsidRPr="00EA29E2">
        <w:rPr>
          <w:b/>
        </w:rPr>
        <w:t>CLOSED.</w:t>
      </w:r>
    </w:p>
  </w:comment>
  <w:comment w:id="1293" w:author="Chris Reisinger" w:date="2016-05-10T10:48:00Z" w:initials="CR">
    <w:p w:rsidR="00745809" w:rsidRDefault="00745809">
      <w:pPr>
        <w:pStyle w:val="aff2"/>
      </w:pPr>
      <w:r>
        <w:rPr>
          <w:rStyle w:val="aff1"/>
        </w:rPr>
        <w:annotationRef/>
      </w:r>
      <w:r>
        <w:t>Delete extra paragraph breaks.</w:t>
      </w:r>
    </w:p>
    <w:p w:rsidR="00745809" w:rsidRDefault="00745809">
      <w:pPr>
        <w:pStyle w:val="aff2"/>
      </w:pPr>
    </w:p>
    <w:p w:rsidR="00745809" w:rsidRPr="00EA29E2" w:rsidRDefault="00745809" w:rsidP="00106224">
      <w:pPr>
        <w:pStyle w:val="aff2"/>
        <w:rPr>
          <w:b/>
        </w:rPr>
      </w:pPr>
      <w:r w:rsidRPr="00EA29E2">
        <w:rPr>
          <w:b/>
        </w:rPr>
        <w:t>MB: Ok.</w:t>
      </w:r>
    </w:p>
    <w:p w:rsidR="00745809" w:rsidRPr="00EA29E2" w:rsidRDefault="00745809" w:rsidP="00106224">
      <w:pPr>
        <w:pStyle w:val="aff2"/>
        <w:rPr>
          <w:b/>
        </w:rPr>
      </w:pPr>
    </w:p>
    <w:p w:rsidR="00745809" w:rsidRDefault="00745809" w:rsidP="00106224">
      <w:pPr>
        <w:pStyle w:val="aff2"/>
      </w:pPr>
      <w:r w:rsidRPr="00EA29E2">
        <w:rPr>
          <w:b/>
        </w:rPr>
        <w:t>CLOSED.</w:t>
      </w:r>
    </w:p>
  </w:comment>
  <w:comment w:id="1306" w:author="Per Skillermark" w:date="2016-06-09T09:58:00Z" w:initials="PS">
    <w:p w:rsidR="00745809" w:rsidRDefault="00745809">
      <w:pPr>
        <w:pStyle w:val="aff2"/>
      </w:pPr>
      <w:r>
        <w:rPr>
          <w:rStyle w:val="aff1"/>
        </w:rPr>
        <w:annotationRef/>
      </w:r>
      <w:r>
        <w:t>Would it make sense to change the name of this to “</w:t>
      </w:r>
      <w:r w:rsidRPr="00BF4A4E">
        <w:t xml:space="preserve">LE Set Connectionless Supplemental </w:t>
      </w:r>
      <w:r w:rsidRPr="00BF4A4E">
        <w:rPr>
          <w:u w:val="single"/>
        </w:rPr>
        <w:t>Transmit</w:t>
      </w:r>
      <w:r>
        <w:t xml:space="preserve"> </w:t>
      </w:r>
      <w:r w:rsidRPr="00BF4A4E">
        <w:t>Parameters Command</w:t>
      </w:r>
      <w:r w:rsidRPr="00BF4A4E">
        <w:annotationRef/>
      </w:r>
      <w:r>
        <w:t xml:space="preserve">” (even though there is no command for setting connectionless receive parameters). </w:t>
      </w:r>
    </w:p>
    <w:p w:rsidR="00745809" w:rsidRDefault="00745809">
      <w:pPr>
        <w:pStyle w:val="aff2"/>
      </w:pPr>
      <w:r>
        <w:t>I think it then would be clear directly from the name that this is about setting transmit parameters. It would also align to the naming for the corresponding connection-oriented commands.</w:t>
      </w:r>
    </w:p>
    <w:p w:rsidR="00745809" w:rsidRDefault="00745809">
      <w:pPr>
        <w:pStyle w:val="aff2"/>
      </w:pPr>
    </w:p>
    <w:p w:rsidR="00745809" w:rsidRDefault="00745809">
      <w:pPr>
        <w:pStyle w:val="aff2"/>
        <w:rPr>
          <w:b/>
        </w:rPr>
      </w:pPr>
      <w:r>
        <w:rPr>
          <w:b/>
        </w:rPr>
        <w:t>CSWG: No objections. Also changed the next command in the table. The connection-oriented commands were already clear regarding transmit/receive.</w:t>
      </w:r>
    </w:p>
    <w:p w:rsidR="00745809" w:rsidRDefault="00745809">
      <w:pPr>
        <w:pStyle w:val="aff2"/>
        <w:rPr>
          <w:b/>
        </w:rPr>
      </w:pPr>
    </w:p>
    <w:p w:rsidR="00745809" w:rsidRPr="00761CAA" w:rsidRDefault="00745809">
      <w:pPr>
        <w:pStyle w:val="aff2"/>
        <w:rPr>
          <w:b/>
        </w:rPr>
      </w:pPr>
      <w:r>
        <w:rPr>
          <w:b/>
        </w:rPr>
        <w:t>CLOSED.</w:t>
      </w:r>
    </w:p>
  </w:comment>
  <w:comment w:id="1311" w:author="Catherine Brooks" w:date="2016-05-05T12:33:00Z" w:initials="CB">
    <w:p w:rsidR="00745809" w:rsidRDefault="00745809">
      <w:pPr>
        <w:pStyle w:val="aff2"/>
      </w:pPr>
      <w:r>
        <w:rPr>
          <w:rStyle w:val="aff1"/>
        </w:rPr>
        <w:annotationRef/>
      </w:r>
      <w:r>
        <w:t>Added hyphen and comma</w:t>
      </w:r>
    </w:p>
    <w:p w:rsidR="00745809" w:rsidRDefault="00745809">
      <w:pPr>
        <w:pStyle w:val="aff2"/>
      </w:pPr>
    </w:p>
    <w:p w:rsidR="00745809" w:rsidRPr="00EA29E2" w:rsidRDefault="00745809" w:rsidP="00106224">
      <w:pPr>
        <w:pStyle w:val="aff2"/>
        <w:rPr>
          <w:b/>
        </w:rPr>
      </w:pPr>
      <w:r w:rsidRPr="00EA29E2">
        <w:rPr>
          <w:b/>
        </w:rPr>
        <w:t>MB: Ok.</w:t>
      </w:r>
    </w:p>
    <w:p w:rsidR="00745809" w:rsidRPr="00EA29E2" w:rsidRDefault="00745809" w:rsidP="00106224">
      <w:pPr>
        <w:pStyle w:val="aff2"/>
        <w:rPr>
          <w:b/>
        </w:rPr>
      </w:pPr>
    </w:p>
    <w:p w:rsidR="00745809" w:rsidRDefault="00745809" w:rsidP="00106224">
      <w:pPr>
        <w:pStyle w:val="aff2"/>
      </w:pPr>
      <w:r w:rsidRPr="00EA29E2">
        <w:rPr>
          <w:b/>
        </w:rPr>
        <w:t>CLOSED.</w:t>
      </w:r>
    </w:p>
  </w:comment>
  <w:comment w:id="1479" w:author="Chris Reisinger" w:date="2016-05-11T14:44:00Z" w:initials="CR">
    <w:p w:rsidR="00745809" w:rsidRDefault="00745809" w:rsidP="002B1EF2">
      <w:pPr>
        <w:pStyle w:val="aff2"/>
      </w:pPr>
      <w:r>
        <w:rPr>
          <w:rStyle w:val="aff1"/>
        </w:rPr>
        <w:annotationRef/>
      </w:r>
      <w:r>
        <w:t>Global edit. Update table properties. Disable “Allow row to break across pages”</w:t>
      </w:r>
    </w:p>
    <w:p w:rsidR="00745809" w:rsidRDefault="00745809" w:rsidP="002B1EF2">
      <w:pPr>
        <w:pStyle w:val="aff2"/>
      </w:pPr>
    </w:p>
    <w:p w:rsidR="00745809" w:rsidRPr="00EA29E2" w:rsidRDefault="00745809" w:rsidP="002B1EF2">
      <w:pPr>
        <w:pStyle w:val="aff2"/>
        <w:rPr>
          <w:b/>
        </w:rPr>
      </w:pPr>
      <w:r w:rsidRPr="00EA29E2">
        <w:rPr>
          <w:b/>
        </w:rPr>
        <w:t xml:space="preserve">MB: </w:t>
      </w:r>
      <w:r>
        <w:rPr>
          <w:b/>
        </w:rPr>
        <w:t>Done</w:t>
      </w:r>
      <w:r w:rsidRPr="00EA29E2">
        <w:rPr>
          <w:b/>
        </w:rPr>
        <w:t>.</w:t>
      </w:r>
    </w:p>
    <w:p w:rsidR="00745809" w:rsidRPr="00EA29E2" w:rsidRDefault="00745809" w:rsidP="002B1EF2">
      <w:pPr>
        <w:pStyle w:val="aff2"/>
        <w:rPr>
          <w:b/>
        </w:rPr>
      </w:pPr>
    </w:p>
    <w:p w:rsidR="00745809" w:rsidRDefault="00745809" w:rsidP="002B1EF2">
      <w:pPr>
        <w:pStyle w:val="aff2"/>
      </w:pPr>
      <w:r w:rsidRPr="00EA29E2">
        <w:rPr>
          <w:b/>
        </w:rPr>
        <w:t>CLOSED.</w:t>
      </w:r>
    </w:p>
  </w:comment>
  <w:comment w:id="1547" w:author="Clive D.W. Feather" w:date="2016-05-05T17:43:00Z" w:initials="CDWF">
    <w:p w:rsidR="00745809" w:rsidRDefault="00745809">
      <w:pPr>
        <w:pStyle w:val="aff2"/>
      </w:pPr>
      <w:r>
        <w:rPr>
          <w:rStyle w:val="aff1"/>
        </w:rPr>
        <w:annotationRef/>
      </w:r>
      <w:r>
        <w:t>I don’t believe “Device Discovery” is the right place for this. “Remote Information” is slightly better, but perhaps we need a separate “Direction Finding” section.</w:t>
      </w:r>
    </w:p>
    <w:p w:rsidR="00745809" w:rsidRDefault="00745809">
      <w:pPr>
        <w:pStyle w:val="aff2"/>
      </w:pPr>
    </w:p>
    <w:p w:rsidR="00745809" w:rsidRDefault="00745809">
      <w:pPr>
        <w:pStyle w:val="aff2"/>
        <w:rPr>
          <w:b/>
        </w:rPr>
      </w:pPr>
      <w:r>
        <w:rPr>
          <w:b/>
        </w:rPr>
        <w:t>MB: Moved to Remote Information.</w:t>
      </w:r>
    </w:p>
    <w:p w:rsidR="00745809" w:rsidRDefault="00745809">
      <w:pPr>
        <w:pStyle w:val="aff2"/>
        <w:rPr>
          <w:b/>
        </w:rPr>
      </w:pPr>
    </w:p>
    <w:p w:rsidR="00745809" w:rsidRPr="00106224" w:rsidRDefault="00745809">
      <w:pPr>
        <w:pStyle w:val="aff2"/>
        <w:rPr>
          <w:b/>
        </w:rPr>
      </w:pPr>
      <w:r>
        <w:rPr>
          <w:b/>
        </w:rPr>
        <w:t>CLOSED.</w:t>
      </w:r>
    </w:p>
  </w:comment>
  <w:comment w:id="1561" w:author="Catherine Brooks" w:date="2016-05-05T12:37:00Z" w:initials="CB">
    <w:p w:rsidR="00745809" w:rsidRDefault="00745809">
      <w:pPr>
        <w:pStyle w:val="aff2"/>
        <w:rPr>
          <w:rFonts w:cs="Arial"/>
          <w:sz w:val="24"/>
          <w:szCs w:val="24"/>
        </w:rPr>
      </w:pPr>
      <w:r>
        <w:rPr>
          <w:rStyle w:val="aff1"/>
        </w:rPr>
        <w:annotationRef/>
      </w:r>
      <w:r>
        <w:t>Delete “the”. In the next table, under “LE Connection I&amp;Q Report Event” summary description, it reads “…</w:t>
      </w:r>
      <w:r w:rsidRPr="00F86E4B">
        <w:rPr>
          <w:rFonts w:cs="Arial"/>
          <w:sz w:val="24"/>
          <w:szCs w:val="24"/>
        </w:rPr>
        <w:t>Event is used to report I&amp;Q samples</w:t>
      </w:r>
      <w:r>
        <w:rPr>
          <w:rFonts w:cs="Arial"/>
          <w:sz w:val="24"/>
          <w:szCs w:val="24"/>
        </w:rPr>
        <w:t>"</w:t>
      </w:r>
    </w:p>
    <w:p w:rsidR="00745809" w:rsidRDefault="00745809">
      <w:pPr>
        <w:pStyle w:val="aff2"/>
        <w:rPr>
          <w:rFonts w:cs="Arial"/>
          <w:sz w:val="24"/>
          <w:szCs w:val="24"/>
        </w:rPr>
      </w:pPr>
    </w:p>
    <w:p w:rsidR="00745809" w:rsidRPr="00EA29E2" w:rsidRDefault="00745809" w:rsidP="00106224">
      <w:pPr>
        <w:pStyle w:val="aff2"/>
        <w:rPr>
          <w:b/>
        </w:rPr>
      </w:pPr>
      <w:r w:rsidRPr="00EA29E2">
        <w:rPr>
          <w:b/>
        </w:rPr>
        <w:t>MB: Ok.</w:t>
      </w:r>
    </w:p>
    <w:p w:rsidR="00745809" w:rsidRPr="00EA29E2" w:rsidRDefault="00745809" w:rsidP="00106224">
      <w:pPr>
        <w:pStyle w:val="aff2"/>
        <w:rPr>
          <w:b/>
        </w:rPr>
      </w:pPr>
    </w:p>
    <w:p w:rsidR="00745809" w:rsidRDefault="00745809" w:rsidP="00106224">
      <w:pPr>
        <w:pStyle w:val="aff2"/>
      </w:pPr>
      <w:r w:rsidRPr="00EA29E2">
        <w:rPr>
          <w:b/>
        </w:rPr>
        <w:t>CLOSED.</w:t>
      </w:r>
    </w:p>
  </w:comment>
  <w:comment w:id="1595" w:author="Clive D.W. Feather" w:date="2016-05-05T17:43:00Z" w:initials="CDWF">
    <w:p w:rsidR="00745809" w:rsidRDefault="00745809" w:rsidP="002B1EF2">
      <w:pPr>
        <w:pStyle w:val="aff2"/>
      </w:pPr>
      <w:r>
        <w:rPr>
          <w:rStyle w:val="aff1"/>
        </w:rPr>
        <w:annotationRef/>
      </w:r>
      <w:r>
        <w:t>I don’t believe “Device Discovery” is the right place for this. “Remote Information” is slightly better, but perhaps we need a separate “Direction Finding” section.</w:t>
      </w:r>
    </w:p>
    <w:p w:rsidR="00745809" w:rsidRDefault="00745809" w:rsidP="002B1EF2">
      <w:pPr>
        <w:pStyle w:val="aff2"/>
      </w:pPr>
    </w:p>
    <w:p w:rsidR="00745809" w:rsidRDefault="00745809" w:rsidP="002B1EF2">
      <w:pPr>
        <w:pStyle w:val="aff2"/>
        <w:rPr>
          <w:b/>
        </w:rPr>
      </w:pPr>
      <w:r>
        <w:rPr>
          <w:b/>
        </w:rPr>
        <w:t>MB: Moved to Remote Information.</w:t>
      </w:r>
    </w:p>
    <w:p w:rsidR="00745809" w:rsidRDefault="00745809" w:rsidP="002B1EF2">
      <w:pPr>
        <w:pStyle w:val="aff2"/>
        <w:rPr>
          <w:b/>
        </w:rPr>
      </w:pPr>
    </w:p>
    <w:p w:rsidR="00745809" w:rsidRPr="00106224" w:rsidRDefault="00745809" w:rsidP="002B1EF2">
      <w:pPr>
        <w:pStyle w:val="aff2"/>
        <w:rPr>
          <w:b/>
        </w:rPr>
      </w:pPr>
      <w:r>
        <w:rPr>
          <w:b/>
        </w:rPr>
        <w:t>CLOSED.</w:t>
      </w:r>
    </w:p>
  </w:comment>
  <w:comment w:id="1621" w:author="Catherine Brooks" w:date="2016-05-05T12:36:00Z" w:initials="CB">
    <w:p w:rsidR="00745809" w:rsidRDefault="00745809">
      <w:pPr>
        <w:pStyle w:val="aff2"/>
      </w:pPr>
      <w:r>
        <w:rPr>
          <w:rStyle w:val="aff1"/>
        </w:rPr>
        <w:annotationRef/>
      </w:r>
      <w:r>
        <w:t>Added hyphen</w:t>
      </w:r>
    </w:p>
    <w:p w:rsidR="00745809" w:rsidRDefault="00745809">
      <w:pPr>
        <w:pStyle w:val="aff2"/>
      </w:pPr>
    </w:p>
    <w:p w:rsidR="00745809" w:rsidRPr="00EA29E2" w:rsidRDefault="00745809" w:rsidP="00106224">
      <w:pPr>
        <w:pStyle w:val="aff2"/>
        <w:rPr>
          <w:b/>
        </w:rPr>
      </w:pPr>
      <w:r w:rsidRPr="00EA29E2">
        <w:rPr>
          <w:b/>
        </w:rPr>
        <w:t>MB: Ok.</w:t>
      </w:r>
    </w:p>
    <w:p w:rsidR="00745809" w:rsidRPr="00EA29E2" w:rsidRDefault="00745809" w:rsidP="00106224">
      <w:pPr>
        <w:pStyle w:val="aff2"/>
        <w:rPr>
          <w:b/>
        </w:rPr>
      </w:pPr>
    </w:p>
    <w:p w:rsidR="00745809" w:rsidRDefault="00745809" w:rsidP="00106224">
      <w:pPr>
        <w:pStyle w:val="aff2"/>
      </w:pPr>
      <w:r w:rsidRPr="00EA29E2">
        <w:rPr>
          <w:b/>
        </w:rPr>
        <w:t>CLOSED.</w:t>
      </w:r>
    </w:p>
  </w:comment>
  <w:comment w:id="1634" w:author="Catherine Brooks" w:date="2016-05-05T12:36:00Z" w:initials="CB">
    <w:p w:rsidR="00745809" w:rsidRDefault="00745809">
      <w:pPr>
        <w:pStyle w:val="aff2"/>
      </w:pPr>
      <w:r>
        <w:rPr>
          <w:rStyle w:val="aff1"/>
        </w:rPr>
        <w:annotationRef/>
      </w:r>
      <w:r>
        <w:t>Added hyphen</w:t>
      </w:r>
    </w:p>
    <w:p w:rsidR="00745809" w:rsidRDefault="00745809">
      <w:pPr>
        <w:pStyle w:val="aff2"/>
      </w:pPr>
    </w:p>
    <w:p w:rsidR="00745809" w:rsidRPr="00EA29E2" w:rsidRDefault="00745809" w:rsidP="00106224">
      <w:pPr>
        <w:pStyle w:val="aff2"/>
        <w:rPr>
          <w:b/>
        </w:rPr>
      </w:pPr>
      <w:r w:rsidRPr="00EA29E2">
        <w:rPr>
          <w:b/>
        </w:rPr>
        <w:t>MB: Ok.</w:t>
      </w:r>
    </w:p>
    <w:p w:rsidR="00745809" w:rsidRPr="00EA29E2" w:rsidRDefault="00745809" w:rsidP="00106224">
      <w:pPr>
        <w:pStyle w:val="aff2"/>
        <w:rPr>
          <w:b/>
        </w:rPr>
      </w:pPr>
    </w:p>
    <w:p w:rsidR="00745809" w:rsidRDefault="00745809" w:rsidP="00106224">
      <w:pPr>
        <w:pStyle w:val="aff2"/>
      </w:pPr>
      <w:r w:rsidRPr="00EA29E2">
        <w:rPr>
          <w:b/>
        </w:rPr>
        <w:t>CLOSED.</w:t>
      </w:r>
    </w:p>
  </w:comment>
  <w:comment w:id="1676" w:author="Clive D.W. Feather" w:date="2016-05-05T17:43:00Z" w:initials="CDWF">
    <w:p w:rsidR="00745809" w:rsidRDefault="00745809">
      <w:pPr>
        <w:pStyle w:val="aff2"/>
      </w:pPr>
      <w:r>
        <w:rPr>
          <w:rStyle w:val="aff1"/>
        </w:rPr>
        <w:annotationRef/>
      </w:r>
      <w:r>
        <w:t>See erratum 7121. The first four belong in Device Discovery. The last one is Controller Configuration (compare LE Set Advertising Enable).</w:t>
      </w:r>
    </w:p>
    <w:p w:rsidR="00745809" w:rsidRDefault="00745809">
      <w:pPr>
        <w:pStyle w:val="aff2"/>
      </w:pPr>
    </w:p>
    <w:p w:rsidR="00745809" w:rsidRDefault="00745809">
      <w:pPr>
        <w:pStyle w:val="aff2"/>
        <w:rPr>
          <w:b/>
        </w:rPr>
      </w:pPr>
      <w:r>
        <w:rPr>
          <w:b/>
        </w:rPr>
        <w:t>MB: Done.</w:t>
      </w:r>
    </w:p>
    <w:p w:rsidR="00745809" w:rsidRDefault="00745809">
      <w:pPr>
        <w:pStyle w:val="aff2"/>
        <w:rPr>
          <w:b/>
        </w:rPr>
      </w:pPr>
    </w:p>
    <w:p w:rsidR="00745809" w:rsidRPr="00083DA1" w:rsidRDefault="00745809">
      <w:pPr>
        <w:pStyle w:val="aff2"/>
        <w:rPr>
          <w:b/>
        </w:rPr>
      </w:pPr>
      <w:r>
        <w:rPr>
          <w:b/>
        </w:rPr>
        <w:t>CLOSED.</w:t>
      </w:r>
    </w:p>
  </w:comment>
  <w:comment w:id="1706" w:author="Chris Reisinger" w:date="2016-05-11T14:44:00Z" w:initials="CR">
    <w:p w:rsidR="00745809" w:rsidRDefault="00745809">
      <w:pPr>
        <w:pStyle w:val="aff2"/>
      </w:pPr>
      <w:r>
        <w:rPr>
          <w:rStyle w:val="aff1"/>
        </w:rPr>
        <w:annotationRef/>
      </w:r>
      <w:r>
        <w:t>Global edit. Update table properties. Disable “Allow row to break across pages”</w:t>
      </w:r>
    </w:p>
    <w:p w:rsidR="00745809" w:rsidRDefault="00745809">
      <w:pPr>
        <w:pStyle w:val="aff2"/>
      </w:pPr>
    </w:p>
    <w:p w:rsidR="00745809" w:rsidRPr="00EA29E2" w:rsidRDefault="00745809" w:rsidP="007D46BC">
      <w:pPr>
        <w:pStyle w:val="aff2"/>
        <w:rPr>
          <w:b/>
        </w:rPr>
      </w:pPr>
      <w:r w:rsidRPr="00EA29E2">
        <w:rPr>
          <w:b/>
        </w:rPr>
        <w:t xml:space="preserve">MB: </w:t>
      </w:r>
      <w:r>
        <w:rPr>
          <w:b/>
        </w:rPr>
        <w:t>Done</w:t>
      </w:r>
      <w:r w:rsidRPr="00EA29E2">
        <w:rPr>
          <w:b/>
        </w:rPr>
        <w:t>.</w:t>
      </w:r>
    </w:p>
    <w:p w:rsidR="00745809" w:rsidRPr="00EA29E2" w:rsidRDefault="00745809" w:rsidP="007D46BC">
      <w:pPr>
        <w:pStyle w:val="aff2"/>
        <w:rPr>
          <w:b/>
        </w:rPr>
      </w:pPr>
    </w:p>
    <w:p w:rsidR="00745809" w:rsidRDefault="00745809" w:rsidP="007D46BC">
      <w:pPr>
        <w:pStyle w:val="aff2"/>
      </w:pPr>
      <w:r w:rsidRPr="00EA29E2">
        <w:rPr>
          <w:b/>
        </w:rPr>
        <w:t>CLOSED.</w:t>
      </w:r>
    </w:p>
  </w:comment>
  <w:comment w:id="1957" w:author="Chris Reisinger" w:date="2016-05-11T14:57:00Z" w:initials="CR">
    <w:p w:rsidR="00745809" w:rsidRDefault="00745809">
      <w:pPr>
        <w:pStyle w:val="aff2"/>
      </w:pPr>
      <w:r>
        <w:rPr>
          <w:rStyle w:val="aff1"/>
        </w:rPr>
        <w:annotationRef/>
      </w:r>
      <w:r>
        <w:t>Consider capitalizing “transmitter.” Compare with “Request” and “Response” above.</w:t>
      </w:r>
    </w:p>
    <w:p w:rsidR="00745809" w:rsidRDefault="00745809">
      <w:pPr>
        <w:pStyle w:val="aff2"/>
      </w:pPr>
    </w:p>
    <w:p w:rsidR="00745809" w:rsidRPr="007D46BC" w:rsidRDefault="00745809">
      <w:pPr>
        <w:pStyle w:val="aff2"/>
        <w:rPr>
          <w:b/>
        </w:rPr>
      </w:pPr>
      <w:r w:rsidRPr="007D46BC">
        <w:rPr>
          <w:b/>
        </w:rPr>
        <w:t>MB: Done.</w:t>
      </w:r>
    </w:p>
    <w:p w:rsidR="00745809" w:rsidRPr="007D46BC" w:rsidRDefault="00745809">
      <w:pPr>
        <w:pStyle w:val="aff2"/>
        <w:rPr>
          <w:b/>
        </w:rPr>
      </w:pPr>
    </w:p>
    <w:p w:rsidR="00745809" w:rsidRDefault="00745809">
      <w:pPr>
        <w:pStyle w:val="aff2"/>
      </w:pPr>
      <w:r w:rsidRPr="007D46BC">
        <w:rPr>
          <w:b/>
        </w:rPr>
        <w:t>CLOSED.</w:t>
      </w:r>
    </w:p>
  </w:comment>
  <w:comment w:id="1960" w:author="Chris Reisinger" w:date="2016-05-11T14:57:00Z" w:initials="CR">
    <w:p w:rsidR="00745809" w:rsidRDefault="00745809">
      <w:pPr>
        <w:pStyle w:val="aff2"/>
      </w:pPr>
      <w:r>
        <w:rPr>
          <w:rStyle w:val="aff1"/>
        </w:rPr>
        <w:annotationRef/>
      </w:r>
      <w:r>
        <w:t>Consider capitalizing “receiver.” Compare with “Request” and “Response” above.</w:t>
      </w:r>
    </w:p>
    <w:p w:rsidR="00745809" w:rsidRDefault="00745809">
      <w:pPr>
        <w:pStyle w:val="aff2"/>
      </w:pPr>
    </w:p>
    <w:p w:rsidR="00745809" w:rsidRPr="007D46BC" w:rsidRDefault="00745809" w:rsidP="007D46BC">
      <w:pPr>
        <w:pStyle w:val="aff2"/>
        <w:rPr>
          <w:b/>
        </w:rPr>
      </w:pPr>
      <w:r w:rsidRPr="007D46BC">
        <w:rPr>
          <w:b/>
        </w:rPr>
        <w:t>MB: Done.</w:t>
      </w:r>
    </w:p>
    <w:p w:rsidR="00745809" w:rsidRPr="007D46BC" w:rsidRDefault="00745809" w:rsidP="007D46BC">
      <w:pPr>
        <w:pStyle w:val="aff2"/>
        <w:rPr>
          <w:b/>
        </w:rPr>
      </w:pPr>
    </w:p>
    <w:p w:rsidR="00745809" w:rsidRDefault="00745809" w:rsidP="007D46BC">
      <w:pPr>
        <w:pStyle w:val="aff2"/>
      </w:pPr>
      <w:r w:rsidRPr="007D46BC">
        <w:rPr>
          <w:b/>
        </w:rPr>
        <w:t>CLOSED.</w:t>
      </w:r>
    </w:p>
  </w:comment>
  <w:comment w:id="1964" w:author="Chris Reisinger" w:date="2016-05-11T14:58:00Z" w:initials="CR">
    <w:p w:rsidR="00745809" w:rsidRDefault="00745809">
      <w:pPr>
        <w:pStyle w:val="aff2"/>
      </w:pPr>
      <w:r>
        <w:rPr>
          <w:rStyle w:val="aff1"/>
        </w:rPr>
        <w:annotationRef/>
      </w:r>
      <w:r>
        <w:t>Consider capitalizing “transmitter.” Compare with “Request” and “Response” above.</w:t>
      </w:r>
    </w:p>
    <w:p w:rsidR="00745809" w:rsidRDefault="00745809">
      <w:pPr>
        <w:pStyle w:val="aff2"/>
      </w:pPr>
    </w:p>
    <w:p w:rsidR="00745809" w:rsidRPr="007D46BC" w:rsidRDefault="00745809" w:rsidP="007D46BC">
      <w:pPr>
        <w:pStyle w:val="aff2"/>
        <w:rPr>
          <w:b/>
        </w:rPr>
      </w:pPr>
      <w:r w:rsidRPr="007D46BC">
        <w:rPr>
          <w:b/>
        </w:rPr>
        <w:t>MB: Done.</w:t>
      </w:r>
    </w:p>
    <w:p w:rsidR="00745809" w:rsidRPr="007D46BC" w:rsidRDefault="00745809" w:rsidP="007D46BC">
      <w:pPr>
        <w:pStyle w:val="aff2"/>
        <w:rPr>
          <w:b/>
        </w:rPr>
      </w:pPr>
    </w:p>
    <w:p w:rsidR="00745809" w:rsidRDefault="00745809" w:rsidP="007D46BC">
      <w:pPr>
        <w:pStyle w:val="aff2"/>
      </w:pPr>
      <w:r w:rsidRPr="007D46BC">
        <w:rPr>
          <w:b/>
        </w:rPr>
        <w:t>CLOSED.</w:t>
      </w:r>
    </w:p>
  </w:comment>
  <w:comment w:id="1968" w:author="Chris Reisinger" w:date="2016-05-11T14:58:00Z" w:initials="CR">
    <w:p w:rsidR="00745809" w:rsidRDefault="00745809" w:rsidP="00D142EB">
      <w:pPr>
        <w:pStyle w:val="aff2"/>
      </w:pPr>
      <w:r>
        <w:rPr>
          <w:rStyle w:val="aff1"/>
        </w:rPr>
        <w:annotationRef/>
      </w:r>
      <w:r>
        <w:t>Consider capitalizing “transmitter.” Compare with “Request” and “Response” above.</w:t>
      </w:r>
    </w:p>
    <w:p w:rsidR="00745809" w:rsidRDefault="00745809" w:rsidP="00D142EB">
      <w:pPr>
        <w:pStyle w:val="aff2"/>
      </w:pPr>
    </w:p>
    <w:p w:rsidR="00745809" w:rsidRPr="007D46BC" w:rsidRDefault="00745809" w:rsidP="00D142EB">
      <w:pPr>
        <w:pStyle w:val="aff2"/>
        <w:rPr>
          <w:b/>
        </w:rPr>
      </w:pPr>
      <w:r w:rsidRPr="007D46BC">
        <w:rPr>
          <w:b/>
        </w:rPr>
        <w:t>MB: Done.</w:t>
      </w:r>
    </w:p>
    <w:p w:rsidR="00745809" w:rsidRPr="007D46BC" w:rsidRDefault="00745809" w:rsidP="00D142EB">
      <w:pPr>
        <w:pStyle w:val="aff2"/>
        <w:rPr>
          <w:b/>
        </w:rPr>
      </w:pPr>
    </w:p>
    <w:p w:rsidR="00745809" w:rsidRDefault="00745809" w:rsidP="00D142EB">
      <w:pPr>
        <w:pStyle w:val="aff2"/>
      </w:pPr>
      <w:r w:rsidRPr="007D46BC">
        <w:rPr>
          <w:b/>
        </w:rPr>
        <w:t>CLOSED.</w:t>
      </w:r>
    </w:p>
  </w:comment>
  <w:comment w:id="2071" w:author="Per Skillermark" w:date="2016-06-08T14:43:00Z" w:initials="PS">
    <w:p w:rsidR="00745809" w:rsidRDefault="00745809">
      <w:pPr>
        <w:pStyle w:val="aff2"/>
      </w:pPr>
      <w:r>
        <w:rPr>
          <w:rStyle w:val="aff1"/>
        </w:rPr>
        <w:annotationRef/>
      </w:r>
      <w:r>
        <w:t>For the connection-oriented report event, also RX_PHY and RSSI are reported. Any value in including these also here for the connectionless report?</w:t>
      </w:r>
    </w:p>
    <w:p w:rsidR="00745809" w:rsidRDefault="00745809">
      <w:pPr>
        <w:pStyle w:val="aff2"/>
      </w:pPr>
    </w:p>
    <w:p w:rsidR="00745809" w:rsidRDefault="00745809">
      <w:pPr>
        <w:pStyle w:val="aff2"/>
        <w:rPr>
          <w:b/>
        </w:rPr>
      </w:pPr>
      <w:r>
        <w:rPr>
          <w:b/>
        </w:rPr>
        <w:t>CSWG: These are already present in the extended advertising report event which as per the description of this command will be generated before this event. No change required.</w:t>
      </w:r>
    </w:p>
    <w:p w:rsidR="00745809" w:rsidRDefault="00745809">
      <w:pPr>
        <w:pStyle w:val="aff2"/>
        <w:rPr>
          <w:b/>
        </w:rPr>
      </w:pPr>
    </w:p>
    <w:p w:rsidR="00745809" w:rsidRPr="00761CAA" w:rsidRDefault="00745809">
      <w:pPr>
        <w:pStyle w:val="aff2"/>
        <w:rPr>
          <w:b/>
        </w:rPr>
      </w:pPr>
      <w:r>
        <w:rPr>
          <w:b/>
        </w:rPr>
        <w:t>CLOSED.</w:t>
      </w:r>
    </w:p>
  </w:comment>
  <w:comment w:id="2072" w:author="Chris Reisinger" w:date="2016-05-18T14:26:00Z" w:initials="CR">
    <w:p w:rsidR="00745809" w:rsidRDefault="00745809">
      <w:pPr>
        <w:pStyle w:val="aff2"/>
      </w:pPr>
      <w:r>
        <w:rPr>
          <w:rStyle w:val="aff1"/>
        </w:rPr>
        <w:annotationRef/>
      </w:r>
      <w:r>
        <w:t>Global edit. No period in volume reference abbreviation.</w:t>
      </w:r>
    </w:p>
    <w:p w:rsidR="00745809" w:rsidRDefault="00745809">
      <w:pPr>
        <w:pStyle w:val="aff2"/>
      </w:pPr>
    </w:p>
    <w:p w:rsidR="00745809" w:rsidRPr="007D46BC" w:rsidRDefault="00745809" w:rsidP="007D46BC">
      <w:pPr>
        <w:pStyle w:val="aff2"/>
        <w:rPr>
          <w:b/>
        </w:rPr>
      </w:pPr>
      <w:r w:rsidRPr="007D46BC">
        <w:rPr>
          <w:b/>
        </w:rPr>
        <w:t xml:space="preserve">MB: </w:t>
      </w:r>
      <w:r>
        <w:rPr>
          <w:b/>
        </w:rPr>
        <w:t>Ok</w:t>
      </w:r>
      <w:r w:rsidRPr="007D46BC">
        <w:rPr>
          <w:b/>
        </w:rPr>
        <w:t>.</w:t>
      </w:r>
    </w:p>
    <w:p w:rsidR="00745809" w:rsidRPr="007D46BC" w:rsidRDefault="00745809" w:rsidP="007D46BC">
      <w:pPr>
        <w:pStyle w:val="aff2"/>
        <w:rPr>
          <w:b/>
        </w:rPr>
      </w:pPr>
    </w:p>
    <w:p w:rsidR="00745809" w:rsidRDefault="00745809" w:rsidP="007D46BC">
      <w:pPr>
        <w:pStyle w:val="aff2"/>
      </w:pPr>
      <w:r w:rsidRPr="007D46BC">
        <w:rPr>
          <w:b/>
        </w:rPr>
        <w:t>CLOSED.</w:t>
      </w:r>
    </w:p>
  </w:comment>
  <w:comment w:id="2075" w:author="Chris Reisinger" w:date="2016-05-12T13:18:00Z" w:initials="CR">
    <w:p w:rsidR="00745809" w:rsidRDefault="00745809">
      <w:pPr>
        <w:pStyle w:val="aff2"/>
      </w:pPr>
      <w:r>
        <w:rPr>
          <w:rStyle w:val="aff1"/>
        </w:rPr>
        <w:annotationRef/>
      </w:r>
      <w:r>
        <w:t>Insert section number.</w:t>
      </w:r>
    </w:p>
    <w:p w:rsidR="00745809" w:rsidRDefault="00745809">
      <w:pPr>
        <w:pStyle w:val="aff2"/>
      </w:pPr>
    </w:p>
    <w:p w:rsidR="00745809" w:rsidRDefault="00745809">
      <w:pPr>
        <w:pStyle w:val="aff2"/>
        <w:rPr>
          <w:b/>
        </w:rPr>
      </w:pPr>
      <w:r>
        <w:rPr>
          <w:b/>
        </w:rPr>
        <w:t>MB: 2.3.1.X which is defined by the Advertising Extensions feature.</w:t>
      </w:r>
    </w:p>
    <w:p w:rsidR="00745809" w:rsidRDefault="00745809">
      <w:pPr>
        <w:pStyle w:val="aff2"/>
        <w:rPr>
          <w:b/>
        </w:rPr>
      </w:pPr>
    </w:p>
    <w:p w:rsidR="00745809" w:rsidRPr="007D46BC" w:rsidRDefault="00745809">
      <w:pPr>
        <w:pStyle w:val="aff2"/>
        <w:rPr>
          <w:b/>
        </w:rPr>
      </w:pPr>
      <w:r>
        <w:rPr>
          <w:b/>
        </w:rPr>
        <w:t>CLOSED.</w:t>
      </w:r>
    </w:p>
  </w:comment>
  <w:comment w:id="2084" w:author="Chris Reisinger" w:date="2016-05-12T13:19:00Z" w:initials="CR">
    <w:p w:rsidR="00745809" w:rsidRDefault="00745809">
      <w:pPr>
        <w:pStyle w:val="aff2"/>
      </w:pPr>
      <w:r>
        <w:rPr>
          <w:rStyle w:val="aff1"/>
        </w:rPr>
        <w:annotationRef/>
      </w:r>
      <w:r>
        <w:t>Insert section number.</w:t>
      </w:r>
    </w:p>
    <w:p w:rsidR="00745809" w:rsidRDefault="00745809">
      <w:pPr>
        <w:pStyle w:val="aff2"/>
      </w:pPr>
    </w:p>
    <w:p w:rsidR="00745809" w:rsidRDefault="00745809">
      <w:pPr>
        <w:pStyle w:val="aff2"/>
        <w:rPr>
          <w:b/>
        </w:rPr>
      </w:pPr>
      <w:r>
        <w:rPr>
          <w:b/>
        </w:rPr>
        <w:t>MB: This is the correct section number.</w:t>
      </w:r>
    </w:p>
    <w:p w:rsidR="00745809" w:rsidRDefault="00745809">
      <w:pPr>
        <w:pStyle w:val="aff2"/>
        <w:rPr>
          <w:b/>
        </w:rPr>
      </w:pPr>
    </w:p>
    <w:p w:rsidR="00745809" w:rsidRPr="00700D57" w:rsidRDefault="00745809">
      <w:pPr>
        <w:pStyle w:val="aff2"/>
        <w:rPr>
          <w:b/>
        </w:rPr>
      </w:pPr>
      <w:r>
        <w:rPr>
          <w:b/>
        </w:rPr>
        <w:t>CLOSED.</w:t>
      </w:r>
    </w:p>
  </w:comment>
  <w:comment w:id="2085" w:author="Chris Reisinger" w:date="2016-05-12T13:19:00Z" w:initials="CR">
    <w:p w:rsidR="00745809" w:rsidRDefault="00745809">
      <w:pPr>
        <w:pStyle w:val="aff2"/>
      </w:pPr>
      <w:r>
        <w:rPr>
          <w:rStyle w:val="aff1"/>
        </w:rPr>
        <w:annotationRef/>
      </w:r>
      <w:r>
        <w:t>Inserted comma.</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2087" w:author="Chris Reisinger" w:date="2016-05-12T13:20:00Z" w:initials="CR">
    <w:p w:rsidR="00745809" w:rsidRDefault="00745809">
      <w:pPr>
        <w:pStyle w:val="aff2"/>
      </w:pPr>
      <w:r>
        <w:rPr>
          <w:rStyle w:val="aff1"/>
        </w:rPr>
        <w:annotationRef/>
      </w:r>
      <w:r>
        <w:t>Consider capitalizing, e.g., “Test Mode packet.” Compare with “Test Mode packet” in Section 1.1.</w:t>
      </w:r>
    </w:p>
    <w:p w:rsidR="00745809" w:rsidRDefault="00745809">
      <w:pPr>
        <w:pStyle w:val="aff2"/>
      </w:pPr>
    </w:p>
    <w:p w:rsidR="00745809" w:rsidRPr="007D46BC" w:rsidRDefault="00745809" w:rsidP="00700D57">
      <w:pPr>
        <w:pStyle w:val="aff2"/>
        <w:rPr>
          <w:b/>
        </w:rPr>
      </w:pPr>
      <w:r w:rsidRPr="007D46BC">
        <w:rPr>
          <w:b/>
        </w:rPr>
        <w:t>MB: Done.</w:t>
      </w:r>
    </w:p>
    <w:p w:rsidR="00745809" w:rsidRPr="007D46BC" w:rsidRDefault="00745809" w:rsidP="00700D57">
      <w:pPr>
        <w:pStyle w:val="aff2"/>
        <w:rPr>
          <w:b/>
        </w:rPr>
      </w:pPr>
    </w:p>
    <w:p w:rsidR="00745809" w:rsidRDefault="00745809" w:rsidP="00700D57">
      <w:pPr>
        <w:pStyle w:val="aff2"/>
      </w:pPr>
      <w:r w:rsidRPr="007D46BC">
        <w:rPr>
          <w:b/>
        </w:rPr>
        <w:t>CLOSED.</w:t>
      </w:r>
    </w:p>
  </w:comment>
  <w:comment w:id="2104" w:author="Chris Reisinger" w:date="2016-05-12T13:26:00Z" w:initials="CR">
    <w:p w:rsidR="00745809" w:rsidRDefault="00745809">
      <w:pPr>
        <w:pStyle w:val="aff2"/>
      </w:pPr>
      <w:r>
        <w:t xml:space="preserve">Global edit. </w:t>
      </w:r>
      <w:r>
        <w:rPr>
          <w:rStyle w:val="aff1"/>
        </w:rPr>
        <w:annotationRef/>
      </w:r>
      <w:r>
        <w:t>Hyphen replaced with en dash (for range of values).</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2110" w:author="Chris Reisinger" w:date="2016-05-12T14:38:00Z" w:initials="CR">
    <w:p w:rsidR="00745809" w:rsidRDefault="00745809">
      <w:pPr>
        <w:pStyle w:val="aff2"/>
      </w:pPr>
      <w:r>
        <w:rPr>
          <w:rStyle w:val="aff1"/>
        </w:rPr>
        <w:annotationRef/>
      </w:r>
      <w:r>
        <w:t>Global edit. Consider setting “Reserved” in lowercase when not at the beginning of a sentence.</w:t>
      </w:r>
    </w:p>
    <w:p w:rsidR="00745809" w:rsidRDefault="00745809">
      <w:pPr>
        <w:pStyle w:val="aff2"/>
      </w:pPr>
    </w:p>
    <w:p w:rsidR="00745809" w:rsidRPr="00700D57" w:rsidRDefault="00745809">
      <w:pPr>
        <w:pStyle w:val="aff2"/>
        <w:rPr>
          <w:b/>
        </w:rPr>
      </w:pPr>
      <w:r w:rsidRPr="00700D57">
        <w:rPr>
          <w:b/>
        </w:rPr>
        <w:t>MB: This is the case throughout the spec, so if change is required, it should be made globally.</w:t>
      </w:r>
    </w:p>
    <w:p w:rsidR="00745809" w:rsidRPr="00700D57" w:rsidRDefault="00745809">
      <w:pPr>
        <w:pStyle w:val="aff2"/>
        <w:rPr>
          <w:b/>
        </w:rPr>
      </w:pPr>
    </w:p>
    <w:p w:rsidR="00745809" w:rsidRDefault="00745809">
      <w:pPr>
        <w:pStyle w:val="aff2"/>
      </w:pPr>
      <w:r w:rsidRPr="00700D57">
        <w:rPr>
          <w:b/>
        </w:rPr>
        <w:t>CLOSED.</w:t>
      </w:r>
    </w:p>
  </w:comment>
  <w:comment w:id="2125" w:author="Per Skillermark" w:date="2016-06-09T09:51:00Z" w:initials="PS">
    <w:p w:rsidR="00745809" w:rsidRDefault="00745809">
      <w:pPr>
        <w:pStyle w:val="aff2"/>
      </w:pPr>
      <w:r>
        <w:rPr>
          <w:rStyle w:val="aff1"/>
        </w:rPr>
        <w:annotationRef/>
      </w:r>
      <w:r>
        <w:t>The “Supplemental_Type” sometimes, like here, only defines if the supplemental is AoA or AoD, and then the “Slot_Duration” is used to define the sample slot length.</w:t>
      </w:r>
    </w:p>
    <w:p w:rsidR="00745809" w:rsidRDefault="00745809">
      <w:pPr>
        <w:pStyle w:val="aff2"/>
      </w:pPr>
    </w:p>
    <w:p w:rsidR="00745809" w:rsidRDefault="00745809" w:rsidP="00B03A11">
      <w:pPr>
        <w:pStyle w:val="aff2"/>
      </w:pPr>
      <w:r>
        <w:t>In some other places, like in the “</w:t>
      </w:r>
      <w:r w:rsidRPr="004B1513">
        <w:t xml:space="preserve">LE Set </w:t>
      </w:r>
      <w:r>
        <w:t xml:space="preserve">Connectionless Supplemental </w:t>
      </w:r>
      <w:r w:rsidRPr="004B1513">
        <w:t>Parameters Command</w:t>
      </w:r>
      <w:r>
        <w:t>” and in the SuppInfo field, the “Supplemental_Type” also includes the slot duration (i.e., it can take values AoA, AoD 1 us, and AoD 2 us).</w:t>
      </w:r>
    </w:p>
    <w:p w:rsidR="00745809" w:rsidRDefault="00745809" w:rsidP="00B03A11">
      <w:pPr>
        <w:pStyle w:val="aff2"/>
      </w:pPr>
    </w:p>
    <w:p w:rsidR="00745809" w:rsidRDefault="00745809" w:rsidP="00B03A11">
      <w:pPr>
        <w:pStyle w:val="aff2"/>
      </w:pPr>
      <w:r>
        <w:t>Consider aligning usage for clarity.</w:t>
      </w:r>
    </w:p>
    <w:p w:rsidR="00745809" w:rsidRDefault="00745809" w:rsidP="00B03A11">
      <w:pPr>
        <w:pStyle w:val="aff2"/>
      </w:pPr>
    </w:p>
    <w:p w:rsidR="00745809" w:rsidRDefault="00745809" w:rsidP="00B03A11">
      <w:pPr>
        <w:pStyle w:val="aff2"/>
        <w:rPr>
          <w:b/>
        </w:rPr>
      </w:pPr>
      <w:r>
        <w:rPr>
          <w:b/>
        </w:rPr>
        <w:t>CSWG: There are four cases, not three. Whether the Supplemental is being switched at the transmitter or receiver end, and whether the sampling is 1 or 2 us. Updated this parameter accordingly.</w:t>
      </w:r>
    </w:p>
    <w:p w:rsidR="00745809" w:rsidRDefault="00745809" w:rsidP="00B03A11">
      <w:pPr>
        <w:pStyle w:val="aff2"/>
        <w:rPr>
          <w:b/>
        </w:rPr>
      </w:pPr>
    </w:p>
    <w:p w:rsidR="00745809" w:rsidRPr="00761CAA" w:rsidRDefault="00745809" w:rsidP="00B03A11">
      <w:pPr>
        <w:pStyle w:val="aff2"/>
        <w:rPr>
          <w:b/>
        </w:rPr>
      </w:pPr>
      <w:r>
        <w:rPr>
          <w:b/>
        </w:rPr>
        <w:t>CLOSED.</w:t>
      </w:r>
    </w:p>
  </w:comment>
  <w:comment w:id="2163" w:author="Per Skillermark" w:date="2016-06-09T09:45:00Z" w:initials="PS">
    <w:p w:rsidR="00745809" w:rsidRDefault="00745809">
      <w:pPr>
        <w:pStyle w:val="aff2"/>
      </w:pPr>
      <w:r>
        <w:rPr>
          <w:rStyle w:val="aff1"/>
        </w:rPr>
        <w:annotationRef/>
      </w:r>
      <w:r>
        <w:t>Is 0 a valid number? I think one could argue that any valid report should include at least 9 samples (8 samples from reference period, and minimum 1 sample from first sample slot).</w:t>
      </w:r>
    </w:p>
    <w:p w:rsidR="00745809" w:rsidRDefault="00745809">
      <w:pPr>
        <w:pStyle w:val="aff2"/>
      </w:pPr>
      <w:r>
        <w:t>If yes, same comment applies to Sample_Count in ”</w:t>
      </w:r>
      <w:r w:rsidRPr="00B03A11">
        <w:t>LE Connection I&amp;Q Report Event</w:t>
      </w:r>
      <w:r>
        <w:t>”</w:t>
      </w:r>
    </w:p>
    <w:p w:rsidR="00745809" w:rsidRDefault="00745809">
      <w:pPr>
        <w:pStyle w:val="aff2"/>
      </w:pPr>
    </w:p>
    <w:p w:rsidR="00745809" w:rsidRDefault="00745809">
      <w:pPr>
        <w:pStyle w:val="aff2"/>
        <w:rPr>
          <w:b/>
        </w:rPr>
      </w:pPr>
      <w:r>
        <w:rPr>
          <w:b/>
        </w:rPr>
        <w:t>CSWG: changed it to 9.</w:t>
      </w:r>
    </w:p>
    <w:p w:rsidR="00745809" w:rsidRDefault="00745809">
      <w:pPr>
        <w:pStyle w:val="aff2"/>
        <w:rPr>
          <w:b/>
        </w:rPr>
      </w:pPr>
    </w:p>
    <w:p w:rsidR="00745809" w:rsidRPr="00761CAA" w:rsidRDefault="00745809">
      <w:pPr>
        <w:pStyle w:val="aff2"/>
        <w:rPr>
          <w:b/>
        </w:rPr>
      </w:pPr>
      <w:r>
        <w:rPr>
          <w:b/>
        </w:rPr>
        <w:t>CLOSED.</w:t>
      </w:r>
    </w:p>
  </w:comment>
  <w:comment w:id="2166" w:author="Clive D.W. Feather" w:date="2016-05-05T17:43:00Z" w:initials="CDWF">
    <w:p w:rsidR="00745809" w:rsidRDefault="00745809">
      <w:pPr>
        <w:pStyle w:val="aff2"/>
      </w:pPr>
      <w:r>
        <w:rPr>
          <w:rStyle w:val="aff1"/>
        </w:rPr>
        <w:annotationRef/>
      </w:r>
      <w:r>
        <w:t>There are 8 samples in the reference period and then between 1 and 74 samples during antenna switching.</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2170" w:author="Chris Reisinger" w:date="2016-05-12T14:32:00Z" w:initials="CR">
    <w:p w:rsidR="00745809" w:rsidRDefault="00745809">
      <w:pPr>
        <w:pStyle w:val="aff2"/>
      </w:pPr>
      <w:r>
        <w:rPr>
          <w:rStyle w:val="aff1"/>
        </w:rPr>
        <w:annotationRef/>
      </w:r>
      <w:r>
        <w:t>Added period.</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2185" w:author="Rasmus Abildgren" w:date="2016-06-08T15:55:00Z" w:initials="RA">
    <w:p w:rsidR="00745809" w:rsidRDefault="00745809">
      <w:pPr>
        <w:pStyle w:val="aff2"/>
      </w:pPr>
      <w:r>
        <w:rPr>
          <w:rStyle w:val="aff1"/>
        </w:rPr>
        <w:annotationRef/>
      </w:r>
      <w:r>
        <w:t>Which type. 2’s complement or Sign magnitude?</w:t>
      </w:r>
    </w:p>
    <w:p w:rsidR="00745809" w:rsidRDefault="00745809">
      <w:pPr>
        <w:pStyle w:val="aff2"/>
      </w:pPr>
    </w:p>
    <w:p w:rsidR="00745809" w:rsidRPr="000C7E7E" w:rsidRDefault="00745809">
      <w:pPr>
        <w:pStyle w:val="aff2"/>
        <w:rPr>
          <w:b/>
        </w:rPr>
      </w:pPr>
      <w:r w:rsidRPr="000C7E7E">
        <w:rPr>
          <w:b/>
        </w:rPr>
        <w:t>CSWG: HCI Section 5.2, second bullet point is already clear:</w:t>
      </w:r>
    </w:p>
    <w:p w:rsidR="00745809" w:rsidRPr="000C7E7E" w:rsidRDefault="00745809">
      <w:pPr>
        <w:pStyle w:val="aff2"/>
        <w:rPr>
          <w:b/>
        </w:rPr>
      </w:pPr>
    </w:p>
    <w:p w:rsidR="00745809" w:rsidRPr="000C7E7E" w:rsidRDefault="00745809" w:rsidP="000C7E7E">
      <w:pPr>
        <w:autoSpaceDE w:val="0"/>
        <w:autoSpaceDN w:val="0"/>
        <w:adjustRightInd w:val="0"/>
        <w:spacing w:after="0" w:line="240" w:lineRule="auto"/>
        <w:rPr>
          <w:rFonts w:cs="Arial"/>
          <w:b/>
          <w:sz w:val="24"/>
          <w:szCs w:val="24"/>
          <w:lang w:val="en-GB"/>
        </w:rPr>
      </w:pPr>
      <w:r w:rsidRPr="000C7E7E">
        <w:rPr>
          <w:rFonts w:cs="Arial"/>
          <w:b/>
          <w:sz w:val="24"/>
          <w:szCs w:val="24"/>
          <w:lang w:val="en-GB"/>
        </w:rPr>
        <w:t>“In addition, all parameters which can have negative values must use 2’s complement when specifying values”</w:t>
      </w:r>
    </w:p>
    <w:p w:rsidR="00745809" w:rsidRPr="000C7E7E" w:rsidRDefault="00745809" w:rsidP="000C7E7E">
      <w:pPr>
        <w:autoSpaceDE w:val="0"/>
        <w:autoSpaceDN w:val="0"/>
        <w:adjustRightInd w:val="0"/>
        <w:spacing w:after="0" w:line="240" w:lineRule="auto"/>
        <w:rPr>
          <w:rFonts w:cs="Arial"/>
          <w:b/>
          <w:sz w:val="24"/>
          <w:szCs w:val="24"/>
          <w:lang w:val="en-GB"/>
        </w:rPr>
      </w:pPr>
    </w:p>
    <w:p w:rsidR="00745809" w:rsidRPr="000C7E7E" w:rsidRDefault="00745809" w:rsidP="000C7E7E">
      <w:pPr>
        <w:autoSpaceDE w:val="0"/>
        <w:autoSpaceDN w:val="0"/>
        <w:adjustRightInd w:val="0"/>
        <w:spacing w:after="0" w:line="240" w:lineRule="auto"/>
        <w:rPr>
          <w:rFonts w:cs="Arial"/>
          <w:sz w:val="24"/>
          <w:szCs w:val="24"/>
          <w:lang w:val="en-GB"/>
        </w:rPr>
      </w:pPr>
      <w:r w:rsidRPr="000C7E7E">
        <w:rPr>
          <w:rFonts w:cs="Arial"/>
          <w:b/>
          <w:sz w:val="24"/>
          <w:szCs w:val="24"/>
          <w:lang w:val="en-GB"/>
        </w:rPr>
        <w:t>CLOSED.</w:t>
      </w:r>
    </w:p>
  </w:comment>
  <w:comment w:id="2196" w:author="Rasmus Abildgren" w:date="2016-06-08T15:55:00Z" w:initials="RA">
    <w:p w:rsidR="00745809" w:rsidRDefault="00745809">
      <w:pPr>
        <w:pStyle w:val="aff2"/>
      </w:pPr>
      <w:r>
        <w:rPr>
          <w:rStyle w:val="aff1"/>
        </w:rPr>
        <w:annotationRef/>
      </w:r>
      <w:r>
        <w:t>Ditto</w:t>
      </w:r>
    </w:p>
    <w:p w:rsidR="00745809" w:rsidRDefault="00745809">
      <w:pPr>
        <w:pStyle w:val="aff2"/>
      </w:pPr>
    </w:p>
    <w:p w:rsidR="00745809" w:rsidRPr="000C7E7E" w:rsidRDefault="00745809">
      <w:pPr>
        <w:pStyle w:val="aff2"/>
        <w:rPr>
          <w:b/>
        </w:rPr>
      </w:pPr>
      <w:r w:rsidRPr="000C7E7E">
        <w:rPr>
          <w:b/>
        </w:rPr>
        <w:t>CSWG: see above.</w:t>
      </w:r>
    </w:p>
    <w:p w:rsidR="00745809" w:rsidRPr="000C7E7E" w:rsidRDefault="00745809">
      <w:pPr>
        <w:pStyle w:val="aff2"/>
        <w:rPr>
          <w:b/>
        </w:rPr>
      </w:pPr>
    </w:p>
    <w:p w:rsidR="00745809" w:rsidRDefault="00745809">
      <w:pPr>
        <w:pStyle w:val="aff2"/>
      </w:pPr>
      <w:r w:rsidRPr="000C7E7E">
        <w:rPr>
          <w:b/>
        </w:rPr>
        <w:t>CLOSED.</w:t>
      </w:r>
    </w:p>
  </w:comment>
  <w:comment w:id="2210" w:author="Chris Reisinger" w:date="2016-05-12T14:45:00Z" w:initials="CR">
    <w:p w:rsidR="00745809" w:rsidRDefault="00745809">
      <w:pPr>
        <w:pStyle w:val="aff2"/>
      </w:pPr>
      <w:r>
        <w:rPr>
          <w:rStyle w:val="aff1"/>
        </w:rPr>
        <w:annotationRef/>
      </w:r>
      <w:r>
        <w:t>Updated section number.</w:t>
      </w:r>
    </w:p>
    <w:p w:rsidR="00745809" w:rsidRDefault="00745809">
      <w:pPr>
        <w:pStyle w:val="aff2"/>
      </w:pPr>
    </w:p>
    <w:p w:rsidR="00745809" w:rsidRDefault="00745809">
      <w:pPr>
        <w:pStyle w:val="aff2"/>
        <w:rPr>
          <w:b/>
        </w:rPr>
      </w:pPr>
      <w:r>
        <w:rPr>
          <w:b/>
        </w:rPr>
        <w:t>MB: Done.</w:t>
      </w:r>
    </w:p>
    <w:p w:rsidR="00745809" w:rsidRDefault="00745809">
      <w:pPr>
        <w:pStyle w:val="aff2"/>
        <w:rPr>
          <w:b/>
        </w:rPr>
      </w:pPr>
    </w:p>
    <w:p w:rsidR="00745809" w:rsidRPr="00700D57" w:rsidRDefault="00745809">
      <w:pPr>
        <w:pStyle w:val="aff2"/>
        <w:rPr>
          <w:b/>
        </w:rPr>
      </w:pPr>
      <w:r>
        <w:rPr>
          <w:b/>
        </w:rPr>
        <w:t>CLOSED.</w:t>
      </w:r>
    </w:p>
  </w:comment>
  <w:comment w:id="2218" w:author="Chris Reisinger" w:date="2016-05-12T14:45:00Z" w:initials="CR">
    <w:p w:rsidR="00745809" w:rsidRDefault="00745809">
      <w:pPr>
        <w:pStyle w:val="aff2"/>
      </w:pPr>
      <w:r>
        <w:rPr>
          <w:rStyle w:val="aff1"/>
        </w:rPr>
        <w:annotationRef/>
      </w:r>
      <w:r>
        <w:t>Updated section number.</w:t>
      </w:r>
    </w:p>
    <w:p w:rsidR="00745809" w:rsidRDefault="00745809">
      <w:pPr>
        <w:pStyle w:val="aff2"/>
      </w:pPr>
    </w:p>
    <w:p w:rsidR="00745809" w:rsidRDefault="00745809">
      <w:pPr>
        <w:pStyle w:val="aff2"/>
        <w:rPr>
          <w:b/>
        </w:rPr>
      </w:pPr>
      <w:r>
        <w:rPr>
          <w:b/>
        </w:rPr>
        <w:t>MB: This is the correct section number.</w:t>
      </w:r>
    </w:p>
    <w:p w:rsidR="00745809" w:rsidRDefault="00745809">
      <w:pPr>
        <w:pStyle w:val="aff2"/>
        <w:rPr>
          <w:b/>
        </w:rPr>
      </w:pPr>
    </w:p>
    <w:p w:rsidR="00745809" w:rsidRPr="00700D57" w:rsidRDefault="00745809">
      <w:pPr>
        <w:pStyle w:val="aff2"/>
        <w:rPr>
          <w:b/>
        </w:rPr>
      </w:pPr>
      <w:r>
        <w:rPr>
          <w:b/>
        </w:rPr>
        <w:t>CLOSED.</w:t>
      </w:r>
    </w:p>
  </w:comment>
  <w:comment w:id="2240" w:author="Chris Reisinger" w:date="2016-05-12T13:27:00Z" w:initials="CR">
    <w:p w:rsidR="00745809" w:rsidRDefault="00745809">
      <w:pPr>
        <w:pStyle w:val="aff2"/>
      </w:pPr>
      <w:r>
        <w:rPr>
          <w:rStyle w:val="aff1"/>
        </w:rPr>
        <w:annotationRef/>
      </w:r>
      <w:r>
        <w:t xml:space="preserve">Global edit. </w:t>
      </w:r>
      <w:r>
        <w:rPr>
          <w:rStyle w:val="aff1"/>
        </w:rPr>
        <w:annotationRef/>
      </w:r>
      <w:r>
        <w:t>Hyphen replaced with en dash (for range of values).</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2327" w:author="Rasmus Abildgren" w:date="2016-06-08T15:56:00Z" w:initials="RA">
    <w:p w:rsidR="00745809" w:rsidRDefault="00745809">
      <w:pPr>
        <w:pStyle w:val="aff2"/>
      </w:pPr>
      <w:r>
        <w:rPr>
          <w:rStyle w:val="aff1"/>
        </w:rPr>
        <w:annotationRef/>
      </w:r>
      <w:r>
        <w:t>Ditto</w:t>
      </w:r>
    </w:p>
    <w:p w:rsidR="00745809" w:rsidRDefault="00745809" w:rsidP="000C7E7E">
      <w:pPr>
        <w:pStyle w:val="aff2"/>
        <w:rPr>
          <w:rFonts w:cs="Arial"/>
          <w:sz w:val="24"/>
          <w:szCs w:val="24"/>
          <w:lang w:val="en-GB"/>
        </w:rPr>
      </w:pPr>
    </w:p>
    <w:p w:rsidR="00745809" w:rsidRPr="000C7E7E" w:rsidRDefault="00745809" w:rsidP="000C7E7E">
      <w:pPr>
        <w:pStyle w:val="aff2"/>
        <w:rPr>
          <w:rFonts w:cs="Arial"/>
          <w:b/>
          <w:sz w:val="24"/>
          <w:szCs w:val="24"/>
          <w:lang w:val="en-GB"/>
        </w:rPr>
      </w:pPr>
      <w:r w:rsidRPr="000C7E7E">
        <w:rPr>
          <w:rFonts w:cs="Arial"/>
          <w:b/>
          <w:sz w:val="24"/>
          <w:szCs w:val="24"/>
          <w:lang w:val="en-GB"/>
        </w:rPr>
        <w:t>CSWG: see above.</w:t>
      </w:r>
    </w:p>
    <w:p w:rsidR="00745809" w:rsidRPr="000C7E7E" w:rsidRDefault="00745809" w:rsidP="000C7E7E">
      <w:pPr>
        <w:pStyle w:val="aff2"/>
        <w:rPr>
          <w:rFonts w:cs="Arial"/>
          <w:b/>
          <w:sz w:val="24"/>
          <w:szCs w:val="24"/>
          <w:lang w:val="en-GB"/>
        </w:rPr>
      </w:pPr>
    </w:p>
    <w:p w:rsidR="00745809" w:rsidRDefault="00745809" w:rsidP="000C7E7E">
      <w:pPr>
        <w:pStyle w:val="aff2"/>
      </w:pPr>
      <w:r w:rsidRPr="000C7E7E">
        <w:rPr>
          <w:rFonts w:cs="Arial"/>
          <w:b/>
          <w:sz w:val="24"/>
          <w:szCs w:val="24"/>
          <w:lang w:val="en-GB"/>
        </w:rPr>
        <w:t>CLOSED.</w:t>
      </w:r>
    </w:p>
  </w:comment>
  <w:comment w:id="2337" w:author="Rasmus Abildgren" w:date="2016-06-08T15:56:00Z" w:initials="RA">
    <w:p w:rsidR="00745809" w:rsidRDefault="00745809">
      <w:pPr>
        <w:pStyle w:val="aff2"/>
      </w:pPr>
      <w:r>
        <w:rPr>
          <w:rStyle w:val="aff1"/>
        </w:rPr>
        <w:annotationRef/>
      </w:r>
      <w:r>
        <w:t>Ditto</w:t>
      </w:r>
    </w:p>
    <w:p w:rsidR="00745809" w:rsidRDefault="00745809">
      <w:pPr>
        <w:pStyle w:val="aff2"/>
      </w:pPr>
    </w:p>
    <w:p w:rsidR="00745809" w:rsidRPr="000C7E7E" w:rsidRDefault="00745809" w:rsidP="000C7E7E">
      <w:pPr>
        <w:pStyle w:val="aff2"/>
        <w:rPr>
          <w:rFonts w:cs="Arial"/>
          <w:b/>
          <w:sz w:val="24"/>
          <w:szCs w:val="24"/>
          <w:lang w:val="en-GB"/>
        </w:rPr>
      </w:pPr>
      <w:r w:rsidRPr="000C7E7E">
        <w:rPr>
          <w:rFonts w:cs="Arial"/>
          <w:b/>
          <w:sz w:val="24"/>
          <w:szCs w:val="24"/>
          <w:lang w:val="en-GB"/>
        </w:rPr>
        <w:t>CSWG: see above.</w:t>
      </w:r>
    </w:p>
    <w:p w:rsidR="00745809" w:rsidRPr="000C7E7E" w:rsidRDefault="00745809" w:rsidP="000C7E7E">
      <w:pPr>
        <w:pStyle w:val="aff2"/>
        <w:rPr>
          <w:rFonts w:cs="Arial"/>
          <w:b/>
          <w:sz w:val="24"/>
          <w:szCs w:val="24"/>
          <w:lang w:val="en-GB"/>
        </w:rPr>
      </w:pPr>
    </w:p>
    <w:p w:rsidR="00745809" w:rsidRDefault="00745809" w:rsidP="000C7E7E">
      <w:pPr>
        <w:pStyle w:val="aff2"/>
      </w:pPr>
      <w:r w:rsidRPr="000C7E7E">
        <w:rPr>
          <w:rFonts w:cs="Arial"/>
          <w:b/>
          <w:sz w:val="24"/>
          <w:szCs w:val="24"/>
          <w:lang w:val="en-GB"/>
        </w:rPr>
        <w:t>CLOSED.</w:t>
      </w:r>
    </w:p>
  </w:comment>
  <w:comment w:id="2481" w:author="Rasmus Abildgren" w:date="2016-06-09T11:03:00Z" w:initials="RA">
    <w:p w:rsidR="00745809" w:rsidRDefault="00745809">
      <w:pPr>
        <w:pStyle w:val="aff2"/>
      </w:pPr>
      <w:r>
        <w:rPr>
          <w:rStyle w:val="aff1"/>
        </w:rPr>
        <w:annotationRef/>
      </w:r>
      <w:r>
        <w:t xml:space="preserve">This is difficult to follow.Since Num_Octets does not include it self, the value </w:t>
      </w:r>
    </w:p>
    <w:p w:rsidR="00745809" w:rsidRDefault="00745809">
      <w:pPr>
        <w:pStyle w:val="aff2"/>
      </w:pPr>
    </w:p>
    <w:p w:rsidR="00745809" w:rsidRPr="000C7E7E" w:rsidRDefault="00745809" w:rsidP="000C7E7E">
      <w:pPr>
        <w:pStyle w:val="aff2"/>
        <w:rPr>
          <w:rFonts w:cs="Arial"/>
          <w:b/>
          <w:sz w:val="24"/>
          <w:szCs w:val="24"/>
          <w:lang w:val="en-GB"/>
        </w:rPr>
      </w:pPr>
      <w:r w:rsidRPr="000C7E7E">
        <w:rPr>
          <w:rFonts w:cs="Arial"/>
          <w:b/>
          <w:sz w:val="24"/>
          <w:szCs w:val="24"/>
          <w:lang w:val="en-GB"/>
        </w:rPr>
        <w:t>CSWG:</w:t>
      </w:r>
      <w:r>
        <w:rPr>
          <w:rFonts w:cs="Arial"/>
          <w:b/>
          <w:sz w:val="24"/>
          <w:szCs w:val="24"/>
          <w:lang w:val="en-GB"/>
        </w:rPr>
        <w:t xml:space="preserve"> this parameter was removed via an issue on LE Long Range</w:t>
      </w:r>
      <w:r w:rsidRPr="000C7E7E">
        <w:rPr>
          <w:rFonts w:cs="Arial"/>
          <w:b/>
          <w:sz w:val="24"/>
          <w:szCs w:val="24"/>
          <w:lang w:val="en-GB"/>
        </w:rPr>
        <w:t>.</w:t>
      </w:r>
    </w:p>
    <w:p w:rsidR="00745809" w:rsidRPr="000C7E7E" w:rsidRDefault="00745809" w:rsidP="000C7E7E">
      <w:pPr>
        <w:pStyle w:val="aff2"/>
        <w:rPr>
          <w:rFonts w:cs="Arial"/>
          <w:b/>
          <w:sz w:val="24"/>
          <w:szCs w:val="24"/>
          <w:lang w:val="en-GB"/>
        </w:rPr>
      </w:pPr>
    </w:p>
    <w:p w:rsidR="00745809" w:rsidRDefault="00745809" w:rsidP="000C7E7E">
      <w:pPr>
        <w:pStyle w:val="aff2"/>
      </w:pPr>
      <w:r w:rsidRPr="000C7E7E">
        <w:rPr>
          <w:rFonts w:cs="Arial"/>
          <w:b/>
          <w:sz w:val="24"/>
          <w:szCs w:val="24"/>
          <w:lang w:val="en-GB"/>
        </w:rPr>
        <w:t>CLOSED.</w:t>
      </w:r>
    </w:p>
  </w:comment>
  <w:comment w:id="2486" w:author="Clive D.W. Feather" w:date="2016-05-05T17:43:00Z" w:initials="CDWF">
    <w:p w:rsidR="00745809" w:rsidRDefault="00745809">
      <w:pPr>
        <w:pStyle w:val="aff2"/>
      </w:pPr>
      <w:r>
        <w:rPr>
          <w:rStyle w:val="aff1"/>
        </w:rPr>
        <w:annotationRef/>
      </w:r>
      <w:r>
        <w:t>I think this text fits better here than at the end. Ditto the next command.</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2514" w:author="Clive D.W. Feather" w:date="2016-05-05T17:43:00Z" w:initials="CDWF">
    <w:p w:rsidR="00745809" w:rsidRDefault="00745809">
      <w:pPr>
        <w:pStyle w:val="aff2"/>
      </w:pPr>
      <w:r>
        <w:rPr>
          <w:rStyle w:val="aff1"/>
        </w:rPr>
        <w:annotationRef/>
      </w:r>
      <w:r>
        <w:t>Consistent style for error codes. Future instances not flagged.</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2922" w:author="Chris Reisinger" w:date="2016-05-18T14:22:00Z" w:initials="CR">
    <w:p w:rsidR="00745809" w:rsidRDefault="00745809">
      <w:pPr>
        <w:pStyle w:val="aff2"/>
      </w:pPr>
      <w:r>
        <w:rPr>
          <w:rStyle w:val="aff1"/>
        </w:rPr>
        <w:annotationRef/>
      </w:r>
      <w:r>
        <w:t>Global edit. Set referenced volume number in square brackets.</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2934" w:author="Chris Reisinger" w:date="2016-05-12T14:56:00Z" w:initials="CR">
    <w:p w:rsidR="00745809" w:rsidRDefault="00745809">
      <w:pPr>
        <w:pStyle w:val="aff2"/>
      </w:pPr>
      <w:r>
        <w:rPr>
          <w:rStyle w:val="aff1"/>
        </w:rPr>
        <w:annotationRef/>
      </w:r>
      <w:r>
        <w:t>Global edit. Capitalize “Section.”</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3285" w:author="Clive D.W. Feather" w:date="2016-05-05T17:43:00Z" w:initials="CDWF">
    <w:p w:rsidR="00745809" w:rsidRDefault="00745809">
      <w:pPr>
        <w:pStyle w:val="aff2"/>
      </w:pPr>
      <w:r>
        <w:rPr>
          <w:rStyle w:val="aff1"/>
        </w:rPr>
        <w:annotationRef/>
      </w:r>
      <w:r>
        <w:t>The remaining text was deleted by erratum 7084.</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3493" w:author="Chris Reisinger" w:date="2016-05-12T13:42:00Z" w:initials="CR">
    <w:p w:rsidR="00745809" w:rsidRDefault="00745809">
      <w:pPr>
        <w:pStyle w:val="aff2"/>
      </w:pPr>
      <w:r>
        <w:rPr>
          <w:rStyle w:val="aff1"/>
        </w:rPr>
        <w:annotationRef/>
      </w:r>
      <w:r>
        <w:t>Deleted extra space.</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3836" w:author="Rasmus Abildgren" w:date="2016-06-09T15:44:00Z" w:initials="RA">
    <w:p w:rsidR="00745809" w:rsidRDefault="00745809" w:rsidP="00A25942">
      <w:pPr>
        <w:pStyle w:val="aff2"/>
      </w:pPr>
      <w:r>
        <w:rPr>
          <w:rStyle w:val="aff1"/>
        </w:rPr>
        <w:annotationRef/>
      </w:r>
      <w:r>
        <w:t>Clives comment unresolved</w:t>
      </w:r>
    </w:p>
    <w:p w:rsidR="00745809" w:rsidRDefault="00745809" w:rsidP="00A25942">
      <w:pPr>
        <w:pStyle w:val="aff2"/>
      </w:pPr>
    </w:p>
    <w:p w:rsidR="00745809" w:rsidRPr="00E6460A" w:rsidRDefault="00745809" w:rsidP="00A25942">
      <w:pPr>
        <w:pStyle w:val="aff2"/>
        <w:rPr>
          <w:b/>
        </w:rPr>
      </w:pPr>
      <w:r>
        <w:rPr>
          <w:b/>
        </w:rPr>
        <w:t>CSWG: see resolution below</w:t>
      </w:r>
      <w:r w:rsidRPr="00E6460A">
        <w:rPr>
          <w:b/>
        </w:rPr>
        <w:t>.</w:t>
      </w:r>
    </w:p>
    <w:p w:rsidR="00745809" w:rsidRPr="00E6460A" w:rsidRDefault="00745809" w:rsidP="00A25942">
      <w:pPr>
        <w:pStyle w:val="aff2"/>
        <w:rPr>
          <w:b/>
        </w:rPr>
      </w:pPr>
    </w:p>
    <w:p w:rsidR="00745809" w:rsidRDefault="00745809" w:rsidP="00A25942">
      <w:pPr>
        <w:pStyle w:val="aff2"/>
      </w:pPr>
      <w:r w:rsidRPr="00E6460A">
        <w:rPr>
          <w:b/>
        </w:rPr>
        <w:t>CLOSED.</w:t>
      </w:r>
    </w:p>
  </w:comment>
  <w:comment w:id="3838" w:author="Clive D.W. Feather" w:date="2016-05-05T17:43:00Z" w:initials="CDWF">
    <w:p w:rsidR="00745809" w:rsidRDefault="00745809" w:rsidP="00A25942">
      <w:pPr>
        <w:pStyle w:val="aff2"/>
      </w:pPr>
      <w:r>
        <w:rPr>
          <w:rStyle w:val="aff1"/>
        </w:rPr>
        <w:annotationRef/>
      </w:r>
      <w:r>
        <w:t xml:space="preserve">Do we need comments like this, or is it sufficient to put constraints on the Enable command? In AE we don’t appear to have any such comments. </w:t>
      </w:r>
    </w:p>
    <w:p w:rsidR="00745809" w:rsidRDefault="00745809" w:rsidP="00A25942">
      <w:pPr>
        <w:pStyle w:val="aff2"/>
      </w:pPr>
    </w:p>
    <w:p w:rsidR="00745809" w:rsidRDefault="00745809" w:rsidP="00A25942">
      <w:pPr>
        <w:pStyle w:val="aff2"/>
        <w:rPr>
          <w:b/>
        </w:rPr>
      </w:pPr>
      <w:r>
        <w:rPr>
          <w:b/>
        </w:rPr>
        <w:t>CSWG: This requirement is already present in the Enable command, so delete this.</w:t>
      </w:r>
    </w:p>
    <w:p w:rsidR="00745809" w:rsidRDefault="00745809" w:rsidP="00A25942">
      <w:pPr>
        <w:pStyle w:val="aff2"/>
        <w:rPr>
          <w:b/>
        </w:rPr>
      </w:pPr>
    </w:p>
    <w:p w:rsidR="00745809" w:rsidRDefault="00745809" w:rsidP="00A25942">
      <w:pPr>
        <w:pStyle w:val="aff2"/>
      </w:pPr>
      <w:r>
        <w:rPr>
          <w:b/>
        </w:rPr>
        <w:t>CLOSED.</w:t>
      </w:r>
    </w:p>
  </w:comment>
  <w:comment w:id="3958" w:author="Chris Reisinger" w:date="2016-05-18T14:22:00Z" w:initials="CR">
    <w:p w:rsidR="00745809" w:rsidRDefault="00745809" w:rsidP="00940887">
      <w:pPr>
        <w:pStyle w:val="aff2"/>
      </w:pPr>
      <w:r>
        <w:rPr>
          <w:rStyle w:val="aff1"/>
        </w:rPr>
        <w:annotationRef/>
      </w:r>
      <w:r>
        <w:t>Global edit. Set referenced volume number in square brackets.</w:t>
      </w:r>
    </w:p>
    <w:p w:rsidR="00745809" w:rsidRDefault="00745809" w:rsidP="00940887">
      <w:pPr>
        <w:pStyle w:val="aff2"/>
      </w:pPr>
    </w:p>
    <w:p w:rsidR="00745809" w:rsidRPr="007D46BC" w:rsidRDefault="00745809" w:rsidP="00940887">
      <w:pPr>
        <w:pStyle w:val="aff2"/>
        <w:rPr>
          <w:b/>
        </w:rPr>
      </w:pPr>
      <w:r w:rsidRPr="007D46BC">
        <w:rPr>
          <w:b/>
        </w:rPr>
        <w:t xml:space="preserve">MB: </w:t>
      </w:r>
      <w:r>
        <w:rPr>
          <w:b/>
        </w:rPr>
        <w:t>Ok</w:t>
      </w:r>
      <w:r w:rsidRPr="007D46BC">
        <w:rPr>
          <w:b/>
        </w:rPr>
        <w:t>.</w:t>
      </w:r>
    </w:p>
    <w:p w:rsidR="00745809" w:rsidRPr="007D46BC" w:rsidRDefault="00745809" w:rsidP="00940887">
      <w:pPr>
        <w:pStyle w:val="aff2"/>
        <w:rPr>
          <w:b/>
        </w:rPr>
      </w:pPr>
    </w:p>
    <w:p w:rsidR="00745809" w:rsidRDefault="00745809" w:rsidP="00940887">
      <w:pPr>
        <w:pStyle w:val="aff2"/>
      </w:pPr>
      <w:r w:rsidRPr="007D46BC">
        <w:rPr>
          <w:b/>
        </w:rPr>
        <w:t>CLOSED.</w:t>
      </w:r>
    </w:p>
  </w:comment>
  <w:comment w:id="3959" w:author="Chris Reisinger" w:date="2016-05-12T14:56:00Z" w:initials="CR">
    <w:p w:rsidR="00745809" w:rsidRDefault="00745809" w:rsidP="00940887">
      <w:pPr>
        <w:pStyle w:val="aff2"/>
      </w:pPr>
      <w:r>
        <w:rPr>
          <w:rStyle w:val="aff1"/>
        </w:rPr>
        <w:annotationRef/>
      </w:r>
      <w:r>
        <w:t>Global edit. Capitalize “Section.”</w:t>
      </w:r>
    </w:p>
    <w:p w:rsidR="00745809" w:rsidRDefault="00745809" w:rsidP="00940887">
      <w:pPr>
        <w:pStyle w:val="aff2"/>
      </w:pPr>
    </w:p>
    <w:p w:rsidR="00745809" w:rsidRPr="007D46BC" w:rsidRDefault="00745809" w:rsidP="00940887">
      <w:pPr>
        <w:pStyle w:val="aff2"/>
        <w:rPr>
          <w:b/>
        </w:rPr>
      </w:pPr>
      <w:r w:rsidRPr="007D46BC">
        <w:rPr>
          <w:b/>
        </w:rPr>
        <w:t xml:space="preserve">MB: </w:t>
      </w:r>
      <w:r>
        <w:rPr>
          <w:b/>
        </w:rPr>
        <w:t>Ok</w:t>
      </w:r>
      <w:r w:rsidRPr="007D46BC">
        <w:rPr>
          <w:b/>
        </w:rPr>
        <w:t>.</w:t>
      </w:r>
    </w:p>
    <w:p w:rsidR="00745809" w:rsidRPr="007D46BC" w:rsidRDefault="00745809" w:rsidP="00940887">
      <w:pPr>
        <w:pStyle w:val="aff2"/>
        <w:rPr>
          <w:b/>
        </w:rPr>
      </w:pPr>
    </w:p>
    <w:p w:rsidR="00745809" w:rsidRDefault="00745809" w:rsidP="00940887">
      <w:pPr>
        <w:pStyle w:val="aff2"/>
      </w:pPr>
      <w:r w:rsidRPr="007D46BC">
        <w:rPr>
          <w:b/>
        </w:rPr>
        <w:t>CLOSED.</w:t>
      </w:r>
    </w:p>
  </w:comment>
  <w:comment w:id="3994" w:author="Chris Reisinger" w:date="2016-05-18T14:34:00Z" w:initials="CR">
    <w:p w:rsidR="00745809" w:rsidRDefault="00745809" w:rsidP="00940887">
      <w:pPr>
        <w:pStyle w:val="aff2"/>
      </w:pPr>
      <w:r>
        <w:rPr>
          <w:rStyle w:val="aff1"/>
        </w:rPr>
        <w:annotationRef/>
      </w:r>
      <w:r>
        <w:t>Global edit. Include Volume number in cross</w:t>
      </w:r>
      <w:r>
        <w:noBreakHyphen/>
        <w:t>reference.</w:t>
      </w:r>
    </w:p>
    <w:p w:rsidR="00745809" w:rsidRDefault="00745809" w:rsidP="00940887">
      <w:pPr>
        <w:pStyle w:val="aff2"/>
      </w:pPr>
    </w:p>
    <w:p w:rsidR="00745809" w:rsidRPr="007D46BC" w:rsidRDefault="00745809" w:rsidP="00940887">
      <w:pPr>
        <w:pStyle w:val="aff2"/>
        <w:rPr>
          <w:b/>
        </w:rPr>
      </w:pPr>
      <w:r w:rsidRPr="007D46BC">
        <w:rPr>
          <w:b/>
        </w:rPr>
        <w:t xml:space="preserve">MB: </w:t>
      </w:r>
      <w:r>
        <w:rPr>
          <w:b/>
        </w:rPr>
        <w:t>Ok</w:t>
      </w:r>
      <w:r w:rsidRPr="007D46BC">
        <w:rPr>
          <w:b/>
        </w:rPr>
        <w:t>.</w:t>
      </w:r>
    </w:p>
    <w:p w:rsidR="00745809" w:rsidRPr="007D46BC" w:rsidRDefault="00745809" w:rsidP="00940887">
      <w:pPr>
        <w:pStyle w:val="aff2"/>
        <w:rPr>
          <w:b/>
        </w:rPr>
      </w:pPr>
    </w:p>
    <w:p w:rsidR="00745809" w:rsidRDefault="00745809" w:rsidP="00940887">
      <w:pPr>
        <w:pStyle w:val="aff2"/>
      </w:pPr>
      <w:r w:rsidRPr="007D46BC">
        <w:rPr>
          <w:b/>
        </w:rPr>
        <w:t>CLOSED.</w:t>
      </w:r>
    </w:p>
  </w:comment>
  <w:comment w:id="4045" w:author="Rasmus Abildgren" w:date="2016-06-09T15:44:00Z" w:initials="RA">
    <w:p w:rsidR="00745809" w:rsidRDefault="00745809" w:rsidP="00262628">
      <w:pPr>
        <w:pStyle w:val="aff2"/>
      </w:pPr>
      <w:r>
        <w:rPr>
          <w:rStyle w:val="aff1"/>
        </w:rPr>
        <w:annotationRef/>
      </w:r>
      <w:r>
        <w:t>Clives comment unresolved</w:t>
      </w:r>
    </w:p>
    <w:p w:rsidR="00745809" w:rsidRDefault="00745809" w:rsidP="00262628">
      <w:pPr>
        <w:pStyle w:val="aff2"/>
      </w:pPr>
    </w:p>
    <w:p w:rsidR="00745809" w:rsidRPr="00E6460A" w:rsidRDefault="00745809" w:rsidP="00262628">
      <w:pPr>
        <w:pStyle w:val="aff2"/>
        <w:rPr>
          <w:b/>
        </w:rPr>
      </w:pPr>
      <w:r>
        <w:rPr>
          <w:b/>
        </w:rPr>
        <w:t>CSWG: see resolution below</w:t>
      </w:r>
      <w:r w:rsidRPr="00E6460A">
        <w:rPr>
          <w:b/>
        </w:rPr>
        <w:t>.</w:t>
      </w:r>
    </w:p>
    <w:p w:rsidR="00745809" w:rsidRPr="00E6460A" w:rsidRDefault="00745809" w:rsidP="00262628">
      <w:pPr>
        <w:pStyle w:val="aff2"/>
        <w:rPr>
          <w:b/>
        </w:rPr>
      </w:pPr>
    </w:p>
    <w:p w:rsidR="00745809" w:rsidRDefault="00745809" w:rsidP="00262628">
      <w:pPr>
        <w:pStyle w:val="aff2"/>
      </w:pPr>
      <w:r w:rsidRPr="00E6460A">
        <w:rPr>
          <w:b/>
        </w:rPr>
        <w:t>CLOSED.</w:t>
      </w:r>
    </w:p>
  </w:comment>
  <w:comment w:id="4046" w:author="Clive D.W. Feather" w:date="2016-05-05T17:43:00Z" w:initials="CDWF">
    <w:p w:rsidR="00745809" w:rsidRDefault="00745809" w:rsidP="00262628">
      <w:pPr>
        <w:pStyle w:val="aff2"/>
      </w:pPr>
      <w:r>
        <w:rPr>
          <w:rStyle w:val="aff1"/>
        </w:rPr>
        <w:annotationRef/>
      </w:r>
      <w:r>
        <w:t xml:space="preserve">Do we need comments like this, or is it sufficient to put constraints on the Enable command? In AE we don’t appear to have any such comments. </w:t>
      </w:r>
    </w:p>
    <w:p w:rsidR="00745809" w:rsidRDefault="00745809" w:rsidP="00262628">
      <w:pPr>
        <w:pStyle w:val="aff2"/>
      </w:pPr>
    </w:p>
    <w:p w:rsidR="00745809" w:rsidRDefault="00745809" w:rsidP="00262628">
      <w:pPr>
        <w:pStyle w:val="aff2"/>
        <w:rPr>
          <w:b/>
        </w:rPr>
      </w:pPr>
      <w:r>
        <w:rPr>
          <w:b/>
        </w:rPr>
        <w:t>CSWG: This requirement is already present in the Enable command, so delete this.</w:t>
      </w:r>
    </w:p>
    <w:p w:rsidR="00745809" w:rsidRDefault="00745809" w:rsidP="00262628">
      <w:pPr>
        <w:pStyle w:val="aff2"/>
        <w:rPr>
          <w:b/>
        </w:rPr>
      </w:pPr>
    </w:p>
    <w:p w:rsidR="00745809" w:rsidRDefault="00745809" w:rsidP="00262628">
      <w:pPr>
        <w:pStyle w:val="aff2"/>
      </w:pPr>
      <w:r>
        <w:rPr>
          <w:b/>
        </w:rPr>
        <w:t>CLOSED.</w:t>
      </w:r>
    </w:p>
  </w:comment>
  <w:comment w:id="4166" w:author="Chris Reisinger" w:date="2016-05-18T14:22:00Z" w:initials="CR">
    <w:p w:rsidR="00745809" w:rsidRDefault="00745809" w:rsidP="00262628">
      <w:pPr>
        <w:pStyle w:val="aff2"/>
      </w:pPr>
      <w:r>
        <w:rPr>
          <w:rStyle w:val="aff1"/>
        </w:rPr>
        <w:annotationRef/>
      </w:r>
      <w:r>
        <w:t>Global edit. Set referenced volume number in square brackets.</w:t>
      </w:r>
    </w:p>
    <w:p w:rsidR="00745809" w:rsidRDefault="00745809" w:rsidP="00262628">
      <w:pPr>
        <w:pStyle w:val="aff2"/>
      </w:pPr>
    </w:p>
    <w:p w:rsidR="00745809" w:rsidRPr="007D46BC" w:rsidRDefault="00745809" w:rsidP="00262628">
      <w:pPr>
        <w:pStyle w:val="aff2"/>
        <w:rPr>
          <w:b/>
        </w:rPr>
      </w:pPr>
      <w:r w:rsidRPr="007D46BC">
        <w:rPr>
          <w:b/>
        </w:rPr>
        <w:t xml:space="preserve">MB: </w:t>
      </w:r>
      <w:r>
        <w:rPr>
          <w:b/>
        </w:rPr>
        <w:t>Ok</w:t>
      </w:r>
      <w:r w:rsidRPr="007D46BC">
        <w:rPr>
          <w:b/>
        </w:rPr>
        <w:t>.</w:t>
      </w:r>
    </w:p>
    <w:p w:rsidR="00745809" w:rsidRPr="007D46BC" w:rsidRDefault="00745809" w:rsidP="00262628">
      <w:pPr>
        <w:pStyle w:val="aff2"/>
        <w:rPr>
          <w:b/>
        </w:rPr>
      </w:pPr>
    </w:p>
    <w:p w:rsidR="00745809" w:rsidRDefault="00745809" w:rsidP="00262628">
      <w:pPr>
        <w:pStyle w:val="aff2"/>
      </w:pPr>
      <w:r w:rsidRPr="007D46BC">
        <w:rPr>
          <w:b/>
        </w:rPr>
        <w:t>CLOSED.</w:t>
      </w:r>
    </w:p>
  </w:comment>
  <w:comment w:id="4167" w:author="Chris Reisinger" w:date="2016-05-12T14:56:00Z" w:initials="CR">
    <w:p w:rsidR="00745809" w:rsidRDefault="00745809" w:rsidP="00262628">
      <w:pPr>
        <w:pStyle w:val="aff2"/>
      </w:pPr>
      <w:r>
        <w:rPr>
          <w:rStyle w:val="aff1"/>
        </w:rPr>
        <w:annotationRef/>
      </w:r>
      <w:r>
        <w:t>Global edit. Capitalize “Section.”</w:t>
      </w:r>
    </w:p>
    <w:p w:rsidR="00745809" w:rsidRDefault="00745809" w:rsidP="00262628">
      <w:pPr>
        <w:pStyle w:val="aff2"/>
      </w:pPr>
    </w:p>
    <w:p w:rsidR="00745809" w:rsidRPr="007D46BC" w:rsidRDefault="00745809" w:rsidP="00262628">
      <w:pPr>
        <w:pStyle w:val="aff2"/>
        <w:rPr>
          <w:b/>
        </w:rPr>
      </w:pPr>
      <w:r w:rsidRPr="007D46BC">
        <w:rPr>
          <w:b/>
        </w:rPr>
        <w:t xml:space="preserve">MB: </w:t>
      </w:r>
      <w:r>
        <w:rPr>
          <w:b/>
        </w:rPr>
        <w:t>Ok</w:t>
      </w:r>
      <w:r w:rsidRPr="007D46BC">
        <w:rPr>
          <w:b/>
        </w:rPr>
        <w:t>.</w:t>
      </w:r>
    </w:p>
    <w:p w:rsidR="00745809" w:rsidRPr="007D46BC" w:rsidRDefault="00745809" w:rsidP="00262628">
      <w:pPr>
        <w:pStyle w:val="aff2"/>
        <w:rPr>
          <w:b/>
        </w:rPr>
      </w:pPr>
    </w:p>
    <w:p w:rsidR="00745809" w:rsidRDefault="00745809" w:rsidP="00262628">
      <w:pPr>
        <w:pStyle w:val="aff2"/>
      </w:pPr>
      <w:r w:rsidRPr="007D46BC">
        <w:rPr>
          <w:b/>
        </w:rPr>
        <w:t>CLOSED.</w:t>
      </w:r>
    </w:p>
  </w:comment>
  <w:comment w:id="4204" w:author="Chris Reisinger" w:date="2016-05-18T14:34:00Z" w:initials="CR">
    <w:p w:rsidR="00745809" w:rsidRDefault="00745809" w:rsidP="00262628">
      <w:pPr>
        <w:pStyle w:val="aff2"/>
      </w:pPr>
      <w:r>
        <w:rPr>
          <w:rStyle w:val="aff1"/>
        </w:rPr>
        <w:annotationRef/>
      </w:r>
      <w:r>
        <w:t>Global edit. Include Volume number in cross</w:t>
      </w:r>
      <w:r>
        <w:noBreakHyphen/>
        <w:t>reference.</w:t>
      </w:r>
    </w:p>
    <w:p w:rsidR="00745809" w:rsidRDefault="00745809" w:rsidP="00262628">
      <w:pPr>
        <w:pStyle w:val="aff2"/>
      </w:pPr>
    </w:p>
    <w:p w:rsidR="00745809" w:rsidRPr="007D46BC" w:rsidRDefault="00745809" w:rsidP="00262628">
      <w:pPr>
        <w:pStyle w:val="aff2"/>
        <w:rPr>
          <w:b/>
        </w:rPr>
      </w:pPr>
      <w:r w:rsidRPr="007D46BC">
        <w:rPr>
          <w:b/>
        </w:rPr>
        <w:t xml:space="preserve">MB: </w:t>
      </w:r>
      <w:r>
        <w:rPr>
          <w:b/>
        </w:rPr>
        <w:t>Ok</w:t>
      </w:r>
      <w:r w:rsidRPr="007D46BC">
        <w:rPr>
          <w:b/>
        </w:rPr>
        <w:t>.</w:t>
      </w:r>
    </w:p>
    <w:p w:rsidR="00745809" w:rsidRPr="007D46BC" w:rsidRDefault="00745809" w:rsidP="00262628">
      <w:pPr>
        <w:pStyle w:val="aff2"/>
        <w:rPr>
          <w:b/>
        </w:rPr>
      </w:pPr>
    </w:p>
    <w:p w:rsidR="00745809" w:rsidRDefault="00745809" w:rsidP="00262628">
      <w:pPr>
        <w:pStyle w:val="aff2"/>
      </w:pPr>
      <w:r w:rsidRPr="007D46BC">
        <w:rPr>
          <w:b/>
        </w:rPr>
        <w:t>CLOSED.</w:t>
      </w:r>
    </w:p>
  </w:comment>
  <w:comment w:id="4240" w:author="Clive D.W. Feather" w:date="2016-05-05T17:43:00Z" w:initials="CDWF">
    <w:p w:rsidR="00745809" w:rsidRDefault="00745809">
      <w:pPr>
        <w:pStyle w:val="aff2"/>
      </w:pPr>
      <w:r>
        <w:rPr>
          <w:rStyle w:val="aff1"/>
        </w:rPr>
        <w:annotationRef/>
      </w:r>
      <w:r>
        <w:t>The next paragraph is actually a constraint on LE Set Connectionless Supplemental Enable, so moved to there.</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4256" w:author="Clive D.W. Feather" w:date="2016-05-05T17:43:00Z" w:initials="CDWF">
    <w:p w:rsidR="00745809" w:rsidRDefault="00745809">
      <w:pPr>
        <w:pStyle w:val="aff2"/>
      </w:pPr>
      <w:r>
        <w:rPr>
          <w:rStyle w:val="aff1"/>
        </w:rPr>
        <w:annotationRef/>
      </w:r>
      <w:r>
        <w:t>Added for consistency with AE. Other instances not flagged.</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4264" w:author="Clive D.W. Feather" w:date="2016-05-05T17:43:00Z" w:initials="CDWF">
    <w:p w:rsidR="00745809" w:rsidRDefault="00745809">
      <w:pPr>
        <w:pStyle w:val="aff2"/>
      </w:pPr>
      <w:r>
        <w:rPr>
          <w:rStyle w:val="aff1"/>
        </w:rPr>
        <w:annotationRef/>
      </w:r>
      <w:r>
        <w:t>While doing AE we agreed to move to this style of wording.</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4275" w:author="Per Skillermark" w:date="2016-06-08T18:14:00Z" w:initials="PS">
    <w:p w:rsidR="00745809" w:rsidRDefault="00745809">
      <w:pPr>
        <w:pStyle w:val="aff2"/>
      </w:pPr>
      <w:r>
        <w:rPr>
          <w:rStyle w:val="aff1"/>
        </w:rPr>
        <w:annotationRef/>
      </w:r>
      <w:r>
        <w:t>From this (and other places) I understand that the maximum number of antennae is 63. To support 63 antennae is of course a choice as valid as any other, even though slightly odd. Why not go for a value that is a power of 2, e.g., 2^6=64=0x40? Any specific reason?</w:t>
      </w:r>
    </w:p>
    <w:p w:rsidR="00745809" w:rsidRDefault="00745809">
      <w:pPr>
        <w:pStyle w:val="aff2"/>
      </w:pPr>
    </w:p>
    <w:p w:rsidR="00745809" w:rsidRDefault="00745809">
      <w:pPr>
        <w:pStyle w:val="aff2"/>
        <w:rPr>
          <w:b/>
        </w:rPr>
      </w:pPr>
      <w:r>
        <w:rPr>
          <w:b/>
        </w:rPr>
        <w:t>CSWG: Changed this to 0x4B since that’s the max number of antennas if a different antenna is used for taking each sample (74 + 1 reference).</w:t>
      </w:r>
    </w:p>
    <w:p w:rsidR="00745809" w:rsidRDefault="00745809">
      <w:pPr>
        <w:pStyle w:val="aff2"/>
        <w:rPr>
          <w:b/>
        </w:rPr>
      </w:pPr>
    </w:p>
    <w:p w:rsidR="00745809" w:rsidRPr="00761CAA" w:rsidRDefault="00745809">
      <w:pPr>
        <w:pStyle w:val="aff2"/>
        <w:rPr>
          <w:b/>
        </w:rPr>
      </w:pPr>
      <w:r>
        <w:rPr>
          <w:b/>
        </w:rPr>
        <w:t>CLOSED.</w:t>
      </w:r>
    </w:p>
  </w:comment>
  <w:comment w:id="4324" w:author="Chris Reisinger" w:date="2016-05-18T14:34:00Z" w:initials="CR">
    <w:p w:rsidR="00745809" w:rsidRDefault="00745809">
      <w:pPr>
        <w:pStyle w:val="aff2"/>
      </w:pPr>
      <w:r>
        <w:rPr>
          <w:rStyle w:val="aff1"/>
        </w:rPr>
        <w:annotationRef/>
      </w:r>
      <w:r>
        <w:t>Global edit. Include Volume number in cross</w:t>
      </w:r>
      <w:r>
        <w:noBreakHyphen/>
        <w:t>reference.</w:t>
      </w:r>
    </w:p>
    <w:p w:rsidR="00745809" w:rsidRDefault="00745809">
      <w:pPr>
        <w:pStyle w:val="aff2"/>
      </w:pPr>
    </w:p>
    <w:p w:rsidR="00745809" w:rsidRPr="007D46BC" w:rsidRDefault="00745809" w:rsidP="00700D57">
      <w:pPr>
        <w:pStyle w:val="aff2"/>
        <w:rPr>
          <w:b/>
        </w:rPr>
      </w:pPr>
      <w:r w:rsidRPr="007D46BC">
        <w:rPr>
          <w:b/>
        </w:rPr>
        <w:t xml:space="preserve">MB: </w:t>
      </w:r>
      <w:r>
        <w:rPr>
          <w:b/>
        </w:rPr>
        <w:t>Ok</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4342" w:author="Chris Reisinger" w:date="2016-05-18T14:03:00Z" w:initials="CR">
    <w:p w:rsidR="00745809" w:rsidRDefault="00745809">
      <w:pPr>
        <w:pStyle w:val="aff2"/>
      </w:pPr>
      <w:r>
        <w:rPr>
          <w:rStyle w:val="aff1"/>
        </w:rPr>
        <w:annotationRef/>
      </w:r>
      <w:r>
        <w:t>Should all command names have underscores instead of spaces?</w:t>
      </w:r>
    </w:p>
    <w:p w:rsidR="00745809" w:rsidRDefault="00745809">
      <w:pPr>
        <w:pStyle w:val="aff2"/>
      </w:pPr>
    </w:p>
    <w:p w:rsidR="00745809" w:rsidRPr="007D46BC" w:rsidRDefault="00745809" w:rsidP="00700D57">
      <w:pPr>
        <w:pStyle w:val="aff2"/>
        <w:rPr>
          <w:b/>
        </w:rPr>
      </w:pPr>
      <w:r w:rsidRPr="007D46BC">
        <w:rPr>
          <w:b/>
        </w:rPr>
        <w:t xml:space="preserve">MB: </w:t>
      </w:r>
      <w:r>
        <w:rPr>
          <w:b/>
        </w:rPr>
        <w:t>Underscores is the convention</w:t>
      </w:r>
      <w:r w:rsidRPr="007D46BC">
        <w:rPr>
          <w:b/>
        </w:rPr>
        <w:t>.</w:t>
      </w:r>
    </w:p>
    <w:p w:rsidR="00745809" w:rsidRPr="007D46BC" w:rsidRDefault="00745809" w:rsidP="00700D57">
      <w:pPr>
        <w:pStyle w:val="aff2"/>
        <w:rPr>
          <w:b/>
        </w:rPr>
      </w:pPr>
    </w:p>
    <w:p w:rsidR="00745809" w:rsidRDefault="00745809" w:rsidP="00700D57">
      <w:pPr>
        <w:pStyle w:val="aff2"/>
      </w:pPr>
      <w:r w:rsidRPr="007D46BC">
        <w:rPr>
          <w:b/>
        </w:rPr>
        <w:t>CLOSED.</w:t>
      </w:r>
    </w:p>
  </w:comment>
  <w:comment w:id="4351" w:author="Chris Reisinger" w:date="2016-05-18T14:06:00Z" w:initials="CR">
    <w:p w:rsidR="00745809" w:rsidRDefault="00745809">
      <w:pPr>
        <w:pStyle w:val="aff2"/>
      </w:pPr>
      <w:r>
        <w:t xml:space="preserve">Global edit. </w:t>
      </w:r>
      <w:r>
        <w:rPr>
          <w:rStyle w:val="aff1"/>
        </w:rPr>
        <w:annotationRef/>
      </w:r>
      <w:r>
        <w:t>Should command name be "LE Set Extended Advertising</w:t>
      </w:r>
      <w:r w:rsidRPr="003A3C1C">
        <w:t xml:space="preserve"> Enable</w:t>
      </w:r>
      <w:r>
        <w:t>”? Compare with "LE Set Extended Advertising</w:t>
      </w:r>
      <w:r w:rsidRPr="003A3C1C">
        <w:t xml:space="preserve"> Enable</w:t>
      </w:r>
      <w:r>
        <w:t xml:space="preserve">” in Section </w:t>
      </w:r>
      <w:fldSimple w:instr=" REF _Ref451343744 \r \h  \* MERGEFORMAT ">
        <w:r w:rsidRPr="003A3C1C">
          <w:rPr>
            <w:rStyle w:val="CrossRef"/>
          </w:rPr>
          <w:t>2.3</w:t>
        </w:r>
      </w:fldSimple>
      <w:r>
        <w:t>.</w:t>
      </w:r>
    </w:p>
    <w:p w:rsidR="00745809" w:rsidRDefault="00745809">
      <w:pPr>
        <w:pStyle w:val="aff2"/>
      </w:pPr>
    </w:p>
    <w:p w:rsidR="00745809" w:rsidRPr="00700D57" w:rsidRDefault="00745809">
      <w:pPr>
        <w:pStyle w:val="aff2"/>
        <w:rPr>
          <w:b/>
        </w:rPr>
      </w:pPr>
      <w:r w:rsidRPr="00700D57">
        <w:rPr>
          <w:b/>
        </w:rPr>
        <w:t>MB: Yes.</w:t>
      </w:r>
    </w:p>
    <w:p w:rsidR="00745809" w:rsidRPr="00700D57" w:rsidRDefault="00745809">
      <w:pPr>
        <w:pStyle w:val="aff2"/>
        <w:rPr>
          <w:b/>
        </w:rPr>
      </w:pPr>
    </w:p>
    <w:p w:rsidR="00745809" w:rsidRDefault="00745809">
      <w:pPr>
        <w:pStyle w:val="aff2"/>
      </w:pPr>
      <w:r w:rsidRPr="00700D57">
        <w:rPr>
          <w:b/>
        </w:rPr>
        <w:t>CLOSED.</w:t>
      </w:r>
    </w:p>
  </w:comment>
  <w:comment w:id="4344" w:author="Chris Reisinger" w:date="2016-05-18T14:04:00Z" w:initials="CR">
    <w:p w:rsidR="00745809" w:rsidRDefault="00745809">
      <w:pPr>
        <w:pStyle w:val="aff2"/>
      </w:pPr>
      <w:r>
        <w:rPr>
          <w:rStyle w:val="aff1"/>
        </w:rPr>
        <w:annotationRef/>
      </w:r>
      <w:r>
        <w:t>Should command name have underscores instead of spaces?</w:t>
      </w:r>
      <w:r>
        <w:br/>
        <w:t>“LE_Set_Extended_Advertise_</w:t>
      </w:r>
      <w:r w:rsidRPr="003A3C1C">
        <w:t>Enable command</w:t>
      </w:r>
      <w:r>
        <w:t>”</w:t>
      </w:r>
    </w:p>
    <w:p w:rsidR="00745809" w:rsidRDefault="00745809">
      <w:pPr>
        <w:pStyle w:val="aff2"/>
      </w:pPr>
    </w:p>
    <w:p w:rsidR="00745809" w:rsidRPr="00700D57" w:rsidRDefault="00745809">
      <w:pPr>
        <w:pStyle w:val="aff2"/>
        <w:rPr>
          <w:b/>
        </w:rPr>
      </w:pPr>
      <w:r w:rsidRPr="00700D57">
        <w:rPr>
          <w:b/>
        </w:rPr>
        <w:t>MB: Yes.</w:t>
      </w:r>
    </w:p>
    <w:p w:rsidR="00745809" w:rsidRPr="00700D57" w:rsidRDefault="00745809">
      <w:pPr>
        <w:pStyle w:val="aff2"/>
        <w:rPr>
          <w:b/>
        </w:rPr>
      </w:pPr>
    </w:p>
    <w:p w:rsidR="00745809" w:rsidRDefault="00745809">
      <w:pPr>
        <w:pStyle w:val="aff2"/>
      </w:pPr>
      <w:r w:rsidRPr="00700D57">
        <w:rPr>
          <w:b/>
        </w:rPr>
        <w:t>CLOSED.</w:t>
      </w:r>
    </w:p>
  </w:comment>
  <w:comment w:id="4356" w:author="Chris Reisinger" w:date="2016-05-12T15:40:00Z" w:initials="CR">
    <w:p w:rsidR="00745809" w:rsidRDefault="00745809">
      <w:pPr>
        <w:pStyle w:val="aff2"/>
      </w:pPr>
      <w:r>
        <w:rPr>
          <w:rStyle w:val="aff1"/>
        </w:rPr>
        <w:annotationRef/>
      </w:r>
      <w:r>
        <w:t>Added text.</w:t>
      </w:r>
    </w:p>
    <w:p w:rsidR="00745809" w:rsidRDefault="00745809">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358" w:author="Chris Reisinger" w:date="2016-05-12T15:41:00Z" w:initials="CR">
    <w:p w:rsidR="00745809" w:rsidRDefault="00745809">
      <w:pPr>
        <w:pStyle w:val="aff2"/>
      </w:pPr>
      <w:r>
        <w:rPr>
          <w:rStyle w:val="aff1"/>
        </w:rPr>
        <w:annotationRef/>
      </w:r>
      <w:r>
        <w:t>Global edit. Update section number.</w:t>
      </w:r>
    </w:p>
    <w:p w:rsidR="00745809" w:rsidRDefault="00745809">
      <w:pPr>
        <w:pStyle w:val="aff2"/>
      </w:pPr>
    </w:p>
    <w:p w:rsidR="00745809" w:rsidRDefault="00745809">
      <w:pPr>
        <w:pStyle w:val="aff2"/>
        <w:rPr>
          <w:b/>
        </w:rPr>
      </w:pPr>
      <w:r>
        <w:rPr>
          <w:b/>
        </w:rPr>
        <w:t>MB: These commands are introduced by the Advertising Extensions feature so the section numbers have not been allocated so far.</w:t>
      </w:r>
    </w:p>
    <w:p w:rsidR="00745809" w:rsidRDefault="00745809">
      <w:pPr>
        <w:pStyle w:val="aff2"/>
        <w:rPr>
          <w:b/>
        </w:rPr>
      </w:pPr>
    </w:p>
    <w:p w:rsidR="00745809" w:rsidRPr="0046486C" w:rsidRDefault="00745809">
      <w:pPr>
        <w:pStyle w:val="aff2"/>
        <w:rPr>
          <w:b/>
        </w:rPr>
      </w:pPr>
      <w:r>
        <w:rPr>
          <w:b/>
        </w:rPr>
        <w:t>CLOSED.</w:t>
      </w:r>
    </w:p>
  </w:comment>
  <w:comment w:id="4362" w:author="Chris Reisinger" w:date="2016-05-18T14:08:00Z" w:initials="CR">
    <w:p w:rsidR="00745809" w:rsidRDefault="00745809">
      <w:pPr>
        <w:pStyle w:val="aff2"/>
      </w:pPr>
      <w:r>
        <w:rPr>
          <w:rStyle w:val="aff1"/>
        </w:rPr>
        <w:annotationRef/>
      </w:r>
      <w:r>
        <w:t>Should command name have underscores instead of spaces?</w:t>
      </w:r>
      <w:r>
        <w:br/>
        <w:t xml:space="preserve">“LE_Set_Periodic_Advertising_Parameters </w:t>
      </w:r>
      <w:r w:rsidRPr="003A3C1C">
        <w:t>command</w:t>
      </w:r>
      <w:r>
        <w:t>”</w:t>
      </w:r>
    </w:p>
    <w:p w:rsidR="00745809" w:rsidRDefault="00745809">
      <w:pPr>
        <w:pStyle w:val="aff2"/>
      </w:pPr>
    </w:p>
    <w:p w:rsidR="00745809" w:rsidRPr="007D46BC" w:rsidRDefault="00745809" w:rsidP="0046486C">
      <w:pPr>
        <w:pStyle w:val="aff2"/>
        <w:rPr>
          <w:b/>
        </w:rPr>
      </w:pPr>
      <w:r w:rsidRPr="007D46BC">
        <w:rPr>
          <w:b/>
        </w:rPr>
        <w:t xml:space="preserve">MB: </w:t>
      </w:r>
      <w:r>
        <w:rPr>
          <w:b/>
        </w:rPr>
        <w:t>Yes</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371" w:author="Chris Reisinger" w:date="2016-05-12T15:40:00Z" w:initials="CR">
    <w:p w:rsidR="00745809" w:rsidRDefault="00745809" w:rsidP="00D902C1">
      <w:pPr>
        <w:pStyle w:val="aff2"/>
      </w:pPr>
      <w:r>
        <w:rPr>
          <w:rStyle w:val="aff1"/>
        </w:rPr>
        <w:annotationRef/>
      </w:r>
      <w:r>
        <w:t>Added text.</w:t>
      </w:r>
    </w:p>
    <w:p w:rsidR="00745809" w:rsidRDefault="00745809" w:rsidP="00D902C1">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385" w:author="Chris Reisinger" w:date="2016-05-12T15:40:00Z" w:initials="CR">
    <w:p w:rsidR="00745809" w:rsidRDefault="00745809" w:rsidP="00D902C1">
      <w:pPr>
        <w:pStyle w:val="aff2"/>
      </w:pPr>
      <w:r>
        <w:rPr>
          <w:rStyle w:val="aff1"/>
        </w:rPr>
        <w:annotationRef/>
      </w:r>
      <w:r>
        <w:t>Added text.</w:t>
      </w:r>
    </w:p>
    <w:p w:rsidR="00745809" w:rsidRDefault="00745809" w:rsidP="00D902C1">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387" w:author="Chris Reisinger" w:date="2016-05-12T15:40:00Z" w:initials="CR">
    <w:p w:rsidR="00745809" w:rsidRDefault="00745809">
      <w:pPr>
        <w:pStyle w:val="aff2"/>
      </w:pPr>
      <w:r>
        <w:rPr>
          <w:rStyle w:val="aff1"/>
        </w:rPr>
        <w:annotationRef/>
      </w:r>
      <w:r>
        <w:t>Capitalize</w:t>
      </w:r>
    </w:p>
    <w:p w:rsidR="00745809" w:rsidRDefault="00745809">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394" w:author="Chris Reisinger" w:date="2016-05-18T14:01:00Z" w:initials="CR">
    <w:p w:rsidR="00745809" w:rsidRDefault="00745809">
      <w:pPr>
        <w:pStyle w:val="aff2"/>
      </w:pPr>
      <w:r>
        <w:rPr>
          <w:rStyle w:val="aff1"/>
        </w:rPr>
        <w:annotationRef/>
      </w:r>
      <w:r>
        <w:t>Should there be an underscore between “Set” and “Extended”?</w:t>
      </w:r>
      <w:r>
        <w:br/>
        <w:t>“LE_Set_</w:t>
      </w:r>
      <w:r w:rsidRPr="003A3C1C">
        <w:t>Extended_Advertise_Enable command</w:t>
      </w:r>
      <w:r>
        <w:t>”</w:t>
      </w:r>
    </w:p>
    <w:p w:rsidR="00745809" w:rsidRDefault="00745809">
      <w:pPr>
        <w:pStyle w:val="aff2"/>
      </w:pPr>
    </w:p>
    <w:p w:rsidR="00745809" w:rsidRPr="007D46BC" w:rsidRDefault="00745809" w:rsidP="0046486C">
      <w:pPr>
        <w:pStyle w:val="aff2"/>
        <w:rPr>
          <w:b/>
        </w:rPr>
      </w:pPr>
      <w:r w:rsidRPr="007D46BC">
        <w:rPr>
          <w:b/>
        </w:rPr>
        <w:t xml:space="preserve">MB: </w:t>
      </w:r>
      <w:r>
        <w:rPr>
          <w:b/>
        </w:rPr>
        <w:t>Yes</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399" w:author="Chris Reisinger" w:date="2016-05-12T15:40:00Z" w:initials="CR">
    <w:p w:rsidR="00745809" w:rsidRDefault="00745809" w:rsidP="00D902C1">
      <w:pPr>
        <w:pStyle w:val="aff2"/>
      </w:pPr>
      <w:r>
        <w:rPr>
          <w:rStyle w:val="aff1"/>
        </w:rPr>
        <w:annotationRef/>
      </w:r>
      <w:r>
        <w:t>Added text.</w:t>
      </w:r>
    </w:p>
    <w:p w:rsidR="00745809" w:rsidRDefault="00745809" w:rsidP="00D902C1">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413" w:author="Chris Reisinger" w:date="2016-05-18T13:59:00Z" w:initials="CR">
    <w:p w:rsidR="00745809" w:rsidRDefault="00745809">
      <w:pPr>
        <w:pStyle w:val="aff2"/>
      </w:pPr>
      <w:r>
        <w:rPr>
          <w:rStyle w:val="aff1"/>
        </w:rPr>
        <w:annotationRef/>
      </w:r>
      <w:r>
        <w:t xml:space="preserve">Should command name have underscores instead of spaces? </w:t>
      </w:r>
      <w:r>
        <w:br/>
        <w:t>“</w:t>
      </w:r>
      <w:r w:rsidRPr="003A3C1C">
        <w:t xml:space="preserve">LE_Set_Connectionless_Supplemental_Parameters </w:t>
      </w:r>
      <w:r w:rsidRPr="003A3C1C">
        <w:rPr>
          <w:rStyle w:val="aff1"/>
        </w:rPr>
        <w:annotationRef/>
      </w:r>
      <w:r w:rsidRPr="003A3C1C">
        <w:t>command</w:t>
      </w:r>
      <w:r>
        <w:t>”</w:t>
      </w:r>
    </w:p>
    <w:p w:rsidR="00745809" w:rsidRDefault="00745809">
      <w:pPr>
        <w:pStyle w:val="aff2"/>
      </w:pPr>
    </w:p>
    <w:p w:rsidR="00745809" w:rsidRPr="007D46BC" w:rsidRDefault="00745809" w:rsidP="0046486C">
      <w:pPr>
        <w:pStyle w:val="aff2"/>
        <w:rPr>
          <w:b/>
        </w:rPr>
      </w:pPr>
      <w:r w:rsidRPr="007D46BC">
        <w:rPr>
          <w:b/>
        </w:rPr>
        <w:t xml:space="preserve">MB: </w:t>
      </w:r>
      <w:r>
        <w:rPr>
          <w:b/>
        </w:rPr>
        <w:t>Yes</w:t>
      </w:r>
      <w:r w:rsidRPr="007D46BC">
        <w:rPr>
          <w:b/>
        </w:rPr>
        <w:t>.</w:t>
      </w:r>
    </w:p>
    <w:p w:rsidR="00745809" w:rsidRPr="007D46BC" w:rsidRDefault="00745809" w:rsidP="0046486C">
      <w:pPr>
        <w:pStyle w:val="aff2"/>
        <w:rPr>
          <w:b/>
        </w:rPr>
      </w:pPr>
    </w:p>
    <w:p w:rsidR="00745809" w:rsidRPr="003A3C1C" w:rsidRDefault="00745809" w:rsidP="0046486C">
      <w:pPr>
        <w:pStyle w:val="aff2"/>
      </w:pPr>
      <w:r w:rsidRPr="007D46BC">
        <w:rPr>
          <w:b/>
        </w:rPr>
        <w:t>CLOSED.</w:t>
      </w:r>
    </w:p>
  </w:comment>
  <w:comment w:id="4404" w:author="Clive D.W. Feather" w:date="2016-05-05T17:43:00Z" w:initials="CDWF">
    <w:p w:rsidR="00745809" w:rsidRDefault="00745809">
      <w:pPr>
        <w:pStyle w:val="aff2"/>
      </w:pPr>
      <w:r>
        <w:rPr>
          <w:rStyle w:val="aff1"/>
        </w:rPr>
        <w:annotationRef/>
      </w:r>
      <w:r>
        <w:t>Moved to here and reworded appropriately.</w:t>
      </w:r>
    </w:p>
    <w:p w:rsidR="00745809" w:rsidRDefault="00745809">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479" w:author="Rasmus Abildgren" w:date="2016-06-09T15:00:00Z" w:initials="RA">
    <w:p w:rsidR="00745809" w:rsidRDefault="00745809">
      <w:pPr>
        <w:pStyle w:val="aff2"/>
      </w:pPr>
      <w:r>
        <w:rPr>
          <w:rStyle w:val="aff1"/>
        </w:rPr>
        <w:annotationRef/>
      </w:r>
      <w:r>
        <w:t>Capture?</w:t>
      </w:r>
    </w:p>
    <w:p w:rsidR="00745809" w:rsidRDefault="00745809">
      <w:pPr>
        <w:pStyle w:val="aff2"/>
      </w:pPr>
    </w:p>
    <w:p w:rsidR="00745809" w:rsidRPr="00E6460A" w:rsidRDefault="00745809">
      <w:pPr>
        <w:pStyle w:val="aff2"/>
        <w:rPr>
          <w:b/>
        </w:rPr>
      </w:pPr>
      <w:r>
        <w:rPr>
          <w:b/>
        </w:rPr>
        <w:t>CSWG: O</w:t>
      </w:r>
      <w:r w:rsidRPr="00E6460A">
        <w:rPr>
          <w:b/>
        </w:rPr>
        <w:t>k.</w:t>
      </w:r>
    </w:p>
    <w:p w:rsidR="00745809" w:rsidRPr="00E6460A" w:rsidRDefault="00745809">
      <w:pPr>
        <w:pStyle w:val="aff2"/>
        <w:rPr>
          <w:b/>
        </w:rPr>
      </w:pPr>
    </w:p>
    <w:p w:rsidR="00745809" w:rsidRDefault="00745809">
      <w:pPr>
        <w:pStyle w:val="aff2"/>
      </w:pPr>
      <w:r w:rsidRPr="00E6460A">
        <w:rPr>
          <w:b/>
        </w:rPr>
        <w:t>CLOSED.</w:t>
      </w:r>
    </w:p>
  </w:comment>
  <w:comment w:id="4484" w:author="Chris Reisinger" w:date="2016-05-12T15:48:00Z" w:initials="CR">
    <w:p w:rsidR="00745809" w:rsidRDefault="00745809">
      <w:pPr>
        <w:pStyle w:val="aff2"/>
      </w:pPr>
      <w:r>
        <w:rPr>
          <w:rStyle w:val="aff1"/>
        </w:rPr>
        <w:annotationRef/>
      </w:r>
      <w:r>
        <w:t>Added comma.</w:t>
      </w:r>
    </w:p>
    <w:p w:rsidR="00745809" w:rsidRDefault="00745809">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488" w:author="Chris Reisinger" w:date="2016-05-12T15:48:00Z" w:initials="CR">
    <w:p w:rsidR="00745809" w:rsidRDefault="00745809">
      <w:pPr>
        <w:pStyle w:val="aff2"/>
      </w:pPr>
      <w:r>
        <w:rPr>
          <w:rStyle w:val="aff1"/>
        </w:rPr>
        <w:annotationRef/>
      </w:r>
      <w:r>
        <w:t>Consider rewording for improved specificity. What is “it”? Is “it” the “number of [storable] entries”?</w:t>
      </w:r>
    </w:p>
    <w:p w:rsidR="00745809" w:rsidRDefault="00745809">
      <w:pPr>
        <w:pStyle w:val="aff2"/>
      </w:pPr>
    </w:p>
    <w:p w:rsidR="00745809" w:rsidRPr="0046486C" w:rsidRDefault="00745809">
      <w:pPr>
        <w:pStyle w:val="aff2"/>
        <w:rPr>
          <w:b/>
        </w:rPr>
      </w:pPr>
      <w:r w:rsidRPr="0046486C">
        <w:rPr>
          <w:b/>
        </w:rPr>
        <w:t>MB: Yes. It seems clear to me since the beginning of the sentence says “The number of entries…”. What else could “it” refer to?</w:t>
      </w:r>
    </w:p>
    <w:p w:rsidR="00745809" w:rsidRPr="0046486C" w:rsidRDefault="00745809">
      <w:pPr>
        <w:pStyle w:val="aff2"/>
        <w:rPr>
          <w:b/>
        </w:rPr>
      </w:pPr>
    </w:p>
    <w:p w:rsidR="00745809" w:rsidRDefault="00745809">
      <w:pPr>
        <w:pStyle w:val="aff2"/>
      </w:pPr>
      <w:r w:rsidRPr="0046486C">
        <w:rPr>
          <w:b/>
        </w:rPr>
        <w:t>CLOSED.</w:t>
      </w:r>
    </w:p>
  </w:comment>
  <w:comment w:id="4489" w:author="Chris Reisinger" w:date="2016-05-12T15:53:00Z" w:initials="CR">
    <w:p w:rsidR="00745809" w:rsidRDefault="00745809">
      <w:pPr>
        <w:pStyle w:val="aff2"/>
      </w:pPr>
      <w:r>
        <w:rPr>
          <w:rStyle w:val="aff1"/>
        </w:rPr>
        <w:annotationRef/>
      </w:r>
      <w:r>
        <w:t>Consider deleting parentheses and “e.g.”</w:t>
      </w:r>
    </w:p>
    <w:p w:rsidR="00745809" w:rsidRDefault="00745809">
      <w:pPr>
        <w:pStyle w:val="aff2"/>
      </w:pPr>
      <w:r>
        <w:t>“…at any time because the memory … other purposes.”</w:t>
      </w:r>
    </w:p>
    <w:p w:rsidR="00745809" w:rsidRDefault="00745809">
      <w:pPr>
        <w:pStyle w:val="aff2"/>
      </w:pPr>
    </w:p>
    <w:p w:rsidR="00745809" w:rsidRDefault="00745809">
      <w:pPr>
        <w:pStyle w:val="aff2"/>
        <w:rPr>
          <w:b/>
        </w:rPr>
      </w:pPr>
      <w:r>
        <w:rPr>
          <w:b/>
        </w:rPr>
        <w:t>MB: This has been copied from Vol 2, Part E, Sections 7.8.14 and 7.8.41. I suggest we change them all together.</w:t>
      </w:r>
    </w:p>
    <w:p w:rsidR="00745809" w:rsidRDefault="00745809">
      <w:pPr>
        <w:pStyle w:val="aff2"/>
        <w:rPr>
          <w:b/>
        </w:rPr>
      </w:pPr>
    </w:p>
    <w:p w:rsidR="00745809" w:rsidRDefault="00745809">
      <w:pPr>
        <w:pStyle w:val="aff2"/>
        <w:rPr>
          <w:b/>
        </w:rPr>
      </w:pPr>
      <w:r>
        <w:rPr>
          <w:b/>
        </w:rPr>
        <w:t>From Clive:</w:t>
      </w:r>
    </w:p>
    <w:p w:rsidR="00745809" w:rsidRDefault="00745809" w:rsidP="0012782D">
      <w:pPr>
        <w:pStyle w:val="afff0"/>
      </w:pPr>
      <w:r>
        <w:t>I disagree with removing the "e.g." - this is an *example* of why the number has changed, not the only reason.</w:t>
      </w:r>
    </w:p>
    <w:p w:rsidR="00745809" w:rsidRDefault="00745809">
      <w:pPr>
        <w:pStyle w:val="aff2"/>
        <w:rPr>
          <w:b/>
        </w:rPr>
      </w:pPr>
    </w:p>
    <w:p w:rsidR="00745809" w:rsidRPr="0046486C" w:rsidRDefault="00745809">
      <w:pPr>
        <w:pStyle w:val="aff2"/>
        <w:rPr>
          <w:b/>
        </w:rPr>
      </w:pPr>
      <w:r>
        <w:rPr>
          <w:b/>
        </w:rPr>
        <w:t>CLOSED.</w:t>
      </w:r>
    </w:p>
  </w:comment>
  <w:comment w:id="4491" w:author="Chris Reisinger" w:date="2016-05-12T15:47:00Z" w:initials="CR">
    <w:p w:rsidR="00745809" w:rsidRDefault="00745809">
      <w:pPr>
        <w:pStyle w:val="aff2"/>
      </w:pPr>
      <w:r>
        <w:rPr>
          <w:rStyle w:val="aff1"/>
        </w:rPr>
        <w:annotationRef/>
      </w:r>
      <w:r>
        <w:t>Deleted extra paragraph break.</w:t>
      </w:r>
    </w:p>
    <w:p w:rsidR="00745809" w:rsidRDefault="00745809">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534" w:author="Rasmus Abildgren" w:date="2016-06-09T15:02:00Z" w:initials="RA">
    <w:p w:rsidR="00745809" w:rsidRDefault="00745809">
      <w:pPr>
        <w:pStyle w:val="aff2"/>
      </w:pPr>
      <w:r>
        <w:rPr>
          <w:rStyle w:val="aff1"/>
        </w:rPr>
        <w:annotationRef/>
      </w:r>
      <w:r>
        <w:t>Minor: captured</w:t>
      </w:r>
    </w:p>
    <w:p w:rsidR="00745809" w:rsidRDefault="00745809">
      <w:pPr>
        <w:pStyle w:val="aff2"/>
      </w:pPr>
    </w:p>
    <w:p w:rsidR="00745809" w:rsidRPr="00E6460A" w:rsidRDefault="00745809" w:rsidP="00E6460A">
      <w:pPr>
        <w:pStyle w:val="aff2"/>
        <w:rPr>
          <w:b/>
        </w:rPr>
      </w:pPr>
      <w:r>
        <w:rPr>
          <w:b/>
        </w:rPr>
        <w:t>CSWG: O</w:t>
      </w:r>
      <w:r w:rsidRPr="00E6460A">
        <w:rPr>
          <w:b/>
        </w:rPr>
        <w:t>k.</w:t>
      </w:r>
    </w:p>
    <w:p w:rsidR="00745809" w:rsidRPr="00E6460A" w:rsidRDefault="00745809" w:rsidP="00E6460A">
      <w:pPr>
        <w:pStyle w:val="aff2"/>
        <w:rPr>
          <w:b/>
        </w:rPr>
      </w:pPr>
    </w:p>
    <w:p w:rsidR="00745809" w:rsidRDefault="00745809" w:rsidP="00E6460A">
      <w:pPr>
        <w:pStyle w:val="aff2"/>
      </w:pPr>
      <w:r w:rsidRPr="00E6460A">
        <w:rPr>
          <w:b/>
        </w:rPr>
        <w:t>CLOSED.</w:t>
      </w:r>
    </w:p>
  </w:comment>
  <w:comment w:id="4541" w:author="Clive D.W. Feather" w:date="2016-05-05T17:43:00Z" w:initials="CDWF">
    <w:p w:rsidR="00745809" w:rsidRDefault="00745809">
      <w:pPr>
        <w:pStyle w:val="aff2"/>
      </w:pPr>
      <w:r>
        <w:rPr>
          <w:rStyle w:val="aff1"/>
        </w:rPr>
        <w:annotationRef/>
      </w:r>
      <w:r>
        <w:t>Deleted the rest of the sentence because it’s wrong. ADI is mandatory in the AUX_ADV_IND that holds the SyncInfo describing the periodic advertising.</w:t>
      </w:r>
    </w:p>
    <w:p w:rsidR="00745809" w:rsidRDefault="00745809">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673" w:author="Chris Reisinger" w:date="2016-05-12T13:28:00Z" w:initials="CR">
    <w:p w:rsidR="00745809" w:rsidRDefault="00745809">
      <w:pPr>
        <w:pStyle w:val="aff2"/>
      </w:pPr>
      <w:r>
        <w:rPr>
          <w:rStyle w:val="aff1"/>
        </w:rPr>
        <w:annotationRef/>
      </w:r>
      <w:r>
        <w:t xml:space="preserve">Global edit. </w:t>
      </w:r>
      <w:r>
        <w:rPr>
          <w:rStyle w:val="aff1"/>
        </w:rPr>
        <w:annotationRef/>
      </w:r>
      <w:r>
        <w:t>Hyphen replaced with en dash (for range of values).</w:t>
      </w:r>
    </w:p>
    <w:p w:rsidR="00745809" w:rsidRDefault="00745809">
      <w:pPr>
        <w:pStyle w:val="aff2"/>
      </w:pPr>
    </w:p>
    <w:p w:rsidR="00745809" w:rsidRPr="007D46BC" w:rsidRDefault="00745809" w:rsidP="0046486C">
      <w:pPr>
        <w:pStyle w:val="aff2"/>
        <w:rPr>
          <w:b/>
        </w:rPr>
      </w:pPr>
      <w:r w:rsidRPr="007D46BC">
        <w:rPr>
          <w:b/>
        </w:rPr>
        <w:t xml:space="preserve">MB: </w:t>
      </w:r>
      <w:r>
        <w:rPr>
          <w:b/>
        </w:rPr>
        <w:t>Ok</w:t>
      </w:r>
      <w:r w:rsidRPr="007D46BC">
        <w:rPr>
          <w:b/>
        </w:rPr>
        <w:t>.</w:t>
      </w:r>
    </w:p>
    <w:p w:rsidR="00745809" w:rsidRPr="007D46BC" w:rsidRDefault="00745809" w:rsidP="0046486C">
      <w:pPr>
        <w:pStyle w:val="aff2"/>
        <w:rPr>
          <w:b/>
        </w:rPr>
      </w:pPr>
    </w:p>
    <w:p w:rsidR="00745809" w:rsidRDefault="00745809" w:rsidP="0046486C">
      <w:pPr>
        <w:pStyle w:val="aff2"/>
      </w:pPr>
      <w:r w:rsidRPr="007D46BC">
        <w:rPr>
          <w:b/>
        </w:rPr>
        <w:t>CLOSED.</w:t>
      </w:r>
    </w:p>
  </w:comment>
  <w:comment w:id="4700" w:author="Rasmus Abildgren" w:date="2016-06-09T15:04:00Z" w:initials="RA">
    <w:p w:rsidR="00745809" w:rsidRDefault="00745809">
      <w:pPr>
        <w:pStyle w:val="aff2"/>
      </w:pPr>
      <w:r>
        <w:rPr>
          <w:rStyle w:val="aff1"/>
        </w:rPr>
        <w:annotationRef/>
      </w:r>
      <w:r>
        <w:t>Entry?,device, advertiser?</w:t>
      </w:r>
    </w:p>
    <w:p w:rsidR="00745809" w:rsidRDefault="00745809">
      <w:pPr>
        <w:pStyle w:val="aff2"/>
      </w:pPr>
    </w:p>
    <w:p w:rsidR="00745809" w:rsidRPr="00E6460A" w:rsidRDefault="00745809" w:rsidP="00E6460A">
      <w:pPr>
        <w:pStyle w:val="aff2"/>
        <w:rPr>
          <w:b/>
        </w:rPr>
      </w:pPr>
      <w:r>
        <w:rPr>
          <w:b/>
        </w:rPr>
        <w:t>CSWG: device</w:t>
      </w:r>
      <w:r w:rsidRPr="00E6460A">
        <w:rPr>
          <w:b/>
        </w:rPr>
        <w:t>.</w:t>
      </w:r>
    </w:p>
    <w:p w:rsidR="00745809" w:rsidRPr="00E6460A" w:rsidRDefault="00745809" w:rsidP="00E6460A">
      <w:pPr>
        <w:pStyle w:val="aff2"/>
        <w:rPr>
          <w:b/>
        </w:rPr>
      </w:pPr>
    </w:p>
    <w:p w:rsidR="00745809" w:rsidRDefault="00745809" w:rsidP="00E6460A">
      <w:pPr>
        <w:pStyle w:val="aff2"/>
      </w:pPr>
      <w:r w:rsidRPr="00E6460A">
        <w:rPr>
          <w:b/>
        </w:rPr>
        <w:t>CLOSED.</w:t>
      </w:r>
    </w:p>
  </w:comment>
  <w:comment w:id="4699" w:author="Chris Reisinger" w:date="2016-05-17T16:16:00Z" w:initials="CR">
    <w:p w:rsidR="00745809" w:rsidRDefault="00745809">
      <w:pPr>
        <w:pStyle w:val="aff2"/>
      </w:pPr>
      <w:r>
        <w:rPr>
          <w:rStyle w:val="aff1"/>
        </w:rPr>
        <w:annotationRef/>
      </w:r>
      <w:r w:rsidRPr="007870FB">
        <w:rPr>
          <w:highlight w:val="yellow"/>
        </w:rPr>
        <w:t>Revision needed. Add missing word after “remove a.“</w:t>
      </w:r>
    </w:p>
    <w:p w:rsidR="00745809" w:rsidRDefault="00745809">
      <w:pPr>
        <w:pStyle w:val="aff2"/>
      </w:pPr>
    </w:p>
    <w:p w:rsidR="00745809" w:rsidRPr="007D46BC" w:rsidRDefault="00745809" w:rsidP="00884D56">
      <w:pPr>
        <w:pStyle w:val="aff2"/>
        <w:rPr>
          <w:b/>
        </w:rPr>
      </w:pPr>
      <w:r w:rsidRPr="007D46BC">
        <w:rPr>
          <w:b/>
        </w:rPr>
        <w:t xml:space="preserve">MB: </w:t>
      </w:r>
      <w:r>
        <w:rPr>
          <w:b/>
        </w:rPr>
        <w:t>Added ‘device’</w:t>
      </w:r>
      <w:r w:rsidRPr="007D46BC">
        <w:rPr>
          <w:b/>
        </w:rPr>
        <w:t>.</w:t>
      </w:r>
    </w:p>
    <w:p w:rsidR="00745809" w:rsidRPr="007D46BC" w:rsidRDefault="00745809" w:rsidP="00884D56">
      <w:pPr>
        <w:pStyle w:val="aff2"/>
        <w:rPr>
          <w:b/>
        </w:rPr>
      </w:pPr>
    </w:p>
    <w:p w:rsidR="00745809" w:rsidRDefault="00745809" w:rsidP="00884D56">
      <w:pPr>
        <w:pStyle w:val="aff2"/>
      </w:pPr>
      <w:r w:rsidRPr="007D46BC">
        <w:rPr>
          <w:b/>
        </w:rPr>
        <w:t>CLOSED.</w:t>
      </w:r>
    </w:p>
  </w:comment>
  <w:comment w:id="4818" w:author="Chris Reisinger" w:date="2016-05-12T13:28:00Z" w:initials="CR">
    <w:p w:rsidR="00745809" w:rsidRDefault="00745809">
      <w:pPr>
        <w:pStyle w:val="aff2"/>
      </w:pPr>
      <w:r>
        <w:rPr>
          <w:rStyle w:val="aff1"/>
        </w:rPr>
        <w:annotationRef/>
      </w:r>
      <w:r>
        <w:t xml:space="preserve">Global edit. </w:t>
      </w:r>
      <w:r>
        <w:rPr>
          <w:rStyle w:val="aff1"/>
        </w:rPr>
        <w:annotationRef/>
      </w:r>
      <w:r>
        <w:t>Hyphen replaced with en dash (for range of values).</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4868" w:author="Rasmus Abildgren" w:date="2016-06-09T15:07:00Z" w:initials="RA">
    <w:p w:rsidR="00745809" w:rsidRDefault="00745809">
      <w:pPr>
        <w:pStyle w:val="aff2"/>
      </w:pPr>
      <w:r>
        <w:rPr>
          <w:rStyle w:val="aff1"/>
        </w:rPr>
        <w:annotationRef/>
      </w:r>
      <w:r>
        <w:t>Capturing</w:t>
      </w:r>
    </w:p>
    <w:p w:rsidR="00745809" w:rsidRDefault="00745809">
      <w:pPr>
        <w:pStyle w:val="aff2"/>
      </w:pPr>
    </w:p>
    <w:p w:rsidR="00745809" w:rsidRPr="00E6460A" w:rsidRDefault="00745809" w:rsidP="00E6460A">
      <w:pPr>
        <w:pStyle w:val="aff2"/>
        <w:rPr>
          <w:b/>
        </w:rPr>
      </w:pPr>
      <w:r>
        <w:rPr>
          <w:b/>
        </w:rPr>
        <w:t>CSWG: O</w:t>
      </w:r>
      <w:r w:rsidRPr="00E6460A">
        <w:rPr>
          <w:b/>
        </w:rPr>
        <w:t>k.</w:t>
      </w:r>
    </w:p>
    <w:p w:rsidR="00745809" w:rsidRPr="00E6460A" w:rsidRDefault="00745809" w:rsidP="00E6460A">
      <w:pPr>
        <w:pStyle w:val="aff2"/>
        <w:rPr>
          <w:b/>
        </w:rPr>
      </w:pPr>
    </w:p>
    <w:p w:rsidR="00745809" w:rsidRDefault="00745809" w:rsidP="00E6460A">
      <w:pPr>
        <w:pStyle w:val="aff2"/>
      </w:pPr>
      <w:r w:rsidRPr="00E6460A">
        <w:rPr>
          <w:b/>
        </w:rPr>
        <w:t>CLOSED.</w:t>
      </w:r>
    </w:p>
  </w:comment>
  <w:comment w:id="4872" w:author="Chris Reisinger" w:date="2016-05-17T16:19:00Z" w:initials="CR">
    <w:p w:rsidR="00745809" w:rsidRDefault="00745809">
      <w:pPr>
        <w:pStyle w:val="aff2"/>
      </w:pPr>
      <w:r>
        <w:rPr>
          <w:rStyle w:val="aff1"/>
        </w:rPr>
        <w:annotationRef/>
      </w:r>
      <w:r>
        <w:t>Serial comma.</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4880" w:author="Chris Reisinger" w:date="2016-05-17T16:20:00Z" w:initials="CR">
    <w:p w:rsidR="00745809" w:rsidRDefault="00745809">
      <w:pPr>
        <w:pStyle w:val="aff2"/>
      </w:pPr>
      <w:r>
        <w:t xml:space="preserve">Global edit. </w:t>
      </w:r>
      <w:r>
        <w:rPr>
          <w:rStyle w:val="aff1"/>
        </w:rPr>
        <w:annotationRef/>
      </w:r>
      <w:r>
        <w:t>Update section number.</w:t>
      </w:r>
    </w:p>
    <w:p w:rsidR="00745809" w:rsidRDefault="00745809">
      <w:pPr>
        <w:pStyle w:val="aff2"/>
      </w:pPr>
    </w:p>
    <w:p w:rsidR="00745809" w:rsidRDefault="00745809">
      <w:pPr>
        <w:pStyle w:val="aff2"/>
        <w:rPr>
          <w:b/>
        </w:rPr>
      </w:pPr>
      <w:r>
        <w:rPr>
          <w:b/>
        </w:rPr>
        <w:t>MB: These are defined in the Advertising Extensions feature so the section numbers have not been allocated yet.</w:t>
      </w:r>
    </w:p>
    <w:p w:rsidR="00745809" w:rsidRDefault="00745809">
      <w:pPr>
        <w:pStyle w:val="aff2"/>
        <w:rPr>
          <w:b/>
        </w:rPr>
      </w:pPr>
    </w:p>
    <w:p w:rsidR="00745809" w:rsidRPr="003C589D" w:rsidRDefault="00745809">
      <w:pPr>
        <w:pStyle w:val="aff2"/>
        <w:rPr>
          <w:b/>
        </w:rPr>
      </w:pPr>
      <w:r>
        <w:rPr>
          <w:b/>
        </w:rPr>
        <w:t>CLOSED.</w:t>
      </w:r>
    </w:p>
  </w:comment>
  <w:comment w:id="4885" w:author="Rasmus Abildgren" w:date="2016-06-09T15:11:00Z" w:initials="RA">
    <w:p w:rsidR="00745809" w:rsidRDefault="00745809">
      <w:pPr>
        <w:pStyle w:val="aff2"/>
      </w:pPr>
      <w:r>
        <w:rPr>
          <w:rStyle w:val="aff1"/>
        </w:rPr>
        <w:annotationRef/>
      </w:r>
      <w:r>
        <w:t>What happens if the controller lost sync? Do the controller restart scanning to fulfill the paragraph below or send an error?</w:t>
      </w:r>
    </w:p>
    <w:p w:rsidR="00745809" w:rsidRDefault="00745809">
      <w:pPr>
        <w:pStyle w:val="aff2"/>
      </w:pPr>
    </w:p>
    <w:p w:rsidR="00745809" w:rsidRPr="00E6460A" w:rsidRDefault="00745809" w:rsidP="00E6460A">
      <w:pPr>
        <w:pStyle w:val="aff2"/>
        <w:rPr>
          <w:b/>
        </w:rPr>
      </w:pPr>
      <w:r>
        <w:rPr>
          <w:b/>
        </w:rPr>
        <w:t>CSWG: modified text</w:t>
      </w:r>
      <w:r w:rsidRPr="00E6460A">
        <w:rPr>
          <w:b/>
        </w:rPr>
        <w:t>.</w:t>
      </w:r>
    </w:p>
    <w:p w:rsidR="00745809" w:rsidRPr="00E6460A" w:rsidRDefault="00745809" w:rsidP="00E6460A">
      <w:pPr>
        <w:pStyle w:val="aff2"/>
        <w:rPr>
          <w:b/>
        </w:rPr>
      </w:pPr>
    </w:p>
    <w:p w:rsidR="00745809" w:rsidRDefault="00745809" w:rsidP="00E6460A">
      <w:pPr>
        <w:pStyle w:val="aff2"/>
      </w:pPr>
      <w:r w:rsidRPr="00E6460A">
        <w:rPr>
          <w:b/>
        </w:rPr>
        <w:t>CLOSED.</w:t>
      </w:r>
    </w:p>
  </w:comment>
  <w:comment w:id="4926" w:author="Rasmus Abildgren" w:date="2016-06-09T15:09:00Z" w:initials="RA">
    <w:p w:rsidR="00745809" w:rsidRDefault="00745809">
      <w:pPr>
        <w:pStyle w:val="aff2"/>
      </w:pPr>
      <w:r>
        <w:rPr>
          <w:rStyle w:val="aff1"/>
        </w:rPr>
        <w:annotationRef/>
      </w:r>
      <w:r>
        <w:t>Here we assuming that the controller have privacy 1.2 and the advertiser in the resolving list.</w:t>
      </w:r>
    </w:p>
    <w:p w:rsidR="00745809" w:rsidRDefault="00745809">
      <w:pPr>
        <w:pStyle w:val="aff2"/>
      </w:pPr>
    </w:p>
    <w:p w:rsidR="00745809" w:rsidRDefault="00745809">
      <w:pPr>
        <w:pStyle w:val="aff2"/>
      </w:pPr>
      <w:r>
        <w:t>I think this is a fair request, but is just checking that this is your intention</w:t>
      </w:r>
    </w:p>
    <w:p w:rsidR="00745809" w:rsidRDefault="00745809">
      <w:pPr>
        <w:pStyle w:val="aff2"/>
      </w:pPr>
    </w:p>
    <w:p w:rsidR="00745809" w:rsidRPr="00485916" w:rsidRDefault="00745809">
      <w:pPr>
        <w:pStyle w:val="aff2"/>
        <w:rPr>
          <w:b/>
        </w:rPr>
      </w:pPr>
      <w:r w:rsidRPr="00485916">
        <w:rPr>
          <w:b/>
        </w:rPr>
        <w:t>CSWG: if the controller does not support privacy 1.2, it will not allow address types 0x02 and 0x03.</w:t>
      </w:r>
    </w:p>
    <w:p w:rsidR="00745809" w:rsidRPr="00485916" w:rsidRDefault="00745809">
      <w:pPr>
        <w:pStyle w:val="aff2"/>
        <w:rPr>
          <w:b/>
        </w:rPr>
      </w:pPr>
    </w:p>
    <w:p w:rsidR="00745809" w:rsidRDefault="00745809">
      <w:pPr>
        <w:pStyle w:val="aff2"/>
      </w:pPr>
      <w:r w:rsidRPr="00485916">
        <w:rPr>
          <w:b/>
        </w:rPr>
        <w:t>CLOSED.</w:t>
      </w:r>
    </w:p>
  </w:comment>
  <w:comment w:id="4949" w:author="Chris Reisinger" w:date="2016-05-18T13:53:00Z" w:initials="CR">
    <w:p w:rsidR="00745809" w:rsidRDefault="00745809">
      <w:pPr>
        <w:pStyle w:val="aff2"/>
      </w:pPr>
      <w:r>
        <w:rPr>
          <w:rStyle w:val="aff1"/>
        </w:rPr>
        <w:annotationRef/>
      </w:r>
      <w:r>
        <w:t>Consider capitalizing.</w:t>
      </w:r>
    </w:p>
    <w:p w:rsidR="00745809" w:rsidRDefault="00745809">
      <w:pPr>
        <w:pStyle w:val="aff2"/>
      </w:pPr>
    </w:p>
    <w:p w:rsidR="00745809" w:rsidRPr="007D46BC" w:rsidRDefault="00745809" w:rsidP="003C589D">
      <w:pPr>
        <w:pStyle w:val="aff2"/>
        <w:rPr>
          <w:b/>
        </w:rPr>
      </w:pPr>
      <w:r w:rsidRPr="007D46BC">
        <w:rPr>
          <w:b/>
        </w:rPr>
        <w:t xml:space="preserve">MB: </w:t>
      </w:r>
      <w:r>
        <w:rPr>
          <w:b/>
        </w:rPr>
        <w:t>Done</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072" w:author="Rasmus Abildgren" w:date="2016-06-09T15:21:00Z" w:initials="RA">
    <w:p w:rsidR="00745809" w:rsidRDefault="00745809">
      <w:pPr>
        <w:pStyle w:val="aff2"/>
      </w:pPr>
      <w:r>
        <w:rPr>
          <w:rStyle w:val="aff1"/>
        </w:rPr>
        <w:annotationRef/>
      </w:r>
      <w:r>
        <w:t>Need answer</w:t>
      </w:r>
    </w:p>
    <w:p w:rsidR="00745809" w:rsidRDefault="00745809">
      <w:pPr>
        <w:pStyle w:val="aff2"/>
      </w:pPr>
    </w:p>
    <w:p w:rsidR="00745809" w:rsidRPr="00E6460A" w:rsidRDefault="00745809" w:rsidP="00E6460A">
      <w:pPr>
        <w:pStyle w:val="aff2"/>
        <w:rPr>
          <w:b/>
        </w:rPr>
      </w:pPr>
      <w:r>
        <w:rPr>
          <w:b/>
        </w:rPr>
        <w:t>CSWG: See resolution below</w:t>
      </w:r>
      <w:r w:rsidRPr="00E6460A">
        <w:rPr>
          <w:b/>
        </w:rPr>
        <w:t>.</w:t>
      </w:r>
    </w:p>
    <w:p w:rsidR="00745809" w:rsidRPr="00E6460A" w:rsidRDefault="00745809" w:rsidP="00E6460A">
      <w:pPr>
        <w:pStyle w:val="aff2"/>
        <w:rPr>
          <w:b/>
        </w:rPr>
      </w:pPr>
    </w:p>
    <w:p w:rsidR="00745809" w:rsidRDefault="00745809" w:rsidP="00E6460A">
      <w:pPr>
        <w:pStyle w:val="aff2"/>
      </w:pPr>
      <w:r w:rsidRPr="00E6460A">
        <w:rPr>
          <w:b/>
        </w:rPr>
        <w:t>CLOSED.</w:t>
      </w:r>
    </w:p>
  </w:comment>
  <w:comment w:id="5073" w:author="Clive D.W. Feather" w:date="2016-05-05T17:43:00Z" w:initials="CDWF">
    <w:p w:rsidR="00745809" w:rsidRDefault="00745809">
      <w:pPr>
        <w:pStyle w:val="aff2"/>
      </w:pPr>
      <w:r>
        <w:rPr>
          <w:rStyle w:val="aff1"/>
        </w:rPr>
        <w:annotationRef/>
      </w:r>
      <w:r>
        <w:t>Should this be removed for the same reason as in the previous command: the information will be in the SuppInfo in the packet containing the Supplemental.</w:t>
      </w:r>
    </w:p>
    <w:p w:rsidR="00745809" w:rsidRDefault="00745809">
      <w:pPr>
        <w:pStyle w:val="aff2"/>
      </w:pPr>
    </w:p>
    <w:p w:rsidR="00745809" w:rsidRDefault="00745809">
      <w:pPr>
        <w:pStyle w:val="aff2"/>
        <w:rPr>
          <w:b/>
        </w:rPr>
      </w:pPr>
      <w:r>
        <w:rPr>
          <w:b/>
        </w:rPr>
        <w:t>CSWG: Put this back in the previous command. Add text to say that this is only relevant when receiving AoA supplemental. Applies to this command as well.</w:t>
      </w:r>
    </w:p>
    <w:p w:rsidR="00745809" w:rsidRDefault="00745809">
      <w:pPr>
        <w:pStyle w:val="aff2"/>
        <w:rPr>
          <w:b/>
        </w:rPr>
      </w:pPr>
    </w:p>
    <w:p w:rsidR="00745809" w:rsidRDefault="00745809">
      <w:pPr>
        <w:pStyle w:val="aff2"/>
        <w:rPr>
          <w:b/>
        </w:rPr>
      </w:pPr>
      <w:r>
        <w:rPr>
          <w:b/>
        </w:rPr>
        <w:t>MB: Also had to add Slot_Durations to the I&amp;Q Sampling List manipulating commands.</w:t>
      </w:r>
    </w:p>
    <w:p w:rsidR="00745809" w:rsidRDefault="00745809">
      <w:pPr>
        <w:pStyle w:val="aff2"/>
        <w:rPr>
          <w:b/>
        </w:rPr>
      </w:pPr>
    </w:p>
    <w:p w:rsidR="00745809" w:rsidRPr="005941ED" w:rsidRDefault="00745809">
      <w:pPr>
        <w:pStyle w:val="aff2"/>
        <w:rPr>
          <w:b/>
        </w:rPr>
      </w:pPr>
      <w:r>
        <w:rPr>
          <w:b/>
        </w:rPr>
        <w:t>CLOSED.</w:t>
      </w:r>
    </w:p>
  </w:comment>
  <w:comment w:id="5077" w:author="Rasmus Abildgren" w:date="2016-06-09T15:44:00Z" w:initials="RA">
    <w:p w:rsidR="00745809" w:rsidRDefault="00745809">
      <w:pPr>
        <w:pStyle w:val="aff2"/>
      </w:pPr>
      <w:r>
        <w:rPr>
          <w:rStyle w:val="aff1"/>
        </w:rPr>
        <w:annotationRef/>
      </w:r>
      <w:r>
        <w:t>Clives comment unresolved</w:t>
      </w:r>
    </w:p>
    <w:p w:rsidR="00745809" w:rsidRDefault="00745809">
      <w:pPr>
        <w:pStyle w:val="aff2"/>
      </w:pPr>
    </w:p>
    <w:p w:rsidR="00745809" w:rsidRPr="00E6460A" w:rsidRDefault="00745809" w:rsidP="00E6460A">
      <w:pPr>
        <w:pStyle w:val="aff2"/>
        <w:rPr>
          <w:b/>
        </w:rPr>
      </w:pPr>
      <w:r>
        <w:rPr>
          <w:b/>
        </w:rPr>
        <w:t>CSWG: see resolution below</w:t>
      </w:r>
      <w:r w:rsidRPr="00E6460A">
        <w:rPr>
          <w:b/>
        </w:rPr>
        <w:t>.</w:t>
      </w:r>
    </w:p>
    <w:p w:rsidR="00745809" w:rsidRPr="00E6460A" w:rsidRDefault="00745809" w:rsidP="00E6460A">
      <w:pPr>
        <w:pStyle w:val="aff2"/>
        <w:rPr>
          <w:b/>
        </w:rPr>
      </w:pPr>
    </w:p>
    <w:p w:rsidR="00745809" w:rsidRDefault="00745809" w:rsidP="00E6460A">
      <w:pPr>
        <w:pStyle w:val="aff2"/>
      </w:pPr>
      <w:r w:rsidRPr="00E6460A">
        <w:rPr>
          <w:b/>
        </w:rPr>
        <w:t>CLOSED.</w:t>
      </w:r>
    </w:p>
  </w:comment>
  <w:comment w:id="5078" w:author="Clive D.W. Feather" w:date="2016-05-05T17:43:00Z" w:initials="CDWF">
    <w:p w:rsidR="00745809" w:rsidRDefault="00745809">
      <w:pPr>
        <w:pStyle w:val="aff2"/>
      </w:pPr>
      <w:r>
        <w:rPr>
          <w:rStyle w:val="aff1"/>
        </w:rPr>
        <w:annotationRef/>
      </w:r>
      <w:r>
        <w:t xml:space="preserve">Do we need comments like this, or is it sufficient to put constraints on the Enable command? In AE we don’t appear to have any such comments. </w:t>
      </w:r>
    </w:p>
    <w:p w:rsidR="00745809" w:rsidRDefault="00745809">
      <w:pPr>
        <w:pStyle w:val="aff2"/>
      </w:pPr>
    </w:p>
    <w:p w:rsidR="00745809" w:rsidRDefault="00745809">
      <w:pPr>
        <w:pStyle w:val="aff2"/>
        <w:rPr>
          <w:b/>
        </w:rPr>
      </w:pPr>
      <w:r>
        <w:rPr>
          <w:b/>
        </w:rPr>
        <w:t>CSWG: This requirement is already present in the Enable command, so delete this.</w:t>
      </w:r>
    </w:p>
    <w:p w:rsidR="00745809" w:rsidRDefault="00745809">
      <w:pPr>
        <w:pStyle w:val="aff2"/>
        <w:rPr>
          <w:b/>
        </w:rPr>
      </w:pPr>
    </w:p>
    <w:p w:rsidR="00745809" w:rsidRDefault="00745809">
      <w:pPr>
        <w:pStyle w:val="aff2"/>
      </w:pPr>
      <w:r>
        <w:rPr>
          <w:b/>
        </w:rPr>
        <w:t>CLOSED.</w:t>
      </w:r>
    </w:p>
  </w:comment>
  <w:comment w:id="5111" w:author="Chris Reisinger" w:date="2016-05-12T13:30:00Z" w:initials="CR">
    <w:p w:rsidR="00745809" w:rsidRDefault="00745809">
      <w:pPr>
        <w:pStyle w:val="aff2"/>
      </w:pPr>
      <w:r>
        <w:rPr>
          <w:rStyle w:val="aff1"/>
        </w:rPr>
        <w:annotationRef/>
      </w:r>
      <w:r>
        <w:t xml:space="preserve">Global edit. </w:t>
      </w:r>
      <w:r>
        <w:rPr>
          <w:rStyle w:val="aff1"/>
        </w:rPr>
        <w:annotationRef/>
      </w:r>
      <w:r>
        <w:t>Hyphen replaced with en dash (for range of values).</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173" w:author="Chris Reisinger" w:date="2016-05-17T16:26:00Z" w:initials="CR">
    <w:p w:rsidR="00745809" w:rsidRDefault="00745809">
      <w:pPr>
        <w:pStyle w:val="aff2"/>
      </w:pPr>
      <w:r>
        <w:rPr>
          <w:rStyle w:val="aff1"/>
        </w:rPr>
        <w:annotationRef/>
      </w:r>
      <w:r>
        <w:t>Fragment. Revision needed.</w:t>
      </w:r>
    </w:p>
    <w:p w:rsidR="00745809" w:rsidRDefault="00745809">
      <w:pPr>
        <w:pStyle w:val="aff2"/>
      </w:pPr>
    </w:p>
    <w:p w:rsidR="00745809" w:rsidRDefault="00745809">
      <w:pPr>
        <w:pStyle w:val="aff2"/>
        <w:rPr>
          <w:b/>
        </w:rPr>
      </w:pPr>
      <w:r>
        <w:rPr>
          <w:b/>
        </w:rPr>
        <w:t>MB: I think the word ‘used’ was missing.</w:t>
      </w:r>
    </w:p>
    <w:p w:rsidR="00745809" w:rsidRDefault="00745809">
      <w:pPr>
        <w:pStyle w:val="aff2"/>
        <w:rPr>
          <w:b/>
        </w:rPr>
      </w:pPr>
    </w:p>
    <w:p w:rsidR="00745809" w:rsidRPr="003C589D" w:rsidRDefault="00745809">
      <w:pPr>
        <w:pStyle w:val="aff2"/>
        <w:rPr>
          <w:b/>
        </w:rPr>
      </w:pPr>
      <w:r>
        <w:rPr>
          <w:b/>
        </w:rPr>
        <w:t>CLOSED.</w:t>
      </w:r>
    </w:p>
  </w:comment>
  <w:comment w:id="5177" w:author="Clive D.W. Feather" w:date="2016-05-05T17:43:00Z" w:initials="CDWF">
    <w:p w:rsidR="00745809" w:rsidRDefault="00745809">
      <w:pPr>
        <w:pStyle w:val="aff2"/>
      </w:pPr>
      <w:r>
        <w:rPr>
          <w:rStyle w:val="aff1"/>
        </w:rPr>
        <w:annotationRef/>
      </w:r>
      <w:r>
        <w:t>Ditto</w:t>
      </w:r>
    </w:p>
    <w:p w:rsidR="00745809" w:rsidRDefault="00745809">
      <w:pPr>
        <w:pStyle w:val="aff2"/>
      </w:pPr>
    </w:p>
    <w:p w:rsidR="00745809" w:rsidRDefault="00745809">
      <w:pPr>
        <w:pStyle w:val="aff2"/>
        <w:rPr>
          <w:b/>
        </w:rPr>
      </w:pPr>
      <w:r>
        <w:rPr>
          <w:b/>
        </w:rPr>
        <w:t>CSWG: delete this sentence.</w:t>
      </w:r>
    </w:p>
    <w:p w:rsidR="00745809" w:rsidRDefault="00745809">
      <w:pPr>
        <w:pStyle w:val="aff2"/>
        <w:rPr>
          <w:b/>
        </w:rPr>
      </w:pPr>
    </w:p>
    <w:p w:rsidR="00745809" w:rsidRDefault="00745809">
      <w:pPr>
        <w:pStyle w:val="aff2"/>
      </w:pPr>
      <w:r>
        <w:rPr>
          <w:b/>
        </w:rPr>
        <w:t>CLOSED.</w:t>
      </w:r>
    </w:p>
  </w:comment>
  <w:comment w:id="5198" w:author="Chris Reisinger" w:date="2016-05-12T13:30:00Z" w:initials="CR">
    <w:p w:rsidR="00745809" w:rsidRDefault="00745809">
      <w:pPr>
        <w:pStyle w:val="aff2"/>
      </w:pPr>
      <w:r>
        <w:rPr>
          <w:rStyle w:val="aff1"/>
        </w:rPr>
        <w:annotationRef/>
      </w:r>
      <w:r>
        <w:t xml:space="preserve">Global edit. </w:t>
      </w:r>
      <w:r>
        <w:rPr>
          <w:rStyle w:val="aff1"/>
        </w:rPr>
        <w:annotationRef/>
      </w:r>
      <w:r>
        <w:t>Hyphen replaced with en dash (for range of values).</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253" w:author="Chris Reisinger" w:date="2016-05-17T16:28:00Z" w:initials="CR">
    <w:p w:rsidR="00745809" w:rsidRDefault="00745809">
      <w:pPr>
        <w:pStyle w:val="aff2"/>
      </w:pPr>
      <w:r>
        <w:rPr>
          <w:rStyle w:val="aff1"/>
        </w:rPr>
        <w:annotationRef/>
      </w:r>
      <w:r>
        <w:t>Added commas.</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258" w:author="Lefeuvre, Florian" w:date="2016-06-16T03:51:00Z" w:initials="LF">
    <w:p w:rsidR="00745809" w:rsidRDefault="00745809">
      <w:pPr>
        <w:pStyle w:val="aff2"/>
      </w:pPr>
      <w:r>
        <w:rPr>
          <w:rStyle w:val="aff1"/>
        </w:rPr>
        <w:annotationRef/>
      </w:r>
    </w:p>
    <w:p w:rsidR="00745809" w:rsidRDefault="00745809">
      <w:pPr>
        <w:pStyle w:val="aff2"/>
      </w:pPr>
      <w:r>
        <w:t>Considering AoD for connection:</w:t>
      </w:r>
    </w:p>
    <w:p w:rsidR="00745809" w:rsidRDefault="00745809">
      <w:pPr>
        <w:pStyle w:val="aff2"/>
      </w:pPr>
      <w:r>
        <w:t>Is it a considered use case? The title of this case seems to prove otherwise.</w:t>
      </w:r>
    </w:p>
    <w:p w:rsidR="00745809" w:rsidRDefault="00745809">
      <w:pPr>
        <w:pStyle w:val="aff2"/>
      </w:pPr>
      <w:r>
        <w:t>Is this is a wanted use case, then the command “ LE set connection supplemental receive parameter” may add a paragraph on what the parameter should be for AoD? (like nb antennas = 1, and no switching) for example.</w:t>
      </w:r>
    </w:p>
    <w:p w:rsidR="00745809" w:rsidRDefault="00745809">
      <w:pPr>
        <w:pStyle w:val="aff2"/>
      </w:pPr>
      <w:r>
        <w:t xml:space="preserve">Also, should there be a test in the controller to prevent AoA and AoD at the same time?  </w:t>
      </w:r>
    </w:p>
    <w:p w:rsidR="00745809" w:rsidRDefault="00745809">
      <w:pPr>
        <w:pStyle w:val="aff2"/>
      </w:pPr>
    </w:p>
    <w:p w:rsidR="00745809" w:rsidRDefault="00745809">
      <w:pPr>
        <w:pStyle w:val="aff2"/>
        <w:rPr>
          <w:b/>
        </w:rPr>
      </w:pPr>
      <w:r w:rsidRPr="00A14D0F">
        <w:rPr>
          <w:b/>
        </w:rPr>
        <w:t>CSWG: Made a change to the link layer to effectively allow switching antenna while receiving an AoD Supplemental.</w:t>
      </w:r>
    </w:p>
    <w:p w:rsidR="00745809" w:rsidRDefault="00745809">
      <w:pPr>
        <w:pStyle w:val="aff2"/>
        <w:rPr>
          <w:b/>
        </w:rPr>
      </w:pPr>
    </w:p>
    <w:p w:rsidR="00745809" w:rsidRPr="00A14D0F" w:rsidRDefault="00745809">
      <w:pPr>
        <w:pStyle w:val="aff2"/>
        <w:rPr>
          <w:b/>
        </w:rPr>
      </w:pPr>
      <w:r>
        <w:rPr>
          <w:b/>
        </w:rPr>
        <w:t>CLOSED.</w:t>
      </w:r>
    </w:p>
  </w:comment>
  <w:comment w:id="5262" w:author="Chris Reisinger" w:date="2016-05-18T14:10:00Z" w:initials="CR">
    <w:p w:rsidR="00745809" w:rsidRDefault="00745809">
      <w:pPr>
        <w:pStyle w:val="aff2"/>
      </w:pPr>
      <w:r>
        <w:rPr>
          <w:rStyle w:val="aff1"/>
        </w:rPr>
        <w:annotationRef/>
      </w:r>
      <w:r>
        <w:t>Capitalized.</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332" w:author="Chris Reisinger" w:date="2016-05-18T13:54:00Z" w:initials="CR">
    <w:p w:rsidR="00745809" w:rsidRDefault="00745809">
      <w:pPr>
        <w:pStyle w:val="aff2"/>
      </w:pPr>
      <w:r>
        <w:rPr>
          <w:rStyle w:val="aff1"/>
        </w:rPr>
        <w:annotationRef/>
      </w:r>
      <w:r>
        <w:t>Lowercase</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372" w:author="Chris Reisinger" w:date="2016-05-18T14:10:00Z" w:initials="CR">
    <w:p w:rsidR="00745809" w:rsidRDefault="00745809">
      <w:pPr>
        <w:pStyle w:val="aff2"/>
      </w:pPr>
      <w:r>
        <w:rPr>
          <w:rStyle w:val="aff1"/>
        </w:rPr>
        <w:annotationRef/>
      </w:r>
      <w:r>
        <w:t>Capitalized.</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378" w:author="Chris Reisinger" w:date="2016-05-18T14:10:00Z" w:initials="CR">
    <w:p w:rsidR="00745809" w:rsidRDefault="00745809">
      <w:pPr>
        <w:pStyle w:val="aff2"/>
      </w:pPr>
      <w:r>
        <w:rPr>
          <w:rStyle w:val="aff1"/>
        </w:rPr>
        <w:annotationRef/>
      </w:r>
      <w:r>
        <w:t>Capitalized.</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438" w:author="Clive D.W. Feather" w:date="2016-05-05T17:43:00Z" w:initials="CDWF">
    <w:p w:rsidR="00745809" w:rsidRDefault="00745809">
      <w:pPr>
        <w:pStyle w:val="aff2"/>
      </w:pPr>
      <w:r>
        <w:rPr>
          <w:rStyle w:val="aff1"/>
        </w:rPr>
        <w:annotationRef/>
      </w:r>
      <w:r>
        <w:t>Make clear it’s for transmission.</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513" w:author="Rasmus Abildgren" w:date="2016-06-09T15:50:00Z" w:initials="RA">
    <w:p w:rsidR="00745809" w:rsidRDefault="00745809">
      <w:pPr>
        <w:pStyle w:val="aff2"/>
      </w:pPr>
      <w:r>
        <w:rPr>
          <w:rStyle w:val="aff1"/>
        </w:rPr>
        <w:annotationRef/>
      </w:r>
      <w:r>
        <w:t>Unadressed</w:t>
      </w:r>
    </w:p>
    <w:p w:rsidR="00745809" w:rsidRDefault="00745809">
      <w:pPr>
        <w:pStyle w:val="aff2"/>
      </w:pPr>
    </w:p>
    <w:p w:rsidR="00745809" w:rsidRPr="00E6460A" w:rsidRDefault="00745809" w:rsidP="00824226">
      <w:pPr>
        <w:pStyle w:val="aff2"/>
        <w:rPr>
          <w:b/>
        </w:rPr>
      </w:pPr>
      <w:r>
        <w:rPr>
          <w:b/>
        </w:rPr>
        <w:t>CSWG: see resolution below</w:t>
      </w:r>
      <w:r w:rsidRPr="00E6460A">
        <w:rPr>
          <w:b/>
        </w:rPr>
        <w:t>.</w:t>
      </w:r>
    </w:p>
    <w:p w:rsidR="00745809" w:rsidRPr="00E6460A" w:rsidRDefault="00745809" w:rsidP="00824226">
      <w:pPr>
        <w:pStyle w:val="aff2"/>
        <w:rPr>
          <w:b/>
        </w:rPr>
      </w:pPr>
    </w:p>
    <w:p w:rsidR="00745809" w:rsidRDefault="00745809" w:rsidP="00824226">
      <w:pPr>
        <w:pStyle w:val="aff2"/>
      </w:pPr>
      <w:r w:rsidRPr="00E6460A">
        <w:rPr>
          <w:b/>
        </w:rPr>
        <w:t>CLOSED.</w:t>
      </w:r>
    </w:p>
  </w:comment>
  <w:comment w:id="5514" w:author="Clive D.W. Feather" w:date="2016-05-05T17:43:00Z" w:initials="CDWF">
    <w:p w:rsidR="00745809" w:rsidRDefault="00745809">
      <w:pPr>
        <w:pStyle w:val="aff2"/>
      </w:pPr>
      <w:r>
        <w:rPr>
          <w:rStyle w:val="aff1"/>
        </w:rPr>
        <w:annotationRef/>
      </w:r>
      <w:r>
        <w:t>Do we have GAP roles for Direction Finding?</w:t>
      </w:r>
    </w:p>
    <w:p w:rsidR="00745809" w:rsidRDefault="00745809">
      <w:pPr>
        <w:pStyle w:val="aff2"/>
      </w:pPr>
    </w:p>
    <w:p w:rsidR="00745809" w:rsidRDefault="00745809">
      <w:pPr>
        <w:pStyle w:val="aff2"/>
        <w:rPr>
          <w:b/>
        </w:rPr>
      </w:pPr>
      <w:r>
        <w:rPr>
          <w:b/>
        </w:rPr>
        <w:t>CSWG: Add a note explaining why new GAP roles are not needed.</w:t>
      </w:r>
    </w:p>
    <w:p w:rsidR="00745809" w:rsidRDefault="00745809">
      <w:pPr>
        <w:pStyle w:val="aff2"/>
        <w:rPr>
          <w:b/>
        </w:rPr>
      </w:pPr>
    </w:p>
    <w:p w:rsidR="00745809" w:rsidRDefault="00745809">
      <w:pPr>
        <w:pStyle w:val="aff2"/>
      </w:pPr>
      <w:r>
        <w:rPr>
          <w:b/>
        </w:rPr>
        <w:t>CLOSED.</w:t>
      </w:r>
    </w:p>
  </w:comment>
  <w:comment w:id="5527" w:author="Per Skillermark" w:date="2016-06-08T15:15:00Z" w:initials="PS">
    <w:p w:rsidR="00745809" w:rsidRDefault="00745809">
      <w:pPr>
        <w:pStyle w:val="aff2"/>
      </w:pPr>
      <w:r>
        <w:rPr>
          <w:rStyle w:val="aff1"/>
        </w:rPr>
        <w:annotationRef/>
      </w:r>
      <w:r>
        <w:t>In most other places “antennae” is used instead of “antenna elements”. Change here as well?</w:t>
      </w:r>
    </w:p>
    <w:p w:rsidR="00745809" w:rsidRDefault="00745809">
      <w:pPr>
        <w:pStyle w:val="aff2"/>
      </w:pPr>
    </w:p>
    <w:p w:rsidR="00745809" w:rsidRDefault="00745809">
      <w:pPr>
        <w:pStyle w:val="aff2"/>
        <w:rPr>
          <w:b/>
        </w:rPr>
      </w:pPr>
      <w:r>
        <w:rPr>
          <w:b/>
        </w:rPr>
        <w:t>CSWG: ok.</w:t>
      </w:r>
    </w:p>
    <w:p w:rsidR="00745809" w:rsidRDefault="00745809">
      <w:pPr>
        <w:pStyle w:val="aff2"/>
        <w:rPr>
          <w:b/>
        </w:rPr>
      </w:pPr>
    </w:p>
    <w:p w:rsidR="00745809" w:rsidRPr="00761CAA" w:rsidRDefault="00745809">
      <w:pPr>
        <w:pStyle w:val="aff2"/>
        <w:rPr>
          <w:b/>
        </w:rPr>
      </w:pPr>
      <w:r>
        <w:rPr>
          <w:b/>
        </w:rPr>
        <w:t>CLOSED.</w:t>
      </w:r>
    </w:p>
  </w:comment>
  <w:comment w:id="5532" w:author="Per Skillermark" w:date="2016-06-08T15:16:00Z" w:initials="PS">
    <w:p w:rsidR="00745809" w:rsidRDefault="00745809">
      <w:pPr>
        <w:pStyle w:val="aff2"/>
      </w:pPr>
      <w:r>
        <w:rPr>
          <w:rStyle w:val="aff1"/>
        </w:rPr>
        <w:annotationRef/>
      </w:r>
      <w:r>
        <w:t>Same as above</w:t>
      </w:r>
    </w:p>
    <w:p w:rsidR="00745809" w:rsidRDefault="00745809">
      <w:pPr>
        <w:pStyle w:val="aff2"/>
      </w:pPr>
    </w:p>
    <w:p w:rsidR="00745809" w:rsidRDefault="00745809">
      <w:pPr>
        <w:pStyle w:val="aff2"/>
        <w:rPr>
          <w:b/>
        </w:rPr>
      </w:pPr>
      <w:r>
        <w:rPr>
          <w:b/>
        </w:rPr>
        <w:t>CSWG: changed.</w:t>
      </w:r>
    </w:p>
    <w:p w:rsidR="00745809" w:rsidRDefault="00745809">
      <w:pPr>
        <w:pStyle w:val="aff2"/>
        <w:rPr>
          <w:b/>
        </w:rPr>
      </w:pPr>
    </w:p>
    <w:p w:rsidR="00745809" w:rsidRDefault="00745809">
      <w:pPr>
        <w:pStyle w:val="aff2"/>
      </w:pPr>
      <w:r>
        <w:rPr>
          <w:b/>
        </w:rPr>
        <w:t>CLOSED.</w:t>
      </w:r>
    </w:p>
  </w:comment>
  <w:comment w:id="5585" w:author="Clive D.W. Feather" w:date="2016-05-05T17:43:00Z" w:initials="CDWF">
    <w:p w:rsidR="00745809" w:rsidRDefault="00745809">
      <w:pPr>
        <w:pStyle w:val="aff2"/>
      </w:pPr>
      <w:r>
        <w:rPr>
          <w:rStyle w:val="aff1"/>
        </w:rPr>
        <w:annotationRef/>
      </w:r>
      <w:r>
        <w:t>Brought into line with AE r16.</w:t>
      </w:r>
    </w:p>
    <w:p w:rsidR="00745809" w:rsidRDefault="00745809">
      <w:pPr>
        <w:pStyle w:val="aff2"/>
      </w:pPr>
    </w:p>
    <w:p w:rsidR="00745809" w:rsidRPr="007D46BC" w:rsidRDefault="00745809" w:rsidP="003C589D">
      <w:pPr>
        <w:pStyle w:val="aff2"/>
        <w:rPr>
          <w:b/>
        </w:rPr>
      </w:pPr>
      <w:r w:rsidRPr="007D46BC">
        <w:rPr>
          <w:b/>
        </w:rPr>
        <w:t xml:space="preserve">MB: </w:t>
      </w:r>
      <w:r>
        <w:rPr>
          <w:b/>
        </w:rPr>
        <w:t>Ok</w:t>
      </w:r>
      <w:r w:rsidRPr="007D46BC">
        <w:rPr>
          <w:b/>
        </w:rPr>
        <w:t>.</w:t>
      </w:r>
    </w:p>
    <w:p w:rsidR="00745809" w:rsidRPr="007D46BC" w:rsidRDefault="00745809" w:rsidP="003C589D">
      <w:pPr>
        <w:pStyle w:val="aff2"/>
        <w:rPr>
          <w:b/>
        </w:rPr>
      </w:pPr>
    </w:p>
    <w:p w:rsidR="00745809" w:rsidRDefault="00745809" w:rsidP="003C589D">
      <w:pPr>
        <w:pStyle w:val="aff2"/>
      </w:pPr>
      <w:r w:rsidRPr="007D46BC">
        <w:rPr>
          <w:b/>
        </w:rPr>
        <w:t>CLOSED.</w:t>
      </w:r>
    </w:p>
  </w:comment>
  <w:comment w:id="5588" w:author="Per Skillermark" w:date="2016-06-08T20:44:00Z" w:initials="PS">
    <w:p w:rsidR="00745809" w:rsidRPr="00F56ED0" w:rsidRDefault="00745809" w:rsidP="00867053">
      <w:pPr>
        <w:pStyle w:val="aff2"/>
      </w:pPr>
      <w:r>
        <w:rPr>
          <w:rStyle w:val="aff1"/>
        </w:rPr>
        <w:annotationRef/>
      </w:r>
      <w:r>
        <w:t>Here the size/length of the supplement is described in seconds, while the other parts of the packet is described in octets. Have you considered describing the supplement in octets/bits as well, similar to, e.g., how the length of the supplement is described in “</w:t>
      </w:r>
      <w:r w:rsidRPr="00867053">
        <w:t xml:space="preserve">[NEW SECTION] </w:t>
      </w:r>
      <w:r w:rsidRPr="00F56ED0">
        <w:t>4.1.X Supplemental</w:t>
      </w:r>
    </w:p>
    <w:p w:rsidR="00745809" w:rsidRDefault="00745809">
      <w:pPr>
        <w:pStyle w:val="aff2"/>
      </w:pPr>
      <w:r>
        <w:t>”</w:t>
      </w:r>
    </w:p>
    <w:p w:rsidR="00745809" w:rsidRDefault="00745809">
      <w:pPr>
        <w:pStyle w:val="aff2"/>
        <w:rPr>
          <w:b/>
        </w:rPr>
      </w:pPr>
      <w:r>
        <w:rPr>
          <w:b/>
        </w:rPr>
        <w:t>CSWG: the Supplemental can be transmitted on 1M or 2M, so we represent it in time, not bits.</w:t>
      </w:r>
    </w:p>
    <w:p w:rsidR="00745809" w:rsidRDefault="00745809">
      <w:pPr>
        <w:pStyle w:val="aff2"/>
        <w:rPr>
          <w:b/>
        </w:rPr>
      </w:pPr>
    </w:p>
    <w:p w:rsidR="00745809" w:rsidRDefault="00745809">
      <w:pPr>
        <w:pStyle w:val="aff2"/>
      </w:pPr>
      <w:r>
        <w:rPr>
          <w:b/>
        </w:rPr>
        <w:t>CLOSED.</w:t>
      </w:r>
    </w:p>
  </w:comment>
  <w:comment w:id="5607" w:author="Rasmus Abildgren" w:date="2016-06-09T15:54:00Z" w:initials="RA">
    <w:p w:rsidR="00745809" w:rsidRDefault="00745809">
      <w:pPr>
        <w:pStyle w:val="aff2"/>
      </w:pPr>
      <w:r>
        <w:rPr>
          <w:rStyle w:val="aff1"/>
        </w:rPr>
        <w:annotationRef/>
      </w:r>
      <w:r>
        <w:t>Sure that this not read like one second</w:t>
      </w:r>
    </w:p>
    <w:p w:rsidR="00745809" w:rsidRDefault="00745809">
      <w:pPr>
        <w:pStyle w:val="aff2"/>
      </w:pPr>
    </w:p>
    <w:p w:rsidR="00745809" w:rsidRPr="00E6460A" w:rsidRDefault="00745809" w:rsidP="00824226">
      <w:pPr>
        <w:pStyle w:val="aff2"/>
        <w:rPr>
          <w:b/>
        </w:rPr>
      </w:pPr>
      <w:r>
        <w:rPr>
          <w:b/>
        </w:rPr>
        <w:t>CSWG: agreed that this was not ambiguous when read in context</w:t>
      </w:r>
      <w:r w:rsidRPr="00E6460A">
        <w:rPr>
          <w:b/>
        </w:rPr>
        <w:t>.</w:t>
      </w:r>
    </w:p>
    <w:p w:rsidR="00745809" w:rsidRPr="00E6460A" w:rsidRDefault="00745809" w:rsidP="00824226">
      <w:pPr>
        <w:pStyle w:val="aff2"/>
        <w:rPr>
          <w:b/>
        </w:rPr>
      </w:pPr>
    </w:p>
    <w:p w:rsidR="00745809" w:rsidRDefault="00745809" w:rsidP="00824226">
      <w:pPr>
        <w:pStyle w:val="aff2"/>
      </w:pPr>
      <w:r w:rsidRPr="00E6460A">
        <w:rPr>
          <w:b/>
        </w:rPr>
        <w:t>CLOSED.</w:t>
      </w:r>
    </w:p>
  </w:comment>
  <w:comment w:id="5663" w:author="Per Skillermark" w:date="2016-06-08T15:31:00Z" w:initials="PS">
    <w:p w:rsidR="00745809" w:rsidRDefault="00745809">
      <w:pPr>
        <w:pStyle w:val="aff2"/>
      </w:pPr>
      <w:r>
        <w:rPr>
          <w:rStyle w:val="aff1"/>
        </w:rPr>
        <w:annotationRef/>
      </w:r>
      <w:r>
        <w:t>For clarity, please clarify if the peer must have transmitted all of these three, or if it is sufficient if the peer has transmitted any of these.</w:t>
      </w:r>
    </w:p>
    <w:p w:rsidR="00745809" w:rsidRDefault="00745809">
      <w:pPr>
        <w:pStyle w:val="aff2"/>
      </w:pPr>
    </w:p>
    <w:p w:rsidR="00745809" w:rsidRDefault="00745809">
      <w:pPr>
        <w:pStyle w:val="aff2"/>
        <w:rPr>
          <w:b/>
        </w:rPr>
      </w:pPr>
      <w:r>
        <w:rPr>
          <w:b/>
        </w:rPr>
        <w:t>CSWG: added “any of”.</w:t>
      </w:r>
    </w:p>
    <w:p w:rsidR="00745809" w:rsidRDefault="00745809">
      <w:pPr>
        <w:pStyle w:val="aff2"/>
        <w:rPr>
          <w:b/>
        </w:rPr>
      </w:pPr>
    </w:p>
    <w:p w:rsidR="00745809" w:rsidRDefault="00745809">
      <w:pPr>
        <w:pStyle w:val="aff2"/>
      </w:pPr>
      <w:r>
        <w:rPr>
          <w:b/>
        </w:rPr>
        <w:t>CLOSED.</w:t>
      </w:r>
    </w:p>
  </w:comment>
  <w:comment w:id="5769" w:author="Clive D.W. Feather" w:date="2016-05-05T17:43:00Z" w:initials="CDWF">
    <w:p w:rsidR="00745809" w:rsidRDefault="00745809">
      <w:pPr>
        <w:pStyle w:val="aff2"/>
      </w:pPr>
      <w:r>
        <w:rPr>
          <w:rStyle w:val="aff1"/>
        </w:rPr>
        <w:annotationRef/>
      </w:r>
      <w:r>
        <w:t>I don’t like this wording.</w:t>
      </w:r>
    </w:p>
    <w:p w:rsidR="00745809" w:rsidRDefault="00745809">
      <w:pPr>
        <w:pStyle w:val="aff2"/>
      </w:pPr>
    </w:p>
    <w:p w:rsidR="00745809" w:rsidRDefault="00745809">
      <w:pPr>
        <w:pStyle w:val="aff2"/>
      </w:pPr>
      <w:r>
        <w:t>The term “reference antenna” isn’t used anywhere else in the document. For AoA Tx/AoA Rx there is just the one antenna. For AoD Tx/AoA Rx the antennae are just called the first antenna, the second antenna, etc., with the first antenna being used during the guard period and reference period.</w:t>
      </w:r>
    </w:p>
    <w:p w:rsidR="00745809" w:rsidRDefault="00745809">
      <w:pPr>
        <w:pStyle w:val="aff2"/>
      </w:pPr>
    </w:p>
    <w:p w:rsidR="00745809" w:rsidRDefault="00745809">
      <w:pPr>
        <w:pStyle w:val="aff2"/>
      </w:pPr>
      <w:r>
        <w:t>The purpose of the reference period is given in 6A4.X (2.4.1 of this document) and in 6B2.X.4 (2.5.7.4 of this document).</w:t>
      </w:r>
    </w:p>
    <w:p w:rsidR="00745809" w:rsidRDefault="00745809">
      <w:pPr>
        <w:pStyle w:val="aff2"/>
      </w:pPr>
    </w:p>
    <w:p w:rsidR="00745809" w:rsidRDefault="00745809">
      <w:pPr>
        <w:pStyle w:val="aff2"/>
      </w:pPr>
      <w:r>
        <w:t>This section doesn’t say which antenna is used for all the other periods; what’s special about this one?</w:t>
      </w:r>
    </w:p>
    <w:p w:rsidR="00745809" w:rsidRDefault="00745809">
      <w:pPr>
        <w:pStyle w:val="aff2"/>
      </w:pPr>
    </w:p>
    <w:p w:rsidR="00745809" w:rsidRDefault="00745809">
      <w:pPr>
        <w:pStyle w:val="aff2"/>
      </w:pPr>
      <w:r>
        <w:t>I see this was added following a comment “BH: can we define reference period”. This text *does* define “reference period” – it’s the 8 µs that follow the guard period. Nothing more is needed.</w:t>
      </w:r>
    </w:p>
    <w:p w:rsidR="00745809" w:rsidRDefault="00745809">
      <w:pPr>
        <w:pStyle w:val="aff2"/>
      </w:pPr>
    </w:p>
    <w:p w:rsidR="00745809" w:rsidRDefault="00745809">
      <w:pPr>
        <w:pStyle w:val="aff2"/>
        <w:rPr>
          <w:b/>
        </w:rPr>
      </w:pPr>
      <w:r>
        <w:rPr>
          <w:b/>
        </w:rPr>
        <w:t>CSWG: Agreed to delete these words.</w:t>
      </w:r>
    </w:p>
    <w:p w:rsidR="00745809" w:rsidRDefault="00745809">
      <w:pPr>
        <w:pStyle w:val="aff2"/>
        <w:rPr>
          <w:b/>
        </w:rPr>
      </w:pPr>
    </w:p>
    <w:p w:rsidR="00745809" w:rsidRDefault="00745809">
      <w:pPr>
        <w:pStyle w:val="aff2"/>
      </w:pPr>
      <w:r>
        <w:rPr>
          <w:b/>
        </w:rPr>
        <w:t>CLOSED.</w:t>
      </w:r>
    </w:p>
  </w:comment>
  <w:comment w:id="5776" w:author="Chris Reisinger" w:date="2016-05-18T12:21:00Z" w:initials="CR">
    <w:p w:rsidR="00745809" w:rsidRDefault="00745809">
      <w:pPr>
        <w:pStyle w:val="aff2"/>
      </w:pPr>
      <w:r>
        <w:rPr>
          <w:rStyle w:val="aff1"/>
        </w:rPr>
        <w:annotationRef/>
      </w:r>
      <w:r>
        <w:t>Global edit. Hyphenate.</w:t>
      </w:r>
    </w:p>
    <w:p w:rsidR="00745809" w:rsidRDefault="00745809">
      <w:pPr>
        <w:pStyle w:val="aff2"/>
      </w:pPr>
    </w:p>
    <w:p w:rsidR="00745809" w:rsidRPr="003C589D" w:rsidRDefault="00745809">
      <w:pPr>
        <w:pStyle w:val="aff2"/>
        <w:rPr>
          <w:b/>
        </w:rPr>
      </w:pPr>
      <w:r w:rsidRPr="003C589D">
        <w:rPr>
          <w:b/>
        </w:rPr>
        <w:t>MB: Ok.</w:t>
      </w:r>
    </w:p>
    <w:p w:rsidR="00745809" w:rsidRPr="003C589D" w:rsidRDefault="00745809">
      <w:pPr>
        <w:pStyle w:val="aff2"/>
        <w:rPr>
          <w:b/>
        </w:rPr>
      </w:pPr>
    </w:p>
    <w:p w:rsidR="00745809" w:rsidRDefault="00745809">
      <w:pPr>
        <w:pStyle w:val="aff2"/>
      </w:pPr>
      <w:r w:rsidRPr="003C589D">
        <w:rPr>
          <w:b/>
        </w:rPr>
        <w:t>CLOSED.</w:t>
      </w:r>
    </w:p>
  </w:comment>
  <w:comment w:id="5796" w:author="Clive D.W. Feather" w:date="2016-05-05T17:43:00Z" w:initials="CDWF">
    <w:p w:rsidR="00745809" w:rsidRDefault="00745809">
      <w:pPr>
        <w:pStyle w:val="aff2"/>
      </w:pPr>
      <w:r>
        <w:rPr>
          <w:rStyle w:val="aff1"/>
        </w:rPr>
        <w:annotationRef/>
      </w:r>
      <w:r>
        <w:t>I don’t think the AoA transmit row is correct. In AoA transmit there’s just a continuous transmission with no breakdown into “slots” and “periods”. It’s only the recipient that makes that distinction.</w:t>
      </w:r>
    </w:p>
    <w:p w:rsidR="00745809" w:rsidRDefault="00745809">
      <w:pPr>
        <w:pStyle w:val="aff2"/>
      </w:pPr>
    </w:p>
    <w:p w:rsidR="00745809" w:rsidRDefault="00745809">
      <w:pPr>
        <w:pStyle w:val="aff2"/>
      </w:pPr>
      <w:r>
        <w:t>The whole thing should be one box “Continuous transmission”.</w:t>
      </w:r>
    </w:p>
    <w:p w:rsidR="00745809" w:rsidRDefault="00745809">
      <w:pPr>
        <w:pStyle w:val="aff2"/>
      </w:pPr>
    </w:p>
    <w:p w:rsidR="00745809" w:rsidRDefault="00745809">
      <w:pPr>
        <w:pStyle w:val="aff2"/>
        <w:rPr>
          <w:b/>
        </w:rPr>
      </w:pPr>
      <w:r>
        <w:rPr>
          <w:b/>
        </w:rPr>
        <w:t>MB: Agreed and fixed.</w:t>
      </w:r>
    </w:p>
    <w:p w:rsidR="00745809" w:rsidRDefault="00745809">
      <w:pPr>
        <w:pStyle w:val="aff2"/>
        <w:rPr>
          <w:b/>
        </w:rPr>
      </w:pPr>
    </w:p>
    <w:p w:rsidR="00745809" w:rsidRPr="003C589D" w:rsidRDefault="00745809">
      <w:pPr>
        <w:pStyle w:val="aff2"/>
        <w:rPr>
          <w:b/>
        </w:rPr>
      </w:pPr>
      <w:r>
        <w:rPr>
          <w:b/>
        </w:rPr>
        <w:t>CLOSED.</w:t>
      </w:r>
    </w:p>
  </w:comment>
  <w:comment w:id="5800" w:author="Clive D.W. Feather" w:date="2016-05-05T17:43:00Z" w:initials="CDWF">
    <w:p w:rsidR="00745809" w:rsidRDefault="00745809">
      <w:pPr>
        <w:pStyle w:val="aff2"/>
      </w:pPr>
      <w:r>
        <w:rPr>
          <w:rStyle w:val="aff1"/>
        </w:rPr>
        <w:annotationRef/>
      </w:r>
      <w:r>
        <w:t>This text duplicates the contents of 2.X.3 just below. Delete it and move the remaining sentence to above the figure (I would merge it with the previous paragraph).</w:t>
      </w:r>
    </w:p>
    <w:p w:rsidR="00745809" w:rsidRDefault="00745809">
      <w:pPr>
        <w:pStyle w:val="aff2"/>
      </w:pPr>
    </w:p>
    <w:p w:rsidR="00745809" w:rsidRDefault="00745809">
      <w:pPr>
        <w:pStyle w:val="aff2"/>
        <w:rPr>
          <w:b/>
        </w:rPr>
      </w:pPr>
      <w:r>
        <w:rPr>
          <w:b/>
        </w:rPr>
        <w:t>MB: Done.</w:t>
      </w:r>
    </w:p>
    <w:p w:rsidR="00745809" w:rsidRDefault="00745809">
      <w:pPr>
        <w:pStyle w:val="aff2"/>
        <w:rPr>
          <w:b/>
        </w:rPr>
      </w:pPr>
    </w:p>
    <w:p w:rsidR="00745809" w:rsidRPr="003C589D" w:rsidRDefault="00745809">
      <w:pPr>
        <w:pStyle w:val="aff2"/>
        <w:rPr>
          <w:b/>
          <w:strike/>
        </w:rPr>
      </w:pPr>
      <w:r>
        <w:rPr>
          <w:b/>
        </w:rPr>
        <w:t>CLOSED.</w:t>
      </w:r>
    </w:p>
  </w:comment>
  <w:comment w:id="5848" w:author="Chris Reisinger" w:date="2016-05-12T14:37:00Z" w:initials="CR">
    <w:p w:rsidR="00745809" w:rsidRDefault="00745809">
      <w:pPr>
        <w:pStyle w:val="aff2"/>
      </w:pPr>
      <w:r>
        <w:rPr>
          <w:rStyle w:val="aff1"/>
        </w:rPr>
        <w:annotationRef/>
      </w:r>
      <w:r>
        <w:t>Capitalization necessary? Consider lowercase.</w:t>
      </w:r>
    </w:p>
    <w:p w:rsidR="00745809" w:rsidRDefault="00745809">
      <w:pPr>
        <w:pStyle w:val="aff2"/>
      </w:pPr>
    </w:p>
    <w:p w:rsidR="00745809" w:rsidRPr="003C589D" w:rsidRDefault="00745809" w:rsidP="003C589D">
      <w:pPr>
        <w:pStyle w:val="aff2"/>
        <w:rPr>
          <w:b/>
        </w:rPr>
      </w:pPr>
      <w:r>
        <w:rPr>
          <w:b/>
        </w:rPr>
        <w:t>MB: Done</w:t>
      </w:r>
      <w:r w:rsidRPr="003C589D">
        <w:rPr>
          <w:b/>
        </w:rPr>
        <w:t>.</w:t>
      </w:r>
    </w:p>
    <w:p w:rsidR="00745809" w:rsidRPr="003C589D" w:rsidRDefault="00745809" w:rsidP="003C589D">
      <w:pPr>
        <w:pStyle w:val="aff2"/>
        <w:rPr>
          <w:b/>
        </w:rPr>
      </w:pPr>
    </w:p>
    <w:p w:rsidR="00745809" w:rsidRDefault="00745809" w:rsidP="003C589D">
      <w:pPr>
        <w:pStyle w:val="aff2"/>
      </w:pPr>
      <w:r w:rsidRPr="003C589D">
        <w:rPr>
          <w:b/>
        </w:rPr>
        <w:t>CLOSED.</w:t>
      </w:r>
    </w:p>
  </w:comment>
  <w:comment w:id="5849" w:author="Chris Reisinger" w:date="2016-05-18T13:54:00Z" w:initials="CR">
    <w:p w:rsidR="00745809" w:rsidRDefault="00745809">
      <w:pPr>
        <w:pStyle w:val="aff2"/>
      </w:pPr>
      <w:r>
        <w:rPr>
          <w:rStyle w:val="aff1"/>
        </w:rPr>
        <w:annotationRef/>
      </w:r>
      <w:r>
        <w:t>Set in lowercase.</w:t>
      </w:r>
    </w:p>
    <w:p w:rsidR="00745809" w:rsidRDefault="00745809">
      <w:pPr>
        <w:pStyle w:val="aff2"/>
      </w:pPr>
    </w:p>
    <w:p w:rsidR="00745809" w:rsidRPr="003C589D" w:rsidRDefault="00745809" w:rsidP="003C589D">
      <w:pPr>
        <w:pStyle w:val="aff2"/>
        <w:rPr>
          <w:b/>
        </w:rPr>
      </w:pPr>
      <w:r>
        <w:rPr>
          <w:b/>
        </w:rPr>
        <w:t>MB: Done</w:t>
      </w:r>
      <w:r w:rsidRPr="003C589D">
        <w:rPr>
          <w:b/>
        </w:rPr>
        <w:t>.</w:t>
      </w:r>
    </w:p>
    <w:p w:rsidR="00745809" w:rsidRPr="003C589D" w:rsidRDefault="00745809" w:rsidP="003C589D">
      <w:pPr>
        <w:pStyle w:val="aff2"/>
        <w:rPr>
          <w:b/>
        </w:rPr>
      </w:pPr>
    </w:p>
    <w:p w:rsidR="00745809" w:rsidRDefault="00745809" w:rsidP="003C589D">
      <w:pPr>
        <w:pStyle w:val="aff2"/>
      </w:pPr>
      <w:r w:rsidRPr="003C589D">
        <w:rPr>
          <w:b/>
        </w:rPr>
        <w:t>CLOSED.</w:t>
      </w:r>
    </w:p>
  </w:comment>
  <w:comment w:id="5871" w:author="Lefeuvre, Florian" w:date="2016-06-15T21:09:00Z" w:initials="LF">
    <w:p w:rsidR="00745809" w:rsidRDefault="00745809">
      <w:pPr>
        <w:pStyle w:val="aff2"/>
      </w:pPr>
      <w:r>
        <w:rPr>
          <w:rStyle w:val="aff1"/>
        </w:rPr>
        <w:annotationRef/>
      </w:r>
      <w:r>
        <w:t>If a LL_SUPPLEMENTAL_RSP is being send and the requested supplemental type is AoD, the antenna switching should be done at the rate of the requested type, right?</w:t>
      </w:r>
    </w:p>
    <w:p w:rsidR="00745809" w:rsidRDefault="00745809">
      <w:pPr>
        <w:pStyle w:val="aff2"/>
      </w:pPr>
    </w:p>
    <w:p w:rsidR="00745809" w:rsidRPr="00485916" w:rsidRDefault="00745809">
      <w:pPr>
        <w:pStyle w:val="aff2"/>
        <w:rPr>
          <w:b/>
        </w:rPr>
      </w:pPr>
      <w:r w:rsidRPr="00485916">
        <w:rPr>
          <w:b/>
        </w:rPr>
        <w:t>CSWG: changed text.</w:t>
      </w:r>
    </w:p>
    <w:p w:rsidR="00745809" w:rsidRPr="00485916" w:rsidRDefault="00745809">
      <w:pPr>
        <w:pStyle w:val="aff2"/>
        <w:rPr>
          <w:b/>
        </w:rPr>
      </w:pPr>
    </w:p>
    <w:p w:rsidR="00745809" w:rsidRDefault="00745809">
      <w:pPr>
        <w:pStyle w:val="aff2"/>
      </w:pPr>
      <w:r w:rsidRPr="00485916">
        <w:rPr>
          <w:b/>
        </w:rPr>
        <w:t>CLOSED.</w:t>
      </w:r>
    </w:p>
  </w:comment>
  <w:comment w:id="5925" w:author="Clive D.W. Feather" w:date="2016-05-05T17:43:00Z" w:initials="CDWF">
    <w:p w:rsidR="00745809" w:rsidRDefault="00745809">
      <w:pPr>
        <w:pStyle w:val="aff2"/>
      </w:pPr>
      <w:r>
        <w:rPr>
          <w:rStyle w:val="aff1"/>
        </w:rPr>
        <w:annotationRef/>
      </w:r>
      <w:r>
        <w:t>Given we got it wrong in HCI, let’s be really clear.</w:t>
      </w:r>
    </w:p>
    <w:p w:rsidR="00745809" w:rsidRDefault="00745809">
      <w:pPr>
        <w:pStyle w:val="aff2"/>
      </w:pPr>
    </w:p>
    <w:p w:rsidR="00745809" w:rsidRPr="003C589D" w:rsidRDefault="00745809" w:rsidP="003C589D">
      <w:pPr>
        <w:pStyle w:val="aff2"/>
        <w:rPr>
          <w:b/>
        </w:rPr>
      </w:pPr>
      <w:r w:rsidRPr="003C589D">
        <w:rPr>
          <w:b/>
        </w:rPr>
        <w:t>MB: Ok.</w:t>
      </w:r>
    </w:p>
    <w:p w:rsidR="00745809" w:rsidRPr="003C589D" w:rsidRDefault="00745809" w:rsidP="003C589D">
      <w:pPr>
        <w:pStyle w:val="aff2"/>
        <w:rPr>
          <w:b/>
        </w:rPr>
      </w:pPr>
    </w:p>
    <w:p w:rsidR="00745809" w:rsidRDefault="00745809" w:rsidP="003C589D">
      <w:pPr>
        <w:pStyle w:val="aff2"/>
      </w:pPr>
      <w:r w:rsidRPr="003C589D">
        <w:rPr>
          <w:b/>
        </w:rPr>
        <w:t>CLOSED.</w:t>
      </w:r>
    </w:p>
  </w:comment>
  <w:comment w:id="5927" w:author="Clive D.W. Feather" w:date="2016-05-05T17:43:00Z" w:initials="CDWF">
    <w:p w:rsidR="00745809" w:rsidRDefault="00745809">
      <w:pPr>
        <w:pStyle w:val="aff2"/>
      </w:pPr>
      <w:r>
        <w:rPr>
          <w:rStyle w:val="aff1"/>
        </w:rPr>
        <w:annotationRef/>
      </w:r>
      <w:r>
        <w:t>We’re recommending something so as to get good quality data. We should not be mandating anything. Compare the first sentence.</w:t>
      </w:r>
    </w:p>
    <w:p w:rsidR="00745809" w:rsidRDefault="00745809">
      <w:pPr>
        <w:pStyle w:val="aff2"/>
      </w:pPr>
    </w:p>
    <w:p w:rsidR="00745809" w:rsidRPr="003C589D" w:rsidRDefault="00745809" w:rsidP="003C589D">
      <w:pPr>
        <w:pStyle w:val="aff2"/>
        <w:rPr>
          <w:b/>
        </w:rPr>
      </w:pPr>
      <w:r>
        <w:rPr>
          <w:b/>
        </w:rPr>
        <w:t>MB: Agreed. And it’s a note</w:t>
      </w:r>
      <w:r w:rsidRPr="003C589D">
        <w:rPr>
          <w:b/>
        </w:rPr>
        <w:t>.</w:t>
      </w:r>
    </w:p>
    <w:p w:rsidR="00745809" w:rsidRPr="003C589D" w:rsidRDefault="00745809" w:rsidP="003C589D">
      <w:pPr>
        <w:pStyle w:val="aff2"/>
        <w:rPr>
          <w:b/>
        </w:rPr>
      </w:pPr>
    </w:p>
    <w:p w:rsidR="00745809" w:rsidRDefault="00745809" w:rsidP="003C589D">
      <w:pPr>
        <w:pStyle w:val="aff2"/>
      </w:pPr>
      <w:r w:rsidRPr="003C589D">
        <w:rPr>
          <w:b/>
        </w:rPr>
        <w:t>CLOSED.</w:t>
      </w:r>
    </w:p>
  </w:comment>
  <w:comment w:id="6051" w:author="Lefeuvre, Florian" w:date="2016-06-15T19:52:00Z" w:initials="LF">
    <w:p w:rsidR="00745809" w:rsidRDefault="00745809">
      <w:pPr>
        <w:pStyle w:val="aff2"/>
      </w:pPr>
      <w:r>
        <w:rPr>
          <w:rStyle w:val="aff1"/>
        </w:rPr>
        <w:annotationRef/>
      </w:r>
      <w:r>
        <w:t>Is it possible to rephrase this? it is confusing since ar first read I believe the “If” was meant for the previous paragraph. Or maybe remove the empy line before the “Then”?</w:t>
      </w:r>
    </w:p>
    <w:p w:rsidR="00745809" w:rsidRDefault="00745809">
      <w:pPr>
        <w:pStyle w:val="aff2"/>
      </w:pPr>
    </w:p>
    <w:p w:rsidR="00745809" w:rsidRPr="00485916" w:rsidRDefault="00745809">
      <w:pPr>
        <w:pStyle w:val="aff2"/>
        <w:rPr>
          <w:b/>
        </w:rPr>
      </w:pPr>
      <w:r w:rsidRPr="00485916">
        <w:rPr>
          <w:b/>
        </w:rPr>
        <w:t>CSWG: rephrased.</w:t>
      </w:r>
    </w:p>
    <w:p w:rsidR="00745809" w:rsidRPr="00485916" w:rsidRDefault="00745809">
      <w:pPr>
        <w:pStyle w:val="aff2"/>
        <w:rPr>
          <w:b/>
        </w:rPr>
      </w:pPr>
    </w:p>
    <w:p w:rsidR="00745809" w:rsidRDefault="00745809">
      <w:pPr>
        <w:pStyle w:val="aff2"/>
      </w:pPr>
      <w:r w:rsidRPr="00485916">
        <w:rPr>
          <w:b/>
        </w:rPr>
        <w:t>CLOSED.</w:t>
      </w:r>
    </w:p>
  </w:comment>
  <w:comment w:id="6062" w:author="Chris Reisinger" w:date="2016-05-18T12:28:00Z" w:initials="CR">
    <w:p w:rsidR="00745809" w:rsidRDefault="00745809">
      <w:pPr>
        <w:pStyle w:val="aff2"/>
      </w:pPr>
      <w:r>
        <w:rPr>
          <w:rStyle w:val="aff1"/>
        </w:rPr>
        <w:annotationRef/>
      </w:r>
      <w:r>
        <w:t>Inserted paragraph break.</w:t>
      </w:r>
    </w:p>
    <w:p w:rsidR="00745809" w:rsidRDefault="00745809">
      <w:pPr>
        <w:pStyle w:val="aff2"/>
      </w:pPr>
    </w:p>
    <w:p w:rsidR="00745809" w:rsidRPr="003C589D" w:rsidRDefault="00745809" w:rsidP="003C589D">
      <w:pPr>
        <w:pStyle w:val="aff2"/>
        <w:rPr>
          <w:b/>
        </w:rPr>
      </w:pPr>
      <w:r w:rsidRPr="003C589D">
        <w:rPr>
          <w:b/>
        </w:rPr>
        <w:t>MB: Ok.</w:t>
      </w:r>
    </w:p>
    <w:p w:rsidR="00745809" w:rsidRPr="003C589D" w:rsidRDefault="00745809" w:rsidP="003C589D">
      <w:pPr>
        <w:pStyle w:val="aff2"/>
        <w:rPr>
          <w:b/>
        </w:rPr>
      </w:pPr>
    </w:p>
    <w:p w:rsidR="00745809" w:rsidRDefault="00745809" w:rsidP="003C589D">
      <w:pPr>
        <w:pStyle w:val="aff2"/>
      </w:pPr>
      <w:r w:rsidRPr="003C589D">
        <w:rPr>
          <w:b/>
        </w:rPr>
        <w:t>CLOSED.</w:t>
      </w:r>
    </w:p>
  </w:comment>
  <w:comment w:id="6063" w:author="Lefeuvre, Florian" w:date="2016-06-15T20:10:00Z" w:initials="LF">
    <w:p w:rsidR="00745809" w:rsidRDefault="00745809">
      <w:pPr>
        <w:pStyle w:val="aff2"/>
      </w:pPr>
      <w:r>
        <w:rPr>
          <w:rStyle w:val="aff1"/>
        </w:rPr>
        <w:annotationRef/>
      </w:r>
      <w:r>
        <w:t>In the case where the feature is not supported, shouldn;’t the remote device answer LL_UNKNOW_RSP instead of LL_REJECT_EXT_IND Pdu?</w:t>
      </w:r>
    </w:p>
    <w:p w:rsidR="00745809" w:rsidRDefault="00745809">
      <w:pPr>
        <w:pStyle w:val="aff2"/>
      </w:pPr>
    </w:p>
    <w:p w:rsidR="00745809" w:rsidRPr="00485916" w:rsidRDefault="00745809">
      <w:pPr>
        <w:pStyle w:val="aff2"/>
        <w:rPr>
          <w:b/>
        </w:rPr>
      </w:pPr>
      <w:r w:rsidRPr="00485916">
        <w:rPr>
          <w:b/>
        </w:rPr>
        <w:t>CSWG: added text.</w:t>
      </w:r>
    </w:p>
    <w:p w:rsidR="00745809" w:rsidRPr="00485916" w:rsidRDefault="00745809">
      <w:pPr>
        <w:pStyle w:val="aff2"/>
        <w:rPr>
          <w:b/>
        </w:rPr>
      </w:pPr>
    </w:p>
    <w:p w:rsidR="00745809" w:rsidRDefault="00745809">
      <w:pPr>
        <w:pStyle w:val="aff2"/>
      </w:pPr>
      <w:r w:rsidRPr="00485916">
        <w:rPr>
          <w:b/>
        </w:rPr>
        <w:t>CLOSED.</w:t>
      </w:r>
    </w:p>
  </w:comment>
  <w:comment w:id="6106" w:author="Clive D.W. Feather" w:date="2016-05-05T17:43:00Z" w:initials="CDWF">
    <w:p w:rsidR="00745809" w:rsidRDefault="00745809">
      <w:pPr>
        <w:pStyle w:val="aff2"/>
      </w:pPr>
      <w:r>
        <w:rPr>
          <w:rStyle w:val="aff1"/>
        </w:rPr>
        <w:annotationRef/>
      </w:r>
      <w:r>
        <w:t>These procedures don’t care which device is master and which is slave. So, instead of having two MSCs for each case and making people play “spot the difference”, just put “LL A” and “LL B” in the MSCs and the text and delete figures 6.X+1, 6.X+3, and 6.X+5.</w:t>
      </w:r>
    </w:p>
    <w:p w:rsidR="00745809" w:rsidRDefault="00745809">
      <w:pPr>
        <w:pStyle w:val="aff2"/>
      </w:pPr>
    </w:p>
    <w:p w:rsidR="00745809" w:rsidRDefault="00745809">
      <w:pPr>
        <w:pStyle w:val="aff2"/>
        <w:rPr>
          <w:b/>
        </w:rPr>
      </w:pPr>
      <w:r>
        <w:rPr>
          <w:b/>
        </w:rPr>
        <w:t>MB: Done.</w:t>
      </w:r>
    </w:p>
    <w:p w:rsidR="00745809" w:rsidRDefault="00745809">
      <w:pPr>
        <w:pStyle w:val="aff2"/>
        <w:rPr>
          <w:b/>
        </w:rPr>
      </w:pPr>
    </w:p>
    <w:p w:rsidR="00745809" w:rsidRPr="003C589D" w:rsidRDefault="00745809">
      <w:pPr>
        <w:pStyle w:val="aff2"/>
        <w:rPr>
          <w:b/>
        </w:rPr>
      </w:pPr>
      <w:r>
        <w:rPr>
          <w:b/>
        </w:rPr>
        <w:t>CLOSED.</w:t>
      </w:r>
    </w:p>
  </w:comment>
  <w:comment w:id="6111" w:author="Chris Reisinger" w:date="2016-05-18T12:30:00Z" w:initials="CR">
    <w:p w:rsidR="00745809" w:rsidRDefault="00745809">
      <w:pPr>
        <w:pStyle w:val="aff2"/>
      </w:pPr>
      <w:r>
        <w:rPr>
          <w:rStyle w:val="aff1"/>
        </w:rPr>
        <w:annotationRef/>
      </w:r>
      <w:r>
        <w:t>Global edit. Consider hyphenating.</w:t>
      </w:r>
    </w:p>
    <w:p w:rsidR="00745809" w:rsidRDefault="00745809">
      <w:pPr>
        <w:pStyle w:val="aff2"/>
      </w:pPr>
    </w:p>
    <w:p w:rsidR="00745809" w:rsidRDefault="00745809">
      <w:pPr>
        <w:pStyle w:val="aff2"/>
        <w:rPr>
          <w:b/>
        </w:rPr>
      </w:pPr>
      <w:r>
        <w:rPr>
          <w:b/>
        </w:rPr>
        <w:t>MB: Done.</w:t>
      </w:r>
    </w:p>
    <w:p w:rsidR="00745809" w:rsidRDefault="00745809">
      <w:pPr>
        <w:pStyle w:val="aff2"/>
        <w:rPr>
          <w:b/>
        </w:rPr>
      </w:pPr>
    </w:p>
    <w:p w:rsidR="00745809" w:rsidRPr="003C589D" w:rsidRDefault="00745809">
      <w:pPr>
        <w:pStyle w:val="aff2"/>
        <w:rPr>
          <w:b/>
        </w:rPr>
      </w:pPr>
      <w:r>
        <w:rPr>
          <w:b/>
        </w:rPr>
        <w:t>CLOSED.</w:t>
      </w:r>
    </w:p>
  </w:comment>
  <w:comment w:id="6112" w:author="Chris Reisinger" w:date="2016-05-18T12:30:00Z" w:initials="CR">
    <w:p w:rsidR="00745809" w:rsidRDefault="00745809">
      <w:pPr>
        <w:pStyle w:val="aff2"/>
      </w:pPr>
      <w:r>
        <w:rPr>
          <w:rStyle w:val="aff1"/>
        </w:rPr>
        <w:annotationRef/>
      </w:r>
      <w:r>
        <w:t>Global edit. Consider setting in title case (capitalize).</w:t>
      </w:r>
    </w:p>
    <w:p w:rsidR="00745809" w:rsidRDefault="00745809">
      <w:pPr>
        <w:pStyle w:val="aff2"/>
      </w:pPr>
    </w:p>
    <w:p w:rsidR="00745809" w:rsidRDefault="00745809">
      <w:pPr>
        <w:pStyle w:val="aff2"/>
        <w:rPr>
          <w:b/>
        </w:rPr>
      </w:pPr>
      <w:r>
        <w:rPr>
          <w:b/>
        </w:rPr>
        <w:t>MB: Done (I hope).</w:t>
      </w:r>
    </w:p>
    <w:p w:rsidR="00745809" w:rsidRDefault="00745809">
      <w:pPr>
        <w:pStyle w:val="aff2"/>
        <w:rPr>
          <w:b/>
        </w:rPr>
      </w:pPr>
    </w:p>
    <w:p w:rsidR="00745809" w:rsidRPr="003C589D" w:rsidRDefault="00745809">
      <w:pPr>
        <w:pStyle w:val="aff2"/>
        <w:rPr>
          <w:b/>
        </w:rPr>
      </w:pPr>
      <w:r>
        <w:rPr>
          <w:b/>
        </w:rPr>
        <w:t>CLOSED.</w:t>
      </w:r>
    </w:p>
  </w:comment>
  <w:comment w:id="6357" w:author="Chris Reisinger" w:date="2016-05-18T12:36:00Z" w:initials="CR">
    <w:p w:rsidR="00745809" w:rsidRDefault="00745809">
      <w:pPr>
        <w:pStyle w:val="aff2"/>
      </w:pPr>
      <w:r>
        <w:rPr>
          <w:rStyle w:val="aff1"/>
        </w:rPr>
        <w:annotationRef/>
      </w:r>
      <w:r>
        <w:t>Is this a range? Consider replacing hyphen with en dash.</w:t>
      </w:r>
    </w:p>
    <w:p w:rsidR="00745809" w:rsidRDefault="00745809">
      <w:pPr>
        <w:pStyle w:val="aff2"/>
      </w:pPr>
    </w:p>
    <w:p w:rsidR="00745809" w:rsidRPr="003C589D" w:rsidRDefault="00745809">
      <w:pPr>
        <w:pStyle w:val="aff2"/>
        <w:rPr>
          <w:b/>
        </w:rPr>
      </w:pPr>
      <w:r w:rsidRPr="003C589D">
        <w:rPr>
          <w:b/>
        </w:rPr>
        <w:t>MB: Done.</w:t>
      </w:r>
    </w:p>
    <w:p w:rsidR="00745809" w:rsidRPr="003C589D" w:rsidRDefault="00745809">
      <w:pPr>
        <w:pStyle w:val="aff2"/>
        <w:rPr>
          <w:b/>
        </w:rPr>
      </w:pPr>
    </w:p>
    <w:p w:rsidR="00745809" w:rsidRDefault="00745809">
      <w:pPr>
        <w:pStyle w:val="aff2"/>
      </w:pPr>
      <w:r w:rsidRPr="003C589D">
        <w:rPr>
          <w:b/>
        </w:rPr>
        <w:t>CLOSED.</w:t>
      </w:r>
    </w:p>
  </w:comment>
  <w:comment w:id="6368" w:author="Chris Reisinger" w:date="2016-05-18T12:35:00Z" w:initials="CR">
    <w:p w:rsidR="00745809" w:rsidRDefault="00745809">
      <w:pPr>
        <w:pStyle w:val="aff2"/>
      </w:pPr>
      <w:r>
        <w:rPr>
          <w:rStyle w:val="aff1"/>
        </w:rPr>
        <w:annotationRef/>
      </w:r>
      <w:r>
        <w:t>Deleted extra space.</w:t>
      </w:r>
    </w:p>
    <w:p w:rsidR="00745809" w:rsidRDefault="00745809">
      <w:pPr>
        <w:pStyle w:val="aff2"/>
      </w:pPr>
    </w:p>
    <w:p w:rsidR="00745809" w:rsidRPr="003C589D" w:rsidRDefault="00745809">
      <w:pPr>
        <w:pStyle w:val="aff2"/>
        <w:rPr>
          <w:b/>
        </w:rPr>
      </w:pPr>
      <w:r w:rsidRPr="003C589D">
        <w:rPr>
          <w:b/>
        </w:rPr>
        <w:t>MB: Ok.</w:t>
      </w:r>
    </w:p>
    <w:p w:rsidR="00745809" w:rsidRPr="003C589D" w:rsidRDefault="00745809">
      <w:pPr>
        <w:pStyle w:val="aff2"/>
        <w:rPr>
          <w:b/>
        </w:rPr>
      </w:pPr>
    </w:p>
    <w:p w:rsidR="00745809" w:rsidRDefault="00745809">
      <w:pPr>
        <w:pStyle w:val="aff2"/>
      </w:pPr>
      <w:r w:rsidRPr="003C589D">
        <w:rPr>
          <w:b/>
        </w:rPr>
        <w:t>CLOSED.</w:t>
      </w:r>
    </w:p>
  </w:comment>
  <w:comment w:id="6373" w:author="Chris Reisinger" w:date="2016-05-18T12:37:00Z" w:initials="CR">
    <w:p w:rsidR="00745809" w:rsidRDefault="00745809">
      <w:pPr>
        <w:pStyle w:val="aff2"/>
      </w:pPr>
      <w:r>
        <w:rPr>
          <w:rStyle w:val="aff1"/>
        </w:rPr>
        <w:annotationRef/>
      </w:r>
      <w:r>
        <w:t>Deleted extra paragraph breaks.</w:t>
      </w:r>
    </w:p>
    <w:p w:rsidR="00745809" w:rsidRDefault="00745809">
      <w:pPr>
        <w:pStyle w:val="aff2"/>
      </w:pPr>
    </w:p>
    <w:p w:rsidR="00745809" w:rsidRPr="003C589D" w:rsidRDefault="00745809" w:rsidP="003C589D">
      <w:pPr>
        <w:pStyle w:val="aff2"/>
        <w:rPr>
          <w:b/>
        </w:rPr>
      </w:pPr>
      <w:r w:rsidRPr="003C589D">
        <w:rPr>
          <w:b/>
        </w:rPr>
        <w:t>MB: Ok.</w:t>
      </w:r>
    </w:p>
    <w:p w:rsidR="00745809" w:rsidRPr="003C589D" w:rsidRDefault="00745809" w:rsidP="003C589D">
      <w:pPr>
        <w:pStyle w:val="aff2"/>
        <w:rPr>
          <w:b/>
        </w:rPr>
      </w:pPr>
    </w:p>
    <w:p w:rsidR="00745809" w:rsidRDefault="00745809" w:rsidP="003C589D">
      <w:pPr>
        <w:pStyle w:val="aff2"/>
      </w:pPr>
      <w:r w:rsidRPr="003C589D">
        <w:rPr>
          <w:b/>
        </w:rPr>
        <w:t>CLOSED.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68C4F2" w15:done="0"/>
  <w15:commentEx w15:paraId="1BBB27EF" w15:done="0"/>
  <w15:commentEx w15:paraId="7C64515D" w15:done="0"/>
  <w15:commentEx w15:paraId="2AE4D5E9" w15:done="0"/>
  <w15:commentEx w15:paraId="556AC6AE" w15:done="0"/>
  <w15:commentEx w15:paraId="72197EAD" w15:done="0"/>
  <w15:commentEx w15:paraId="19545C83" w15:done="0"/>
  <w15:commentEx w15:paraId="4500CCEF" w15:done="0"/>
  <w15:commentEx w15:paraId="34288007" w15:done="0"/>
  <w15:commentEx w15:paraId="39318F57" w15:done="0"/>
  <w15:commentEx w15:paraId="24613986" w15:done="0"/>
  <w15:commentEx w15:paraId="799F2895" w15:done="0"/>
  <w15:commentEx w15:paraId="33FAD627" w15:done="0"/>
  <w15:commentEx w15:paraId="26C29B07" w15:done="0"/>
  <w15:commentEx w15:paraId="1F7EE6E7" w15:done="0"/>
  <w15:commentEx w15:paraId="73272E02" w15:done="0"/>
  <w15:commentEx w15:paraId="05AFF183" w15:done="0"/>
  <w15:commentEx w15:paraId="394C574B" w15:done="0"/>
  <w15:commentEx w15:paraId="3F93223C" w15:done="0"/>
  <w15:commentEx w15:paraId="26899F40" w15:done="0"/>
  <w15:commentEx w15:paraId="7F182073" w15:done="0"/>
  <w15:commentEx w15:paraId="783FD785" w15:done="0"/>
  <w15:commentEx w15:paraId="0AD3E2CA" w15:done="0"/>
  <w15:commentEx w15:paraId="7EC249F0" w15:done="0"/>
  <w15:commentEx w15:paraId="0A0CFE85" w15:done="0"/>
  <w15:commentEx w15:paraId="254DEB8D" w15:done="0"/>
  <w15:commentEx w15:paraId="01D10586" w15:done="0"/>
  <w15:commentEx w15:paraId="5BD06577" w15:done="0"/>
  <w15:commentEx w15:paraId="16BD6DF7" w15:done="0"/>
  <w15:commentEx w15:paraId="3F5CE63B" w15:done="0"/>
  <w15:commentEx w15:paraId="245ABD47" w15:done="0"/>
  <w15:commentEx w15:paraId="12AC835C" w15:done="0"/>
  <w15:commentEx w15:paraId="58F3A89E" w15:done="0"/>
  <w15:commentEx w15:paraId="04209672" w15:done="0"/>
  <w15:commentEx w15:paraId="0311D455" w15:done="0"/>
  <w15:commentEx w15:paraId="08D4442E" w15:done="0"/>
  <w15:commentEx w15:paraId="478270E7" w15:done="0"/>
  <w15:commentEx w15:paraId="167C1A24" w15:done="0"/>
  <w15:commentEx w15:paraId="7A5AC0F2" w15:done="0"/>
  <w15:commentEx w15:paraId="0EF6EEB1" w15:done="0"/>
  <w15:commentEx w15:paraId="0F33C4F4" w15:done="0"/>
  <w15:commentEx w15:paraId="4BE00138" w15:done="0"/>
  <w15:commentEx w15:paraId="61936222" w15:done="0"/>
  <w15:commentEx w15:paraId="2F309854" w15:done="0"/>
  <w15:commentEx w15:paraId="2C715378" w15:done="0"/>
  <w15:commentEx w15:paraId="11AAA21A" w15:done="0"/>
  <w15:commentEx w15:paraId="2FCD973A" w15:done="0"/>
  <w15:commentEx w15:paraId="2E5803B1" w15:done="0"/>
  <w15:commentEx w15:paraId="20E8C775" w15:done="0"/>
  <w15:commentEx w15:paraId="134E6E5C" w15:done="0"/>
  <w15:commentEx w15:paraId="5D8AEFC7" w15:done="0"/>
  <w15:commentEx w15:paraId="49A40F90" w15:done="0"/>
  <w15:commentEx w15:paraId="18556662" w15:done="0"/>
  <w15:commentEx w15:paraId="2E42D284" w15:done="0"/>
  <w15:commentEx w15:paraId="2310B174" w15:done="0"/>
  <w15:commentEx w15:paraId="38565824" w15:done="0"/>
  <w15:commentEx w15:paraId="4CE86DAC" w15:done="0"/>
  <w15:commentEx w15:paraId="2FA8E5D0" w15:done="0"/>
  <w15:commentEx w15:paraId="2D9F440B" w15:done="0"/>
  <w15:commentEx w15:paraId="5DE02249" w15:done="0"/>
  <w15:commentEx w15:paraId="1D6DC02B" w15:done="0"/>
  <w15:commentEx w15:paraId="5D84FD4F" w15:done="0"/>
  <w15:commentEx w15:paraId="4A515F65" w15:done="0"/>
  <w15:commentEx w15:paraId="03A5C4E0" w15:done="0"/>
  <w15:commentEx w15:paraId="5A4D370E" w15:done="0"/>
  <w15:commentEx w15:paraId="5533B168" w15:done="0"/>
  <w15:commentEx w15:paraId="0EA71FC3" w15:done="0"/>
  <w15:commentEx w15:paraId="13B6E049" w15:done="0"/>
  <w15:commentEx w15:paraId="79796774" w15:done="0"/>
  <w15:commentEx w15:paraId="4B16F146" w15:done="0"/>
  <w15:commentEx w15:paraId="7FAF1D03" w15:done="0"/>
  <w15:commentEx w15:paraId="629FB27C" w15:done="0"/>
  <w15:commentEx w15:paraId="5A3CE1A3" w15:done="0"/>
  <w15:commentEx w15:paraId="43ADB265" w15:done="0"/>
  <w15:commentEx w15:paraId="34BFEAA4" w15:done="0"/>
  <w15:commentEx w15:paraId="09391081" w15:done="0"/>
  <w15:commentEx w15:paraId="4C69D6CA" w15:done="0"/>
  <w15:commentEx w15:paraId="63E946BB" w15:done="0"/>
  <w15:commentEx w15:paraId="1367B5AE" w15:done="0"/>
  <w15:commentEx w15:paraId="2F32F60E" w15:done="0"/>
  <w15:commentEx w15:paraId="4AC2B0F1" w15:done="0"/>
  <w15:commentEx w15:paraId="3C52D64E" w15:done="0"/>
  <w15:commentEx w15:paraId="74E0BB72" w15:done="0"/>
  <w15:commentEx w15:paraId="12037A96" w15:done="0"/>
  <w15:commentEx w15:paraId="67933A10" w15:done="0"/>
  <w15:commentEx w15:paraId="385873B5" w15:done="0"/>
  <w15:commentEx w15:paraId="7B4E017C" w15:done="0"/>
  <w15:commentEx w15:paraId="6203B729" w15:done="0"/>
  <w15:commentEx w15:paraId="316A2B17" w15:done="0"/>
  <w15:commentEx w15:paraId="7CDB6258" w15:done="0"/>
  <w15:commentEx w15:paraId="19013CE7" w15:done="0"/>
  <w15:commentEx w15:paraId="4C8EB2CC" w15:done="0"/>
  <w15:commentEx w15:paraId="570AEFE6" w15:done="0"/>
  <w15:commentEx w15:paraId="19321DC5" w15:done="0"/>
  <w15:commentEx w15:paraId="5EFCF0E1" w15:done="0"/>
  <w15:commentEx w15:paraId="0DB24AFE" w15:done="0"/>
  <w15:commentEx w15:paraId="41B5C157" w15:done="0"/>
  <w15:commentEx w15:paraId="61F99A66" w15:done="0"/>
  <w15:commentEx w15:paraId="05C7537E" w15:done="0"/>
  <w15:commentEx w15:paraId="3FF451D4" w15:done="0"/>
  <w15:commentEx w15:paraId="7FCA3D4D" w15:done="0"/>
  <w15:commentEx w15:paraId="7F83614E" w15:done="0"/>
  <w15:commentEx w15:paraId="4B45E2BE" w15:done="0"/>
  <w15:commentEx w15:paraId="79F59774" w15:done="0"/>
  <w15:commentEx w15:paraId="19BE7CEF" w15:done="0"/>
  <w15:commentEx w15:paraId="3274D329" w15:done="0"/>
  <w15:commentEx w15:paraId="12E08FBF" w15:done="0"/>
  <w15:commentEx w15:paraId="09211B62" w15:done="0"/>
  <w15:commentEx w15:paraId="414B8C50" w15:done="0"/>
  <w15:commentEx w15:paraId="7C30332A" w15:done="0"/>
  <w15:commentEx w15:paraId="693ABB7C" w15:done="0"/>
  <w15:commentEx w15:paraId="05AD9976" w15:done="0"/>
  <w15:commentEx w15:paraId="4BD4B4C3" w15:done="0"/>
  <w15:commentEx w15:paraId="6F9F93FE" w15:done="0"/>
  <w15:commentEx w15:paraId="5D1798EF" w15:done="0"/>
  <w15:commentEx w15:paraId="581EF622" w15:done="0"/>
  <w15:commentEx w15:paraId="59A4D4E9" w15:done="0"/>
  <w15:commentEx w15:paraId="363270BF" w15:done="0"/>
  <w15:commentEx w15:paraId="62BA5616" w15:done="0"/>
  <w15:commentEx w15:paraId="6C015EF2" w15:done="0"/>
  <w15:commentEx w15:paraId="27324C9E" w15:done="0"/>
  <w15:commentEx w15:paraId="64EC1084" w15:done="0"/>
  <w15:commentEx w15:paraId="648CBFF4" w15:done="0"/>
  <w15:commentEx w15:paraId="27D75076" w15:done="0"/>
  <w15:commentEx w15:paraId="0977634D" w15:done="0"/>
  <w15:commentEx w15:paraId="718089F7" w15:done="0"/>
  <w15:commentEx w15:paraId="543D62A2" w15:done="0"/>
  <w15:commentEx w15:paraId="32D81850" w15:done="0"/>
  <w15:commentEx w15:paraId="27059BE3" w15:done="0"/>
  <w15:commentEx w15:paraId="6CAFE88A" w15:done="0"/>
  <w15:commentEx w15:paraId="54E92DE8" w15:done="0"/>
  <w15:commentEx w15:paraId="29734FDA" w15:done="0"/>
  <w15:commentEx w15:paraId="3BB59509" w15:done="0"/>
  <w15:commentEx w15:paraId="5547DC31" w15:done="0"/>
  <w15:commentEx w15:paraId="5D034975" w15:done="0"/>
  <w15:commentEx w15:paraId="1A659F22" w15:done="0"/>
  <w15:commentEx w15:paraId="512379E8" w15:done="0"/>
  <w15:commentEx w15:paraId="672D5EA4" w15:done="0"/>
  <w15:commentEx w15:paraId="77B92B12" w15:done="0"/>
  <w15:commentEx w15:paraId="42663BFC" w15:done="0"/>
  <w15:commentEx w15:paraId="0B60C5B8" w15:done="0"/>
  <w15:commentEx w15:paraId="07064017" w15:done="0"/>
  <w15:commentEx w15:paraId="4E9B6F7B" w15:done="0"/>
  <w15:commentEx w15:paraId="3EDBD753" w15:done="0"/>
  <w15:commentEx w15:paraId="14DD36CE" w15:done="0"/>
  <w15:commentEx w15:paraId="3E980210" w15:done="0"/>
  <w15:commentEx w15:paraId="4328D3DB" w15:done="0"/>
  <w15:commentEx w15:paraId="07A82444" w15:done="0"/>
  <w15:commentEx w15:paraId="172FFEE0" w15:done="0"/>
  <w15:commentEx w15:paraId="39E01F75" w15:done="0"/>
  <w15:commentEx w15:paraId="064E368A" w15:done="0"/>
  <w15:commentEx w15:paraId="1D1409D0" w15:done="0"/>
  <w15:commentEx w15:paraId="2706331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49BA" w:rsidRDefault="00F749BA" w:rsidP="00856612">
      <w:pPr>
        <w:spacing w:after="0"/>
      </w:pPr>
      <w:r>
        <w:separator/>
      </w:r>
    </w:p>
  </w:endnote>
  <w:endnote w:type="continuationSeparator" w:id="0">
    <w:p w:rsidR="00F749BA" w:rsidRDefault="00F749BA" w:rsidP="00856612">
      <w:pPr>
        <w:spacing w:after="0"/>
      </w:pPr>
      <w:r>
        <w:continuationSeparator/>
      </w:r>
    </w:p>
  </w:endnote>
  <w:endnote w:type="continuationNotice" w:id="1">
    <w:p w:rsidR="00F749BA" w:rsidRDefault="00F749BA">
      <w:pPr>
        <w:spacing w:after="0" w:line="240" w:lineRule="auto"/>
      </w:pP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Bold">
    <w:altName w:val="Times New Roman"/>
    <w:panose1 w:val="00000000000000000000"/>
    <w:charset w:val="00"/>
    <w:family w:val="auto"/>
    <w:notTrueType/>
    <w:pitch w:val="default"/>
    <w:sig w:usb0="00000003" w:usb1="00000000" w:usb2="00000000" w:usb3="00000000" w:csb0="00000001" w:csb1="00000000"/>
  </w:font>
  <w:font w:name="Arial,Italic">
    <w:altName w:val="Times New Roman"/>
    <w:charset w:val="00"/>
    <w:family w:val="auto"/>
    <w:pitch w:val="default"/>
    <w:sig w:usb0="00000003" w:usb1="00000000" w:usb2="00000000" w:usb3="00000000" w:csb0="00000001" w:csb1="00000000"/>
  </w:font>
  <w:font w:name="Helvetica-Oblique">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909236"/>
      <w:lock w:val="sdtContentLocked"/>
    </w:sdtPr>
    <w:sdtContent>
      <w:p w:rsidR="00745809" w:rsidRDefault="00745809" w:rsidP="00D82F00">
        <w:pPr>
          <w:pStyle w:val="af4"/>
        </w:pPr>
        <w:r>
          <w:t>Bluetooth SIG Proprietary &amp; Confidential</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809" w:rsidRDefault="00745809">
    <w:pPr>
      <w:pStyle w:val="af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809" w:rsidRPr="00101787" w:rsidRDefault="00745809" w:rsidP="00101787">
    <w:pPr>
      <w:pStyle w:val="af4"/>
      <w:tabs>
        <w:tab w:val="clear" w:pos="4680"/>
      </w:tabs>
      <w:rPr>
        <w:szCs w:val="16"/>
      </w:rPr>
    </w:pPr>
    <w:sdt>
      <w:sdtPr>
        <w:id w:val="1114792886"/>
        <w:lock w:val="sdtContentLocked"/>
        <w:placeholder>
          <w:docPart w:val="E9CB9113B39048C4B69265509799289A"/>
        </w:placeholder>
      </w:sdtPr>
      <w:sdtContent>
        <w:r w:rsidRPr="00184984">
          <w:rPr>
            <w:noProof/>
            <w:szCs w:val="16"/>
            <w:lang w:val="en-GB" w:eastAsia="en-GB"/>
          </w:rPr>
          <w:pict>
            <v:group id="Group 21" o:spid="_x0000_s2049" style="position:absolute;margin-left:1501.4pt;margin-top:0;width:796.3pt;height:0;z-index:-251658240;mso-wrap-distance-top:-3e-5mm;mso-wrap-distance-bottom:-3e-5mm;mso-position-horizontal:right;mso-position-horizontal-relative:page;mso-position-vertical-relative:bottom-margin-area;mso-width-relative:margin" coordsize="101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">
              <v:line id="Straight Connector 10" o:spid="_x0000_s2052" style="position:absolute;visibility:visible" from="0,0" to="906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5h0sUAAADaAAAADwAAAGRycy9kb3ducmV2LnhtbESPT2vCQBTE7wW/w/KE3upGQSvRVaSh&#10;WDzY1j/o8ZF9JtHs25BdTdpP7xYKHoeZ+Q0znbemFDeqXWFZQb8XgSBOrS44U7Dbvr+MQTiPrLG0&#10;TAp+yMF81nmaYqxtw9902/hMBAi7GBXk3lexlC7NyaDr2Yo4eCdbG/RB1pnUNTYBbko5iKKRNFhw&#10;WMixorec0svmahRc9HndJMnrwO1X0efo+Lv8OiSs1HO3XUxAeGr9I/zf/tAKhvB3Jdw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5h0sUAAADaAAAADwAAAAAAAAAA&#10;AAAAAAChAgAAZHJzL2Rvd25yZXYueG1sUEsFBgAAAAAEAAQA+QAAAJMDAAAAAA==&#10;" strokecolor="#b4b4b4" strokeweight="1.5pt"/>
              <v:line id="Straight Connector 11" o:spid="_x0000_s2051" style="position:absolute;visibility:visible" from="90932,0" to="92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Kc8sAAAADaAAAADwAAAGRycy9kb3ducmV2LnhtbESPzYrCMBSF94LvEK4wO00V1KGaisxQ&#10;cOFG7WZ2l+baFJub2kTbeXsjDMzycH4+znY32EY8qfO1YwXzWQKCuHS65kpBccmnnyB8QNbYOCYF&#10;v+Rhl41HW0y16/lEz3OoRBxhn6ICE0KbSulLQxb9zLXE0bu6zmKIsquk7rCP47aRiyRZSYs1R4LB&#10;lr4MlbfzwyrIB78szPfheG/Xx1MfwT9uQUp9TIb9BkSgIfyH/9oHrWAF7yvxBsjs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qCnPLAAAAA2gAAAA8AAAAAAAAAAAAAAAAA&#10;oQIAAGRycy9kb3ducmV2LnhtbFBLBQYAAAAABAAEAPkAAACOAwAAAAA=&#10;" strokecolor="#2260a5 [3204]" strokeweight="1.5pt"/>
              <v:line id="Straight Connector 14" o:spid="_x0000_s2050" style="position:absolute;visibility:visible" from="93065,0" to="10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MbZMUAAADcAAAADwAAAGRycy9kb3ducmV2LnhtbESPQWvCQBSE74X+h+UVeqsbQw0luopY&#10;SgvSgzYI3h7ZZxLMvk2zrxr/fVcQPA4z8w0zWwyuVSfqQ+PZwHiUgCIuvW24MlD8fLy8gQqCbLH1&#10;TAYuFGAxf3yYYW79mTd02kqlIoRDjgZqkS7XOpQ1OQwj3xFH7+B7hxJlX2nb4znCXavTJMm0w4bj&#10;Qo0drWoqj9s/ZyB8SnHZvWfj7031W+zX8jpZsTfm+WlYTkEJDXIP39pf1kCaZnA9E4+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MbZMUAAADcAAAADwAAAAAAAAAA&#10;AAAAAAChAgAAZHJzL2Rvd25yZXYueG1sUEsFBgAAAAAEAAQA+QAAAJMDAAAAAA==&#10;" strokecolor="#f60 [3205]" strokeweight="1.5pt"/>
              <w10:wrap anchorx="page" anchory="margin"/>
            </v:group>
          </w:pict>
        </w:r>
        <w:r>
          <w:t>Bluetooth SIG Proprietary &amp; Confidential</w:t>
        </w:r>
      </w:sdtContent>
    </w:sdt>
    <w:r>
      <w:tab/>
    </w:r>
    <w:r>
      <w:rPr>
        <w:rFonts w:cs="Arial"/>
        <w:szCs w:val="16"/>
      </w:rPr>
      <w:t>Page</w:t>
    </w:r>
    <w:r w:rsidRPr="00101787">
      <w:rPr>
        <w:rFonts w:cs="Arial"/>
        <w:szCs w:val="16"/>
      </w:rPr>
      <w:t xml:space="preserve"> </w:t>
    </w:r>
    <w:r w:rsidRPr="00604C3E">
      <w:rPr>
        <w:rFonts w:cs="Arial"/>
        <w:b/>
        <w:szCs w:val="16"/>
      </w:rPr>
      <w:fldChar w:fldCharType="begin"/>
    </w:r>
    <w:r w:rsidRPr="00604C3E">
      <w:rPr>
        <w:rFonts w:cs="Arial"/>
        <w:b/>
        <w:szCs w:val="16"/>
      </w:rPr>
      <w:instrText xml:space="preserve"> PAGE  \* Arabic  \* MERGEFORMAT </w:instrText>
    </w:r>
    <w:r w:rsidRPr="00604C3E">
      <w:rPr>
        <w:rFonts w:cs="Arial"/>
        <w:b/>
        <w:szCs w:val="16"/>
      </w:rPr>
      <w:fldChar w:fldCharType="separate"/>
    </w:r>
    <w:r w:rsidR="00291411">
      <w:rPr>
        <w:rFonts w:cs="Arial"/>
        <w:b/>
        <w:noProof/>
        <w:szCs w:val="16"/>
      </w:rPr>
      <w:t>18</w:t>
    </w:r>
    <w:r w:rsidRPr="00604C3E">
      <w:rPr>
        <w:rFonts w:cs="Arial"/>
        <w:b/>
        <w:szCs w:val="16"/>
      </w:rPr>
      <w:fldChar w:fldCharType="end"/>
    </w:r>
    <w:r w:rsidRPr="00604C3E">
      <w:rPr>
        <w:rFonts w:cs="Arial"/>
        <w:b/>
        <w:szCs w:val="16"/>
      </w:rPr>
      <w:t xml:space="preserve"> of </w:t>
    </w:r>
    <w:fldSimple w:instr=" NUMPAGES  \* Arabic  \* MERGEFORMAT ">
      <w:r w:rsidR="00291411" w:rsidRPr="00291411">
        <w:rPr>
          <w:rFonts w:cs="Arial"/>
          <w:b/>
          <w:noProof/>
          <w:szCs w:val="16"/>
        </w:rPr>
        <w:t>80</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809" w:rsidRDefault="00745809">
    <w:pPr>
      <w:pStyle w:val="af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49BA" w:rsidRDefault="00F749BA" w:rsidP="00856612">
      <w:pPr>
        <w:spacing w:after="0"/>
      </w:pPr>
      <w:r>
        <w:separator/>
      </w:r>
    </w:p>
  </w:footnote>
  <w:footnote w:type="continuationSeparator" w:id="0">
    <w:p w:rsidR="00F749BA" w:rsidRDefault="00F749BA" w:rsidP="00856612">
      <w:pPr>
        <w:spacing w:after="0"/>
      </w:pPr>
      <w:r>
        <w:continuationSeparator/>
      </w:r>
    </w:p>
  </w:footnote>
  <w:footnote w:type="continuationNotice" w:id="1">
    <w:p w:rsidR="00F749BA" w:rsidRDefault="00F749BA">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809" w:rsidRDefault="00745809">
    <w:pPr>
      <w:pStyle w:val="af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809" w:rsidRPr="0077222B" w:rsidRDefault="00745809" w:rsidP="0077222B">
    <w:pPr>
      <w:pStyle w:val="Headerline1"/>
    </w:pPr>
    <w:r w:rsidRPr="0077222B">
      <w:rPr>
        <w:noProof/>
        <w:lang w:eastAsia="zh-CN"/>
      </w:rPr>
      <w:drawing>
        <wp:anchor distT="0" distB="0" distL="114300" distR="114300" simplePos="0" relativeHeight="251656192" behindDoc="1" locked="0" layoutInCell="1" allowOverlap="1">
          <wp:simplePos x="0" y="0"/>
          <wp:positionH relativeFrom="column">
            <wp:posOffset>0</wp:posOffset>
          </wp:positionH>
          <wp:positionV relativeFrom="topMargin">
            <wp:posOffset>285750</wp:posOffset>
          </wp:positionV>
          <wp:extent cx="1746504" cy="548640"/>
          <wp:effectExtent l="0" t="0" r="635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46504" cy="548640"/>
                  </a:xfrm>
                  <a:prstGeom prst="rect">
                    <a:avLst/>
                  </a:prstGeom>
                </pic:spPr>
              </pic:pic>
            </a:graphicData>
          </a:graphic>
        </wp:anchor>
      </w:drawing>
    </w:r>
    <w:r w:rsidRPr="0077222B">
      <w:ptab w:relativeTo="margin" w:alignment="left" w:leader="none"/>
    </w:r>
    <w:sdt>
      <w:sdtPr>
        <w:id w:val="-1726283322"/>
        <w:lock w:val="sdtLocked"/>
        <w:placeholder>
          <w:docPart w:val="E9CB9113B39048C4B69265509799289A"/>
        </w:placeholder>
      </w:sdtPr>
      <w:sdtEndPr>
        <w:rPr>
          <w:b/>
          <w:noProof/>
        </w:rPr>
      </w:sdtEndPr>
      <w:sdtContent>
        <w:r w:rsidRPr="000B3A87">
          <w:rPr>
            <w:b/>
          </w:rPr>
          <w:fldChar w:fldCharType="begin"/>
        </w:r>
        <w:r w:rsidRPr="000B3A87">
          <w:rPr>
            <w:b/>
          </w:rPr>
          <w:instrText xml:space="preserve"> STYLEREF  Title  \* MERGEFORMAT </w:instrText>
        </w:r>
        <w:r w:rsidRPr="000B3A87">
          <w:rPr>
            <w:b/>
          </w:rPr>
          <w:fldChar w:fldCharType="separate"/>
        </w:r>
        <w:r w:rsidR="00291411">
          <w:rPr>
            <w:rFonts w:hint="eastAsia"/>
            <w:bCs w:val="0"/>
            <w:noProof/>
            <w:lang w:eastAsia="zh-CN"/>
          </w:rPr>
          <w:t>错误！使用“开始”选项卡将</w:t>
        </w:r>
        <w:r w:rsidR="00291411">
          <w:rPr>
            <w:rFonts w:hint="eastAsia"/>
            <w:bCs w:val="0"/>
            <w:noProof/>
            <w:lang w:eastAsia="zh-CN"/>
          </w:rPr>
          <w:t xml:space="preserve"> Title </w:t>
        </w:r>
        <w:r w:rsidR="00291411">
          <w:rPr>
            <w:rFonts w:hint="eastAsia"/>
            <w:bCs w:val="0"/>
            <w:noProof/>
            <w:lang w:eastAsia="zh-CN"/>
          </w:rPr>
          <w:t>应用于要在此处显示的文字。</w:t>
        </w:r>
        <w:r w:rsidRPr="000B3A87">
          <w:rPr>
            <w:b/>
            <w:noProof/>
          </w:rPr>
          <w:fldChar w:fldCharType="end"/>
        </w:r>
      </w:sdtContent>
    </w:sdt>
  </w:p>
  <w:p w:rsidR="00745809" w:rsidRDefault="00745809" w:rsidP="004A18CC">
    <w:pPr>
      <w:pStyle w:val="af5"/>
      <w:tabs>
        <w:tab w:val="clear" w:pos="4680"/>
      </w:tabs>
      <w:spacing w:line="480" w:lineRule="auto"/>
      <w:jc w:val="left"/>
    </w:pPr>
    <w:r w:rsidRPr="00184984">
      <w:rPr>
        <w:noProof/>
        <w:lang w:val="en-GB" w:eastAsia="en-GB"/>
      </w:rPr>
      <w:pict>
        <v:shapetype id="_x0000_t202" coordsize="21600,21600" o:spt="202" path="m,l,21600r21600,l21600,xe">
          <v:stroke joinstyle="miter"/>
          <v:path gradientshapeok="t" o:connecttype="rect"/>
        </v:shapetype>
        <v:shape id="Text Box 9" o:spid="_x0000_s2057" type="#_x0000_t202" style="position:absolute;left:0;text-align:left;margin-left:-57pt;margin-top:38.2pt;width:41.05pt;height:551.25pt;z-index:251659264;visibility:visibl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" fillcolor="white [3201]" stroked="f" strokeweight=".5pt">
          <v:path arrowok="t"/>
          <v:textbox style="layout-flow:vertical;mso-layout-flow-alt:bottom-to-top">
            <w:txbxContent>
              <w:sdt>
                <w:sdtPr>
                  <w:rPr>
                    <w:color w:val="B5B5B5" w:themeColor="accent6"/>
                    <w:sz w:val="36"/>
                    <w:szCs w:val="48"/>
                  </w:rPr>
                  <w:alias w:val="Status"/>
                  <w:tag w:val=""/>
                  <w:id w:val="-401062602"/>
                  <w:lock w:val="sdtLocked"/>
                  <w:dataBinding w:prefixMappings="xmlns:ns0='http://purl.org/dc/elements/1.1/' xmlns:ns1='http://schemas.openxmlformats.org/package/2006/metadata/core-properties' " w:xpath="/ns1:coreProperties[1]/ns1:contentStatus[1]" w:storeItemID="{6C3C8BC8-F283-45AE-878A-BAB7291924A1}"/>
                  <w:text/>
                </w:sdtPr>
                <w:sdtContent>
                  <w:p w:rsidR="00745809" w:rsidRDefault="00745809" w:rsidP="002B628B">
                    <w:pPr>
                      <w:jc w:val="center"/>
                    </w:pPr>
                    <w:del w:id="6386" w:author="Batra, Mayank" w:date="2016-06-21T12:10:00Z">
                      <w:r w:rsidDel="005F36F0">
                        <w:rPr>
                          <w:color w:val="B5B5B5" w:themeColor="accent6"/>
                          <w:sz w:val="36"/>
                          <w:szCs w:val="48"/>
                          <w:lang w:val="en-GB"/>
                        </w:rPr>
                        <w:delText>R07</w:delText>
                      </w:r>
                    </w:del>
                    <w:ins w:id="6387" w:author="Batra, Mayank" w:date="2016-06-21T12:10:00Z">
                      <w:r>
                        <w:rPr>
                          <w:color w:val="B5B5B5" w:themeColor="accent6"/>
                          <w:sz w:val="36"/>
                          <w:szCs w:val="48"/>
                          <w:lang w:val="en-GB"/>
                        </w:rPr>
                        <w:t>R08</w:t>
                      </w:r>
                    </w:ins>
                  </w:p>
                </w:sdtContent>
              </w:sdt>
            </w:txbxContent>
          </v:textbox>
          <w10:wrap anchory="margin"/>
        </v:shape>
      </w:pict>
    </w:r>
    <w:r>
      <w:ptab w:relativeTo="margin" w:alignment="right" w:leader="none"/>
    </w:r>
    <w:sdt>
      <w:sdtPr>
        <w:id w:val="1156194772"/>
        <w:lock w:val="sdtLocked"/>
        <w:placeholder>
          <w:docPart w:val="E9CB9113B39048C4B69265509799289A"/>
        </w:placeholder>
      </w:sdtPr>
      <w:sdtEndPr>
        <w:rPr>
          <w:bCs/>
          <w:sz w:val="20"/>
        </w:rPr>
      </w:sdtEndPr>
      <w:sdtContent>
        <w:r w:rsidRPr="00184984">
          <w:rPr>
            <w:noProof/>
            <w:sz w:val="16"/>
            <w:szCs w:val="16"/>
            <w:lang w:val="en-GB" w:eastAsia="en-GB"/>
          </w:rPr>
          <w:pict>
            <v:group id="Group 18" o:spid="_x0000_s2053" style="position:absolute;left:0;text-align:left;margin-left:0;margin-top:1in;width:799.2pt;height:0;z-index:-251659264;mso-wrap-distance-top:-3e-5mm;mso-wrap-distance-bottom:-3e-5mm;mso-position-horizontal:left;mso-position-horizontal-relative:page;mso-position-vertical-relative:page;mso-width-relative:margin" coordsize="101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">
              <v:line id="Straight Connector 47" o:spid="_x0000_s2056" style="position:absolute;rotation:180;visibility:visible" from="11898,0" to="10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tcUAAADbAAAADwAAAGRycy9kb3ducmV2LnhtbESPT2vCQBTE74LfYXkFb7pptGpTVxFB&#10;2kMv/kO8PbKvSWr2bciuMX57VxA8DjPzG2a2aE0pGqpdYVnB+yACQZxaXXCmYL9b96cgnEfWWFom&#10;BTdysJh3OzNMtL3yhpqtz0SAsEtQQe59lUjp0pwMuoGtiIP3Z2uDPsg6k7rGa4CbUsZRNJYGCw4L&#10;OVa0yik9by9GQTw8xpv/j+/fZYOr22h60tnBfCrVe2uXXyA8tf4VfrZ/tILRB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tcUAAADbAAAADwAAAAAAAAAA&#10;AAAAAAChAgAAZHJzL2Rvd25yZXYueG1sUEsFBgAAAAAEAAQA+QAAAJMDAAAAAA==&#10;" strokecolor="#b4b4b4" strokeweight="1.5pt"/>
              <v:line id="Straight Connector 48" o:spid="_x0000_s2055" style="position:absolute;rotation:180;visibility:visible" from="9694,0" to="115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SEJsIAAADaAAAADwAAAGRycy9kb3ducmV2LnhtbESP0WoCMRRE3wX/IVzBN8260qKrUdQi&#10;bV8EVz/gsrluFpObZZPq9u+bQqGPw8ycYdbb3lnxoC40nhXMphkI4srrhmsF18txsgARIrJG65kU&#10;fFOA7WY4WGOh/ZPP9ChjLRKEQ4EKTIxtIWWoDDkMU98SJ+/mO4cxya6WusNngjsr8yx7lQ4bTgsG&#10;WzoYqu7ll1PwPj/mpd6X1p7N6ZNelo17Wx6UGo/63QpEpD7+h//aH1pBDr9X0g2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SEJsIAAADaAAAADwAAAAAAAAAAAAAA&#10;AAChAgAAZHJzL2Rvd25yZXYueG1sUEsFBgAAAAAEAAQA+QAAAJADAAAAAA==&#10;" strokecolor="#2260a5 [3204]" strokeweight="1.5pt"/>
              <v:line id="Straight Connector 49" o:spid="_x0000_s2054" style="position:absolute;rotation:180;visibility:visible" from="0,0" to="94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Ur5sQAAADbAAAADwAAAGRycy9kb3ducmV2LnhtbESPW2sCMRSE34X+h3AKvmm2pVi7GqWU&#10;VoQieKni4yE5e6GbkyWJuv77Rij4OMzMN8x03tlGnMmH2rGCp2EGglg7U3Op4Gf3NRiDCBHZYOOY&#10;FFwpwHz20JtibtyFN3TexlIkCIccFVQxtrmUQVdkMQxdS5y8wnmLMUlfSuPxkuC2kc9ZNpIWa04L&#10;Fbb0UZH+3Z6sgkPYH/X6G183y2KlP7tiMfLXhVL9x+59AiJSF+/h//bSKHh5g9uX9AP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ZSvmxAAAANsAAAAPAAAAAAAAAAAA&#10;AAAAAKECAABkcnMvZG93bnJldi54bWxQSwUGAAAAAAQABAD5AAAAkgMAAAAA&#10;" strokecolor="#f60 [3205]" strokeweight="1.5pt"/>
              <w10:wrap anchorx="page" anchory="page"/>
            </v:group>
          </w:pict>
        </w:r>
        <w:r>
          <w:rPr>
            <w:bCs/>
            <w:sz w:val="20"/>
          </w:rPr>
          <w:t>Bluetooth Specification Change Request</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809" w:rsidRDefault="00745809">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3.75pt;height:11.9pt;visibility:visible" o:bullet="t">
        <v:imagedata r:id="rId1" o:title="" croptop="7210f" cropbottom="8972f" cropleft="7737f" cropright="11384f"/>
      </v:shape>
    </w:pict>
  </w:numPicBullet>
  <w:abstractNum w:abstractNumId="0">
    <w:nsid w:val="FFFFFF7C"/>
    <w:multiLevelType w:val="singleLevel"/>
    <w:tmpl w:val="F424C8E8"/>
    <w:lvl w:ilvl="0">
      <w:start w:val="1"/>
      <w:numFmt w:val="decimal"/>
      <w:pStyle w:val="5"/>
      <w:lvlText w:val="%1."/>
      <w:lvlJc w:val="left"/>
      <w:pPr>
        <w:tabs>
          <w:tab w:val="num" w:pos="1800"/>
        </w:tabs>
        <w:ind w:left="1800" w:hanging="360"/>
      </w:pPr>
    </w:lvl>
  </w:abstractNum>
  <w:abstractNum w:abstractNumId="1">
    <w:nsid w:val="FFFFFF7D"/>
    <w:multiLevelType w:val="singleLevel"/>
    <w:tmpl w:val="C53AF594"/>
    <w:lvl w:ilvl="0">
      <w:start w:val="1"/>
      <w:numFmt w:val="decimal"/>
      <w:pStyle w:val="4"/>
      <w:lvlText w:val="%1."/>
      <w:lvlJc w:val="left"/>
      <w:pPr>
        <w:tabs>
          <w:tab w:val="num" w:pos="1440"/>
        </w:tabs>
        <w:ind w:left="1440" w:hanging="360"/>
      </w:pPr>
    </w:lvl>
  </w:abstractNum>
  <w:abstractNum w:abstractNumId="2">
    <w:nsid w:val="FFFFFF7E"/>
    <w:multiLevelType w:val="singleLevel"/>
    <w:tmpl w:val="48F659C0"/>
    <w:lvl w:ilvl="0">
      <w:start w:val="1"/>
      <w:numFmt w:val="decimal"/>
      <w:pStyle w:val="3"/>
      <w:lvlText w:val="%1."/>
      <w:lvlJc w:val="left"/>
      <w:pPr>
        <w:tabs>
          <w:tab w:val="num" w:pos="1080"/>
        </w:tabs>
        <w:ind w:left="1080" w:hanging="360"/>
      </w:pPr>
    </w:lvl>
  </w:abstractNum>
  <w:abstractNum w:abstractNumId="3">
    <w:nsid w:val="FFFFFF7F"/>
    <w:multiLevelType w:val="singleLevel"/>
    <w:tmpl w:val="FA2C18E8"/>
    <w:lvl w:ilvl="0">
      <w:start w:val="1"/>
      <w:numFmt w:val="decimal"/>
      <w:pStyle w:val="2"/>
      <w:lvlText w:val="%1."/>
      <w:lvlJc w:val="left"/>
      <w:pPr>
        <w:tabs>
          <w:tab w:val="num" w:pos="720"/>
        </w:tabs>
        <w:ind w:left="720" w:hanging="360"/>
      </w:pPr>
    </w:lvl>
  </w:abstractNum>
  <w:abstractNum w:abstractNumId="4">
    <w:nsid w:val="FFFFFF80"/>
    <w:multiLevelType w:val="singleLevel"/>
    <w:tmpl w:val="37FABE64"/>
    <w:lvl w:ilvl="0">
      <w:start w:val="1"/>
      <w:numFmt w:val="bullet"/>
      <w:pStyle w:val="50"/>
      <w:lvlText w:val="-"/>
      <w:lvlJc w:val="left"/>
      <w:pPr>
        <w:ind w:left="1800" w:hanging="360"/>
      </w:pPr>
      <w:rPr>
        <w:rFonts w:ascii="Arial" w:hAnsi="Arial" w:hint="default"/>
        <w:color w:val="595959" w:themeColor="text2"/>
      </w:rPr>
    </w:lvl>
  </w:abstractNum>
  <w:abstractNum w:abstractNumId="5">
    <w:nsid w:val="FFFFFF81"/>
    <w:multiLevelType w:val="singleLevel"/>
    <w:tmpl w:val="1070E924"/>
    <w:lvl w:ilvl="0">
      <w:start w:val="1"/>
      <w:numFmt w:val="bullet"/>
      <w:pStyle w:val="40"/>
      <w:lvlText w:val="▪"/>
      <w:lvlJc w:val="left"/>
      <w:pPr>
        <w:ind w:left="1440" w:hanging="360"/>
      </w:pPr>
      <w:rPr>
        <w:rFonts w:ascii="Arial" w:hAnsi="Arial" w:hint="default"/>
        <w:color w:val="595959" w:themeColor="text2"/>
        <w:sz w:val="24"/>
      </w:rPr>
    </w:lvl>
  </w:abstractNum>
  <w:abstractNum w:abstractNumId="6">
    <w:nsid w:val="FFFFFF82"/>
    <w:multiLevelType w:val="singleLevel"/>
    <w:tmpl w:val="FC420268"/>
    <w:lvl w:ilvl="0">
      <w:start w:val="1"/>
      <w:numFmt w:val="bullet"/>
      <w:pStyle w:val="30"/>
      <w:lvlText w:val="›"/>
      <w:lvlJc w:val="left"/>
      <w:pPr>
        <w:ind w:left="1080" w:hanging="360"/>
      </w:pPr>
      <w:rPr>
        <w:rFonts w:ascii="Arial" w:hAnsi="Arial" w:hint="default"/>
        <w:color w:val="595959" w:themeColor="text2"/>
      </w:rPr>
    </w:lvl>
  </w:abstractNum>
  <w:abstractNum w:abstractNumId="7">
    <w:nsid w:val="FFFFFF83"/>
    <w:multiLevelType w:val="singleLevel"/>
    <w:tmpl w:val="8528AFC8"/>
    <w:lvl w:ilvl="0">
      <w:start w:val="1"/>
      <w:numFmt w:val="bullet"/>
      <w:pStyle w:val="20"/>
      <w:lvlText w:val="-"/>
      <w:lvlJc w:val="left"/>
      <w:pPr>
        <w:ind w:left="720" w:hanging="360"/>
      </w:pPr>
      <w:rPr>
        <w:rFonts w:ascii="Arial" w:hAnsi="Arial" w:hint="default"/>
        <w:color w:val="595959" w:themeColor="text2"/>
      </w:rPr>
    </w:lvl>
  </w:abstractNum>
  <w:abstractNum w:abstractNumId="8">
    <w:nsid w:val="FFFFFF88"/>
    <w:multiLevelType w:val="singleLevel"/>
    <w:tmpl w:val="423ED8CE"/>
    <w:lvl w:ilvl="0">
      <w:start w:val="1"/>
      <w:numFmt w:val="decimal"/>
      <w:pStyle w:val="a"/>
      <w:lvlText w:val="%1."/>
      <w:lvlJc w:val="left"/>
      <w:pPr>
        <w:tabs>
          <w:tab w:val="num" w:pos="360"/>
        </w:tabs>
        <w:ind w:left="360" w:hanging="360"/>
      </w:pPr>
    </w:lvl>
  </w:abstractNum>
  <w:abstractNum w:abstractNumId="9">
    <w:nsid w:val="FFFFFF89"/>
    <w:multiLevelType w:val="singleLevel"/>
    <w:tmpl w:val="898AD64A"/>
    <w:lvl w:ilvl="0">
      <w:start w:val="1"/>
      <w:numFmt w:val="bullet"/>
      <w:pStyle w:val="a0"/>
      <w:lvlText w:val="•"/>
      <w:lvlJc w:val="left"/>
      <w:pPr>
        <w:ind w:left="360" w:hanging="360"/>
      </w:pPr>
      <w:rPr>
        <w:rFonts w:ascii="Arial" w:hAnsi="Arial" w:hint="default"/>
        <w:color w:val="595959" w:themeColor="text2"/>
        <w:sz w:val="24"/>
      </w:rPr>
    </w:lvl>
  </w:abstractNum>
  <w:abstractNum w:abstractNumId="10">
    <w:nsid w:val="05EA05C6"/>
    <w:multiLevelType w:val="multilevel"/>
    <w:tmpl w:val="D8ACCBF8"/>
    <w:lvl w:ilvl="0">
      <w:start w:val="1"/>
      <w:numFmt w:val="upperLetter"/>
      <w:pStyle w:val="AppHeading1"/>
      <w:lvlText w:val="Appendix %1"/>
      <w:lvlJc w:val="left"/>
      <w:pPr>
        <w:tabs>
          <w:tab w:val="num" w:pos="360"/>
        </w:tabs>
      </w:pPr>
      <w:rPr>
        <w:rFonts w:cs="Times New Roman" w:hint="default"/>
      </w:rPr>
    </w:lvl>
    <w:lvl w:ilvl="1">
      <w:start w:val="1"/>
      <w:numFmt w:val="decimal"/>
      <w:pStyle w:val="AppHeading2"/>
      <w:lvlText w:val="%1.%2"/>
      <w:lvlJc w:val="left"/>
      <w:pPr>
        <w:tabs>
          <w:tab w:val="num" w:pos="720"/>
        </w:tabs>
      </w:pPr>
      <w:rPr>
        <w:rFonts w:cs="Times New Roman" w:hint="default"/>
      </w:rPr>
    </w:lvl>
    <w:lvl w:ilvl="2">
      <w:start w:val="1"/>
      <w:numFmt w:val="decimal"/>
      <w:pStyle w:val="AppHeading3"/>
      <w:lvlText w:val="%1.%2.%3"/>
      <w:lvlJc w:val="left"/>
      <w:pPr>
        <w:tabs>
          <w:tab w:val="num" w:pos="720"/>
        </w:tabs>
      </w:pPr>
      <w:rPr>
        <w:rFonts w:cs="Times New Roman" w:hint="default"/>
      </w:rPr>
    </w:lvl>
    <w:lvl w:ilvl="3">
      <w:start w:val="1"/>
      <w:numFmt w:val="decimal"/>
      <w:lvlText w:val="%1.%2.%3.%4"/>
      <w:lvlJc w:val="left"/>
      <w:pPr>
        <w:tabs>
          <w:tab w:val="num" w:pos="3240"/>
        </w:tabs>
        <w:ind w:left="2160"/>
      </w:pPr>
      <w:rPr>
        <w:rFonts w:cs="Times New Roman" w:hint="default"/>
      </w:rPr>
    </w:lvl>
    <w:lvl w:ilvl="4">
      <w:start w:val="1"/>
      <w:numFmt w:val="decimal"/>
      <w:lvlText w:val="(%5)"/>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nsid w:val="09F53AB5"/>
    <w:multiLevelType w:val="hybridMultilevel"/>
    <w:tmpl w:val="EC341A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158A79E5"/>
    <w:multiLevelType w:val="multilevel"/>
    <w:tmpl w:val="1E503C82"/>
    <w:styleLink w:val="Headings"/>
    <w:lvl w:ilvl="0">
      <w:start w:val="1"/>
      <w:numFmt w:val="decimal"/>
      <w:pStyle w:val="1"/>
      <w:lvlText w:val="%1"/>
      <w:lvlJc w:val="left"/>
      <w:pPr>
        <w:ind w:left="360" w:hanging="360"/>
      </w:pPr>
      <w:rPr>
        <w:rFonts w:hint="default"/>
      </w:rPr>
    </w:lvl>
    <w:lvl w:ilvl="1">
      <w:start w:val="1"/>
      <w:numFmt w:val="decimal"/>
      <w:pStyle w:val="21"/>
      <w:lvlText w:val="%1.%2"/>
      <w:lvlJc w:val="left"/>
      <w:pPr>
        <w:ind w:left="360" w:hanging="360"/>
      </w:pPr>
      <w:rPr>
        <w:rFonts w:hint="default"/>
      </w:rPr>
    </w:lvl>
    <w:lvl w:ilvl="2">
      <w:start w:val="1"/>
      <w:numFmt w:val="decimal"/>
      <w:pStyle w:val="31"/>
      <w:lvlText w:val="%1.%2.%3"/>
      <w:lvlJc w:val="left"/>
      <w:pPr>
        <w:ind w:left="644" w:hanging="360"/>
      </w:pPr>
      <w:rPr>
        <w:rFonts w:hint="default"/>
      </w:rPr>
    </w:lvl>
    <w:lvl w:ilvl="3">
      <w:start w:val="1"/>
      <w:numFmt w:val="decimal"/>
      <w:pStyle w:val="41"/>
      <w:lvlText w:val="%1.%2.%3.%4"/>
      <w:lvlJc w:val="left"/>
      <w:pPr>
        <w:ind w:left="360" w:hanging="360"/>
      </w:pPr>
      <w:rPr>
        <w:rFonts w:hint="default"/>
      </w:rPr>
    </w:lvl>
    <w:lvl w:ilvl="4">
      <w:start w:val="1"/>
      <w:numFmt w:val="decimal"/>
      <w:pStyle w:val="51"/>
      <w:lvlText w:val="%1.%2.%3.%4.%5"/>
      <w:lvlJc w:val="left"/>
      <w:pPr>
        <w:ind w:left="360" w:hanging="360"/>
      </w:pPr>
      <w:rPr>
        <w:rFonts w:hint="default"/>
      </w:rPr>
    </w:lvl>
    <w:lvl w:ilvl="5">
      <w:start w:val="1"/>
      <w:numFmt w:val="upperLetter"/>
      <w:pStyle w:val="6"/>
      <w:lvlText w:val="Appendix %6"/>
      <w:lvlJc w:val="left"/>
      <w:pPr>
        <w:ind w:left="360" w:hanging="360"/>
      </w:pPr>
      <w:rPr>
        <w:rFonts w:hint="default"/>
      </w:rPr>
    </w:lvl>
    <w:lvl w:ilvl="6">
      <w:start w:val="1"/>
      <w:numFmt w:val="decimal"/>
      <w:pStyle w:val="7"/>
      <w:lvlText w:val="%6.%7"/>
      <w:lvlJc w:val="left"/>
      <w:pPr>
        <w:ind w:left="360" w:hanging="360"/>
      </w:pPr>
      <w:rPr>
        <w:rFonts w:hint="default"/>
      </w:rPr>
    </w:lvl>
    <w:lvl w:ilvl="7">
      <w:start w:val="1"/>
      <w:numFmt w:val="decimal"/>
      <w:pStyle w:val="8"/>
      <w:lvlText w:val="%6.%7.%8"/>
      <w:lvlJc w:val="left"/>
      <w:pPr>
        <w:ind w:left="360" w:hanging="360"/>
      </w:pPr>
      <w:rPr>
        <w:rFonts w:hint="default"/>
      </w:rPr>
    </w:lvl>
    <w:lvl w:ilvl="8">
      <w:start w:val="1"/>
      <w:numFmt w:val="decimal"/>
      <w:pStyle w:val="9"/>
      <w:lvlText w:val="%6.%7.%8.%9"/>
      <w:lvlJc w:val="left"/>
      <w:pPr>
        <w:ind w:left="360" w:hanging="360"/>
      </w:pPr>
      <w:rPr>
        <w:rFonts w:hint="default"/>
      </w:rPr>
    </w:lvl>
  </w:abstractNum>
  <w:abstractNum w:abstractNumId="13">
    <w:nsid w:val="21E75A6B"/>
    <w:multiLevelType w:val="hybridMultilevel"/>
    <w:tmpl w:val="33300060"/>
    <w:lvl w:ilvl="0" w:tplc="FCC226F6">
      <w:start w:val="1"/>
      <w:numFmt w:val="decimal"/>
      <w:pStyle w:val="Referen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DD1EF6"/>
    <w:multiLevelType w:val="hybridMultilevel"/>
    <w:tmpl w:val="EEC81080"/>
    <w:lvl w:ilvl="0" w:tplc="C0DEBD2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A652419"/>
    <w:multiLevelType w:val="hybridMultilevel"/>
    <w:tmpl w:val="46F496A2"/>
    <w:lvl w:ilvl="0" w:tplc="4D3C7C70">
      <w:start w:val="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2F48BB"/>
    <w:multiLevelType w:val="hybridMultilevel"/>
    <w:tmpl w:val="F6245974"/>
    <w:lvl w:ilvl="0" w:tplc="04090001">
      <w:start w:val="1"/>
      <w:numFmt w:val="bullet"/>
      <w:lvlText w:val=""/>
      <w:lvlJc w:val="left"/>
      <w:pPr>
        <w:tabs>
          <w:tab w:val="num" w:pos="720"/>
        </w:tabs>
        <w:ind w:left="720" w:hanging="360"/>
      </w:pPr>
      <w:rPr>
        <w:rFonts w:ascii="Symbol" w:hAnsi="Symbol" w:hint="default"/>
      </w:rPr>
    </w:lvl>
    <w:lvl w:ilvl="1" w:tplc="210C2ACC" w:tentative="1">
      <w:start w:val="1"/>
      <w:numFmt w:val="bullet"/>
      <w:lvlText w:val=""/>
      <w:lvlJc w:val="left"/>
      <w:pPr>
        <w:tabs>
          <w:tab w:val="num" w:pos="1440"/>
        </w:tabs>
        <w:ind w:left="1440" w:hanging="360"/>
      </w:pPr>
      <w:rPr>
        <w:rFonts w:ascii="Symbol" w:hAnsi="Symbol" w:hint="default"/>
      </w:rPr>
    </w:lvl>
    <w:lvl w:ilvl="2" w:tplc="28105B2A" w:tentative="1">
      <w:start w:val="1"/>
      <w:numFmt w:val="bullet"/>
      <w:lvlText w:val=""/>
      <w:lvlJc w:val="left"/>
      <w:pPr>
        <w:tabs>
          <w:tab w:val="num" w:pos="2160"/>
        </w:tabs>
        <w:ind w:left="2160" w:hanging="360"/>
      </w:pPr>
      <w:rPr>
        <w:rFonts w:ascii="Symbol" w:hAnsi="Symbol" w:hint="default"/>
      </w:rPr>
    </w:lvl>
    <w:lvl w:ilvl="3" w:tplc="F74A8920" w:tentative="1">
      <w:start w:val="1"/>
      <w:numFmt w:val="bullet"/>
      <w:lvlText w:val=""/>
      <w:lvlJc w:val="left"/>
      <w:pPr>
        <w:tabs>
          <w:tab w:val="num" w:pos="2880"/>
        </w:tabs>
        <w:ind w:left="2880" w:hanging="360"/>
      </w:pPr>
      <w:rPr>
        <w:rFonts w:ascii="Symbol" w:hAnsi="Symbol" w:hint="default"/>
      </w:rPr>
    </w:lvl>
    <w:lvl w:ilvl="4" w:tplc="3774CCBA" w:tentative="1">
      <w:start w:val="1"/>
      <w:numFmt w:val="bullet"/>
      <w:lvlText w:val=""/>
      <w:lvlJc w:val="left"/>
      <w:pPr>
        <w:tabs>
          <w:tab w:val="num" w:pos="3600"/>
        </w:tabs>
        <w:ind w:left="3600" w:hanging="360"/>
      </w:pPr>
      <w:rPr>
        <w:rFonts w:ascii="Symbol" w:hAnsi="Symbol" w:hint="default"/>
      </w:rPr>
    </w:lvl>
    <w:lvl w:ilvl="5" w:tplc="9F9E1136" w:tentative="1">
      <w:start w:val="1"/>
      <w:numFmt w:val="bullet"/>
      <w:lvlText w:val=""/>
      <w:lvlJc w:val="left"/>
      <w:pPr>
        <w:tabs>
          <w:tab w:val="num" w:pos="4320"/>
        </w:tabs>
        <w:ind w:left="4320" w:hanging="360"/>
      </w:pPr>
      <w:rPr>
        <w:rFonts w:ascii="Symbol" w:hAnsi="Symbol" w:hint="default"/>
      </w:rPr>
    </w:lvl>
    <w:lvl w:ilvl="6" w:tplc="A364C5B4" w:tentative="1">
      <w:start w:val="1"/>
      <w:numFmt w:val="bullet"/>
      <w:lvlText w:val=""/>
      <w:lvlJc w:val="left"/>
      <w:pPr>
        <w:tabs>
          <w:tab w:val="num" w:pos="5040"/>
        </w:tabs>
        <w:ind w:left="5040" w:hanging="360"/>
      </w:pPr>
      <w:rPr>
        <w:rFonts w:ascii="Symbol" w:hAnsi="Symbol" w:hint="default"/>
      </w:rPr>
    </w:lvl>
    <w:lvl w:ilvl="7" w:tplc="0DA02474" w:tentative="1">
      <w:start w:val="1"/>
      <w:numFmt w:val="bullet"/>
      <w:lvlText w:val=""/>
      <w:lvlJc w:val="left"/>
      <w:pPr>
        <w:tabs>
          <w:tab w:val="num" w:pos="5760"/>
        </w:tabs>
        <w:ind w:left="5760" w:hanging="360"/>
      </w:pPr>
      <w:rPr>
        <w:rFonts w:ascii="Symbol" w:hAnsi="Symbol" w:hint="default"/>
      </w:rPr>
    </w:lvl>
    <w:lvl w:ilvl="8" w:tplc="C19E85B6" w:tentative="1">
      <w:start w:val="1"/>
      <w:numFmt w:val="bullet"/>
      <w:lvlText w:val=""/>
      <w:lvlJc w:val="left"/>
      <w:pPr>
        <w:tabs>
          <w:tab w:val="num" w:pos="6480"/>
        </w:tabs>
        <w:ind w:left="6480" w:hanging="360"/>
      </w:pPr>
      <w:rPr>
        <w:rFonts w:ascii="Symbol" w:hAnsi="Symbol" w:hint="default"/>
      </w:rPr>
    </w:lvl>
  </w:abstractNum>
  <w:abstractNum w:abstractNumId="17">
    <w:nsid w:val="333B2E14"/>
    <w:multiLevelType w:val="hybridMultilevel"/>
    <w:tmpl w:val="CFE2C3C8"/>
    <w:lvl w:ilvl="0" w:tplc="0809000F">
      <w:start w:val="1"/>
      <w:numFmt w:val="decimal"/>
      <w:lvlText w:val="%1."/>
      <w:lvlJc w:val="left"/>
      <w:pPr>
        <w:tabs>
          <w:tab w:val="num" w:pos="720"/>
        </w:tabs>
        <w:ind w:left="720" w:hanging="360"/>
      </w:pPr>
      <w:rPr>
        <w:rFonts w:hint="default"/>
      </w:rPr>
    </w:lvl>
    <w:lvl w:ilvl="1" w:tplc="210C2ACC" w:tentative="1">
      <w:start w:val="1"/>
      <w:numFmt w:val="bullet"/>
      <w:lvlText w:val=""/>
      <w:lvlJc w:val="left"/>
      <w:pPr>
        <w:tabs>
          <w:tab w:val="num" w:pos="1440"/>
        </w:tabs>
        <w:ind w:left="1440" w:hanging="360"/>
      </w:pPr>
      <w:rPr>
        <w:rFonts w:ascii="Symbol" w:hAnsi="Symbol" w:hint="default"/>
      </w:rPr>
    </w:lvl>
    <w:lvl w:ilvl="2" w:tplc="28105B2A" w:tentative="1">
      <w:start w:val="1"/>
      <w:numFmt w:val="bullet"/>
      <w:lvlText w:val=""/>
      <w:lvlJc w:val="left"/>
      <w:pPr>
        <w:tabs>
          <w:tab w:val="num" w:pos="2160"/>
        </w:tabs>
        <w:ind w:left="2160" w:hanging="360"/>
      </w:pPr>
      <w:rPr>
        <w:rFonts w:ascii="Symbol" w:hAnsi="Symbol" w:hint="default"/>
      </w:rPr>
    </w:lvl>
    <w:lvl w:ilvl="3" w:tplc="F74A8920" w:tentative="1">
      <w:start w:val="1"/>
      <w:numFmt w:val="bullet"/>
      <w:lvlText w:val=""/>
      <w:lvlJc w:val="left"/>
      <w:pPr>
        <w:tabs>
          <w:tab w:val="num" w:pos="2880"/>
        </w:tabs>
        <w:ind w:left="2880" w:hanging="360"/>
      </w:pPr>
      <w:rPr>
        <w:rFonts w:ascii="Symbol" w:hAnsi="Symbol" w:hint="default"/>
      </w:rPr>
    </w:lvl>
    <w:lvl w:ilvl="4" w:tplc="3774CCBA" w:tentative="1">
      <w:start w:val="1"/>
      <w:numFmt w:val="bullet"/>
      <w:lvlText w:val=""/>
      <w:lvlJc w:val="left"/>
      <w:pPr>
        <w:tabs>
          <w:tab w:val="num" w:pos="3600"/>
        </w:tabs>
        <w:ind w:left="3600" w:hanging="360"/>
      </w:pPr>
      <w:rPr>
        <w:rFonts w:ascii="Symbol" w:hAnsi="Symbol" w:hint="default"/>
      </w:rPr>
    </w:lvl>
    <w:lvl w:ilvl="5" w:tplc="9F9E1136" w:tentative="1">
      <w:start w:val="1"/>
      <w:numFmt w:val="bullet"/>
      <w:lvlText w:val=""/>
      <w:lvlJc w:val="left"/>
      <w:pPr>
        <w:tabs>
          <w:tab w:val="num" w:pos="4320"/>
        </w:tabs>
        <w:ind w:left="4320" w:hanging="360"/>
      </w:pPr>
      <w:rPr>
        <w:rFonts w:ascii="Symbol" w:hAnsi="Symbol" w:hint="default"/>
      </w:rPr>
    </w:lvl>
    <w:lvl w:ilvl="6" w:tplc="A364C5B4" w:tentative="1">
      <w:start w:val="1"/>
      <w:numFmt w:val="bullet"/>
      <w:lvlText w:val=""/>
      <w:lvlJc w:val="left"/>
      <w:pPr>
        <w:tabs>
          <w:tab w:val="num" w:pos="5040"/>
        </w:tabs>
        <w:ind w:left="5040" w:hanging="360"/>
      </w:pPr>
      <w:rPr>
        <w:rFonts w:ascii="Symbol" w:hAnsi="Symbol" w:hint="default"/>
      </w:rPr>
    </w:lvl>
    <w:lvl w:ilvl="7" w:tplc="0DA02474" w:tentative="1">
      <w:start w:val="1"/>
      <w:numFmt w:val="bullet"/>
      <w:lvlText w:val=""/>
      <w:lvlJc w:val="left"/>
      <w:pPr>
        <w:tabs>
          <w:tab w:val="num" w:pos="5760"/>
        </w:tabs>
        <w:ind w:left="5760" w:hanging="360"/>
      </w:pPr>
      <w:rPr>
        <w:rFonts w:ascii="Symbol" w:hAnsi="Symbol" w:hint="default"/>
      </w:rPr>
    </w:lvl>
    <w:lvl w:ilvl="8" w:tplc="C19E85B6" w:tentative="1">
      <w:start w:val="1"/>
      <w:numFmt w:val="bullet"/>
      <w:lvlText w:val=""/>
      <w:lvlJc w:val="left"/>
      <w:pPr>
        <w:tabs>
          <w:tab w:val="num" w:pos="6480"/>
        </w:tabs>
        <w:ind w:left="6480" w:hanging="360"/>
      </w:pPr>
      <w:rPr>
        <w:rFonts w:ascii="Symbol" w:hAnsi="Symbol" w:hint="default"/>
      </w:rPr>
    </w:lvl>
  </w:abstractNum>
  <w:abstractNum w:abstractNumId="18">
    <w:nsid w:val="40A36755"/>
    <w:multiLevelType w:val="hybridMultilevel"/>
    <w:tmpl w:val="FBDCE93C"/>
    <w:lvl w:ilvl="0" w:tplc="0C268DDA">
      <w:start w:val="1"/>
      <w:numFmt w:val="bullet"/>
      <w:pStyle w:val="Bulleted"/>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1F876D0"/>
    <w:multiLevelType w:val="hybridMultilevel"/>
    <w:tmpl w:val="59489760"/>
    <w:lvl w:ilvl="0" w:tplc="DFD82490">
      <w:start w:val="1"/>
      <w:numFmt w:val="bullet"/>
      <w:lvlText w:val=""/>
      <w:lvlPicBulletId w:val="0"/>
      <w:lvlJc w:val="left"/>
      <w:pPr>
        <w:tabs>
          <w:tab w:val="num" w:pos="720"/>
        </w:tabs>
        <w:ind w:left="720" w:hanging="360"/>
      </w:pPr>
      <w:rPr>
        <w:rFonts w:ascii="Symbol" w:hAnsi="Symbol" w:hint="default"/>
      </w:rPr>
    </w:lvl>
    <w:lvl w:ilvl="1" w:tplc="8D6A7D90" w:tentative="1">
      <w:start w:val="1"/>
      <w:numFmt w:val="bullet"/>
      <w:lvlText w:val=""/>
      <w:lvlJc w:val="left"/>
      <w:pPr>
        <w:tabs>
          <w:tab w:val="num" w:pos="1440"/>
        </w:tabs>
        <w:ind w:left="1440" w:hanging="360"/>
      </w:pPr>
      <w:rPr>
        <w:rFonts w:ascii="Symbol" w:hAnsi="Symbol" w:hint="default"/>
      </w:rPr>
    </w:lvl>
    <w:lvl w:ilvl="2" w:tplc="8B5A6FEE" w:tentative="1">
      <w:start w:val="1"/>
      <w:numFmt w:val="bullet"/>
      <w:lvlText w:val=""/>
      <w:lvlJc w:val="left"/>
      <w:pPr>
        <w:tabs>
          <w:tab w:val="num" w:pos="2160"/>
        </w:tabs>
        <w:ind w:left="2160" w:hanging="360"/>
      </w:pPr>
      <w:rPr>
        <w:rFonts w:ascii="Symbol" w:hAnsi="Symbol" w:hint="default"/>
      </w:rPr>
    </w:lvl>
    <w:lvl w:ilvl="3" w:tplc="8CB0C9A8" w:tentative="1">
      <w:start w:val="1"/>
      <w:numFmt w:val="bullet"/>
      <w:lvlText w:val=""/>
      <w:lvlJc w:val="left"/>
      <w:pPr>
        <w:tabs>
          <w:tab w:val="num" w:pos="2880"/>
        </w:tabs>
        <w:ind w:left="2880" w:hanging="360"/>
      </w:pPr>
      <w:rPr>
        <w:rFonts w:ascii="Symbol" w:hAnsi="Symbol" w:hint="default"/>
      </w:rPr>
    </w:lvl>
    <w:lvl w:ilvl="4" w:tplc="B3DECE34" w:tentative="1">
      <w:start w:val="1"/>
      <w:numFmt w:val="bullet"/>
      <w:lvlText w:val=""/>
      <w:lvlJc w:val="left"/>
      <w:pPr>
        <w:tabs>
          <w:tab w:val="num" w:pos="3600"/>
        </w:tabs>
        <w:ind w:left="3600" w:hanging="360"/>
      </w:pPr>
      <w:rPr>
        <w:rFonts w:ascii="Symbol" w:hAnsi="Symbol" w:hint="default"/>
      </w:rPr>
    </w:lvl>
    <w:lvl w:ilvl="5" w:tplc="3E20B40A" w:tentative="1">
      <w:start w:val="1"/>
      <w:numFmt w:val="bullet"/>
      <w:lvlText w:val=""/>
      <w:lvlJc w:val="left"/>
      <w:pPr>
        <w:tabs>
          <w:tab w:val="num" w:pos="4320"/>
        </w:tabs>
        <w:ind w:left="4320" w:hanging="360"/>
      </w:pPr>
      <w:rPr>
        <w:rFonts w:ascii="Symbol" w:hAnsi="Symbol" w:hint="default"/>
      </w:rPr>
    </w:lvl>
    <w:lvl w:ilvl="6" w:tplc="536846E2" w:tentative="1">
      <w:start w:val="1"/>
      <w:numFmt w:val="bullet"/>
      <w:lvlText w:val=""/>
      <w:lvlJc w:val="left"/>
      <w:pPr>
        <w:tabs>
          <w:tab w:val="num" w:pos="5040"/>
        </w:tabs>
        <w:ind w:left="5040" w:hanging="360"/>
      </w:pPr>
      <w:rPr>
        <w:rFonts w:ascii="Symbol" w:hAnsi="Symbol" w:hint="default"/>
      </w:rPr>
    </w:lvl>
    <w:lvl w:ilvl="7" w:tplc="DC66BC40" w:tentative="1">
      <w:start w:val="1"/>
      <w:numFmt w:val="bullet"/>
      <w:lvlText w:val=""/>
      <w:lvlJc w:val="left"/>
      <w:pPr>
        <w:tabs>
          <w:tab w:val="num" w:pos="5760"/>
        </w:tabs>
        <w:ind w:left="5760" w:hanging="360"/>
      </w:pPr>
      <w:rPr>
        <w:rFonts w:ascii="Symbol" w:hAnsi="Symbol" w:hint="default"/>
      </w:rPr>
    </w:lvl>
    <w:lvl w:ilvl="8" w:tplc="99AA9326" w:tentative="1">
      <w:start w:val="1"/>
      <w:numFmt w:val="bullet"/>
      <w:lvlText w:val=""/>
      <w:lvlJc w:val="left"/>
      <w:pPr>
        <w:tabs>
          <w:tab w:val="num" w:pos="6480"/>
        </w:tabs>
        <w:ind w:left="6480" w:hanging="360"/>
      </w:pPr>
      <w:rPr>
        <w:rFonts w:ascii="Symbol" w:hAnsi="Symbol" w:hint="default"/>
      </w:rPr>
    </w:lvl>
  </w:abstractNum>
  <w:abstractNum w:abstractNumId="20">
    <w:nsid w:val="51446B79"/>
    <w:multiLevelType w:val="hybridMultilevel"/>
    <w:tmpl w:val="7C8A4FFC"/>
    <w:lvl w:ilvl="0" w:tplc="F01E4876">
      <w:start w:val="1"/>
      <w:numFmt w:val="bullet"/>
      <w:lvlText w:val=""/>
      <w:lvlPicBulletId w:val="0"/>
      <w:lvlJc w:val="left"/>
      <w:pPr>
        <w:tabs>
          <w:tab w:val="num" w:pos="720"/>
        </w:tabs>
        <w:ind w:left="720" w:hanging="360"/>
      </w:pPr>
      <w:rPr>
        <w:rFonts w:ascii="Symbol" w:hAnsi="Symbol" w:hint="default"/>
      </w:rPr>
    </w:lvl>
    <w:lvl w:ilvl="1" w:tplc="245C2224">
      <w:start w:val="1"/>
      <w:numFmt w:val="bullet"/>
      <w:lvlText w:val=""/>
      <w:lvlJc w:val="left"/>
      <w:pPr>
        <w:tabs>
          <w:tab w:val="num" w:pos="1440"/>
        </w:tabs>
        <w:ind w:left="1440" w:hanging="360"/>
      </w:pPr>
      <w:rPr>
        <w:rFonts w:ascii="Symbol" w:hAnsi="Symbol" w:hint="default"/>
      </w:rPr>
    </w:lvl>
    <w:lvl w:ilvl="2" w:tplc="3A88D6CE" w:tentative="1">
      <w:start w:val="1"/>
      <w:numFmt w:val="bullet"/>
      <w:lvlText w:val=""/>
      <w:lvlJc w:val="left"/>
      <w:pPr>
        <w:tabs>
          <w:tab w:val="num" w:pos="2160"/>
        </w:tabs>
        <w:ind w:left="2160" w:hanging="360"/>
      </w:pPr>
      <w:rPr>
        <w:rFonts w:ascii="Symbol" w:hAnsi="Symbol" w:hint="default"/>
      </w:rPr>
    </w:lvl>
    <w:lvl w:ilvl="3" w:tplc="1A8CBA70" w:tentative="1">
      <w:start w:val="1"/>
      <w:numFmt w:val="bullet"/>
      <w:lvlText w:val=""/>
      <w:lvlJc w:val="left"/>
      <w:pPr>
        <w:tabs>
          <w:tab w:val="num" w:pos="2880"/>
        </w:tabs>
        <w:ind w:left="2880" w:hanging="360"/>
      </w:pPr>
      <w:rPr>
        <w:rFonts w:ascii="Symbol" w:hAnsi="Symbol" w:hint="default"/>
      </w:rPr>
    </w:lvl>
    <w:lvl w:ilvl="4" w:tplc="F9422098" w:tentative="1">
      <w:start w:val="1"/>
      <w:numFmt w:val="bullet"/>
      <w:lvlText w:val=""/>
      <w:lvlJc w:val="left"/>
      <w:pPr>
        <w:tabs>
          <w:tab w:val="num" w:pos="3600"/>
        </w:tabs>
        <w:ind w:left="3600" w:hanging="360"/>
      </w:pPr>
      <w:rPr>
        <w:rFonts w:ascii="Symbol" w:hAnsi="Symbol" w:hint="default"/>
      </w:rPr>
    </w:lvl>
    <w:lvl w:ilvl="5" w:tplc="AD0C1E40" w:tentative="1">
      <w:start w:val="1"/>
      <w:numFmt w:val="bullet"/>
      <w:lvlText w:val=""/>
      <w:lvlJc w:val="left"/>
      <w:pPr>
        <w:tabs>
          <w:tab w:val="num" w:pos="4320"/>
        </w:tabs>
        <w:ind w:left="4320" w:hanging="360"/>
      </w:pPr>
      <w:rPr>
        <w:rFonts w:ascii="Symbol" w:hAnsi="Symbol" w:hint="default"/>
      </w:rPr>
    </w:lvl>
    <w:lvl w:ilvl="6" w:tplc="C14CFAFE" w:tentative="1">
      <w:start w:val="1"/>
      <w:numFmt w:val="bullet"/>
      <w:lvlText w:val=""/>
      <w:lvlJc w:val="left"/>
      <w:pPr>
        <w:tabs>
          <w:tab w:val="num" w:pos="5040"/>
        </w:tabs>
        <w:ind w:left="5040" w:hanging="360"/>
      </w:pPr>
      <w:rPr>
        <w:rFonts w:ascii="Symbol" w:hAnsi="Symbol" w:hint="default"/>
      </w:rPr>
    </w:lvl>
    <w:lvl w:ilvl="7" w:tplc="85B4C01C" w:tentative="1">
      <w:start w:val="1"/>
      <w:numFmt w:val="bullet"/>
      <w:lvlText w:val=""/>
      <w:lvlJc w:val="left"/>
      <w:pPr>
        <w:tabs>
          <w:tab w:val="num" w:pos="5760"/>
        </w:tabs>
        <w:ind w:left="5760" w:hanging="360"/>
      </w:pPr>
      <w:rPr>
        <w:rFonts w:ascii="Symbol" w:hAnsi="Symbol" w:hint="default"/>
      </w:rPr>
    </w:lvl>
    <w:lvl w:ilvl="8" w:tplc="A348AF60" w:tentative="1">
      <w:start w:val="1"/>
      <w:numFmt w:val="bullet"/>
      <w:lvlText w:val=""/>
      <w:lvlJc w:val="left"/>
      <w:pPr>
        <w:tabs>
          <w:tab w:val="num" w:pos="6480"/>
        </w:tabs>
        <w:ind w:left="6480" w:hanging="360"/>
      </w:pPr>
      <w:rPr>
        <w:rFonts w:ascii="Symbol" w:hAnsi="Symbol" w:hint="default"/>
      </w:rPr>
    </w:lvl>
  </w:abstractNum>
  <w:abstractNum w:abstractNumId="21">
    <w:nsid w:val="59AB4F53"/>
    <w:multiLevelType w:val="hybridMultilevel"/>
    <w:tmpl w:val="3232127C"/>
    <w:lvl w:ilvl="0" w:tplc="78EEB75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nsid w:val="63370B48"/>
    <w:multiLevelType w:val="hybridMultilevel"/>
    <w:tmpl w:val="D42C12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13A1FD2"/>
    <w:multiLevelType w:val="hybridMultilevel"/>
    <w:tmpl w:val="CB9EE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8F77C1A"/>
    <w:multiLevelType w:val="hybridMultilevel"/>
    <w:tmpl w:val="FDD2164C"/>
    <w:lvl w:ilvl="0" w:tplc="BCFA431C">
      <w:start w:val="1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9"/>
  </w:num>
  <w:num w:numId="11">
    <w:abstractNumId w:val="20"/>
  </w:num>
  <w:num w:numId="12">
    <w:abstractNumId w:val="12"/>
  </w:num>
  <w:num w:numId="13">
    <w:abstractNumId w:val="13"/>
    <w:lvlOverride w:ilvl="0">
      <w:startOverride w:val="1"/>
    </w:lvlOverride>
  </w:num>
  <w:num w:numId="14">
    <w:abstractNumId w:val="8"/>
    <w:lvlOverride w:ilvl="0">
      <w:startOverride w:val="1"/>
    </w:lvlOverride>
  </w:num>
  <w:num w:numId="15">
    <w:abstractNumId w:val="12"/>
    <w:lvlOverride w:ilvl="0">
      <w:lvl w:ilvl="0">
        <w:start w:val="1"/>
        <w:numFmt w:val="decimal"/>
        <w:pStyle w:val="1"/>
        <w:lvlText w:val="%1"/>
        <w:lvlJc w:val="left"/>
        <w:pPr>
          <w:ind w:left="360" w:hanging="360"/>
        </w:pPr>
        <w:rPr>
          <w:rFonts w:hint="default"/>
        </w:rPr>
      </w:lvl>
    </w:lvlOverride>
    <w:lvlOverride w:ilvl="1">
      <w:lvl w:ilvl="1">
        <w:start w:val="1"/>
        <w:numFmt w:val="lowerLetter"/>
        <w:pStyle w:val="21"/>
        <w:lvlText w:val="%2."/>
        <w:lvlJc w:val="left"/>
        <w:pPr>
          <w:ind w:left="1080" w:hanging="360"/>
        </w:pPr>
      </w:lvl>
    </w:lvlOverride>
    <w:lvlOverride w:ilvl="2">
      <w:lvl w:ilvl="2" w:tentative="1">
        <w:start w:val="1"/>
        <w:numFmt w:val="lowerRoman"/>
        <w:pStyle w:val="31"/>
        <w:lvlText w:val="%3."/>
        <w:lvlJc w:val="right"/>
        <w:pPr>
          <w:ind w:left="1800" w:hanging="180"/>
        </w:pPr>
      </w:lvl>
    </w:lvlOverride>
    <w:lvlOverride w:ilvl="3">
      <w:lvl w:ilvl="3" w:tentative="1">
        <w:start w:val="1"/>
        <w:numFmt w:val="decimal"/>
        <w:pStyle w:val="41"/>
        <w:lvlText w:val="%4."/>
        <w:lvlJc w:val="left"/>
        <w:pPr>
          <w:ind w:left="2520" w:hanging="360"/>
        </w:pPr>
      </w:lvl>
    </w:lvlOverride>
    <w:lvlOverride w:ilvl="4">
      <w:lvl w:ilvl="4" w:tentative="1">
        <w:start w:val="1"/>
        <w:numFmt w:val="lowerLetter"/>
        <w:pStyle w:val="51"/>
        <w:lvlText w:val="%5."/>
        <w:lvlJc w:val="left"/>
        <w:pPr>
          <w:ind w:left="3240" w:hanging="360"/>
        </w:pPr>
      </w:lvl>
    </w:lvlOverride>
    <w:lvlOverride w:ilvl="5">
      <w:lvl w:ilvl="5" w:tentative="1">
        <w:start w:val="1"/>
        <w:numFmt w:val="lowerRoman"/>
        <w:pStyle w:val="6"/>
        <w:lvlText w:val="%6."/>
        <w:lvlJc w:val="right"/>
        <w:pPr>
          <w:ind w:left="3960" w:hanging="180"/>
        </w:pPr>
      </w:lvl>
    </w:lvlOverride>
    <w:lvlOverride w:ilvl="6">
      <w:lvl w:ilvl="6" w:tentative="1">
        <w:start w:val="1"/>
        <w:numFmt w:val="decimal"/>
        <w:pStyle w:val="7"/>
        <w:lvlText w:val="%7."/>
        <w:lvlJc w:val="left"/>
        <w:pPr>
          <w:ind w:left="4680" w:hanging="360"/>
        </w:pPr>
      </w:lvl>
    </w:lvlOverride>
    <w:lvlOverride w:ilvl="7">
      <w:lvl w:ilvl="7" w:tentative="1">
        <w:start w:val="1"/>
        <w:numFmt w:val="lowerLetter"/>
        <w:pStyle w:val="8"/>
        <w:lvlText w:val="%8."/>
        <w:lvlJc w:val="left"/>
        <w:pPr>
          <w:ind w:left="5400" w:hanging="360"/>
        </w:pPr>
      </w:lvl>
    </w:lvlOverride>
    <w:lvlOverride w:ilvl="8">
      <w:lvl w:ilvl="8" w:tentative="1">
        <w:start w:val="1"/>
        <w:numFmt w:val="lowerRoman"/>
        <w:pStyle w:val="9"/>
        <w:lvlText w:val="%9."/>
        <w:lvlJc w:val="right"/>
        <w:pPr>
          <w:ind w:left="6120" w:hanging="180"/>
        </w:pPr>
      </w:lvl>
    </w:lvlOverride>
  </w:num>
  <w:num w:numId="16">
    <w:abstractNumId w:val="16"/>
  </w:num>
  <w:num w:numId="17">
    <w:abstractNumId w:val="10"/>
  </w:num>
  <w:num w:numId="18">
    <w:abstractNumId w:val="18"/>
  </w:num>
  <w:num w:numId="19">
    <w:abstractNumId w:val="17"/>
  </w:num>
  <w:num w:numId="20">
    <w:abstractNumId w:val="23"/>
  </w:num>
  <w:num w:numId="21">
    <w:abstractNumId w:val="21"/>
  </w:num>
  <w:num w:numId="22">
    <w:abstractNumId w:val="15"/>
  </w:num>
  <w:num w:numId="23">
    <w:abstractNumId w:val="11"/>
  </w:num>
  <w:num w:numId="24">
    <w:abstractNumId w:val="24"/>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14"/>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tra, Mayank">
    <w15:presenceInfo w15:providerId="AD" w15:userId="S-1-5-21-1417001333-1303643608-725345543-34801"/>
  </w15:person>
  <w15:person w15:author="Per Skillermark">
    <w15:presenceInfo w15:providerId="AD" w15:userId="S-1-5-21-1538607324-3213881460-940295383-427769"/>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zh-CN" w:vendorID="64" w:dllVersion="131077" w:nlCheck="1" w:checkStyle="1"/>
  <w:attachedTemplate r:id="rId1"/>
  <w:stylePaneFormatFilter w:val="D024"/>
  <w:trackRevisions/>
  <w:documentProtection w:formatting="1" w:enforcement="0"/>
  <w:styleLockTheme/>
  <w:styleLockQFSet/>
  <w:defaultTabStop w:val="720"/>
  <w:characterSpacingControl w:val="doNotCompress"/>
  <w:hdrShapeDefaults>
    <o:shapedefaults v:ext="edit" spidmax="3074"/>
    <o:shapelayout v:ext="edit">
      <o:idmap v:ext="edit" data="2"/>
    </o:shapelayout>
  </w:hdrShapeDefaults>
  <w:footnotePr>
    <w:footnote w:id="-1"/>
    <w:footnote w:id="0"/>
    <w:footnote w:id="1"/>
  </w:footnotePr>
  <w:endnotePr>
    <w:endnote w:id="-1"/>
    <w:endnote w:id="0"/>
    <w:endnote w:id="1"/>
  </w:endnotePr>
  <w:compat>
    <w:useFELayout/>
  </w:compat>
  <w:rsids>
    <w:rsidRoot w:val="00FC6834"/>
    <w:rsid w:val="00000343"/>
    <w:rsid w:val="00000617"/>
    <w:rsid w:val="00000CC2"/>
    <w:rsid w:val="00004161"/>
    <w:rsid w:val="00004713"/>
    <w:rsid w:val="00005026"/>
    <w:rsid w:val="00006CB1"/>
    <w:rsid w:val="00007574"/>
    <w:rsid w:val="00007BA2"/>
    <w:rsid w:val="00007CFF"/>
    <w:rsid w:val="00013F55"/>
    <w:rsid w:val="00016025"/>
    <w:rsid w:val="0002310F"/>
    <w:rsid w:val="000239BA"/>
    <w:rsid w:val="00024B84"/>
    <w:rsid w:val="00024FBD"/>
    <w:rsid w:val="000253AB"/>
    <w:rsid w:val="000257E6"/>
    <w:rsid w:val="000261C1"/>
    <w:rsid w:val="00026F93"/>
    <w:rsid w:val="00027904"/>
    <w:rsid w:val="00027E5A"/>
    <w:rsid w:val="00027FA7"/>
    <w:rsid w:val="00030B24"/>
    <w:rsid w:val="00031886"/>
    <w:rsid w:val="00032329"/>
    <w:rsid w:val="00032A8D"/>
    <w:rsid w:val="000330FC"/>
    <w:rsid w:val="0003386E"/>
    <w:rsid w:val="0003786D"/>
    <w:rsid w:val="00040619"/>
    <w:rsid w:val="000427F9"/>
    <w:rsid w:val="00042CCB"/>
    <w:rsid w:val="00044DFA"/>
    <w:rsid w:val="00046555"/>
    <w:rsid w:val="00046CC5"/>
    <w:rsid w:val="000501F3"/>
    <w:rsid w:val="00051981"/>
    <w:rsid w:val="00052386"/>
    <w:rsid w:val="0005264B"/>
    <w:rsid w:val="000529AB"/>
    <w:rsid w:val="00053A30"/>
    <w:rsid w:val="00054CB7"/>
    <w:rsid w:val="00055157"/>
    <w:rsid w:val="000552E1"/>
    <w:rsid w:val="0005597C"/>
    <w:rsid w:val="00055C60"/>
    <w:rsid w:val="0005758E"/>
    <w:rsid w:val="00057D8C"/>
    <w:rsid w:val="00057EB5"/>
    <w:rsid w:val="00057F38"/>
    <w:rsid w:val="00061E29"/>
    <w:rsid w:val="0006230E"/>
    <w:rsid w:val="00063B93"/>
    <w:rsid w:val="00064B44"/>
    <w:rsid w:val="00065D65"/>
    <w:rsid w:val="00065F2E"/>
    <w:rsid w:val="00066BFD"/>
    <w:rsid w:val="00067DA4"/>
    <w:rsid w:val="00067F70"/>
    <w:rsid w:val="000700D5"/>
    <w:rsid w:val="00071BF4"/>
    <w:rsid w:val="00072BB7"/>
    <w:rsid w:val="00077957"/>
    <w:rsid w:val="00077A11"/>
    <w:rsid w:val="00077A33"/>
    <w:rsid w:val="0008031D"/>
    <w:rsid w:val="00080A52"/>
    <w:rsid w:val="00080BEF"/>
    <w:rsid w:val="00081BCD"/>
    <w:rsid w:val="00081FBD"/>
    <w:rsid w:val="00082151"/>
    <w:rsid w:val="000834EF"/>
    <w:rsid w:val="00083DA1"/>
    <w:rsid w:val="000844D6"/>
    <w:rsid w:val="0008684A"/>
    <w:rsid w:val="00090EDB"/>
    <w:rsid w:val="00092373"/>
    <w:rsid w:val="00094641"/>
    <w:rsid w:val="0009552A"/>
    <w:rsid w:val="00095B14"/>
    <w:rsid w:val="000A3871"/>
    <w:rsid w:val="000A5C1C"/>
    <w:rsid w:val="000A6786"/>
    <w:rsid w:val="000A702A"/>
    <w:rsid w:val="000A7B5B"/>
    <w:rsid w:val="000B1F08"/>
    <w:rsid w:val="000B2B23"/>
    <w:rsid w:val="000B2C54"/>
    <w:rsid w:val="000B3A87"/>
    <w:rsid w:val="000B5EC7"/>
    <w:rsid w:val="000B7953"/>
    <w:rsid w:val="000B7D90"/>
    <w:rsid w:val="000C01FA"/>
    <w:rsid w:val="000C4379"/>
    <w:rsid w:val="000C5920"/>
    <w:rsid w:val="000C7E7E"/>
    <w:rsid w:val="000D056F"/>
    <w:rsid w:val="000D0C17"/>
    <w:rsid w:val="000D291A"/>
    <w:rsid w:val="000D4AD5"/>
    <w:rsid w:val="000D5087"/>
    <w:rsid w:val="000D5499"/>
    <w:rsid w:val="000D6240"/>
    <w:rsid w:val="000E0325"/>
    <w:rsid w:val="000E41B0"/>
    <w:rsid w:val="000E76DF"/>
    <w:rsid w:val="000E7E42"/>
    <w:rsid w:val="000F0703"/>
    <w:rsid w:val="000F177E"/>
    <w:rsid w:val="000F2241"/>
    <w:rsid w:val="000F296C"/>
    <w:rsid w:val="000F3E35"/>
    <w:rsid w:val="000F439F"/>
    <w:rsid w:val="000F561D"/>
    <w:rsid w:val="000F575D"/>
    <w:rsid w:val="000F5AD0"/>
    <w:rsid w:val="000F6B59"/>
    <w:rsid w:val="000F7F83"/>
    <w:rsid w:val="00100B44"/>
    <w:rsid w:val="00100F13"/>
    <w:rsid w:val="00101787"/>
    <w:rsid w:val="0010203F"/>
    <w:rsid w:val="001051C3"/>
    <w:rsid w:val="00106224"/>
    <w:rsid w:val="00106260"/>
    <w:rsid w:val="001067C6"/>
    <w:rsid w:val="001108CB"/>
    <w:rsid w:val="001111EE"/>
    <w:rsid w:val="00111903"/>
    <w:rsid w:val="00111CCE"/>
    <w:rsid w:val="00111FFC"/>
    <w:rsid w:val="001128A0"/>
    <w:rsid w:val="00113CBC"/>
    <w:rsid w:val="0011409C"/>
    <w:rsid w:val="0011638C"/>
    <w:rsid w:val="00116740"/>
    <w:rsid w:val="00116AE0"/>
    <w:rsid w:val="00120108"/>
    <w:rsid w:val="0012055E"/>
    <w:rsid w:val="00123E09"/>
    <w:rsid w:val="001255D3"/>
    <w:rsid w:val="00126A91"/>
    <w:rsid w:val="0012782D"/>
    <w:rsid w:val="00130380"/>
    <w:rsid w:val="001306C8"/>
    <w:rsid w:val="001314A3"/>
    <w:rsid w:val="00132FBB"/>
    <w:rsid w:val="001349FE"/>
    <w:rsid w:val="0013624E"/>
    <w:rsid w:val="00136C9A"/>
    <w:rsid w:val="001402D2"/>
    <w:rsid w:val="001414C8"/>
    <w:rsid w:val="00141735"/>
    <w:rsid w:val="0014227B"/>
    <w:rsid w:val="00143559"/>
    <w:rsid w:val="00143A00"/>
    <w:rsid w:val="00143E67"/>
    <w:rsid w:val="001446DB"/>
    <w:rsid w:val="00146DDD"/>
    <w:rsid w:val="00146F38"/>
    <w:rsid w:val="00150B25"/>
    <w:rsid w:val="001525A7"/>
    <w:rsid w:val="00152F10"/>
    <w:rsid w:val="00152FFB"/>
    <w:rsid w:val="001530D2"/>
    <w:rsid w:val="0015485E"/>
    <w:rsid w:val="00154A0A"/>
    <w:rsid w:val="0015514E"/>
    <w:rsid w:val="0015783D"/>
    <w:rsid w:val="0015788F"/>
    <w:rsid w:val="001609D4"/>
    <w:rsid w:val="00161C51"/>
    <w:rsid w:val="001624F9"/>
    <w:rsid w:val="0016426B"/>
    <w:rsid w:val="00164427"/>
    <w:rsid w:val="00164D75"/>
    <w:rsid w:val="00165A82"/>
    <w:rsid w:val="00166FA1"/>
    <w:rsid w:val="00167354"/>
    <w:rsid w:val="001707A3"/>
    <w:rsid w:val="00170A51"/>
    <w:rsid w:val="00173002"/>
    <w:rsid w:val="00173608"/>
    <w:rsid w:val="0017438D"/>
    <w:rsid w:val="001760F3"/>
    <w:rsid w:val="00176659"/>
    <w:rsid w:val="0017665B"/>
    <w:rsid w:val="00176B00"/>
    <w:rsid w:val="0017768F"/>
    <w:rsid w:val="00182501"/>
    <w:rsid w:val="00183D16"/>
    <w:rsid w:val="00184984"/>
    <w:rsid w:val="00185A31"/>
    <w:rsid w:val="00185CDD"/>
    <w:rsid w:val="00186C10"/>
    <w:rsid w:val="00187D34"/>
    <w:rsid w:val="0019021E"/>
    <w:rsid w:val="00190E93"/>
    <w:rsid w:val="00191B63"/>
    <w:rsid w:val="00191F2D"/>
    <w:rsid w:val="00191F48"/>
    <w:rsid w:val="00192438"/>
    <w:rsid w:val="00193AE0"/>
    <w:rsid w:val="00194156"/>
    <w:rsid w:val="0019442D"/>
    <w:rsid w:val="00194DF8"/>
    <w:rsid w:val="001A0DEA"/>
    <w:rsid w:val="001A10B5"/>
    <w:rsid w:val="001A198C"/>
    <w:rsid w:val="001A3418"/>
    <w:rsid w:val="001A587E"/>
    <w:rsid w:val="001A7C6A"/>
    <w:rsid w:val="001B0399"/>
    <w:rsid w:val="001B0955"/>
    <w:rsid w:val="001B3227"/>
    <w:rsid w:val="001B3DB0"/>
    <w:rsid w:val="001B5674"/>
    <w:rsid w:val="001B579D"/>
    <w:rsid w:val="001B6780"/>
    <w:rsid w:val="001B6F23"/>
    <w:rsid w:val="001C12CB"/>
    <w:rsid w:val="001C2235"/>
    <w:rsid w:val="001C23CB"/>
    <w:rsid w:val="001C283C"/>
    <w:rsid w:val="001C283E"/>
    <w:rsid w:val="001C34C9"/>
    <w:rsid w:val="001C3753"/>
    <w:rsid w:val="001C3807"/>
    <w:rsid w:val="001C4BFE"/>
    <w:rsid w:val="001C4C22"/>
    <w:rsid w:val="001C7755"/>
    <w:rsid w:val="001D109E"/>
    <w:rsid w:val="001D2068"/>
    <w:rsid w:val="001D4049"/>
    <w:rsid w:val="001D4571"/>
    <w:rsid w:val="001D6C68"/>
    <w:rsid w:val="001D702E"/>
    <w:rsid w:val="001E44A4"/>
    <w:rsid w:val="001E64E9"/>
    <w:rsid w:val="001F05D9"/>
    <w:rsid w:val="001F0A11"/>
    <w:rsid w:val="001F11F8"/>
    <w:rsid w:val="001F25D4"/>
    <w:rsid w:val="001F3671"/>
    <w:rsid w:val="001F5272"/>
    <w:rsid w:val="001F7B4F"/>
    <w:rsid w:val="002016A1"/>
    <w:rsid w:val="00201C96"/>
    <w:rsid w:val="00201FCC"/>
    <w:rsid w:val="00202F61"/>
    <w:rsid w:val="002056AF"/>
    <w:rsid w:val="00205B5C"/>
    <w:rsid w:val="00205C71"/>
    <w:rsid w:val="00207A0B"/>
    <w:rsid w:val="0021019E"/>
    <w:rsid w:val="0021130E"/>
    <w:rsid w:val="0021218D"/>
    <w:rsid w:val="0021394B"/>
    <w:rsid w:val="00213E20"/>
    <w:rsid w:val="00213E90"/>
    <w:rsid w:val="00214456"/>
    <w:rsid w:val="00214A75"/>
    <w:rsid w:val="00215367"/>
    <w:rsid w:val="002154C7"/>
    <w:rsid w:val="00220854"/>
    <w:rsid w:val="00220A3C"/>
    <w:rsid w:val="00220FD4"/>
    <w:rsid w:val="002224E4"/>
    <w:rsid w:val="002230D0"/>
    <w:rsid w:val="00226DB3"/>
    <w:rsid w:val="00227C6A"/>
    <w:rsid w:val="00227DC7"/>
    <w:rsid w:val="00230872"/>
    <w:rsid w:val="00232DD6"/>
    <w:rsid w:val="00233AA4"/>
    <w:rsid w:val="002344F4"/>
    <w:rsid w:val="00234EEC"/>
    <w:rsid w:val="00235469"/>
    <w:rsid w:val="00235949"/>
    <w:rsid w:val="002375B4"/>
    <w:rsid w:val="002404E1"/>
    <w:rsid w:val="00242A75"/>
    <w:rsid w:val="00242E5F"/>
    <w:rsid w:val="00243743"/>
    <w:rsid w:val="00246906"/>
    <w:rsid w:val="00246F28"/>
    <w:rsid w:val="00247091"/>
    <w:rsid w:val="002472B2"/>
    <w:rsid w:val="00247D07"/>
    <w:rsid w:val="0025017D"/>
    <w:rsid w:val="00250ADC"/>
    <w:rsid w:val="00253507"/>
    <w:rsid w:val="0025519B"/>
    <w:rsid w:val="00255330"/>
    <w:rsid w:val="00255CB1"/>
    <w:rsid w:val="0025644C"/>
    <w:rsid w:val="0026128C"/>
    <w:rsid w:val="0026203D"/>
    <w:rsid w:val="0026251D"/>
    <w:rsid w:val="00262628"/>
    <w:rsid w:val="00263915"/>
    <w:rsid w:val="00267983"/>
    <w:rsid w:val="00267F35"/>
    <w:rsid w:val="002709A2"/>
    <w:rsid w:val="00270BC8"/>
    <w:rsid w:val="00271096"/>
    <w:rsid w:val="002723C7"/>
    <w:rsid w:val="00272418"/>
    <w:rsid w:val="002727FE"/>
    <w:rsid w:val="00273FD7"/>
    <w:rsid w:val="0027472D"/>
    <w:rsid w:val="00274D66"/>
    <w:rsid w:val="0027518E"/>
    <w:rsid w:val="002752E6"/>
    <w:rsid w:val="002767B2"/>
    <w:rsid w:val="00276B08"/>
    <w:rsid w:val="00276D86"/>
    <w:rsid w:val="0028128F"/>
    <w:rsid w:val="00281F2C"/>
    <w:rsid w:val="0028396D"/>
    <w:rsid w:val="0028484D"/>
    <w:rsid w:val="002864B1"/>
    <w:rsid w:val="00290C7A"/>
    <w:rsid w:val="00291220"/>
    <w:rsid w:val="00291411"/>
    <w:rsid w:val="0029240E"/>
    <w:rsid w:val="0029264B"/>
    <w:rsid w:val="00292886"/>
    <w:rsid w:val="0029361D"/>
    <w:rsid w:val="00295870"/>
    <w:rsid w:val="00297BDD"/>
    <w:rsid w:val="002A086F"/>
    <w:rsid w:val="002A0959"/>
    <w:rsid w:val="002A1253"/>
    <w:rsid w:val="002A4720"/>
    <w:rsid w:val="002A705C"/>
    <w:rsid w:val="002A7ACF"/>
    <w:rsid w:val="002B0166"/>
    <w:rsid w:val="002B1BFB"/>
    <w:rsid w:val="002B1EF2"/>
    <w:rsid w:val="002B2C59"/>
    <w:rsid w:val="002B3212"/>
    <w:rsid w:val="002B4153"/>
    <w:rsid w:val="002B5FAD"/>
    <w:rsid w:val="002B628B"/>
    <w:rsid w:val="002C1834"/>
    <w:rsid w:val="002C232C"/>
    <w:rsid w:val="002C4675"/>
    <w:rsid w:val="002C4C14"/>
    <w:rsid w:val="002D057D"/>
    <w:rsid w:val="002D0DA6"/>
    <w:rsid w:val="002D36BB"/>
    <w:rsid w:val="002D3C96"/>
    <w:rsid w:val="002D558A"/>
    <w:rsid w:val="002D614C"/>
    <w:rsid w:val="002D68D8"/>
    <w:rsid w:val="002D7C9D"/>
    <w:rsid w:val="002E0806"/>
    <w:rsid w:val="002E2C37"/>
    <w:rsid w:val="002E662D"/>
    <w:rsid w:val="002E6EED"/>
    <w:rsid w:val="002E6F24"/>
    <w:rsid w:val="002E78D6"/>
    <w:rsid w:val="002F05C0"/>
    <w:rsid w:val="002F189B"/>
    <w:rsid w:val="002F199B"/>
    <w:rsid w:val="002F28EA"/>
    <w:rsid w:val="002F2CA3"/>
    <w:rsid w:val="002F4095"/>
    <w:rsid w:val="002F59AF"/>
    <w:rsid w:val="002F665C"/>
    <w:rsid w:val="002F6BE2"/>
    <w:rsid w:val="002F7844"/>
    <w:rsid w:val="002F7D11"/>
    <w:rsid w:val="00304E85"/>
    <w:rsid w:val="00306290"/>
    <w:rsid w:val="003067B2"/>
    <w:rsid w:val="00306AFE"/>
    <w:rsid w:val="00306D5E"/>
    <w:rsid w:val="00307F73"/>
    <w:rsid w:val="003105A1"/>
    <w:rsid w:val="00310763"/>
    <w:rsid w:val="003115E2"/>
    <w:rsid w:val="003139C4"/>
    <w:rsid w:val="00315B6E"/>
    <w:rsid w:val="00316B8B"/>
    <w:rsid w:val="00316B8F"/>
    <w:rsid w:val="00320890"/>
    <w:rsid w:val="00320DA9"/>
    <w:rsid w:val="003216D0"/>
    <w:rsid w:val="00322241"/>
    <w:rsid w:val="00322508"/>
    <w:rsid w:val="00322C66"/>
    <w:rsid w:val="00323303"/>
    <w:rsid w:val="003237AA"/>
    <w:rsid w:val="0032417B"/>
    <w:rsid w:val="00326200"/>
    <w:rsid w:val="00327C21"/>
    <w:rsid w:val="00330C32"/>
    <w:rsid w:val="00335507"/>
    <w:rsid w:val="00335863"/>
    <w:rsid w:val="00337037"/>
    <w:rsid w:val="00341ECD"/>
    <w:rsid w:val="003438EF"/>
    <w:rsid w:val="0034684A"/>
    <w:rsid w:val="003476FE"/>
    <w:rsid w:val="00347FA1"/>
    <w:rsid w:val="0035296B"/>
    <w:rsid w:val="003538AE"/>
    <w:rsid w:val="003540DF"/>
    <w:rsid w:val="00354738"/>
    <w:rsid w:val="00354C87"/>
    <w:rsid w:val="003606C7"/>
    <w:rsid w:val="00360D56"/>
    <w:rsid w:val="00361429"/>
    <w:rsid w:val="0036172E"/>
    <w:rsid w:val="003622D3"/>
    <w:rsid w:val="00362CC0"/>
    <w:rsid w:val="0036326E"/>
    <w:rsid w:val="003638C6"/>
    <w:rsid w:val="003663D1"/>
    <w:rsid w:val="003666CC"/>
    <w:rsid w:val="00367887"/>
    <w:rsid w:val="00367B3C"/>
    <w:rsid w:val="00370569"/>
    <w:rsid w:val="003706BA"/>
    <w:rsid w:val="00370B52"/>
    <w:rsid w:val="0037258D"/>
    <w:rsid w:val="0037339F"/>
    <w:rsid w:val="00373D7D"/>
    <w:rsid w:val="003750B1"/>
    <w:rsid w:val="00376E06"/>
    <w:rsid w:val="0037782A"/>
    <w:rsid w:val="00377BE3"/>
    <w:rsid w:val="00380268"/>
    <w:rsid w:val="00381A4F"/>
    <w:rsid w:val="00382290"/>
    <w:rsid w:val="00382BCF"/>
    <w:rsid w:val="003861CB"/>
    <w:rsid w:val="0038683B"/>
    <w:rsid w:val="00386FE8"/>
    <w:rsid w:val="0039256D"/>
    <w:rsid w:val="00392A2A"/>
    <w:rsid w:val="00394B67"/>
    <w:rsid w:val="00394FFF"/>
    <w:rsid w:val="0039621E"/>
    <w:rsid w:val="0039707B"/>
    <w:rsid w:val="00397307"/>
    <w:rsid w:val="003976C0"/>
    <w:rsid w:val="003A0157"/>
    <w:rsid w:val="003A16E6"/>
    <w:rsid w:val="003A38F7"/>
    <w:rsid w:val="003A3C1C"/>
    <w:rsid w:val="003A3D9B"/>
    <w:rsid w:val="003A5533"/>
    <w:rsid w:val="003A563A"/>
    <w:rsid w:val="003A6F36"/>
    <w:rsid w:val="003B106E"/>
    <w:rsid w:val="003B11E8"/>
    <w:rsid w:val="003B15E9"/>
    <w:rsid w:val="003B1828"/>
    <w:rsid w:val="003B2F73"/>
    <w:rsid w:val="003B39A7"/>
    <w:rsid w:val="003B4E9E"/>
    <w:rsid w:val="003B524A"/>
    <w:rsid w:val="003B6C80"/>
    <w:rsid w:val="003C2588"/>
    <w:rsid w:val="003C3DBC"/>
    <w:rsid w:val="003C502D"/>
    <w:rsid w:val="003C5507"/>
    <w:rsid w:val="003C589D"/>
    <w:rsid w:val="003C5D8A"/>
    <w:rsid w:val="003C72AF"/>
    <w:rsid w:val="003C753D"/>
    <w:rsid w:val="003D107B"/>
    <w:rsid w:val="003D1F13"/>
    <w:rsid w:val="003D3EE5"/>
    <w:rsid w:val="003D5429"/>
    <w:rsid w:val="003D71A1"/>
    <w:rsid w:val="003D73AF"/>
    <w:rsid w:val="003D7F6C"/>
    <w:rsid w:val="003E1089"/>
    <w:rsid w:val="003E25CA"/>
    <w:rsid w:val="003E3C20"/>
    <w:rsid w:val="003E50BD"/>
    <w:rsid w:val="003E5D3E"/>
    <w:rsid w:val="003F0530"/>
    <w:rsid w:val="003F12C3"/>
    <w:rsid w:val="003F2F63"/>
    <w:rsid w:val="003F3778"/>
    <w:rsid w:val="003F415C"/>
    <w:rsid w:val="003F4ADE"/>
    <w:rsid w:val="003F4B74"/>
    <w:rsid w:val="003F61CF"/>
    <w:rsid w:val="00401E78"/>
    <w:rsid w:val="00403938"/>
    <w:rsid w:val="004043C2"/>
    <w:rsid w:val="00405208"/>
    <w:rsid w:val="0040723A"/>
    <w:rsid w:val="004075E2"/>
    <w:rsid w:val="00407E97"/>
    <w:rsid w:val="00410D6E"/>
    <w:rsid w:val="004121BE"/>
    <w:rsid w:val="0041286D"/>
    <w:rsid w:val="00413B60"/>
    <w:rsid w:val="00413C90"/>
    <w:rsid w:val="00414020"/>
    <w:rsid w:val="004141EB"/>
    <w:rsid w:val="00414692"/>
    <w:rsid w:val="00414BD5"/>
    <w:rsid w:val="00415829"/>
    <w:rsid w:val="00415B7D"/>
    <w:rsid w:val="00415EC8"/>
    <w:rsid w:val="00415F37"/>
    <w:rsid w:val="00416993"/>
    <w:rsid w:val="00416D91"/>
    <w:rsid w:val="00417D80"/>
    <w:rsid w:val="004206FE"/>
    <w:rsid w:val="00420953"/>
    <w:rsid w:val="0042191F"/>
    <w:rsid w:val="00422A9B"/>
    <w:rsid w:val="00422B97"/>
    <w:rsid w:val="004232D1"/>
    <w:rsid w:val="00424383"/>
    <w:rsid w:val="004248A4"/>
    <w:rsid w:val="00424E1D"/>
    <w:rsid w:val="00425B69"/>
    <w:rsid w:val="0042620F"/>
    <w:rsid w:val="00426E0D"/>
    <w:rsid w:val="00430093"/>
    <w:rsid w:val="004306B7"/>
    <w:rsid w:val="00430D05"/>
    <w:rsid w:val="00430E32"/>
    <w:rsid w:val="0043230C"/>
    <w:rsid w:val="00432376"/>
    <w:rsid w:val="00433711"/>
    <w:rsid w:val="00434804"/>
    <w:rsid w:val="00434929"/>
    <w:rsid w:val="00440885"/>
    <w:rsid w:val="00441F21"/>
    <w:rsid w:val="00444204"/>
    <w:rsid w:val="00444942"/>
    <w:rsid w:val="004466AA"/>
    <w:rsid w:val="00447BAF"/>
    <w:rsid w:val="00447CCD"/>
    <w:rsid w:val="00450AA1"/>
    <w:rsid w:val="004531F5"/>
    <w:rsid w:val="004560C1"/>
    <w:rsid w:val="00456334"/>
    <w:rsid w:val="0045707A"/>
    <w:rsid w:val="00457575"/>
    <w:rsid w:val="0046113E"/>
    <w:rsid w:val="00461FD8"/>
    <w:rsid w:val="00462FAA"/>
    <w:rsid w:val="00464282"/>
    <w:rsid w:val="0046486C"/>
    <w:rsid w:val="00464EF9"/>
    <w:rsid w:val="0046672E"/>
    <w:rsid w:val="00467492"/>
    <w:rsid w:val="00467ED0"/>
    <w:rsid w:val="00470D74"/>
    <w:rsid w:val="004720DD"/>
    <w:rsid w:val="00473110"/>
    <w:rsid w:val="00474A53"/>
    <w:rsid w:val="00475E9F"/>
    <w:rsid w:val="0047711E"/>
    <w:rsid w:val="00477B38"/>
    <w:rsid w:val="00477FDA"/>
    <w:rsid w:val="0048104E"/>
    <w:rsid w:val="00482341"/>
    <w:rsid w:val="004851CE"/>
    <w:rsid w:val="004853D4"/>
    <w:rsid w:val="004858E7"/>
    <w:rsid w:val="00485916"/>
    <w:rsid w:val="004870C0"/>
    <w:rsid w:val="004908CD"/>
    <w:rsid w:val="004909E7"/>
    <w:rsid w:val="00491E5B"/>
    <w:rsid w:val="004928F1"/>
    <w:rsid w:val="00492D06"/>
    <w:rsid w:val="0049384A"/>
    <w:rsid w:val="004975CE"/>
    <w:rsid w:val="004A0D78"/>
    <w:rsid w:val="004A1347"/>
    <w:rsid w:val="004A18CC"/>
    <w:rsid w:val="004A2E8F"/>
    <w:rsid w:val="004A34AD"/>
    <w:rsid w:val="004A46A0"/>
    <w:rsid w:val="004A46D5"/>
    <w:rsid w:val="004A5CD2"/>
    <w:rsid w:val="004A71C6"/>
    <w:rsid w:val="004A7DAA"/>
    <w:rsid w:val="004B1513"/>
    <w:rsid w:val="004B1AFC"/>
    <w:rsid w:val="004B3218"/>
    <w:rsid w:val="004B3453"/>
    <w:rsid w:val="004B3814"/>
    <w:rsid w:val="004B5DEB"/>
    <w:rsid w:val="004C54D0"/>
    <w:rsid w:val="004C594D"/>
    <w:rsid w:val="004C5C7C"/>
    <w:rsid w:val="004C6537"/>
    <w:rsid w:val="004C67D5"/>
    <w:rsid w:val="004C7AA1"/>
    <w:rsid w:val="004C7AED"/>
    <w:rsid w:val="004D0AC4"/>
    <w:rsid w:val="004D1496"/>
    <w:rsid w:val="004D30E9"/>
    <w:rsid w:val="004D4F15"/>
    <w:rsid w:val="004D65F4"/>
    <w:rsid w:val="004D6995"/>
    <w:rsid w:val="004E11AF"/>
    <w:rsid w:val="004E135A"/>
    <w:rsid w:val="004E1AE2"/>
    <w:rsid w:val="004E282C"/>
    <w:rsid w:val="004E2DA1"/>
    <w:rsid w:val="004E39A1"/>
    <w:rsid w:val="004E584D"/>
    <w:rsid w:val="004E74A0"/>
    <w:rsid w:val="004E766B"/>
    <w:rsid w:val="004F0512"/>
    <w:rsid w:val="004F08E6"/>
    <w:rsid w:val="004F2AF1"/>
    <w:rsid w:val="004F2F7B"/>
    <w:rsid w:val="004F306B"/>
    <w:rsid w:val="004F5FAD"/>
    <w:rsid w:val="004F6B5B"/>
    <w:rsid w:val="00500A4D"/>
    <w:rsid w:val="00500E18"/>
    <w:rsid w:val="00501106"/>
    <w:rsid w:val="005029B2"/>
    <w:rsid w:val="005046AA"/>
    <w:rsid w:val="00510385"/>
    <w:rsid w:val="00511328"/>
    <w:rsid w:val="0051326A"/>
    <w:rsid w:val="005152DD"/>
    <w:rsid w:val="00515893"/>
    <w:rsid w:val="00516539"/>
    <w:rsid w:val="00516A8B"/>
    <w:rsid w:val="00523A83"/>
    <w:rsid w:val="00525458"/>
    <w:rsid w:val="0052781E"/>
    <w:rsid w:val="00527CE7"/>
    <w:rsid w:val="00527DE2"/>
    <w:rsid w:val="00530702"/>
    <w:rsid w:val="00531F6D"/>
    <w:rsid w:val="005327A0"/>
    <w:rsid w:val="00534010"/>
    <w:rsid w:val="0053461F"/>
    <w:rsid w:val="00534E4A"/>
    <w:rsid w:val="00534FD6"/>
    <w:rsid w:val="005363CA"/>
    <w:rsid w:val="00536715"/>
    <w:rsid w:val="00536931"/>
    <w:rsid w:val="00537164"/>
    <w:rsid w:val="00541097"/>
    <w:rsid w:val="00543607"/>
    <w:rsid w:val="00544C22"/>
    <w:rsid w:val="00545415"/>
    <w:rsid w:val="0054692B"/>
    <w:rsid w:val="00546F93"/>
    <w:rsid w:val="00547FF3"/>
    <w:rsid w:val="0055045B"/>
    <w:rsid w:val="0055282E"/>
    <w:rsid w:val="00556CA3"/>
    <w:rsid w:val="0056011A"/>
    <w:rsid w:val="00563CB0"/>
    <w:rsid w:val="005648A1"/>
    <w:rsid w:val="00565D80"/>
    <w:rsid w:val="005665BA"/>
    <w:rsid w:val="00567D67"/>
    <w:rsid w:val="00570D3C"/>
    <w:rsid w:val="00572B3F"/>
    <w:rsid w:val="005731F3"/>
    <w:rsid w:val="00573438"/>
    <w:rsid w:val="00573E68"/>
    <w:rsid w:val="005745A9"/>
    <w:rsid w:val="00574D66"/>
    <w:rsid w:val="00575B28"/>
    <w:rsid w:val="00575FD6"/>
    <w:rsid w:val="00576D56"/>
    <w:rsid w:val="00577052"/>
    <w:rsid w:val="005813C6"/>
    <w:rsid w:val="00581AD9"/>
    <w:rsid w:val="00584B8F"/>
    <w:rsid w:val="00584BF5"/>
    <w:rsid w:val="00585046"/>
    <w:rsid w:val="00585565"/>
    <w:rsid w:val="005858AA"/>
    <w:rsid w:val="0058643A"/>
    <w:rsid w:val="00586DCF"/>
    <w:rsid w:val="00587908"/>
    <w:rsid w:val="00587B74"/>
    <w:rsid w:val="00591325"/>
    <w:rsid w:val="00593916"/>
    <w:rsid w:val="005941ED"/>
    <w:rsid w:val="005950CF"/>
    <w:rsid w:val="005971F6"/>
    <w:rsid w:val="005979A2"/>
    <w:rsid w:val="005A0AF3"/>
    <w:rsid w:val="005A16F2"/>
    <w:rsid w:val="005A18AE"/>
    <w:rsid w:val="005A1AEC"/>
    <w:rsid w:val="005A2DA2"/>
    <w:rsid w:val="005A37C3"/>
    <w:rsid w:val="005A4045"/>
    <w:rsid w:val="005A4102"/>
    <w:rsid w:val="005A4374"/>
    <w:rsid w:val="005A7340"/>
    <w:rsid w:val="005A7F73"/>
    <w:rsid w:val="005B0C1F"/>
    <w:rsid w:val="005B1889"/>
    <w:rsid w:val="005B474B"/>
    <w:rsid w:val="005B4EDC"/>
    <w:rsid w:val="005B5B46"/>
    <w:rsid w:val="005B6CD0"/>
    <w:rsid w:val="005B6FAA"/>
    <w:rsid w:val="005C0083"/>
    <w:rsid w:val="005C1BD6"/>
    <w:rsid w:val="005C1C69"/>
    <w:rsid w:val="005C427E"/>
    <w:rsid w:val="005C5EFC"/>
    <w:rsid w:val="005C62B3"/>
    <w:rsid w:val="005C6679"/>
    <w:rsid w:val="005C7D9D"/>
    <w:rsid w:val="005D0091"/>
    <w:rsid w:val="005D0667"/>
    <w:rsid w:val="005D07A7"/>
    <w:rsid w:val="005D161F"/>
    <w:rsid w:val="005D468F"/>
    <w:rsid w:val="005D560A"/>
    <w:rsid w:val="005D5D3C"/>
    <w:rsid w:val="005D72DD"/>
    <w:rsid w:val="005D7A04"/>
    <w:rsid w:val="005E00E3"/>
    <w:rsid w:val="005E3787"/>
    <w:rsid w:val="005F0964"/>
    <w:rsid w:val="005F1C37"/>
    <w:rsid w:val="005F29F8"/>
    <w:rsid w:val="005F36F0"/>
    <w:rsid w:val="005F4934"/>
    <w:rsid w:val="005F4FF6"/>
    <w:rsid w:val="005F617A"/>
    <w:rsid w:val="005F67FD"/>
    <w:rsid w:val="00602412"/>
    <w:rsid w:val="00602841"/>
    <w:rsid w:val="00604D73"/>
    <w:rsid w:val="00605D14"/>
    <w:rsid w:val="006067CE"/>
    <w:rsid w:val="00607907"/>
    <w:rsid w:val="0061176C"/>
    <w:rsid w:val="00612351"/>
    <w:rsid w:val="00612534"/>
    <w:rsid w:val="00612C5D"/>
    <w:rsid w:val="00613F4D"/>
    <w:rsid w:val="00614B8E"/>
    <w:rsid w:val="00615013"/>
    <w:rsid w:val="0061583A"/>
    <w:rsid w:val="0062064C"/>
    <w:rsid w:val="00620821"/>
    <w:rsid w:val="00620BEE"/>
    <w:rsid w:val="00621C7F"/>
    <w:rsid w:val="006226CD"/>
    <w:rsid w:val="00622788"/>
    <w:rsid w:val="00622DCE"/>
    <w:rsid w:val="00622F23"/>
    <w:rsid w:val="00626625"/>
    <w:rsid w:val="0062681B"/>
    <w:rsid w:val="00627D0C"/>
    <w:rsid w:val="00630377"/>
    <w:rsid w:val="006313EC"/>
    <w:rsid w:val="0063167D"/>
    <w:rsid w:val="0063234A"/>
    <w:rsid w:val="006336FD"/>
    <w:rsid w:val="00633EF7"/>
    <w:rsid w:val="006346B9"/>
    <w:rsid w:val="00635017"/>
    <w:rsid w:val="00636CD2"/>
    <w:rsid w:val="0063783C"/>
    <w:rsid w:val="0064028F"/>
    <w:rsid w:val="00640D56"/>
    <w:rsid w:val="00641B0E"/>
    <w:rsid w:val="00643F0A"/>
    <w:rsid w:val="0064673B"/>
    <w:rsid w:val="00653C13"/>
    <w:rsid w:val="00660810"/>
    <w:rsid w:val="00660E35"/>
    <w:rsid w:val="0066383A"/>
    <w:rsid w:val="00663EE0"/>
    <w:rsid w:val="00664E64"/>
    <w:rsid w:val="00664E8F"/>
    <w:rsid w:val="00665F57"/>
    <w:rsid w:val="0066766B"/>
    <w:rsid w:val="0067032A"/>
    <w:rsid w:val="0067285E"/>
    <w:rsid w:val="00672A4F"/>
    <w:rsid w:val="00673535"/>
    <w:rsid w:val="00674177"/>
    <w:rsid w:val="00674AD1"/>
    <w:rsid w:val="00675797"/>
    <w:rsid w:val="00677E82"/>
    <w:rsid w:val="00680D8F"/>
    <w:rsid w:val="0068115A"/>
    <w:rsid w:val="00681322"/>
    <w:rsid w:val="00681ABA"/>
    <w:rsid w:val="00682049"/>
    <w:rsid w:val="00683CE4"/>
    <w:rsid w:val="00683D21"/>
    <w:rsid w:val="00684B2B"/>
    <w:rsid w:val="00685E64"/>
    <w:rsid w:val="006903AB"/>
    <w:rsid w:val="006908F2"/>
    <w:rsid w:val="0069350D"/>
    <w:rsid w:val="00693AA4"/>
    <w:rsid w:val="00694F34"/>
    <w:rsid w:val="00695AA2"/>
    <w:rsid w:val="006969E0"/>
    <w:rsid w:val="0069708D"/>
    <w:rsid w:val="0069734D"/>
    <w:rsid w:val="00697DAD"/>
    <w:rsid w:val="00697E76"/>
    <w:rsid w:val="006A2672"/>
    <w:rsid w:val="006A4CE2"/>
    <w:rsid w:val="006A5A6E"/>
    <w:rsid w:val="006A5E37"/>
    <w:rsid w:val="006A6DDC"/>
    <w:rsid w:val="006A6DF4"/>
    <w:rsid w:val="006B0AE2"/>
    <w:rsid w:val="006B1BFA"/>
    <w:rsid w:val="006B2343"/>
    <w:rsid w:val="006B2C15"/>
    <w:rsid w:val="006B3AAE"/>
    <w:rsid w:val="006B3DF8"/>
    <w:rsid w:val="006B3F0E"/>
    <w:rsid w:val="006B4CE7"/>
    <w:rsid w:val="006B6227"/>
    <w:rsid w:val="006B714C"/>
    <w:rsid w:val="006B796E"/>
    <w:rsid w:val="006C0376"/>
    <w:rsid w:val="006C0820"/>
    <w:rsid w:val="006C085B"/>
    <w:rsid w:val="006C198F"/>
    <w:rsid w:val="006C2875"/>
    <w:rsid w:val="006C2AF4"/>
    <w:rsid w:val="006C3E93"/>
    <w:rsid w:val="006C422B"/>
    <w:rsid w:val="006C4B22"/>
    <w:rsid w:val="006C5500"/>
    <w:rsid w:val="006C6F13"/>
    <w:rsid w:val="006C738F"/>
    <w:rsid w:val="006D036B"/>
    <w:rsid w:val="006D1007"/>
    <w:rsid w:val="006D3864"/>
    <w:rsid w:val="006D6471"/>
    <w:rsid w:val="006D760C"/>
    <w:rsid w:val="006D77B1"/>
    <w:rsid w:val="006E1678"/>
    <w:rsid w:val="006E18E6"/>
    <w:rsid w:val="006E1B6D"/>
    <w:rsid w:val="006E40C3"/>
    <w:rsid w:val="006F1C39"/>
    <w:rsid w:val="006F1C98"/>
    <w:rsid w:val="006F1F25"/>
    <w:rsid w:val="006F46B8"/>
    <w:rsid w:val="006F6ED7"/>
    <w:rsid w:val="006F7AD3"/>
    <w:rsid w:val="006F7E3A"/>
    <w:rsid w:val="00700D57"/>
    <w:rsid w:val="0070118B"/>
    <w:rsid w:val="00702B4B"/>
    <w:rsid w:val="00703707"/>
    <w:rsid w:val="00704940"/>
    <w:rsid w:val="00705888"/>
    <w:rsid w:val="0070689E"/>
    <w:rsid w:val="0070695B"/>
    <w:rsid w:val="00706E16"/>
    <w:rsid w:val="00710BF5"/>
    <w:rsid w:val="00712702"/>
    <w:rsid w:val="0071356F"/>
    <w:rsid w:val="0071491A"/>
    <w:rsid w:val="007163BA"/>
    <w:rsid w:val="00716E7D"/>
    <w:rsid w:val="00717D6A"/>
    <w:rsid w:val="00721201"/>
    <w:rsid w:val="00721B47"/>
    <w:rsid w:val="00722144"/>
    <w:rsid w:val="00723101"/>
    <w:rsid w:val="00725C90"/>
    <w:rsid w:val="00726FD2"/>
    <w:rsid w:val="00731F2C"/>
    <w:rsid w:val="007331F5"/>
    <w:rsid w:val="00734030"/>
    <w:rsid w:val="00734199"/>
    <w:rsid w:val="0073612B"/>
    <w:rsid w:val="00736A4B"/>
    <w:rsid w:val="00736F49"/>
    <w:rsid w:val="00737C4D"/>
    <w:rsid w:val="007434A1"/>
    <w:rsid w:val="00744A5F"/>
    <w:rsid w:val="00745809"/>
    <w:rsid w:val="00745BD8"/>
    <w:rsid w:val="007461FE"/>
    <w:rsid w:val="00746D5A"/>
    <w:rsid w:val="00747CDE"/>
    <w:rsid w:val="00750DEF"/>
    <w:rsid w:val="00751039"/>
    <w:rsid w:val="007510D5"/>
    <w:rsid w:val="007520E0"/>
    <w:rsid w:val="00753606"/>
    <w:rsid w:val="007559DA"/>
    <w:rsid w:val="00755F33"/>
    <w:rsid w:val="00756120"/>
    <w:rsid w:val="00760AE6"/>
    <w:rsid w:val="00760BEA"/>
    <w:rsid w:val="00761CAA"/>
    <w:rsid w:val="00762190"/>
    <w:rsid w:val="00762BC1"/>
    <w:rsid w:val="00763B53"/>
    <w:rsid w:val="00765C81"/>
    <w:rsid w:val="007665D9"/>
    <w:rsid w:val="00771A5A"/>
    <w:rsid w:val="00771A5E"/>
    <w:rsid w:val="0077222B"/>
    <w:rsid w:val="00773CB1"/>
    <w:rsid w:val="00775DD9"/>
    <w:rsid w:val="00777FFC"/>
    <w:rsid w:val="0078064E"/>
    <w:rsid w:val="007814AF"/>
    <w:rsid w:val="00781CFF"/>
    <w:rsid w:val="00784988"/>
    <w:rsid w:val="00784ADE"/>
    <w:rsid w:val="0078518B"/>
    <w:rsid w:val="00785596"/>
    <w:rsid w:val="007870FB"/>
    <w:rsid w:val="00792D1B"/>
    <w:rsid w:val="007932C2"/>
    <w:rsid w:val="00793DB2"/>
    <w:rsid w:val="0079517F"/>
    <w:rsid w:val="0079674E"/>
    <w:rsid w:val="00796BAF"/>
    <w:rsid w:val="00797D9F"/>
    <w:rsid w:val="007A07B9"/>
    <w:rsid w:val="007A0AB7"/>
    <w:rsid w:val="007A0B17"/>
    <w:rsid w:val="007A1F91"/>
    <w:rsid w:val="007A2C5D"/>
    <w:rsid w:val="007A2EB8"/>
    <w:rsid w:val="007A4A6E"/>
    <w:rsid w:val="007A4AEA"/>
    <w:rsid w:val="007B03A3"/>
    <w:rsid w:val="007B03C6"/>
    <w:rsid w:val="007B0581"/>
    <w:rsid w:val="007B09B1"/>
    <w:rsid w:val="007B0AF8"/>
    <w:rsid w:val="007B0CAF"/>
    <w:rsid w:val="007B391A"/>
    <w:rsid w:val="007B3CFD"/>
    <w:rsid w:val="007B758F"/>
    <w:rsid w:val="007B7726"/>
    <w:rsid w:val="007B7F90"/>
    <w:rsid w:val="007C0890"/>
    <w:rsid w:val="007C4632"/>
    <w:rsid w:val="007C4DB5"/>
    <w:rsid w:val="007C6655"/>
    <w:rsid w:val="007C706B"/>
    <w:rsid w:val="007D29B6"/>
    <w:rsid w:val="007D425B"/>
    <w:rsid w:val="007D46BC"/>
    <w:rsid w:val="007D4AF2"/>
    <w:rsid w:val="007D51AA"/>
    <w:rsid w:val="007D643C"/>
    <w:rsid w:val="007D7210"/>
    <w:rsid w:val="007E11EC"/>
    <w:rsid w:val="007E2EC0"/>
    <w:rsid w:val="007E31F5"/>
    <w:rsid w:val="007E4C64"/>
    <w:rsid w:val="007E5A5F"/>
    <w:rsid w:val="007E6644"/>
    <w:rsid w:val="007E6B2D"/>
    <w:rsid w:val="007F03AE"/>
    <w:rsid w:val="007F1407"/>
    <w:rsid w:val="007F3B83"/>
    <w:rsid w:val="007F3C41"/>
    <w:rsid w:val="007F5B8B"/>
    <w:rsid w:val="0080088C"/>
    <w:rsid w:val="00801299"/>
    <w:rsid w:val="008017F5"/>
    <w:rsid w:val="00802E88"/>
    <w:rsid w:val="00806034"/>
    <w:rsid w:val="008110F6"/>
    <w:rsid w:val="0081200A"/>
    <w:rsid w:val="00813A50"/>
    <w:rsid w:val="00813AA5"/>
    <w:rsid w:val="00813FC9"/>
    <w:rsid w:val="00814CF9"/>
    <w:rsid w:val="008159A1"/>
    <w:rsid w:val="00817AB9"/>
    <w:rsid w:val="00821D66"/>
    <w:rsid w:val="00822AED"/>
    <w:rsid w:val="00822C0D"/>
    <w:rsid w:val="008234F1"/>
    <w:rsid w:val="00824226"/>
    <w:rsid w:val="008244F1"/>
    <w:rsid w:val="00827EBF"/>
    <w:rsid w:val="008306A3"/>
    <w:rsid w:val="0083133F"/>
    <w:rsid w:val="00831D63"/>
    <w:rsid w:val="00835509"/>
    <w:rsid w:val="00835E4A"/>
    <w:rsid w:val="008370E9"/>
    <w:rsid w:val="00837217"/>
    <w:rsid w:val="008372B1"/>
    <w:rsid w:val="0083745C"/>
    <w:rsid w:val="00840EDB"/>
    <w:rsid w:val="00841343"/>
    <w:rsid w:val="008421F8"/>
    <w:rsid w:val="008431E6"/>
    <w:rsid w:val="00845335"/>
    <w:rsid w:val="0084778B"/>
    <w:rsid w:val="0085151E"/>
    <w:rsid w:val="00854660"/>
    <w:rsid w:val="00854FA0"/>
    <w:rsid w:val="00855865"/>
    <w:rsid w:val="00856612"/>
    <w:rsid w:val="00856B01"/>
    <w:rsid w:val="00864CE8"/>
    <w:rsid w:val="00865B34"/>
    <w:rsid w:val="00867053"/>
    <w:rsid w:val="00867894"/>
    <w:rsid w:val="00867904"/>
    <w:rsid w:val="00870815"/>
    <w:rsid w:val="008721A2"/>
    <w:rsid w:val="008728AF"/>
    <w:rsid w:val="0087435C"/>
    <w:rsid w:val="008748AF"/>
    <w:rsid w:val="00874C9B"/>
    <w:rsid w:val="00874DAB"/>
    <w:rsid w:val="00875D28"/>
    <w:rsid w:val="008772C3"/>
    <w:rsid w:val="00877C1B"/>
    <w:rsid w:val="008826E2"/>
    <w:rsid w:val="008826F1"/>
    <w:rsid w:val="0088327E"/>
    <w:rsid w:val="00884398"/>
    <w:rsid w:val="00884564"/>
    <w:rsid w:val="00884997"/>
    <w:rsid w:val="00884D56"/>
    <w:rsid w:val="008854FA"/>
    <w:rsid w:val="00886B96"/>
    <w:rsid w:val="00887302"/>
    <w:rsid w:val="00890568"/>
    <w:rsid w:val="00890766"/>
    <w:rsid w:val="00890955"/>
    <w:rsid w:val="00890C83"/>
    <w:rsid w:val="0089236E"/>
    <w:rsid w:val="00893160"/>
    <w:rsid w:val="0089634F"/>
    <w:rsid w:val="00896A42"/>
    <w:rsid w:val="00896DC9"/>
    <w:rsid w:val="00897C07"/>
    <w:rsid w:val="008A0444"/>
    <w:rsid w:val="008A4808"/>
    <w:rsid w:val="008A4F2F"/>
    <w:rsid w:val="008A576A"/>
    <w:rsid w:val="008A74D4"/>
    <w:rsid w:val="008B0ED4"/>
    <w:rsid w:val="008B1253"/>
    <w:rsid w:val="008B1B89"/>
    <w:rsid w:val="008B2B2B"/>
    <w:rsid w:val="008B2CDE"/>
    <w:rsid w:val="008B4202"/>
    <w:rsid w:val="008B5B23"/>
    <w:rsid w:val="008B5D57"/>
    <w:rsid w:val="008B650B"/>
    <w:rsid w:val="008B793D"/>
    <w:rsid w:val="008C00B0"/>
    <w:rsid w:val="008C2545"/>
    <w:rsid w:val="008C4300"/>
    <w:rsid w:val="008C5293"/>
    <w:rsid w:val="008C5516"/>
    <w:rsid w:val="008C5EE2"/>
    <w:rsid w:val="008C6CF2"/>
    <w:rsid w:val="008D1C80"/>
    <w:rsid w:val="008D6122"/>
    <w:rsid w:val="008E1A7A"/>
    <w:rsid w:val="008E1BE0"/>
    <w:rsid w:val="008E3579"/>
    <w:rsid w:val="008E3BBC"/>
    <w:rsid w:val="008E4C23"/>
    <w:rsid w:val="008F0402"/>
    <w:rsid w:val="008F0455"/>
    <w:rsid w:val="008F26E1"/>
    <w:rsid w:val="008F3345"/>
    <w:rsid w:val="008F388C"/>
    <w:rsid w:val="008F5EB9"/>
    <w:rsid w:val="008F7A05"/>
    <w:rsid w:val="0090321C"/>
    <w:rsid w:val="00905715"/>
    <w:rsid w:val="00907FB8"/>
    <w:rsid w:val="00911840"/>
    <w:rsid w:val="00911FFF"/>
    <w:rsid w:val="009147F4"/>
    <w:rsid w:val="00915147"/>
    <w:rsid w:val="00915693"/>
    <w:rsid w:val="009178A1"/>
    <w:rsid w:val="009178C0"/>
    <w:rsid w:val="00921B82"/>
    <w:rsid w:val="0092322F"/>
    <w:rsid w:val="00925814"/>
    <w:rsid w:val="00926F31"/>
    <w:rsid w:val="00927753"/>
    <w:rsid w:val="009278F5"/>
    <w:rsid w:val="00927B58"/>
    <w:rsid w:val="009310C8"/>
    <w:rsid w:val="009315E3"/>
    <w:rsid w:val="00931CF4"/>
    <w:rsid w:val="0093214F"/>
    <w:rsid w:val="00932707"/>
    <w:rsid w:val="00933AF7"/>
    <w:rsid w:val="00937BA6"/>
    <w:rsid w:val="00940887"/>
    <w:rsid w:val="00941475"/>
    <w:rsid w:val="00941C3C"/>
    <w:rsid w:val="0094239C"/>
    <w:rsid w:val="00942A44"/>
    <w:rsid w:val="00942AD1"/>
    <w:rsid w:val="009437AB"/>
    <w:rsid w:val="00943F2B"/>
    <w:rsid w:val="00944037"/>
    <w:rsid w:val="00945953"/>
    <w:rsid w:val="00945F3C"/>
    <w:rsid w:val="009479BA"/>
    <w:rsid w:val="00950344"/>
    <w:rsid w:val="00950E3E"/>
    <w:rsid w:val="00951E81"/>
    <w:rsid w:val="009529E1"/>
    <w:rsid w:val="009529F0"/>
    <w:rsid w:val="00953856"/>
    <w:rsid w:val="00957CD5"/>
    <w:rsid w:val="00961CBE"/>
    <w:rsid w:val="00963A63"/>
    <w:rsid w:val="0096482F"/>
    <w:rsid w:val="00964FDA"/>
    <w:rsid w:val="0097063C"/>
    <w:rsid w:val="00971084"/>
    <w:rsid w:val="0097171D"/>
    <w:rsid w:val="00972462"/>
    <w:rsid w:val="00972E9B"/>
    <w:rsid w:val="0097374B"/>
    <w:rsid w:val="009738E6"/>
    <w:rsid w:val="00973DCC"/>
    <w:rsid w:val="009750B8"/>
    <w:rsid w:val="009760CC"/>
    <w:rsid w:val="00976358"/>
    <w:rsid w:val="009777FB"/>
    <w:rsid w:val="009803A3"/>
    <w:rsid w:val="00980C45"/>
    <w:rsid w:val="00981506"/>
    <w:rsid w:val="009857F4"/>
    <w:rsid w:val="00985BA4"/>
    <w:rsid w:val="00985F62"/>
    <w:rsid w:val="0099212C"/>
    <w:rsid w:val="00994749"/>
    <w:rsid w:val="009954C1"/>
    <w:rsid w:val="0099782A"/>
    <w:rsid w:val="009A1C2B"/>
    <w:rsid w:val="009A5039"/>
    <w:rsid w:val="009A6C02"/>
    <w:rsid w:val="009A73F6"/>
    <w:rsid w:val="009B03B6"/>
    <w:rsid w:val="009B0C83"/>
    <w:rsid w:val="009B0C87"/>
    <w:rsid w:val="009B112A"/>
    <w:rsid w:val="009B2082"/>
    <w:rsid w:val="009B2645"/>
    <w:rsid w:val="009B3496"/>
    <w:rsid w:val="009B6D3A"/>
    <w:rsid w:val="009B7BF6"/>
    <w:rsid w:val="009C0D4A"/>
    <w:rsid w:val="009C132E"/>
    <w:rsid w:val="009C15B6"/>
    <w:rsid w:val="009C1930"/>
    <w:rsid w:val="009C23A1"/>
    <w:rsid w:val="009C24C1"/>
    <w:rsid w:val="009C2E5E"/>
    <w:rsid w:val="009C369E"/>
    <w:rsid w:val="009C372E"/>
    <w:rsid w:val="009C4DC1"/>
    <w:rsid w:val="009C599A"/>
    <w:rsid w:val="009C74FE"/>
    <w:rsid w:val="009D0665"/>
    <w:rsid w:val="009D11D9"/>
    <w:rsid w:val="009D21CE"/>
    <w:rsid w:val="009D3EAC"/>
    <w:rsid w:val="009D4515"/>
    <w:rsid w:val="009D4D9C"/>
    <w:rsid w:val="009D5F1A"/>
    <w:rsid w:val="009D5F2C"/>
    <w:rsid w:val="009D60B2"/>
    <w:rsid w:val="009D6BC3"/>
    <w:rsid w:val="009D7502"/>
    <w:rsid w:val="009D7E3A"/>
    <w:rsid w:val="009E3077"/>
    <w:rsid w:val="009E337A"/>
    <w:rsid w:val="009E4DC4"/>
    <w:rsid w:val="009E551C"/>
    <w:rsid w:val="009E675A"/>
    <w:rsid w:val="009F07A0"/>
    <w:rsid w:val="009F0D01"/>
    <w:rsid w:val="009F0E91"/>
    <w:rsid w:val="009F14A6"/>
    <w:rsid w:val="009F3AB1"/>
    <w:rsid w:val="009F5E32"/>
    <w:rsid w:val="009F604A"/>
    <w:rsid w:val="00A0185C"/>
    <w:rsid w:val="00A0308F"/>
    <w:rsid w:val="00A05177"/>
    <w:rsid w:val="00A059F8"/>
    <w:rsid w:val="00A07014"/>
    <w:rsid w:val="00A0708B"/>
    <w:rsid w:val="00A07F07"/>
    <w:rsid w:val="00A10732"/>
    <w:rsid w:val="00A110BF"/>
    <w:rsid w:val="00A1184D"/>
    <w:rsid w:val="00A14D0F"/>
    <w:rsid w:val="00A14D66"/>
    <w:rsid w:val="00A21B53"/>
    <w:rsid w:val="00A22449"/>
    <w:rsid w:val="00A25942"/>
    <w:rsid w:val="00A277EF"/>
    <w:rsid w:val="00A27B90"/>
    <w:rsid w:val="00A3063E"/>
    <w:rsid w:val="00A30779"/>
    <w:rsid w:val="00A328DB"/>
    <w:rsid w:val="00A34499"/>
    <w:rsid w:val="00A35CDE"/>
    <w:rsid w:val="00A35EF5"/>
    <w:rsid w:val="00A36AD6"/>
    <w:rsid w:val="00A36B0A"/>
    <w:rsid w:val="00A37BD7"/>
    <w:rsid w:val="00A40077"/>
    <w:rsid w:val="00A40092"/>
    <w:rsid w:val="00A4036C"/>
    <w:rsid w:val="00A4041A"/>
    <w:rsid w:val="00A41286"/>
    <w:rsid w:val="00A43E8C"/>
    <w:rsid w:val="00A450AE"/>
    <w:rsid w:val="00A453B9"/>
    <w:rsid w:val="00A46F24"/>
    <w:rsid w:val="00A47CEE"/>
    <w:rsid w:val="00A50BAA"/>
    <w:rsid w:val="00A50D9F"/>
    <w:rsid w:val="00A5160C"/>
    <w:rsid w:val="00A520C9"/>
    <w:rsid w:val="00A53CAF"/>
    <w:rsid w:val="00A5462E"/>
    <w:rsid w:val="00A55319"/>
    <w:rsid w:val="00A553ED"/>
    <w:rsid w:val="00A55B0F"/>
    <w:rsid w:val="00A56A83"/>
    <w:rsid w:val="00A57F6B"/>
    <w:rsid w:val="00A625CA"/>
    <w:rsid w:val="00A640C6"/>
    <w:rsid w:val="00A64801"/>
    <w:rsid w:val="00A65160"/>
    <w:rsid w:val="00A66446"/>
    <w:rsid w:val="00A67767"/>
    <w:rsid w:val="00A67D28"/>
    <w:rsid w:val="00A72A15"/>
    <w:rsid w:val="00A73340"/>
    <w:rsid w:val="00A75349"/>
    <w:rsid w:val="00A764F6"/>
    <w:rsid w:val="00A76B59"/>
    <w:rsid w:val="00A8018C"/>
    <w:rsid w:val="00A80CB2"/>
    <w:rsid w:val="00A8250F"/>
    <w:rsid w:val="00A82E54"/>
    <w:rsid w:val="00A835CD"/>
    <w:rsid w:val="00A83703"/>
    <w:rsid w:val="00A83759"/>
    <w:rsid w:val="00A84FC6"/>
    <w:rsid w:val="00A877B1"/>
    <w:rsid w:val="00A901BF"/>
    <w:rsid w:val="00A905F4"/>
    <w:rsid w:val="00A939C5"/>
    <w:rsid w:val="00A93C0F"/>
    <w:rsid w:val="00A94038"/>
    <w:rsid w:val="00A94233"/>
    <w:rsid w:val="00A96586"/>
    <w:rsid w:val="00A96EFE"/>
    <w:rsid w:val="00A97506"/>
    <w:rsid w:val="00A9775D"/>
    <w:rsid w:val="00A97A41"/>
    <w:rsid w:val="00AA1B0C"/>
    <w:rsid w:val="00AA1F0F"/>
    <w:rsid w:val="00AA277C"/>
    <w:rsid w:val="00AA31ED"/>
    <w:rsid w:val="00AA365B"/>
    <w:rsid w:val="00AA45AF"/>
    <w:rsid w:val="00AA4B68"/>
    <w:rsid w:val="00AA5B4D"/>
    <w:rsid w:val="00AA7B76"/>
    <w:rsid w:val="00AB05C9"/>
    <w:rsid w:val="00AB685C"/>
    <w:rsid w:val="00AB6C62"/>
    <w:rsid w:val="00AC01AC"/>
    <w:rsid w:val="00AC191A"/>
    <w:rsid w:val="00AC2820"/>
    <w:rsid w:val="00AC4883"/>
    <w:rsid w:val="00AC5431"/>
    <w:rsid w:val="00AC5A3E"/>
    <w:rsid w:val="00AD033F"/>
    <w:rsid w:val="00AD1C34"/>
    <w:rsid w:val="00AD5675"/>
    <w:rsid w:val="00AD5C05"/>
    <w:rsid w:val="00AD5ECC"/>
    <w:rsid w:val="00AD71DC"/>
    <w:rsid w:val="00AE2387"/>
    <w:rsid w:val="00AE299C"/>
    <w:rsid w:val="00AF0B4C"/>
    <w:rsid w:val="00AF24F9"/>
    <w:rsid w:val="00AF34D4"/>
    <w:rsid w:val="00AF3CD1"/>
    <w:rsid w:val="00AF5DED"/>
    <w:rsid w:val="00AF78FC"/>
    <w:rsid w:val="00AF7BEF"/>
    <w:rsid w:val="00B03A11"/>
    <w:rsid w:val="00B0475A"/>
    <w:rsid w:val="00B063A8"/>
    <w:rsid w:val="00B068A9"/>
    <w:rsid w:val="00B06EB2"/>
    <w:rsid w:val="00B07898"/>
    <w:rsid w:val="00B1033A"/>
    <w:rsid w:val="00B1045B"/>
    <w:rsid w:val="00B107A9"/>
    <w:rsid w:val="00B11AB4"/>
    <w:rsid w:val="00B123CB"/>
    <w:rsid w:val="00B12A91"/>
    <w:rsid w:val="00B166F6"/>
    <w:rsid w:val="00B21673"/>
    <w:rsid w:val="00B217C1"/>
    <w:rsid w:val="00B239E9"/>
    <w:rsid w:val="00B26F8D"/>
    <w:rsid w:val="00B27FBE"/>
    <w:rsid w:val="00B31294"/>
    <w:rsid w:val="00B342E0"/>
    <w:rsid w:val="00B37197"/>
    <w:rsid w:val="00B41739"/>
    <w:rsid w:val="00B45A58"/>
    <w:rsid w:val="00B45F04"/>
    <w:rsid w:val="00B46E7A"/>
    <w:rsid w:val="00B47B8B"/>
    <w:rsid w:val="00B51302"/>
    <w:rsid w:val="00B52129"/>
    <w:rsid w:val="00B52AFE"/>
    <w:rsid w:val="00B52EE2"/>
    <w:rsid w:val="00B54931"/>
    <w:rsid w:val="00B60206"/>
    <w:rsid w:val="00B60891"/>
    <w:rsid w:val="00B61700"/>
    <w:rsid w:val="00B617B8"/>
    <w:rsid w:val="00B61E7D"/>
    <w:rsid w:val="00B63ABE"/>
    <w:rsid w:val="00B65E7C"/>
    <w:rsid w:val="00B6717E"/>
    <w:rsid w:val="00B67B16"/>
    <w:rsid w:val="00B67C6D"/>
    <w:rsid w:val="00B706FD"/>
    <w:rsid w:val="00B70C2B"/>
    <w:rsid w:val="00B71F95"/>
    <w:rsid w:val="00B727AD"/>
    <w:rsid w:val="00B75171"/>
    <w:rsid w:val="00B75B38"/>
    <w:rsid w:val="00B76562"/>
    <w:rsid w:val="00B7681C"/>
    <w:rsid w:val="00B807DF"/>
    <w:rsid w:val="00B81F79"/>
    <w:rsid w:val="00B81FC9"/>
    <w:rsid w:val="00B83893"/>
    <w:rsid w:val="00B90305"/>
    <w:rsid w:val="00B9034B"/>
    <w:rsid w:val="00B9039C"/>
    <w:rsid w:val="00B92436"/>
    <w:rsid w:val="00B9251F"/>
    <w:rsid w:val="00B94456"/>
    <w:rsid w:val="00BA0F2D"/>
    <w:rsid w:val="00BA1E0E"/>
    <w:rsid w:val="00BA2C41"/>
    <w:rsid w:val="00BA4695"/>
    <w:rsid w:val="00BA5B6B"/>
    <w:rsid w:val="00BA5BA4"/>
    <w:rsid w:val="00BA5F00"/>
    <w:rsid w:val="00BA6497"/>
    <w:rsid w:val="00BA739E"/>
    <w:rsid w:val="00BB03DF"/>
    <w:rsid w:val="00BB30AF"/>
    <w:rsid w:val="00BB33A8"/>
    <w:rsid w:val="00BB45A5"/>
    <w:rsid w:val="00BB6011"/>
    <w:rsid w:val="00BB7F0E"/>
    <w:rsid w:val="00BC0036"/>
    <w:rsid w:val="00BC3495"/>
    <w:rsid w:val="00BC3B22"/>
    <w:rsid w:val="00BC3CC0"/>
    <w:rsid w:val="00BC43E6"/>
    <w:rsid w:val="00BC6277"/>
    <w:rsid w:val="00BD11CF"/>
    <w:rsid w:val="00BD1778"/>
    <w:rsid w:val="00BD1E42"/>
    <w:rsid w:val="00BD3B5B"/>
    <w:rsid w:val="00BD428F"/>
    <w:rsid w:val="00BD4AAC"/>
    <w:rsid w:val="00BD5BB7"/>
    <w:rsid w:val="00BD72F2"/>
    <w:rsid w:val="00BE1349"/>
    <w:rsid w:val="00BE1C73"/>
    <w:rsid w:val="00BF0A29"/>
    <w:rsid w:val="00BF350C"/>
    <w:rsid w:val="00BF4582"/>
    <w:rsid w:val="00BF4A4E"/>
    <w:rsid w:val="00BF4A58"/>
    <w:rsid w:val="00BF5B5E"/>
    <w:rsid w:val="00BF5BB9"/>
    <w:rsid w:val="00C02321"/>
    <w:rsid w:val="00C02FB6"/>
    <w:rsid w:val="00C0360A"/>
    <w:rsid w:val="00C03E8B"/>
    <w:rsid w:val="00C05DD8"/>
    <w:rsid w:val="00C07ADB"/>
    <w:rsid w:val="00C12162"/>
    <w:rsid w:val="00C12500"/>
    <w:rsid w:val="00C151D1"/>
    <w:rsid w:val="00C15B4A"/>
    <w:rsid w:val="00C1629D"/>
    <w:rsid w:val="00C16BAE"/>
    <w:rsid w:val="00C17F46"/>
    <w:rsid w:val="00C2430D"/>
    <w:rsid w:val="00C251BD"/>
    <w:rsid w:val="00C255CE"/>
    <w:rsid w:val="00C26A68"/>
    <w:rsid w:val="00C31217"/>
    <w:rsid w:val="00C31420"/>
    <w:rsid w:val="00C33A1D"/>
    <w:rsid w:val="00C33E82"/>
    <w:rsid w:val="00C33F27"/>
    <w:rsid w:val="00C34C82"/>
    <w:rsid w:val="00C355B2"/>
    <w:rsid w:val="00C35C04"/>
    <w:rsid w:val="00C35EA9"/>
    <w:rsid w:val="00C37E35"/>
    <w:rsid w:val="00C40D8A"/>
    <w:rsid w:val="00C413F4"/>
    <w:rsid w:val="00C41EF5"/>
    <w:rsid w:val="00C43B38"/>
    <w:rsid w:val="00C43E19"/>
    <w:rsid w:val="00C449E2"/>
    <w:rsid w:val="00C4544E"/>
    <w:rsid w:val="00C461B7"/>
    <w:rsid w:val="00C47399"/>
    <w:rsid w:val="00C47BBB"/>
    <w:rsid w:val="00C50CB8"/>
    <w:rsid w:val="00C51B6F"/>
    <w:rsid w:val="00C51F2B"/>
    <w:rsid w:val="00C522E2"/>
    <w:rsid w:val="00C54095"/>
    <w:rsid w:val="00C57D2F"/>
    <w:rsid w:val="00C6192A"/>
    <w:rsid w:val="00C61C0D"/>
    <w:rsid w:val="00C63D7F"/>
    <w:rsid w:val="00C664B1"/>
    <w:rsid w:val="00C6718E"/>
    <w:rsid w:val="00C70459"/>
    <w:rsid w:val="00C706FC"/>
    <w:rsid w:val="00C71424"/>
    <w:rsid w:val="00C744E1"/>
    <w:rsid w:val="00C74D05"/>
    <w:rsid w:val="00C7532B"/>
    <w:rsid w:val="00C77242"/>
    <w:rsid w:val="00C80D42"/>
    <w:rsid w:val="00C8111D"/>
    <w:rsid w:val="00C82150"/>
    <w:rsid w:val="00C822A6"/>
    <w:rsid w:val="00C84E1F"/>
    <w:rsid w:val="00C860C4"/>
    <w:rsid w:val="00C874AD"/>
    <w:rsid w:val="00C875D7"/>
    <w:rsid w:val="00C9090F"/>
    <w:rsid w:val="00C92CAC"/>
    <w:rsid w:val="00C9336B"/>
    <w:rsid w:val="00C949E5"/>
    <w:rsid w:val="00C96225"/>
    <w:rsid w:val="00C96817"/>
    <w:rsid w:val="00C9788D"/>
    <w:rsid w:val="00CA26C0"/>
    <w:rsid w:val="00CA3F21"/>
    <w:rsid w:val="00CB32A2"/>
    <w:rsid w:val="00CB35A7"/>
    <w:rsid w:val="00CB394C"/>
    <w:rsid w:val="00CB4965"/>
    <w:rsid w:val="00CB4B77"/>
    <w:rsid w:val="00CB53D1"/>
    <w:rsid w:val="00CB5A65"/>
    <w:rsid w:val="00CC1BE9"/>
    <w:rsid w:val="00CC2930"/>
    <w:rsid w:val="00CC2E8C"/>
    <w:rsid w:val="00CC3DAC"/>
    <w:rsid w:val="00CD0E2A"/>
    <w:rsid w:val="00CD2A3A"/>
    <w:rsid w:val="00CD2AF6"/>
    <w:rsid w:val="00CD3198"/>
    <w:rsid w:val="00CD4F05"/>
    <w:rsid w:val="00CD580B"/>
    <w:rsid w:val="00CD617C"/>
    <w:rsid w:val="00CD61DF"/>
    <w:rsid w:val="00CE0227"/>
    <w:rsid w:val="00CE1648"/>
    <w:rsid w:val="00CE1CD1"/>
    <w:rsid w:val="00CE2B68"/>
    <w:rsid w:val="00CE330B"/>
    <w:rsid w:val="00CE4476"/>
    <w:rsid w:val="00CE605E"/>
    <w:rsid w:val="00CF1585"/>
    <w:rsid w:val="00CF1873"/>
    <w:rsid w:val="00CF4D09"/>
    <w:rsid w:val="00CF4EBA"/>
    <w:rsid w:val="00D021E2"/>
    <w:rsid w:val="00D03C59"/>
    <w:rsid w:val="00D05659"/>
    <w:rsid w:val="00D06103"/>
    <w:rsid w:val="00D07784"/>
    <w:rsid w:val="00D104CE"/>
    <w:rsid w:val="00D13120"/>
    <w:rsid w:val="00D13780"/>
    <w:rsid w:val="00D142EB"/>
    <w:rsid w:val="00D14C93"/>
    <w:rsid w:val="00D14CB9"/>
    <w:rsid w:val="00D1615F"/>
    <w:rsid w:val="00D16D9F"/>
    <w:rsid w:val="00D2051D"/>
    <w:rsid w:val="00D20CED"/>
    <w:rsid w:val="00D2112D"/>
    <w:rsid w:val="00D2175B"/>
    <w:rsid w:val="00D22514"/>
    <w:rsid w:val="00D23D71"/>
    <w:rsid w:val="00D253F2"/>
    <w:rsid w:val="00D25677"/>
    <w:rsid w:val="00D265FD"/>
    <w:rsid w:val="00D31271"/>
    <w:rsid w:val="00D3285D"/>
    <w:rsid w:val="00D33BAB"/>
    <w:rsid w:val="00D342CB"/>
    <w:rsid w:val="00D34D45"/>
    <w:rsid w:val="00D34FFA"/>
    <w:rsid w:val="00D367FC"/>
    <w:rsid w:val="00D37651"/>
    <w:rsid w:val="00D37C89"/>
    <w:rsid w:val="00D37D8E"/>
    <w:rsid w:val="00D400AE"/>
    <w:rsid w:val="00D400B4"/>
    <w:rsid w:val="00D43213"/>
    <w:rsid w:val="00D4352F"/>
    <w:rsid w:val="00D43AF5"/>
    <w:rsid w:val="00D43FD5"/>
    <w:rsid w:val="00D4468C"/>
    <w:rsid w:val="00D469C5"/>
    <w:rsid w:val="00D46BE7"/>
    <w:rsid w:val="00D47540"/>
    <w:rsid w:val="00D476F2"/>
    <w:rsid w:val="00D4799E"/>
    <w:rsid w:val="00D57923"/>
    <w:rsid w:val="00D61E42"/>
    <w:rsid w:val="00D62631"/>
    <w:rsid w:val="00D62D1C"/>
    <w:rsid w:val="00D70623"/>
    <w:rsid w:val="00D70F2E"/>
    <w:rsid w:val="00D7101C"/>
    <w:rsid w:val="00D7112F"/>
    <w:rsid w:val="00D71DEF"/>
    <w:rsid w:val="00D7262B"/>
    <w:rsid w:val="00D727CA"/>
    <w:rsid w:val="00D72AF2"/>
    <w:rsid w:val="00D744F6"/>
    <w:rsid w:val="00D744FA"/>
    <w:rsid w:val="00D74863"/>
    <w:rsid w:val="00D75904"/>
    <w:rsid w:val="00D7698D"/>
    <w:rsid w:val="00D76BDF"/>
    <w:rsid w:val="00D7740D"/>
    <w:rsid w:val="00D80012"/>
    <w:rsid w:val="00D8113F"/>
    <w:rsid w:val="00D81354"/>
    <w:rsid w:val="00D82F00"/>
    <w:rsid w:val="00D836D6"/>
    <w:rsid w:val="00D83C58"/>
    <w:rsid w:val="00D854E3"/>
    <w:rsid w:val="00D85794"/>
    <w:rsid w:val="00D85921"/>
    <w:rsid w:val="00D85941"/>
    <w:rsid w:val="00D85C48"/>
    <w:rsid w:val="00D8616F"/>
    <w:rsid w:val="00D86770"/>
    <w:rsid w:val="00D86F8F"/>
    <w:rsid w:val="00D902C1"/>
    <w:rsid w:val="00D91A8B"/>
    <w:rsid w:val="00D91ED3"/>
    <w:rsid w:val="00D92036"/>
    <w:rsid w:val="00D92B57"/>
    <w:rsid w:val="00D937DB"/>
    <w:rsid w:val="00D93E82"/>
    <w:rsid w:val="00D9453C"/>
    <w:rsid w:val="00D9575C"/>
    <w:rsid w:val="00D957CB"/>
    <w:rsid w:val="00D97DCD"/>
    <w:rsid w:val="00DA0503"/>
    <w:rsid w:val="00DA0BA2"/>
    <w:rsid w:val="00DA261D"/>
    <w:rsid w:val="00DA2C0A"/>
    <w:rsid w:val="00DA6371"/>
    <w:rsid w:val="00DA69B5"/>
    <w:rsid w:val="00DA79D8"/>
    <w:rsid w:val="00DB0C5F"/>
    <w:rsid w:val="00DB0FFD"/>
    <w:rsid w:val="00DB1004"/>
    <w:rsid w:val="00DB27C8"/>
    <w:rsid w:val="00DB3587"/>
    <w:rsid w:val="00DB4045"/>
    <w:rsid w:val="00DB45A0"/>
    <w:rsid w:val="00DB4F1F"/>
    <w:rsid w:val="00DB57AF"/>
    <w:rsid w:val="00DB6037"/>
    <w:rsid w:val="00DB7C4D"/>
    <w:rsid w:val="00DC00A7"/>
    <w:rsid w:val="00DC08FD"/>
    <w:rsid w:val="00DC172C"/>
    <w:rsid w:val="00DC1933"/>
    <w:rsid w:val="00DC22DC"/>
    <w:rsid w:val="00DC22ED"/>
    <w:rsid w:val="00DC4746"/>
    <w:rsid w:val="00DC56F1"/>
    <w:rsid w:val="00DC58E7"/>
    <w:rsid w:val="00DC7298"/>
    <w:rsid w:val="00DC7BA3"/>
    <w:rsid w:val="00DD253D"/>
    <w:rsid w:val="00DD329C"/>
    <w:rsid w:val="00DD379A"/>
    <w:rsid w:val="00DD3844"/>
    <w:rsid w:val="00DD3B56"/>
    <w:rsid w:val="00DD4FDD"/>
    <w:rsid w:val="00DD7C9E"/>
    <w:rsid w:val="00DE206E"/>
    <w:rsid w:val="00DE2F32"/>
    <w:rsid w:val="00DE4356"/>
    <w:rsid w:val="00DE549A"/>
    <w:rsid w:val="00DE59BC"/>
    <w:rsid w:val="00DE5DE2"/>
    <w:rsid w:val="00DE747E"/>
    <w:rsid w:val="00DF0676"/>
    <w:rsid w:val="00DF21BA"/>
    <w:rsid w:val="00DF4735"/>
    <w:rsid w:val="00DF601A"/>
    <w:rsid w:val="00DF6148"/>
    <w:rsid w:val="00DF686C"/>
    <w:rsid w:val="00E0442F"/>
    <w:rsid w:val="00E047BB"/>
    <w:rsid w:val="00E05641"/>
    <w:rsid w:val="00E07F39"/>
    <w:rsid w:val="00E12051"/>
    <w:rsid w:val="00E13075"/>
    <w:rsid w:val="00E130D7"/>
    <w:rsid w:val="00E13329"/>
    <w:rsid w:val="00E136F9"/>
    <w:rsid w:val="00E13B4C"/>
    <w:rsid w:val="00E20403"/>
    <w:rsid w:val="00E22407"/>
    <w:rsid w:val="00E240C9"/>
    <w:rsid w:val="00E242FB"/>
    <w:rsid w:val="00E2712B"/>
    <w:rsid w:val="00E2737C"/>
    <w:rsid w:val="00E30726"/>
    <w:rsid w:val="00E307C1"/>
    <w:rsid w:val="00E33ACA"/>
    <w:rsid w:val="00E346A6"/>
    <w:rsid w:val="00E35183"/>
    <w:rsid w:val="00E352C1"/>
    <w:rsid w:val="00E35458"/>
    <w:rsid w:val="00E35510"/>
    <w:rsid w:val="00E3622D"/>
    <w:rsid w:val="00E36B55"/>
    <w:rsid w:val="00E371BD"/>
    <w:rsid w:val="00E40073"/>
    <w:rsid w:val="00E40412"/>
    <w:rsid w:val="00E40B25"/>
    <w:rsid w:val="00E416D2"/>
    <w:rsid w:val="00E41FFC"/>
    <w:rsid w:val="00E422B8"/>
    <w:rsid w:val="00E42F40"/>
    <w:rsid w:val="00E43532"/>
    <w:rsid w:val="00E44788"/>
    <w:rsid w:val="00E449D4"/>
    <w:rsid w:val="00E44F48"/>
    <w:rsid w:val="00E450B1"/>
    <w:rsid w:val="00E50417"/>
    <w:rsid w:val="00E51DCF"/>
    <w:rsid w:val="00E53C8F"/>
    <w:rsid w:val="00E540C5"/>
    <w:rsid w:val="00E60850"/>
    <w:rsid w:val="00E60990"/>
    <w:rsid w:val="00E60AFA"/>
    <w:rsid w:val="00E61781"/>
    <w:rsid w:val="00E617AA"/>
    <w:rsid w:val="00E6460A"/>
    <w:rsid w:val="00E64F35"/>
    <w:rsid w:val="00E67AA5"/>
    <w:rsid w:val="00E70747"/>
    <w:rsid w:val="00E71227"/>
    <w:rsid w:val="00E7166A"/>
    <w:rsid w:val="00E726E3"/>
    <w:rsid w:val="00E75DE0"/>
    <w:rsid w:val="00E76078"/>
    <w:rsid w:val="00E765E0"/>
    <w:rsid w:val="00E805A3"/>
    <w:rsid w:val="00E8261B"/>
    <w:rsid w:val="00E82B29"/>
    <w:rsid w:val="00E830E8"/>
    <w:rsid w:val="00E8324B"/>
    <w:rsid w:val="00E838F1"/>
    <w:rsid w:val="00E83E95"/>
    <w:rsid w:val="00E85EDF"/>
    <w:rsid w:val="00E86402"/>
    <w:rsid w:val="00E874DF"/>
    <w:rsid w:val="00E93216"/>
    <w:rsid w:val="00E9372A"/>
    <w:rsid w:val="00E942E5"/>
    <w:rsid w:val="00E957B3"/>
    <w:rsid w:val="00E95C60"/>
    <w:rsid w:val="00E96048"/>
    <w:rsid w:val="00E969CA"/>
    <w:rsid w:val="00EA0200"/>
    <w:rsid w:val="00EA13BB"/>
    <w:rsid w:val="00EA18FA"/>
    <w:rsid w:val="00EA1F1B"/>
    <w:rsid w:val="00EA29E2"/>
    <w:rsid w:val="00EA3012"/>
    <w:rsid w:val="00EA3148"/>
    <w:rsid w:val="00EA331A"/>
    <w:rsid w:val="00EA6B9C"/>
    <w:rsid w:val="00EA6D65"/>
    <w:rsid w:val="00EA7651"/>
    <w:rsid w:val="00EA79BB"/>
    <w:rsid w:val="00EA7FA7"/>
    <w:rsid w:val="00EB59D3"/>
    <w:rsid w:val="00EB6276"/>
    <w:rsid w:val="00EC0023"/>
    <w:rsid w:val="00EC0420"/>
    <w:rsid w:val="00EC09EF"/>
    <w:rsid w:val="00EC1263"/>
    <w:rsid w:val="00EC3F91"/>
    <w:rsid w:val="00EC427E"/>
    <w:rsid w:val="00EC4F43"/>
    <w:rsid w:val="00EC5126"/>
    <w:rsid w:val="00EC5F4F"/>
    <w:rsid w:val="00EC6A0F"/>
    <w:rsid w:val="00EC77E6"/>
    <w:rsid w:val="00EC7AEC"/>
    <w:rsid w:val="00ED2BDC"/>
    <w:rsid w:val="00ED3861"/>
    <w:rsid w:val="00ED6A68"/>
    <w:rsid w:val="00ED7484"/>
    <w:rsid w:val="00EE0C84"/>
    <w:rsid w:val="00EE194E"/>
    <w:rsid w:val="00EE2242"/>
    <w:rsid w:val="00EE3369"/>
    <w:rsid w:val="00EE341C"/>
    <w:rsid w:val="00EE3D20"/>
    <w:rsid w:val="00EE499B"/>
    <w:rsid w:val="00EE5504"/>
    <w:rsid w:val="00EE6B6B"/>
    <w:rsid w:val="00EE6C17"/>
    <w:rsid w:val="00EE6C4A"/>
    <w:rsid w:val="00EF02D6"/>
    <w:rsid w:val="00EF066B"/>
    <w:rsid w:val="00EF066C"/>
    <w:rsid w:val="00EF2ACB"/>
    <w:rsid w:val="00EF62B6"/>
    <w:rsid w:val="00EF7BEE"/>
    <w:rsid w:val="00F014D7"/>
    <w:rsid w:val="00F01695"/>
    <w:rsid w:val="00F021C6"/>
    <w:rsid w:val="00F02412"/>
    <w:rsid w:val="00F02F70"/>
    <w:rsid w:val="00F063AA"/>
    <w:rsid w:val="00F11B28"/>
    <w:rsid w:val="00F147CF"/>
    <w:rsid w:val="00F14F28"/>
    <w:rsid w:val="00F15FF8"/>
    <w:rsid w:val="00F17199"/>
    <w:rsid w:val="00F17310"/>
    <w:rsid w:val="00F22962"/>
    <w:rsid w:val="00F249A3"/>
    <w:rsid w:val="00F27705"/>
    <w:rsid w:val="00F300B9"/>
    <w:rsid w:val="00F31E05"/>
    <w:rsid w:val="00F34FDD"/>
    <w:rsid w:val="00F35111"/>
    <w:rsid w:val="00F36668"/>
    <w:rsid w:val="00F4094A"/>
    <w:rsid w:val="00F428F8"/>
    <w:rsid w:val="00F42BF9"/>
    <w:rsid w:val="00F43C28"/>
    <w:rsid w:val="00F4469C"/>
    <w:rsid w:val="00F45005"/>
    <w:rsid w:val="00F4626F"/>
    <w:rsid w:val="00F462DA"/>
    <w:rsid w:val="00F5164D"/>
    <w:rsid w:val="00F5329D"/>
    <w:rsid w:val="00F532FB"/>
    <w:rsid w:val="00F553EE"/>
    <w:rsid w:val="00F554F4"/>
    <w:rsid w:val="00F55D0C"/>
    <w:rsid w:val="00F56579"/>
    <w:rsid w:val="00F574B8"/>
    <w:rsid w:val="00F6192F"/>
    <w:rsid w:val="00F65E41"/>
    <w:rsid w:val="00F71985"/>
    <w:rsid w:val="00F72365"/>
    <w:rsid w:val="00F72486"/>
    <w:rsid w:val="00F73000"/>
    <w:rsid w:val="00F749BA"/>
    <w:rsid w:val="00F76562"/>
    <w:rsid w:val="00F76E9A"/>
    <w:rsid w:val="00F80A2F"/>
    <w:rsid w:val="00F80E23"/>
    <w:rsid w:val="00F818B0"/>
    <w:rsid w:val="00F83625"/>
    <w:rsid w:val="00F839F6"/>
    <w:rsid w:val="00F83F3E"/>
    <w:rsid w:val="00F84C6F"/>
    <w:rsid w:val="00F85EE0"/>
    <w:rsid w:val="00F86AAD"/>
    <w:rsid w:val="00F86E4B"/>
    <w:rsid w:val="00F875D4"/>
    <w:rsid w:val="00F9030B"/>
    <w:rsid w:val="00F91CDA"/>
    <w:rsid w:val="00F92535"/>
    <w:rsid w:val="00F94E52"/>
    <w:rsid w:val="00F97DE1"/>
    <w:rsid w:val="00FA0583"/>
    <w:rsid w:val="00FA33C0"/>
    <w:rsid w:val="00FA6B45"/>
    <w:rsid w:val="00FA7B0C"/>
    <w:rsid w:val="00FB0517"/>
    <w:rsid w:val="00FB203A"/>
    <w:rsid w:val="00FB2C2C"/>
    <w:rsid w:val="00FB2E34"/>
    <w:rsid w:val="00FB3822"/>
    <w:rsid w:val="00FB3F7E"/>
    <w:rsid w:val="00FB4DCE"/>
    <w:rsid w:val="00FB6320"/>
    <w:rsid w:val="00FB6AE9"/>
    <w:rsid w:val="00FB74D4"/>
    <w:rsid w:val="00FC06E1"/>
    <w:rsid w:val="00FC0B10"/>
    <w:rsid w:val="00FC177A"/>
    <w:rsid w:val="00FC1BD5"/>
    <w:rsid w:val="00FC264F"/>
    <w:rsid w:val="00FC4D7E"/>
    <w:rsid w:val="00FC4F08"/>
    <w:rsid w:val="00FC545C"/>
    <w:rsid w:val="00FC602D"/>
    <w:rsid w:val="00FC6834"/>
    <w:rsid w:val="00FD2022"/>
    <w:rsid w:val="00FD42B4"/>
    <w:rsid w:val="00FD4528"/>
    <w:rsid w:val="00FD48E3"/>
    <w:rsid w:val="00FD5D5F"/>
    <w:rsid w:val="00FD6C3C"/>
    <w:rsid w:val="00FE1A4C"/>
    <w:rsid w:val="00FE61D5"/>
    <w:rsid w:val="00FE7E7F"/>
    <w:rsid w:val="00FF109F"/>
    <w:rsid w:val="00FF1627"/>
    <w:rsid w:val="00FF20D4"/>
    <w:rsid w:val="00FF2380"/>
    <w:rsid w:val="00FF35FB"/>
    <w:rsid w:val="00FF371B"/>
    <w:rsid w:val="00FF3999"/>
    <w:rsid w:val="00FF51EE"/>
    <w:rsid w:val="00FF58F7"/>
    <w:rsid w:val="00FF5E77"/>
    <w:rsid w:val="00FF653B"/>
    <w:rsid w:val="00FF68FD"/>
    <w:rsid w:val="00FF72C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8" w:qFormat="1"/>
    <w:lsdException w:name="heading 7" w:uiPriority="8" w:qFormat="1"/>
    <w:lsdException w:name="heading 8" w:uiPriority="8" w:qFormat="1"/>
    <w:lsdException w:name="heading 9" w:uiPriority="8"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lsdException w:name="footnote text" w:uiPriority="38"/>
    <w:lsdException w:name="footer" w:uiPriority="49"/>
    <w:lsdException w:name="index heading" w:uiPriority="0"/>
    <w:lsdException w:name="caption" w:uiPriority="1" w:qFormat="1"/>
    <w:lsdException w:name="envelope address" w:locked="1"/>
    <w:lsdException w:name="envelope return" w:locked="1"/>
    <w:lsdException w:name="footnote reference" w:uiPriority="38"/>
    <w:lsdException w:name="line number" w:locked="1"/>
    <w:lsdException w:name="page number" w:locked="1"/>
    <w:lsdException w:name="endnote reference" w:uiPriority="54"/>
    <w:lsdException w:name="endnote text" w:uiPriority="54"/>
    <w:lsdException w:name="table of authorities" w:uiPriority="0"/>
    <w:lsdException w:name="macro" w:uiPriority="0"/>
    <w:lsdException w:name="toa heading" w:locked="1" w:uiPriority="0"/>
    <w:lsdException w:name="List" w:uiPriority="4"/>
    <w:lsdException w:name="List Bullet" w:uiPriority="4" w:qFormat="1"/>
    <w:lsdException w:name="List Number" w:uiPriority="4"/>
    <w:lsdException w:name="List 2" w:uiPriority="4"/>
    <w:lsdException w:name="List 3" w:uiPriority="4"/>
    <w:lsdException w:name="List 4" w:uiPriority="4"/>
    <w:lsdException w:name="List 5" w:uiPriority="4"/>
    <w:lsdException w:name="List Bullet 2" w:uiPriority="4" w:qFormat="1"/>
    <w:lsdException w:name="List Bullet 3" w:uiPriority="4" w:qFormat="1"/>
    <w:lsdException w:name="List Bullet 4" w:uiPriority="4" w:qFormat="1"/>
    <w:lsdException w:name="List Bullet 5" w:uiPriority="4" w:qFormat="1"/>
    <w:lsdException w:name="List Number 2" w:uiPriority="4"/>
    <w:lsdException w:name="List Number 3" w:uiPriority="4"/>
    <w:lsdException w:name="List Number 4" w:uiPriority="4"/>
    <w:lsdException w:name="List Number 5" w:uiPriority="4"/>
    <w:lsdException w:name="Title" w:semiHidden="0" w:unhideWhenUsed="0" w:qFormat="1"/>
    <w:lsdException w:name="Closing" w:locked="1"/>
    <w:lsdException w:name="Signature" w:locked="1"/>
    <w:lsdException w:name="Default Paragraph Font" w:uiPriority="1"/>
    <w:lsdException w:name="Body Text" w:uiPriority="18" w:qFormat="1"/>
    <w:lsdException w:name="Body Text Indent" w:locked="1" w:uiPriority="3" w:qFormat="1"/>
    <w:lsdException w:name="List Continue" w:uiPriority="4"/>
    <w:lsdException w:name="List Continue 2" w:uiPriority="4"/>
    <w:lsdException w:name="List Continue 3" w:uiPriority="4"/>
    <w:lsdException w:name="List Continue 4" w:uiPriority="4"/>
    <w:lsdException w:name="List Continue 5" w:uiPriority="4"/>
    <w:lsdException w:name="Subtitle" w:semiHidden="0" w:unhideWhenUsed="0" w:qFormat="1"/>
    <w:lsdException w:name="Salutation" w:locked="1" w:unhideWhenUsed="0"/>
    <w:lsdException w:name="Date" w:uiPriority="0" w:unhideWhenUsed="0"/>
    <w:lsdException w:name="Note Heading" w:locked="1"/>
    <w:lsdException w:name="Body Text Indent 2" w:locked="1" w:uiPriority="5" w:qFormat="1"/>
    <w:lsdException w:name="Body Text Indent 3" w:locked="1" w:uiPriority="7" w:qFormat="1"/>
    <w:lsdException w:name="Block Text" w:uiPriority="2" w:qFormat="1"/>
    <w:lsdException w:name="FollowedHyperlink" w:uiPriority="4"/>
    <w:lsdException w:name="Strong" w:semiHidden="0" w:uiPriority="1" w:unhideWhenUsed="0" w:qFormat="1"/>
    <w:lsdException w:name="Emphasis" w:semiHidden="0" w:uiPriority="2"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qFormat="1"/>
    <w:lsdException w:name="HTML Definition" w:locked="1"/>
    <w:lsdException w:name="HTML Keyboard" w:locked="1"/>
    <w:lsdException w:name="HTML Preformatted" w:locked="1"/>
    <w:lsdException w:name="HTML Sample" w:locked="1"/>
    <w:lsdException w:name="HTML Typewriter"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iPriority="3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locked="1" w:semiHidden="0" w:uiPriority="63" w:unhideWhenUsed="0"/>
    <w:lsdException w:name="Medium Shading 2"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locked="1" w:semiHidden="0" w:uiPriority="71" w:unhideWhenUsed="0"/>
    <w:lsdException w:name="Colorful List" w:semiHidden="0" w:uiPriority="72" w:unhideWhenUsed="0"/>
    <w:lsdException w:name="Colorful Grid" w:locked="1"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semiHidden="0" w:uiPriority="34" w:unhideWhenUsed="0" w:qFormat="1"/>
    <w:lsdException w:name="Quote" w:semiHidden="0" w:uiPriority="3" w:unhideWhenUsed="0" w:qFormat="1"/>
    <w:lsdException w:name="Intense Quote" w:semiHidden="0" w:uiPriority="4"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semiHidden="0" w:uiPriority="69" w:unhideWhenUsed="0"/>
    <w:lsdException w:name="Dark List Accent 1" w:semiHidden="0" w:uiPriority="70" w:unhideWhenUsed="0"/>
    <w:lsdException w:name="Colorful Shading Accent 1" w:locked="1" w:semiHidden="0" w:uiPriority="71" w:unhideWhenUsed="0"/>
    <w:lsdException w:name="Colorful List Accent 1" w:semiHidden="0" w:uiPriority="72" w:unhideWhenUsed="0"/>
    <w:lsdException w:name="Colorful Grid Accent 1" w:locked="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semiHidden="0" w:uiPriority="67" w:unhideWhenUsed="0"/>
    <w:lsdException w:name="Medium Grid 2 Accent 2" w:locked="1" w:semiHidden="0" w:uiPriority="68" w:unhideWhenUsed="0"/>
    <w:lsdException w:name="Medium Grid 3 Accent 2" w:semiHidden="0" w:uiPriority="69" w:unhideWhenUsed="0"/>
    <w:lsdException w:name="Dark List Accent 2" w:semiHidden="0" w:uiPriority="70" w:unhideWhenUsed="0"/>
    <w:lsdException w:name="Colorful Shading Accent 2" w:locked="1" w:semiHidden="0" w:uiPriority="71" w:unhideWhenUsed="0"/>
    <w:lsdException w:name="Colorful List Accent 2" w:semiHidden="0" w:uiPriority="72" w:unhideWhenUsed="0"/>
    <w:lsdException w:name="Colorful Grid Accent 2" w:locked="1"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semiHidden="0" w:uiPriority="66" w:unhideWhenUsed="0"/>
    <w:lsdException w:name="Medium Grid 1 Accent 3" w:semiHidden="0" w:uiPriority="67" w:unhideWhenUsed="0"/>
    <w:lsdException w:name="Medium Grid 2 Accent 3" w:locked="1" w:semiHidden="0" w:uiPriority="68" w:unhideWhenUsed="0"/>
    <w:lsdException w:name="Medium Grid 3 Accent 3" w:semiHidden="0" w:uiPriority="69" w:unhideWhenUsed="0"/>
    <w:lsdException w:name="Dark List Accent 3" w:locked="1" w:semiHidden="0" w:uiPriority="70" w:unhideWhenUsed="0"/>
    <w:lsdException w:name="Colorful Shading Accent 3" w:locked="1" w:semiHidden="0" w:uiPriority="71" w:unhideWhenUsed="0"/>
    <w:lsdException w:name="Colorful List Accent 3" w:semiHidden="0" w:uiPriority="72" w:unhideWhenUsed="0"/>
    <w:lsdException w:name="Colorful Grid Accent 3" w:locked="1"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semiHidden="0" w:uiPriority="66" w:unhideWhenUsed="0"/>
    <w:lsdException w:name="Medium Grid 1 Accent 4" w:semiHidden="0" w:uiPriority="67" w:unhideWhenUsed="0"/>
    <w:lsdException w:name="Medium Grid 2 Accent 4" w:locked="1" w:semiHidden="0" w:uiPriority="68" w:unhideWhenUsed="0"/>
    <w:lsdException w:name="Medium Grid 3 Accent 4" w:semiHidden="0" w:uiPriority="69" w:unhideWhenUsed="0"/>
    <w:lsdException w:name="Dark List Accent 4" w:semiHidden="0" w:uiPriority="70" w:unhideWhenUsed="0"/>
    <w:lsdException w:name="Colorful Shading Accent 4" w:locked="1" w:semiHidden="0" w:uiPriority="71" w:unhideWhenUsed="0"/>
    <w:lsdException w:name="Colorful List Accent 4" w:semiHidden="0" w:uiPriority="72" w:unhideWhenUsed="0"/>
    <w:lsdException w:name="Colorful Grid Accent 4" w:locked="1"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semiHidden="0" w:uiPriority="66" w:unhideWhenUsed="0"/>
    <w:lsdException w:name="Medium Grid 1 Accent 5" w:semiHidden="0" w:uiPriority="67" w:unhideWhenUsed="0"/>
    <w:lsdException w:name="Medium Grid 2 Accent 5" w:locked="1" w:semiHidden="0" w:uiPriority="68" w:unhideWhenUsed="0"/>
    <w:lsdException w:name="Medium Grid 3 Accent 5" w:semiHidden="0" w:uiPriority="69" w:unhideWhenUsed="0"/>
    <w:lsdException w:name="Dark List Accent 5" w:semiHidden="0" w:uiPriority="70" w:unhideWhenUsed="0"/>
    <w:lsdException w:name="Colorful Shading Accent 5" w:locked="1" w:semiHidden="0" w:uiPriority="71" w:unhideWhenUsed="0"/>
    <w:lsdException w:name="Colorful List Accent 5" w:semiHidden="0" w:uiPriority="72" w:unhideWhenUsed="0"/>
    <w:lsdException w:name="Colorful Grid Accent 5" w:locked="1" w:semiHidden="0" w:uiPriority="73" w:unhideWhenUsed="0"/>
    <w:lsdException w:name="Light Shading Accent 6" w:semiHidden="0" w:uiPriority="60" w:unhideWhenUsed="0"/>
    <w:lsdException w:name="Light List Accent 6" w:semiHidden="0" w:uiPriority="61" w:unhideWhenUsed="0"/>
    <w:lsdException w:name="Light Grid Accent 6" w:locked="1" w:semiHidden="0" w:uiPriority="62" w:unhideWhenUsed="0"/>
    <w:lsdException w:name="Medium Shading 1 Accent 6" w:semiHidden="0" w:uiPriority="63" w:unhideWhenUsed="0"/>
    <w:lsdException w:name="Medium Shading 2 Accent 6" w:semiHidden="0" w:uiPriority="64" w:unhideWhenUsed="0"/>
    <w:lsdException w:name="Medium List 1 Accent 6" w:locked="1"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locked="1" w:semiHidden="0" w:uiPriority="70" w:unhideWhenUsed="0"/>
    <w:lsdException w:name="Colorful Shading Accent 6"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2" w:unhideWhenUsed="0" w:qFormat="1"/>
    <w:lsdException w:name="Intense Emphasis" w:semiHidden="0" w:uiPriority="2" w:unhideWhenUsed="0" w:qFormat="1"/>
    <w:lsdException w:name="Subtle Reference" w:semiHidden="0" w:uiPriority="2" w:unhideWhenUsed="0"/>
    <w:lsdException w:name="Intense Reference" w:semiHidden="0" w:uiPriority="2" w:unhideWhenUsed="0"/>
    <w:lsdException w:name="Book Title" w:semiHidden="0" w:unhideWhenUsed="0"/>
    <w:lsdException w:name="Bibliography" w:locked="1" w:uiPriority="37"/>
    <w:lsdException w:name="TOC Heading" w:uiPriority="39" w:qFormat="1"/>
  </w:latentStyles>
  <w:style w:type="paragraph" w:default="1" w:styleId="a1">
    <w:name w:val="Normal"/>
    <w:aliases w:val="Body"/>
    <w:uiPriority w:val="1"/>
    <w:rsid w:val="00A50BAA"/>
    <w:pPr>
      <w:spacing w:after="120"/>
    </w:pPr>
    <w:rPr>
      <w:rFonts w:ascii="Arial" w:hAnsi="Arial"/>
    </w:rPr>
  </w:style>
  <w:style w:type="paragraph" w:styleId="1">
    <w:name w:val="heading 1"/>
    <w:next w:val="a1"/>
    <w:link w:val="1Char"/>
    <w:qFormat/>
    <w:rsid w:val="004A18CC"/>
    <w:pPr>
      <w:keepNext/>
      <w:keepLines/>
      <w:pageBreakBefore/>
      <w:numPr>
        <w:numId w:val="12"/>
      </w:numPr>
      <w:pBdr>
        <w:bottom w:val="single" w:sz="4" w:space="1" w:color="2260A5" w:themeColor="accent1"/>
      </w:pBdr>
      <w:spacing w:before="240"/>
      <w:outlineLvl w:val="0"/>
    </w:pPr>
    <w:rPr>
      <w:rFonts w:eastAsiaTheme="majorEastAsia" w:cstheme="majorBidi"/>
      <w:b/>
      <w:bCs/>
      <w:color w:val="19477B" w:themeColor="accent1" w:themeShade="BF"/>
      <w:sz w:val="36"/>
      <w:szCs w:val="28"/>
    </w:rPr>
  </w:style>
  <w:style w:type="paragraph" w:styleId="21">
    <w:name w:val="heading 2"/>
    <w:basedOn w:val="1"/>
    <w:next w:val="a1"/>
    <w:link w:val="2Char"/>
    <w:qFormat/>
    <w:rsid w:val="00467492"/>
    <w:pPr>
      <w:pageBreakBefore w:val="0"/>
      <w:numPr>
        <w:ilvl w:val="1"/>
      </w:numPr>
      <w:pBdr>
        <w:bottom w:val="none" w:sz="0" w:space="0" w:color="auto"/>
      </w:pBdr>
      <w:tabs>
        <w:tab w:val="left" w:pos="605"/>
      </w:tabs>
      <w:spacing w:before="200" w:after="40"/>
      <w:ind w:left="357" w:hanging="357"/>
      <w:outlineLvl w:val="1"/>
    </w:pPr>
    <w:rPr>
      <w:bCs w:val="0"/>
      <w:sz w:val="28"/>
      <w:szCs w:val="26"/>
    </w:rPr>
  </w:style>
  <w:style w:type="paragraph" w:styleId="31">
    <w:name w:val="heading 3"/>
    <w:basedOn w:val="21"/>
    <w:next w:val="a1"/>
    <w:link w:val="3Char"/>
    <w:qFormat/>
    <w:rsid w:val="00FF51EE"/>
    <w:pPr>
      <w:numPr>
        <w:ilvl w:val="2"/>
      </w:numPr>
      <w:tabs>
        <w:tab w:val="clear" w:pos="605"/>
      </w:tabs>
      <w:ind w:left="641" w:hanging="357"/>
      <w:outlineLvl w:val="2"/>
    </w:pPr>
    <w:rPr>
      <w:rFonts w:ascii="Arial" w:hAnsi="Arial"/>
      <w:bCs/>
      <w:sz w:val="24"/>
    </w:rPr>
  </w:style>
  <w:style w:type="paragraph" w:styleId="41">
    <w:name w:val="heading 4"/>
    <w:basedOn w:val="31"/>
    <w:next w:val="a1"/>
    <w:link w:val="4Char"/>
    <w:qFormat/>
    <w:rsid w:val="004A18CC"/>
    <w:pPr>
      <w:numPr>
        <w:ilvl w:val="3"/>
      </w:numPr>
      <w:tabs>
        <w:tab w:val="left" w:pos="900"/>
      </w:tabs>
      <w:outlineLvl w:val="3"/>
    </w:pPr>
    <w:rPr>
      <w:bCs w:val="0"/>
      <w:iCs/>
      <w:sz w:val="20"/>
    </w:rPr>
  </w:style>
  <w:style w:type="paragraph" w:styleId="51">
    <w:name w:val="heading 5"/>
    <w:basedOn w:val="41"/>
    <w:next w:val="a1"/>
    <w:link w:val="5Char"/>
    <w:qFormat/>
    <w:rsid w:val="004A18CC"/>
    <w:pPr>
      <w:numPr>
        <w:ilvl w:val="4"/>
      </w:numPr>
      <w:outlineLvl w:val="4"/>
    </w:pPr>
    <w:rPr>
      <w:b w:val="0"/>
      <w:i/>
    </w:rPr>
  </w:style>
  <w:style w:type="paragraph" w:styleId="6">
    <w:name w:val="heading 6"/>
    <w:basedOn w:val="51"/>
    <w:next w:val="a1"/>
    <w:link w:val="6Char"/>
    <w:uiPriority w:val="8"/>
    <w:semiHidden/>
    <w:qFormat/>
    <w:locked/>
    <w:rsid w:val="004A18CC"/>
    <w:pPr>
      <w:pageBreakBefore/>
      <w:numPr>
        <w:ilvl w:val="5"/>
      </w:numPr>
      <w:tabs>
        <w:tab w:val="left" w:pos="2304"/>
      </w:tabs>
      <w:spacing w:line="240" w:lineRule="auto"/>
      <w:outlineLvl w:val="5"/>
    </w:pPr>
    <w:rPr>
      <w:b/>
      <w:i w:val="0"/>
      <w:iCs w:val="0"/>
      <w:sz w:val="36"/>
    </w:rPr>
  </w:style>
  <w:style w:type="paragraph" w:styleId="7">
    <w:name w:val="heading 7"/>
    <w:basedOn w:val="6"/>
    <w:next w:val="a1"/>
    <w:link w:val="7Char"/>
    <w:uiPriority w:val="8"/>
    <w:semiHidden/>
    <w:qFormat/>
    <w:locked/>
    <w:rsid w:val="004A18CC"/>
    <w:pPr>
      <w:pageBreakBefore w:val="0"/>
      <w:numPr>
        <w:ilvl w:val="6"/>
      </w:numPr>
      <w:tabs>
        <w:tab w:val="clear" w:pos="900"/>
        <w:tab w:val="clear" w:pos="2304"/>
        <w:tab w:val="left" w:pos="630"/>
      </w:tabs>
      <w:spacing w:after="120"/>
      <w:outlineLvl w:val="6"/>
    </w:pPr>
    <w:rPr>
      <w:iCs/>
      <w:sz w:val="28"/>
    </w:rPr>
  </w:style>
  <w:style w:type="paragraph" w:styleId="8">
    <w:name w:val="heading 8"/>
    <w:basedOn w:val="7"/>
    <w:next w:val="a1"/>
    <w:link w:val="8Char"/>
    <w:uiPriority w:val="8"/>
    <w:semiHidden/>
    <w:qFormat/>
    <w:locked/>
    <w:rsid w:val="004A18CC"/>
    <w:pPr>
      <w:numPr>
        <w:ilvl w:val="7"/>
      </w:numPr>
      <w:spacing w:before="240"/>
      <w:outlineLvl w:val="7"/>
    </w:pPr>
    <w:rPr>
      <w:sz w:val="22"/>
      <w:szCs w:val="20"/>
    </w:rPr>
  </w:style>
  <w:style w:type="paragraph" w:styleId="9">
    <w:name w:val="heading 9"/>
    <w:basedOn w:val="8"/>
    <w:next w:val="a1"/>
    <w:link w:val="9Char"/>
    <w:uiPriority w:val="8"/>
    <w:semiHidden/>
    <w:qFormat/>
    <w:locked/>
    <w:rsid w:val="004A18CC"/>
    <w:pPr>
      <w:numPr>
        <w:ilvl w:val="8"/>
      </w:numPr>
      <w:tabs>
        <w:tab w:val="clear" w:pos="630"/>
        <w:tab w:val="left" w:pos="990"/>
      </w:tabs>
      <w:outlineLvl w:val="8"/>
    </w:pPr>
    <w:rPr>
      <w:iCs w:val="0"/>
      <w:sz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4A18CC"/>
    <w:rPr>
      <w:rFonts w:eastAsiaTheme="majorEastAsia" w:cstheme="majorBidi"/>
      <w:b/>
      <w:bCs/>
      <w:color w:val="19477B" w:themeColor="accent1" w:themeShade="BF"/>
      <w:sz w:val="36"/>
      <w:szCs w:val="28"/>
    </w:rPr>
  </w:style>
  <w:style w:type="character" w:customStyle="1" w:styleId="2Char">
    <w:name w:val="标题 2 Char"/>
    <w:basedOn w:val="a2"/>
    <w:link w:val="21"/>
    <w:rsid w:val="00467492"/>
    <w:rPr>
      <w:rFonts w:eastAsiaTheme="majorEastAsia" w:cstheme="majorBidi"/>
      <w:b/>
      <w:color w:val="19477B" w:themeColor="accent1" w:themeShade="BF"/>
      <w:sz w:val="28"/>
      <w:szCs w:val="26"/>
    </w:rPr>
  </w:style>
  <w:style w:type="character" w:customStyle="1" w:styleId="3Char">
    <w:name w:val="标题 3 Char"/>
    <w:basedOn w:val="a2"/>
    <w:link w:val="31"/>
    <w:rsid w:val="00FF51EE"/>
    <w:rPr>
      <w:rFonts w:ascii="Arial" w:eastAsiaTheme="majorEastAsia" w:hAnsi="Arial" w:cstheme="majorBidi"/>
      <w:b/>
      <w:bCs/>
      <w:color w:val="19477B" w:themeColor="accent1" w:themeShade="BF"/>
      <w:sz w:val="24"/>
      <w:szCs w:val="26"/>
    </w:rPr>
  </w:style>
  <w:style w:type="character" w:customStyle="1" w:styleId="4Char">
    <w:name w:val="标题 4 Char"/>
    <w:basedOn w:val="a2"/>
    <w:link w:val="41"/>
    <w:rsid w:val="004A18CC"/>
    <w:rPr>
      <w:rFonts w:ascii="Arial" w:eastAsiaTheme="majorEastAsia" w:hAnsi="Arial" w:cstheme="majorBidi"/>
      <w:b/>
      <w:iCs/>
      <w:color w:val="19477B" w:themeColor="accent1" w:themeShade="BF"/>
      <w:sz w:val="20"/>
      <w:szCs w:val="26"/>
    </w:rPr>
  </w:style>
  <w:style w:type="character" w:customStyle="1" w:styleId="5Char">
    <w:name w:val="标题 5 Char"/>
    <w:basedOn w:val="a2"/>
    <w:link w:val="51"/>
    <w:rsid w:val="004A18CC"/>
    <w:rPr>
      <w:rFonts w:ascii="Arial" w:eastAsiaTheme="majorEastAsia" w:hAnsi="Arial" w:cstheme="majorBidi"/>
      <w:i/>
      <w:iCs/>
      <w:color w:val="19477B" w:themeColor="accent1" w:themeShade="BF"/>
      <w:sz w:val="20"/>
      <w:szCs w:val="26"/>
    </w:rPr>
  </w:style>
  <w:style w:type="character" w:customStyle="1" w:styleId="6Char">
    <w:name w:val="标题 6 Char"/>
    <w:basedOn w:val="a2"/>
    <w:link w:val="6"/>
    <w:uiPriority w:val="8"/>
    <w:semiHidden/>
    <w:rsid w:val="004A18CC"/>
    <w:rPr>
      <w:rFonts w:ascii="Arial" w:eastAsiaTheme="majorEastAsia" w:hAnsi="Arial" w:cstheme="majorBidi"/>
      <w:b/>
      <w:color w:val="19477B" w:themeColor="accent1" w:themeShade="BF"/>
      <w:sz w:val="36"/>
      <w:szCs w:val="26"/>
    </w:rPr>
  </w:style>
  <w:style w:type="character" w:customStyle="1" w:styleId="7Char">
    <w:name w:val="标题 7 Char"/>
    <w:basedOn w:val="a2"/>
    <w:link w:val="7"/>
    <w:uiPriority w:val="8"/>
    <w:semiHidden/>
    <w:rsid w:val="004A18CC"/>
    <w:rPr>
      <w:rFonts w:ascii="Arial" w:eastAsiaTheme="majorEastAsia" w:hAnsi="Arial" w:cstheme="majorBidi"/>
      <w:b/>
      <w:iCs/>
      <w:color w:val="19477B" w:themeColor="accent1" w:themeShade="BF"/>
      <w:sz w:val="28"/>
      <w:szCs w:val="26"/>
    </w:rPr>
  </w:style>
  <w:style w:type="character" w:customStyle="1" w:styleId="8Char">
    <w:name w:val="标题 8 Char"/>
    <w:basedOn w:val="a2"/>
    <w:link w:val="8"/>
    <w:uiPriority w:val="8"/>
    <w:semiHidden/>
    <w:rsid w:val="004A18CC"/>
    <w:rPr>
      <w:rFonts w:ascii="Arial" w:eastAsiaTheme="majorEastAsia" w:hAnsi="Arial" w:cstheme="majorBidi"/>
      <w:b/>
      <w:iCs/>
      <w:color w:val="19477B" w:themeColor="accent1" w:themeShade="BF"/>
      <w:szCs w:val="20"/>
    </w:rPr>
  </w:style>
  <w:style w:type="character" w:customStyle="1" w:styleId="9Char">
    <w:name w:val="标题 9 Char"/>
    <w:basedOn w:val="a2"/>
    <w:link w:val="9"/>
    <w:uiPriority w:val="8"/>
    <w:semiHidden/>
    <w:rsid w:val="004A18CC"/>
    <w:rPr>
      <w:rFonts w:ascii="Arial" w:eastAsiaTheme="majorEastAsia" w:hAnsi="Arial" w:cstheme="majorBidi"/>
      <w:b/>
      <w:color w:val="19477B" w:themeColor="accent1" w:themeShade="BF"/>
      <w:sz w:val="20"/>
      <w:szCs w:val="20"/>
    </w:rPr>
  </w:style>
  <w:style w:type="paragraph" w:styleId="a5">
    <w:name w:val="Title"/>
    <w:basedOn w:val="a1"/>
    <w:next w:val="a1"/>
    <w:link w:val="Char"/>
    <w:uiPriority w:val="99"/>
    <w:qFormat/>
    <w:rsid w:val="004A18CC"/>
    <w:pPr>
      <w:spacing w:before="80" w:after="80"/>
      <w:ind w:left="432"/>
    </w:pPr>
    <w:rPr>
      <w:rFonts w:asciiTheme="majorHAnsi" w:eastAsiaTheme="majorEastAsia" w:hAnsiTheme="majorHAnsi" w:cstheme="majorBidi"/>
      <w:b/>
      <w:color w:val="19477B" w:themeColor="accent1" w:themeShade="BF"/>
      <w:spacing w:val="5"/>
      <w:kern w:val="28"/>
      <w:sz w:val="48"/>
      <w:szCs w:val="52"/>
    </w:rPr>
  </w:style>
  <w:style w:type="character" w:customStyle="1" w:styleId="Char">
    <w:name w:val="标题 Char"/>
    <w:basedOn w:val="a2"/>
    <w:link w:val="a5"/>
    <w:uiPriority w:val="99"/>
    <w:rsid w:val="00A30779"/>
    <w:rPr>
      <w:rFonts w:asciiTheme="majorHAnsi" w:eastAsiaTheme="majorEastAsia" w:hAnsiTheme="majorHAnsi" w:cstheme="majorBidi"/>
      <w:b/>
      <w:color w:val="19477B" w:themeColor="accent1" w:themeShade="BF"/>
      <w:spacing w:val="5"/>
      <w:kern w:val="28"/>
      <w:sz w:val="48"/>
      <w:szCs w:val="52"/>
    </w:rPr>
  </w:style>
  <w:style w:type="paragraph" w:styleId="a6">
    <w:name w:val="Subtitle"/>
    <w:basedOn w:val="a1"/>
    <w:next w:val="a1"/>
    <w:link w:val="Char0"/>
    <w:uiPriority w:val="99"/>
    <w:qFormat/>
    <w:rsid w:val="004A18CC"/>
    <w:pPr>
      <w:numPr>
        <w:ilvl w:val="1"/>
      </w:numPr>
      <w:spacing w:after="240"/>
      <w:ind w:left="403"/>
    </w:pPr>
    <w:rPr>
      <w:rFonts w:ascii="Palatino Linotype" w:eastAsiaTheme="majorEastAsia" w:hAnsi="Palatino Linotype" w:cstheme="majorBidi"/>
      <w:iCs/>
      <w:color w:val="595959" w:themeColor="text2"/>
      <w:sz w:val="32"/>
    </w:rPr>
  </w:style>
  <w:style w:type="character" w:customStyle="1" w:styleId="Char0">
    <w:name w:val="副标题 Char"/>
    <w:basedOn w:val="a2"/>
    <w:link w:val="a6"/>
    <w:uiPriority w:val="99"/>
    <w:rsid w:val="004A18CC"/>
    <w:rPr>
      <w:rFonts w:ascii="Palatino Linotype" w:eastAsiaTheme="majorEastAsia" w:hAnsi="Palatino Linotype" w:cstheme="majorBidi"/>
      <w:iCs/>
      <w:color w:val="595959" w:themeColor="text2"/>
      <w:sz w:val="32"/>
    </w:rPr>
  </w:style>
  <w:style w:type="character" w:styleId="a7">
    <w:name w:val="Intense Emphasis"/>
    <w:aliases w:val="bold+italics"/>
    <w:basedOn w:val="a2"/>
    <w:uiPriority w:val="2"/>
    <w:qFormat/>
    <w:rsid w:val="004A18CC"/>
    <w:rPr>
      <w:b/>
      <w:bCs/>
      <w:i/>
      <w:iCs/>
      <w:color w:val="3F3F3F" w:themeColor="text1"/>
    </w:rPr>
  </w:style>
  <w:style w:type="paragraph" w:styleId="a8">
    <w:name w:val="Intense Quote"/>
    <w:aliases w:val="Intense Quote (Palatino)"/>
    <w:basedOn w:val="a1"/>
    <w:next w:val="a1"/>
    <w:link w:val="Char1"/>
    <w:uiPriority w:val="4"/>
    <w:unhideWhenUsed/>
    <w:rsid w:val="004A18CC"/>
    <w:pPr>
      <w:spacing w:before="160" w:after="160"/>
      <w:ind w:left="360" w:right="720"/>
    </w:pPr>
    <w:rPr>
      <w:rFonts w:ascii="Palatino" w:hAnsi="Palatino"/>
      <w:b/>
      <w:bCs/>
      <w:i/>
      <w:iCs/>
      <w:color w:val="2260A5" w:themeColor="accent1"/>
    </w:rPr>
  </w:style>
  <w:style w:type="character" w:customStyle="1" w:styleId="Char1">
    <w:name w:val="明显引用 Char"/>
    <w:aliases w:val="Intense Quote (Palatino) Char"/>
    <w:basedOn w:val="a2"/>
    <w:link w:val="a8"/>
    <w:uiPriority w:val="4"/>
    <w:rsid w:val="004A18CC"/>
    <w:rPr>
      <w:rFonts w:ascii="Palatino" w:hAnsi="Palatino"/>
      <w:b/>
      <w:bCs/>
      <w:i/>
      <w:iCs/>
      <w:color w:val="2260A5" w:themeColor="accent1"/>
    </w:rPr>
  </w:style>
  <w:style w:type="paragraph" w:styleId="a9">
    <w:name w:val="Quote"/>
    <w:basedOn w:val="a1"/>
    <w:next w:val="a1"/>
    <w:link w:val="Char2"/>
    <w:uiPriority w:val="3"/>
    <w:qFormat/>
    <w:rsid w:val="004A18CC"/>
    <w:pPr>
      <w:spacing w:before="120"/>
      <w:ind w:left="360" w:right="720"/>
    </w:pPr>
    <w:rPr>
      <w:rFonts w:ascii="Palatino" w:hAnsi="Palatino"/>
      <w:i/>
      <w:iCs/>
      <w:color w:val="2260A5" w:themeColor="accent1"/>
    </w:rPr>
  </w:style>
  <w:style w:type="character" w:customStyle="1" w:styleId="Char2">
    <w:name w:val="引用 Char"/>
    <w:basedOn w:val="a2"/>
    <w:link w:val="a9"/>
    <w:uiPriority w:val="3"/>
    <w:rsid w:val="004A18CC"/>
    <w:rPr>
      <w:rFonts w:ascii="Palatino" w:hAnsi="Palatino"/>
      <w:i/>
      <w:iCs/>
      <w:color w:val="2260A5" w:themeColor="accent1"/>
    </w:rPr>
  </w:style>
  <w:style w:type="character" w:styleId="aa">
    <w:name w:val="Subtle Reference"/>
    <w:aliases w:val="underlined"/>
    <w:basedOn w:val="a2"/>
    <w:uiPriority w:val="2"/>
    <w:rsid w:val="004A18CC"/>
    <w:rPr>
      <w:caps w:val="0"/>
      <w:smallCaps w:val="0"/>
      <w:color w:val="auto"/>
      <w:u w:val="single"/>
    </w:rPr>
  </w:style>
  <w:style w:type="character" w:styleId="ab">
    <w:name w:val="Intense Reference"/>
    <w:aliases w:val="bold+underlined"/>
    <w:basedOn w:val="a2"/>
    <w:uiPriority w:val="2"/>
    <w:rsid w:val="004A18CC"/>
    <w:rPr>
      <w:b/>
      <w:bCs/>
      <w:caps w:val="0"/>
      <w:smallCaps w:val="0"/>
      <w:color w:val="auto"/>
      <w:spacing w:val="5"/>
      <w:u w:val="single"/>
    </w:rPr>
  </w:style>
  <w:style w:type="character" w:styleId="ac">
    <w:name w:val="Book Title"/>
    <w:basedOn w:val="a2"/>
    <w:uiPriority w:val="99"/>
    <w:semiHidden/>
    <w:rsid w:val="004A18CC"/>
    <w:rPr>
      <w:rFonts w:ascii="Palatino" w:hAnsi="Palatino"/>
      <w:b/>
      <w:bCs/>
      <w:caps w:val="0"/>
      <w:smallCaps w:val="0"/>
      <w:color w:val="595959" w:themeColor="text2"/>
      <w:spacing w:val="0"/>
    </w:rPr>
  </w:style>
  <w:style w:type="paragraph" w:styleId="ad">
    <w:name w:val="List Paragraph"/>
    <w:link w:val="Char3"/>
    <w:uiPriority w:val="34"/>
    <w:qFormat/>
    <w:rsid w:val="004A18CC"/>
    <w:pPr>
      <w:ind w:left="720"/>
      <w:contextualSpacing/>
    </w:pPr>
    <w:rPr>
      <w:rFonts w:ascii="Arial" w:eastAsia="MS Mincho" w:hAnsi="Arial" w:cs="Calibri"/>
      <w:bCs/>
      <w:noProof/>
      <w:snapToGrid w:val="0"/>
      <w:szCs w:val="20"/>
    </w:rPr>
  </w:style>
  <w:style w:type="paragraph" w:styleId="ae">
    <w:name w:val="caption"/>
    <w:basedOn w:val="a1"/>
    <w:next w:val="a1"/>
    <w:link w:val="Char4"/>
    <w:uiPriority w:val="1"/>
    <w:qFormat/>
    <w:rsid w:val="004A18CC"/>
    <w:pPr>
      <w:spacing w:line="240" w:lineRule="auto"/>
    </w:pPr>
    <w:rPr>
      <w:bCs/>
      <w:i/>
      <w:color w:val="424242" w:themeColor="text2" w:themeShade="BF"/>
      <w:sz w:val="18"/>
      <w:szCs w:val="18"/>
    </w:rPr>
  </w:style>
  <w:style w:type="paragraph" w:styleId="10">
    <w:name w:val="toc 1"/>
    <w:autoRedefine/>
    <w:uiPriority w:val="39"/>
    <w:rsid w:val="00136C9A"/>
    <w:pPr>
      <w:tabs>
        <w:tab w:val="left" w:pos="400"/>
        <w:tab w:val="right" w:leader="dot" w:pos="9350"/>
      </w:tabs>
      <w:spacing w:after="60"/>
    </w:pPr>
    <w:rPr>
      <w:rFonts w:ascii="Arial" w:eastAsia="MS Mincho" w:hAnsi="Arial" w:cs="Times New Roman"/>
      <w:b/>
      <w:bCs/>
      <w:noProof/>
      <w:snapToGrid w:val="0"/>
      <w:color w:val="2260A5" w:themeColor="accent1"/>
      <w:sz w:val="20"/>
      <w:szCs w:val="20"/>
    </w:rPr>
  </w:style>
  <w:style w:type="paragraph" w:styleId="22">
    <w:name w:val="toc 2"/>
    <w:basedOn w:val="10"/>
    <w:autoRedefine/>
    <w:uiPriority w:val="39"/>
    <w:rsid w:val="00F249A3"/>
    <w:pPr>
      <w:tabs>
        <w:tab w:val="left" w:pos="800"/>
      </w:tabs>
      <w:ind w:left="200"/>
    </w:pPr>
    <w:rPr>
      <w:b w:val="0"/>
    </w:rPr>
  </w:style>
  <w:style w:type="paragraph" w:styleId="32">
    <w:name w:val="toc 3"/>
    <w:basedOn w:val="22"/>
    <w:autoRedefine/>
    <w:uiPriority w:val="39"/>
    <w:rsid w:val="00136C9A"/>
    <w:pPr>
      <w:tabs>
        <w:tab w:val="left" w:pos="1080"/>
      </w:tabs>
      <w:ind w:left="400"/>
    </w:pPr>
  </w:style>
  <w:style w:type="paragraph" w:styleId="42">
    <w:name w:val="toc 4"/>
    <w:basedOn w:val="32"/>
    <w:autoRedefine/>
    <w:uiPriority w:val="39"/>
    <w:rsid w:val="00C50CB8"/>
    <w:pPr>
      <w:tabs>
        <w:tab w:val="left" w:pos="1600"/>
      </w:tabs>
      <w:ind w:left="600"/>
    </w:pPr>
  </w:style>
  <w:style w:type="paragraph" w:styleId="52">
    <w:name w:val="toc 5"/>
    <w:basedOn w:val="42"/>
    <w:autoRedefine/>
    <w:uiPriority w:val="39"/>
    <w:rsid w:val="004A18CC"/>
    <w:pPr>
      <w:spacing w:after="100"/>
      <w:ind w:left="800"/>
    </w:pPr>
  </w:style>
  <w:style w:type="paragraph" w:styleId="60">
    <w:name w:val="toc 6"/>
    <w:basedOn w:val="a1"/>
    <w:next w:val="a1"/>
    <w:autoRedefine/>
    <w:uiPriority w:val="39"/>
    <w:locked/>
    <w:rsid w:val="004A18CC"/>
    <w:pPr>
      <w:spacing w:after="100"/>
      <w:ind w:left="1000"/>
    </w:pPr>
  </w:style>
  <w:style w:type="paragraph" w:styleId="70">
    <w:name w:val="toc 7"/>
    <w:basedOn w:val="a1"/>
    <w:next w:val="a1"/>
    <w:autoRedefine/>
    <w:uiPriority w:val="39"/>
    <w:locked/>
    <w:rsid w:val="004A18CC"/>
    <w:pPr>
      <w:spacing w:after="100"/>
      <w:ind w:left="1200"/>
    </w:pPr>
  </w:style>
  <w:style w:type="paragraph" w:styleId="80">
    <w:name w:val="toc 8"/>
    <w:basedOn w:val="a1"/>
    <w:next w:val="a1"/>
    <w:autoRedefine/>
    <w:uiPriority w:val="39"/>
    <w:locked/>
    <w:rsid w:val="004A18CC"/>
    <w:pPr>
      <w:spacing w:after="100"/>
      <w:ind w:left="1400"/>
    </w:pPr>
  </w:style>
  <w:style w:type="paragraph" w:styleId="90">
    <w:name w:val="toc 9"/>
    <w:basedOn w:val="a1"/>
    <w:next w:val="a1"/>
    <w:autoRedefine/>
    <w:uiPriority w:val="39"/>
    <w:locked/>
    <w:rsid w:val="004A18CC"/>
    <w:pPr>
      <w:spacing w:after="100"/>
      <w:ind w:left="1600"/>
    </w:pPr>
  </w:style>
  <w:style w:type="paragraph" w:styleId="TOC">
    <w:name w:val="TOC Heading"/>
    <w:next w:val="a1"/>
    <w:uiPriority w:val="39"/>
    <w:semiHidden/>
    <w:rsid w:val="004A18CC"/>
    <w:pPr>
      <w:spacing w:before="480" w:after="0"/>
    </w:pPr>
    <w:rPr>
      <w:rFonts w:eastAsiaTheme="majorEastAsia" w:cstheme="majorBidi"/>
      <w:b/>
      <w:bCs/>
      <w:color w:val="2260A5" w:themeColor="accent1"/>
      <w:sz w:val="32"/>
      <w:szCs w:val="28"/>
    </w:rPr>
  </w:style>
  <w:style w:type="character" w:styleId="af">
    <w:name w:val="Strong"/>
    <w:aliases w:val="Bold"/>
    <w:basedOn w:val="a2"/>
    <w:uiPriority w:val="1"/>
    <w:qFormat/>
    <w:rsid w:val="004A18CC"/>
    <w:rPr>
      <w:b/>
      <w:bCs/>
    </w:rPr>
  </w:style>
  <w:style w:type="paragraph" w:styleId="af0">
    <w:name w:val="Balloon Text"/>
    <w:basedOn w:val="a1"/>
    <w:link w:val="Char5"/>
    <w:uiPriority w:val="99"/>
    <w:locked/>
    <w:rsid w:val="004A18CC"/>
    <w:pPr>
      <w:spacing w:after="0"/>
    </w:pPr>
    <w:rPr>
      <w:rFonts w:ascii="Tahoma" w:hAnsi="Tahoma" w:cs="Tahoma"/>
      <w:sz w:val="16"/>
      <w:szCs w:val="16"/>
    </w:rPr>
  </w:style>
  <w:style w:type="paragraph" w:styleId="af1">
    <w:name w:val="Block Text"/>
    <w:basedOn w:val="a1"/>
    <w:uiPriority w:val="2"/>
    <w:qFormat/>
    <w:locked/>
    <w:rsid w:val="004A18CC"/>
    <w:pPr>
      <w:framePr w:hSpace="187" w:wrap="around" w:vAnchor="page" w:hAnchor="margin" w:xAlign="center" w:yAlign="center"/>
      <w:pBdr>
        <w:top w:val="single" w:sz="2" w:space="10" w:color="B5B5B5" w:themeColor="accent6"/>
        <w:left w:val="single" w:sz="2" w:space="10" w:color="B5B5B5" w:themeColor="accent6"/>
        <w:bottom w:val="single" w:sz="2" w:space="10" w:color="B5B5B5" w:themeColor="accent6"/>
        <w:right w:val="single" w:sz="2" w:space="10" w:color="B5B5B5" w:themeColor="accent6"/>
      </w:pBdr>
      <w:shd w:val="clear" w:color="auto" w:fill="F8F8F8"/>
      <w:spacing w:before="120"/>
      <w:ind w:left="792" w:right="702"/>
    </w:pPr>
    <w:rPr>
      <w:i/>
      <w:iCs/>
      <w:color w:val="2260A5" w:themeColor="accent1"/>
    </w:rPr>
  </w:style>
  <w:style w:type="paragraph" w:styleId="af2">
    <w:name w:val="Body Text"/>
    <w:basedOn w:val="a1"/>
    <w:link w:val="Char6"/>
    <w:uiPriority w:val="18"/>
    <w:semiHidden/>
    <w:unhideWhenUsed/>
    <w:qFormat/>
    <w:rsid w:val="004A18CC"/>
  </w:style>
  <w:style w:type="character" w:customStyle="1" w:styleId="Char6">
    <w:name w:val="正文文本 Char"/>
    <w:basedOn w:val="a2"/>
    <w:link w:val="af2"/>
    <w:uiPriority w:val="18"/>
    <w:semiHidden/>
    <w:rsid w:val="004A18CC"/>
    <w:rPr>
      <w:rFonts w:ascii="Arial" w:hAnsi="Arial"/>
    </w:rPr>
  </w:style>
  <w:style w:type="paragraph" w:styleId="23">
    <w:name w:val="Body Text 2"/>
    <w:basedOn w:val="a1"/>
    <w:link w:val="2Char0"/>
    <w:uiPriority w:val="99"/>
    <w:semiHidden/>
    <w:rsid w:val="004A18CC"/>
    <w:pPr>
      <w:spacing w:line="480" w:lineRule="auto"/>
    </w:pPr>
  </w:style>
  <w:style w:type="character" w:customStyle="1" w:styleId="2Char0">
    <w:name w:val="正文文本 2 Char"/>
    <w:basedOn w:val="a2"/>
    <w:link w:val="23"/>
    <w:uiPriority w:val="99"/>
    <w:semiHidden/>
    <w:rsid w:val="004A18CC"/>
    <w:rPr>
      <w:rFonts w:ascii="Arial" w:hAnsi="Arial"/>
    </w:rPr>
  </w:style>
  <w:style w:type="paragraph" w:styleId="af3">
    <w:name w:val="Body Text First Indent"/>
    <w:basedOn w:val="af2"/>
    <w:link w:val="Char7"/>
    <w:uiPriority w:val="99"/>
    <w:semiHidden/>
    <w:unhideWhenUsed/>
    <w:locked/>
    <w:rsid w:val="004A18CC"/>
    <w:pPr>
      <w:ind w:firstLine="360"/>
    </w:pPr>
  </w:style>
  <w:style w:type="character" w:customStyle="1" w:styleId="Char7">
    <w:name w:val="正文首行缩进 Char"/>
    <w:basedOn w:val="Char6"/>
    <w:link w:val="af3"/>
    <w:uiPriority w:val="99"/>
    <w:semiHidden/>
    <w:rsid w:val="004A18CC"/>
    <w:rPr>
      <w:rFonts w:ascii="Arial" w:hAnsi="Arial"/>
    </w:rPr>
  </w:style>
  <w:style w:type="paragraph" w:styleId="24">
    <w:name w:val="Body Text First Indent 2"/>
    <w:basedOn w:val="a1"/>
    <w:link w:val="2Char1"/>
    <w:uiPriority w:val="99"/>
    <w:semiHidden/>
    <w:unhideWhenUsed/>
    <w:locked/>
    <w:rsid w:val="004A18CC"/>
    <w:pPr>
      <w:ind w:left="360" w:firstLine="360"/>
    </w:pPr>
  </w:style>
  <w:style w:type="character" w:customStyle="1" w:styleId="2Char1">
    <w:name w:val="正文首行缩进 2 Char"/>
    <w:basedOn w:val="a2"/>
    <w:link w:val="24"/>
    <w:uiPriority w:val="99"/>
    <w:semiHidden/>
    <w:rsid w:val="004A18CC"/>
    <w:rPr>
      <w:rFonts w:ascii="Arial" w:hAnsi="Arial"/>
    </w:rPr>
  </w:style>
  <w:style w:type="paragraph" w:styleId="33">
    <w:name w:val="Body Text 3"/>
    <w:basedOn w:val="a1"/>
    <w:link w:val="3Char0"/>
    <w:uiPriority w:val="99"/>
    <w:semiHidden/>
    <w:rsid w:val="004A18CC"/>
    <w:rPr>
      <w:szCs w:val="16"/>
    </w:rPr>
  </w:style>
  <w:style w:type="character" w:customStyle="1" w:styleId="3Char0">
    <w:name w:val="正文文本 3 Char"/>
    <w:basedOn w:val="a2"/>
    <w:link w:val="33"/>
    <w:uiPriority w:val="99"/>
    <w:semiHidden/>
    <w:rsid w:val="004A18CC"/>
    <w:rPr>
      <w:rFonts w:ascii="Arial" w:hAnsi="Arial"/>
      <w:szCs w:val="16"/>
    </w:rPr>
  </w:style>
  <w:style w:type="paragraph" w:styleId="af4">
    <w:name w:val="footer"/>
    <w:basedOn w:val="a1"/>
    <w:link w:val="Char8"/>
    <w:uiPriority w:val="49"/>
    <w:rsid w:val="004A18CC"/>
    <w:pPr>
      <w:tabs>
        <w:tab w:val="center" w:pos="4680"/>
        <w:tab w:val="right" w:pos="9360"/>
      </w:tabs>
      <w:spacing w:before="120" w:after="0"/>
    </w:pPr>
    <w:rPr>
      <w:color w:val="808080" w:themeColor="background1" w:themeShade="80"/>
      <w:sz w:val="16"/>
    </w:rPr>
  </w:style>
  <w:style w:type="character" w:customStyle="1" w:styleId="Char8">
    <w:name w:val="页脚 Char"/>
    <w:basedOn w:val="a2"/>
    <w:link w:val="af4"/>
    <w:uiPriority w:val="49"/>
    <w:rsid w:val="004A18CC"/>
    <w:rPr>
      <w:rFonts w:ascii="Arial" w:hAnsi="Arial"/>
      <w:color w:val="808080" w:themeColor="background1" w:themeShade="80"/>
      <w:sz w:val="16"/>
    </w:rPr>
  </w:style>
  <w:style w:type="paragraph" w:styleId="af5">
    <w:name w:val="header"/>
    <w:basedOn w:val="a1"/>
    <w:link w:val="Char9"/>
    <w:uiPriority w:val="99"/>
    <w:rsid w:val="004A18CC"/>
    <w:pPr>
      <w:tabs>
        <w:tab w:val="center" w:pos="4680"/>
        <w:tab w:val="right" w:pos="9360"/>
      </w:tabs>
      <w:spacing w:after="0"/>
      <w:ind w:left="2880"/>
      <w:jc w:val="right"/>
    </w:pPr>
    <w:rPr>
      <w:color w:val="808080" w:themeColor="background1" w:themeShade="80"/>
    </w:rPr>
  </w:style>
  <w:style w:type="character" w:customStyle="1" w:styleId="Char9">
    <w:name w:val="页眉 Char"/>
    <w:basedOn w:val="a2"/>
    <w:link w:val="af5"/>
    <w:uiPriority w:val="99"/>
    <w:semiHidden/>
    <w:rsid w:val="004A18CC"/>
    <w:rPr>
      <w:rFonts w:ascii="Arial" w:hAnsi="Arial"/>
      <w:color w:val="808080" w:themeColor="background1" w:themeShade="80"/>
    </w:rPr>
  </w:style>
  <w:style w:type="character" w:styleId="af6">
    <w:name w:val="Hyperlink"/>
    <w:basedOn w:val="a2"/>
    <w:uiPriority w:val="99"/>
    <w:rsid w:val="004A18CC"/>
    <w:rPr>
      <w:color w:val="2260A5" w:themeColor="accent1"/>
      <w:u w:val="single"/>
    </w:rPr>
  </w:style>
  <w:style w:type="paragraph" w:styleId="af7">
    <w:name w:val="List"/>
    <w:basedOn w:val="a1"/>
    <w:uiPriority w:val="4"/>
    <w:rsid w:val="004A18CC"/>
    <w:pPr>
      <w:ind w:left="360" w:hanging="360"/>
    </w:pPr>
  </w:style>
  <w:style w:type="paragraph" w:styleId="25">
    <w:name w:val="List 2"/>
    <w:basedOn w:val="af7"/>
    <w:uiPriority w:val="4"/>
    <w:rsid w:val="004A18CC"/>
    <w:pPr>
      <w:ind w:left="720"/>
    </w:pPr>
  </w:style>
  <w:style w:type="paragraph" w:styleId="34">
    <w:name w:val="List 3"/>
    <w:basedOn w:val="25"/>
    <w:uiPriority w:val="4"/>
    <w:rsid w:val="004A18CC"/>
    <w:pPr>
      <w:ind w:left="1080"/>
    </w:pPr>
  </w:style>
  <w:style w:type="paragraph" w:styleId="43">
    <w:name w:val="List 4"/>
    <w:basedOn w:val="34"/>
    <w:uiPriority w:val="4"/>
    <w:rsid w:val="004A18CC"/>
    <w:pPr>
      <w:ind w:left="1440"/>
    </w:pPr>
  </w:style>
  <w:style w:type="paragraph" w:styleId="53">
    <w:name w:val="List 5"/>
    <w:basedOn w:val="43"/>
    <w:uiPriority w:val="4"/>
    <w:rsid w:val="004A18CC"/>
    <w:pPr>
      <w:ind w:left="1800"/>
    </w:pPr>
  </w:style>
  <w:style w:type="paragraph" w:styleId="a0">
    <w:name w:val="List Bullet"/>
    <w:basedOn w:val="a1"/>
    <w:uiPriority w:val="4"/>
    <w:qFormat/>
    <w:rsid w:val="004A18CC"/>
    <w:pPr>
      <w:numPr>
        <w:numId w:val="1"/>
      </w:numPr>
    </w:pPr>
  </w:style>
  <w:style w:type="paragraph" w:styleId="20">
    <w:name w:val="List Bullet 2"/>
    <w:basedOn w:val="a1"/>
    <w:uiPriority w:val="4"/>
    <w:qFormat/>
    <w:rsid w:val="004A18CC"/>
    <w:pPr>
      <w:numPr>
        <w:numId w:val="2"/>
      </w:numPr>
    </w:pPr>
  </w:style>
  <w:style w:type="paragraph" w:styleId="30">
    <w:name w:val="List Bullet 3"/>
    <w:basedOn w:val="a1"/>
    <w:uiPriority w:val="4"/>
    <w:qFormat/>
    <w:rsid w:val="004A18CC"/>
    <w:pPr>
      <w:numPr>
        <w:numId w:val="3"/>
      </w:numPr>
    </w:pPr>
  </w:style>
  <w:style w:type="paragraph" w:styleId="40">
    <w:name w:val="List Bullet 4"/>
    <w:basedOn w:val="a1"/>
    <w:uiPriority w:val="4"/>
    <w:qFormat/>
    <w:rsid w:val="004A18CC"/>
    <w:pPr>
      <w:numPr>
        <w:numId w:val="4"/>
      </w:numPr>
    </w:pPr>
  </w:style>
  <w:style w:type="paragraph" w:styleId="50">
    <w:name w:val="List Bullet 5"/>
    <w:basedOn w:val="a1"/>
    <w:uiPriority w:val="4"/>
    <w:qFormat/>
    <w:rsid w:val="004A18CC"/>
    <w:pPr>
      <w:numPr>
        <w:numId w:val="5"/>
      </w:numPr>
    </w:pPr>
  </w:style>
  <w:style w:type="paragraph" w:styleId="af8">
    <w:name w:val="List Continue"/>
    <w:basedOn w:val="a1"/>
    <w:uiPriority w:val="4"/>
    <w:rsid w:val="004A18CC"/>
    <w:pPr>
      <w:ind w:left="360"/>
    </w:pPr>
  </w:style>
  <w:style w:type="paragraph" w:styleId="26">
    <w:name w:val="List Continue 2"/>
    <w:basedOn w:val="af8"/>
    <w:uiPriority w:val="4"/>
    <w:rsid w:val="004A18CC"/>
    <w:pPr>
      <w:ind w:left="720"/>
    </w:pPr>
  </w:style>
  <w:style w:type="paragraph" w:styleId="35">
    <w:name w:val="List Continue 3"/>
    <w:basedOn w:val="a1"/>
    <w:uiPriority w:val="4"/>
    <w:rsid w:val="004A18CC"/>
    <w:pPr>
      <w:ind w:left="1080"/>
    </w:pPr>
  </w:style>
  <w:style w:type="paragraph" w:styleId="44">
    <w:name w:val="List Continue 4"/>
    <w:basedOn w:val="a1"/>
    <w:uiPriority w:val="4"/>
    <w:rsid w:val="004A18CC"/>
    <w:pPr>
      <w:ind w:left="1440"/>
    </w:pPr>
  </w:style>
  <w:style w:type="paragraph" w:styleId="54">
    <w:name w:val="List Continue 5"/>
    <w:basedOn w:val="a1"/>
    <w:uiPriority w:val="4"/>
    <w:rsid w:val="004A18CC"/>
    <w:pPr>
      <w:ind w:left="1800"/>
    </w:pPr>
  </w:style>
  <w:style w:type="paragraph" w:styleId="a">
    <w:name w:val="List Number"/>
    <w:basedOn w:val="a1"/>
    <w:uiPriority w:val="4"/>
    <w:rsid w:val="004A18CC"/>
    <w:pPr>
      <w:numPr>
        <w:numId w:val="14"/>
      </w:numPr>
    </w:pPr>
  </w:style>
  <w:style w:type="paragraph" w:styleId="2">
    <w:name w:val="List Number 2"/>
    <w:basedOn w:val="a1"/>
    <w:uiPriority w:val="4"/>
    <w:rsid w:val="004A18CC"/>
    <w:pPr>
      <w:numPr>
        <w:numId w:val="6"/>
      </w:numPr>
    </w:pPr>
  </w:style>
  <w:style w:type="paragraph" w:styleId="3">
    <w:name w:val="List Number 3"/>
    <w:basedOn w:val="a1"/>
    <w:uiPriority w:val="4"/>
    <w:rsid w:val="004A18CC"/>
    <w:pPr>
      <w:numPr>
        <w:numId w:val="7"/>
      </w:numPr>
    </w:pPr>
  </w:style>
  <w:style w:type="paragraph" w:styleId="4">
    <w:name w:val="List Number 4"/>
    <w:basedOn w:val="a1"/>
    <w:uiPriority w:val="4"/>
    <w:rsid w:val="004A18CC"/>
    <w:pPr>
      <w:numPr>
        <w:numId w:val="8"/>
      </w:numPr>
    </w:pPr>
  </w:style>
  <w:style w:type="paragraph" w:styleId="5">
    <w:name w:val="List Number 5"/>
    <w:basedOn w:val="a1"/>
    <w:uiPriority w:val="4"/>
    <w:rsid w:val="004A18CC"/>
    <w:pPr>
      <w:numPr>
        <w:numId w:val="9"/>
      </w:numPr>
    </w:pPr>
  </w:style>
  <w:style w:type="paragraph" w:styleId="af9">
    <w:name w:val="Message Header"/>
    <w:basedOn w:val="a1"/>
    <w:link w:val="Chara"/>
    <w:uiPriority w:val="99"/>
    <w:locked/>
    <w:rsid w:val="004A18CC"/>
    <w:pPr>
      <w:pBdr>
        <w:top w:val="single" w:sz="6" w:space="4" w:color="3F3F3F" w:themeColor="text1"/>
        <w:left w:val="single" w:sz="6" w:space="4" w:color="3F3F3F" w:themeColor="text1"/>
        <w:bottom w:val="single" w:sz="6" w:space="4" w:color="3F3F3F" w:themeColor="text1"/>
        <w:right w:val="single" w:sz="6" w:space="4" w:color="3F3F3F" w:themeColor="text1"/>
      </w:pBdr>
      <w:shd w:val="pct10" w:color="auto" w:fill="auto"/>
      <w:spacing w:after="0"/>
      <w:ind w:left="1080" w:hanging="1080"/>
    </w:pPr>
    <w:rPr>
      <w:rFonts w:ascii="Palatino" w:eastAsiaTheme="majorEastAsia" w:hAnsi="Palatino" w:cstheme="majorBidi"/>
    </w:rPr>
  </w:style>
  <w:style w:type="character" w:customStyle="1" w:styleId="Chara">
    <w:name w:val="信息标题 Char"/>
    <w:basedOn w:val="a2"/>
    <w:link w:val="af9"/>
    <w:uiPriority w:val="99"/>
    <w:rsid w:val="004A18CC"/>
    <w:rPr>
      <w:rFonts w:ascii="Palatino" w:eastAsiaTheme="majorEastAsia" w:hAnsi="Palatino" w:cstheme="majorBidi"/>
      <w:shd w:val="pct10" w:color="auto" w:fill="auto"/>
    </w:rPr>
  </w:style>
  <w:style w:type="numbering" w:customStyle="1" w:styleId="Headings">
    <w:name w:val="Headings"/>
    <w:uiPriority w:val="99"/>
    <w:rsid w:val="004A18CC"/>
    <w:pPr>
      <w:numPr>
        <w:numId w:val="12"/>
      </w:numPr>
    </w:pPr>
  </w:style>
  <w:style w:type="paragraph" w:customStyle="1" w:styleId="Reference">
    <w:name w:val="Reference"/>
    <w:basedOn w:val="a1"/>
    <w:uiPriority w:val="3"/>
    <w:qFormat/>
    <w:rsid w:val="004A18CC"/>
    <w:pPr>
      <w:numPr>
        <w:numId w:val="13"/>
      </w:numPr>
      <w:spacing w:before="120"/>
    </w:pPr>
  </w:style>
  <w:style w:type="paragraph" w:customStyle="1" w:styleId="CellBody">
    <w:name w:val="Cell Body"/>
    <w:aliases w:val="Table Text"/>
    <w:uiPriority w:val="1"/>
    <w:qFormat/>
    <w:rsid w:val="004A18CC"/>
    <w:pPr>
      <w:spacing w:before="40" w:after="40"/>
    </w:pPr>
    <w:rPr>
      <w:color w:val="2F2F2F" w:themeColor="text1" w:themeShade="BF"/>
      <w:sz w:val="20"/>
    </w:rPr>
  </w:style>
  <w:style w:type="table" w:styleId="afa">
    <w:name w:val="Table Grid"/>
    <w:basedOn w:val="a3"/>
    <w:uiPriority w:val="39"/>
    <w:rsid w:val="004A18CC"/>
    <w:pPr>
      <w:spacing w:after="0"/>
    </w:pPr>
    <w:rPr>
      <w:color w:val="3F3F3F" w:themeColor="text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Left">
    <w:name w:val="Image Left"/>
    <w:next w:val="a1"/>
    <w:uiPriority w:val="15"/>
    <w:semiHidden/>
    <w:locked/>
    <w:rsid w:val="004A18CC"/>
    <w:rPr>
      <w:color w:val="3F3F3F" w:themeColor="text1"/>
      <w:sz w:val="20"/>
    </w:rPr>
  </w:style>
  <w:style w:type="paragraph" w:customStyle="1" w:styleId="Copyright">
    <w:name w:val="Copyright"/>
    <w:uiPriority w:val="99"/>
    <w:rsid w:val="004A18CC"/>
    <w:pPr>
      <w:spacing w:after="80" w:line="220" w:lineRule="exact"/>
    </w:pPr>
    <w:rPr>
      <w:rFonts w:cs="Tahoma"/>
      <w:color w:val="3F3F3F" w:themeColor="text1"/>
      <w:sz w:val="16"/>
      <w:szCs w:val="16"/>
    </w:rPr>
  </w:style>
  <w:style w:type="character" w:customStyle="1" w:styleId="Char5">
    <w:name w:val="批注框文本 Char"/>
    <w:basedOn w:val="a2"/>
    <w:link w:val="af0"/>
    <w:uiPriority w:val="99"/>
    <w:rsid w:val="004A18CC"/>
    <w:rPr>
      <w:rFonts w:ascii="Tahoma" w:hAnsi="Tahoma" w:cs="Tahoma"/>
      <w:sz w:val="16"/>
      <w:szCs w:val="16"/>
    </w:rPr>
  </w:style>
  <w:style w:type="character" w:styleId="afb">
    <w:name w:val="Placeholder Text"/>
    <w:basedOn w:val="a2"/>
    <w:uiPriority w:val="99"/>
    <w:semiHidden/>
    <w:locked/>
    <w:rsid w:val="004A18CC"/>
    <w:rPr>
      <w:color w:val="808080"/>
    </w:rPr>
  </w:style>
  <w:style w:type="paragraph" w:styleId="afc">
    <w:name w:val="No Spacing"/>
    <w:link w:val="Charb"/>
    <w:uiPriority w:val="1"/>
    <w:qFormat/>
    <w:rsid w:val="004A18CC"/>
    <w:pPr>
      <w:spacing w:after="0" w:line="240" w:lineRule="auto"/>
    </w:pPr>
    <w:rPr>
      <w:rFonts w:asciiTheme="majorHAnsi" w:hAnsiTheme="majorHAnsi"/>
      <w:color w:val="3F3F3F" w:themeColor="text1"/>
    </w:rPr>
  </w:style>
  <w:style w:type="paragraph" w:customStyle="1" w:styleId="TableTitle">
    <w:name w:val="Table Title"/>
    <w:uiPriority w:val="4"/>
    <w:qFormat/>
    <w:rsid w:val="004A18CC"/>
    <w:pPr>
      <w:spacing w:before="120" w:after="80"/>
    </w:pPr>
    <w:rPr>
      <w:rFonts w:ascii="Arial" w:hAnsi="Arial"/>
      <w:bCs/>
      <w:i/>
      <w:color w:val="595959" w:themeColor="text2"/>
      <w:sz w:val="20"/>
      <w:szCs w:val="20"/>
    </w:rPr>
  </w:style>
  <w:style w:type="table" w:customStyle="1" w:styleId="BluetoothFrontMatter">
    <w:name w:val="Bluetooth Front Matter"/>
    <w:basedOn w:val="a3"/>
    <w:uiPriority w:val="99"/>
    <w:rsid w:val="004A18CC"/>
    <w:pPr>
      <w:spacing w:after="0" w:line="240" w:lineRule="auto"/>
    </w:pPr>
    <w:rPr>
      <w:color w:val="3F3F3F" w:themeColor="text1"/>
      <w:sz w:val="20"/>
      <w:szCs w:val="24"/>
    </w:rPr>
    <w:tblPr>
      <w:tblInd w:w="144" w:type="dxa"/>
      <w:tblBorders>
        <w:bottom w:val="single" w:sz="4" w:space="0" w:color="auto"/>
      </w:tblBorders>
      <w:tblCellMar>
        <w:top w:w="0" w:type="dxa"/>
        <w:left w:w="108" w:type="dxa"/>
        <w:bottom w:w="0" w:type="dxa"/>
        <w:right w:w="108" w:type="dxa"/>
      </w:tblCellMar>
    </w:tblPr>
    <w:tblStylePr w:type="firstRow">
      <w:pPr>
        <w:jc w:val="left"/>
      </w:pPr>
      <w:rPr>
        <w:rFonts w:asciiTheme="majorHAnsi" w:hAnsiTheme="majorHAnsi"/>
        <w:b/>
        <w:sz w:val="18"/>
      </w:rPr>
      <w:tblPr/>
      <w:tcPr>
        <w:tcBorders>
          <w:top w:val="single" w:sz="4" w:space="0" w:color="auto"/>
          <w:bottom w:val="single" w:sz="4" w:space="0" w:color="auto"/>
        </w:tcBorders>
        <w:shd w:val="clear" w:color="auto" w:fill="F2F2F2" w:themeFill="background1" w:themeFillShade="F2"/>
        <w:vAlign w:val="center"/>
      </w:tcPr>
    </w:tblStylePr>
    <w:tblStylePr w:type="lastRow">
      <w:rPr>
        <w:rFonts w:asciiTheme="minorHAnsi" w:hAnsiTheme="minorHAnsi"/>
        <w:sz w:val="18"/>
      </w:rPr>
    </w:tblStylePr>
  </w:style>
  <w:style w:type="paragraph" w:styleId="afd">
    <w:name w:val="footnote text"/>
    <w:basedOn w:val="a1"/>
    <w:link w:val="Charc"/>
    <w:uiPriority w:val="38"/>
    <w:rsid w:val="004A18CC"/>
    <w:pPr>
      <w:spacing w:after="0"/>
    </w:pPr>
    <w:rPr>
      <w:sz w:val="16"/>
    </w:rPr>
  </w:style>
  <w:style w:type="character" w:customStyle="1" w:styleId="Charc">
    <w:name w:val="脚注文本 Char"/>
    <w:basedOn w:val="a2"/>
    <w:link w:val="afd"/>
    <w:uiPriority w:val="38"/>
    <w:rsid w:val="004A18CC"/>
    <w:rPr>
      <w:rFonts w:ascii="Arial" w:hAnsi="Arial"/>
      <w:sz w:val="16"/>
    </w:rPr>
  </w:style>
  <w:style w:type="character" w:styleId="afe">
    <w:name w:val="footnote reference"/>
    <w:basedOn w:val="Charc"/>
    <w:uiPriority w:val="38"/>
    <w:rsid w:val="004A18CC"/>
    <w:rPr>
      <w:rFonts w:ascii="Arial" w:eastAsia="MS Mincho" w:hAnsi="Arial" w:cs="Calibri"/>
      <w:bCs/>
      <w:noProof/>
      <w:snapToGrid w:val="0"/>
      <w:color w:val="3F3F3F" w:themeColor="text1"/>
      <w:sz w:val="16"/>
      <w:szCs w:val="20"/>
      <w:vertAlign w:val="superscript"/>
    </w:rPr>
  </w:style>
  <w:style w:type="paragraph" w:styleId="aff">
    <w:name w:val="endnote text"/>
    <w:basedOn w:val="a1"/>
    <w:link w:val="Chard"/>
    <w:uiPriority w:val="54"/>
    <w:rsid w:val="004A18CC"/>
    <w:pPr>
      <w:spacing w:after="0"/>
    </w:pPr>
    <w:rPr>
      <w:sz w:val="16"/>
    </w:rPr>
  </w:style>
  <w:style w:type="character" w:customStyle="1" w:styleId="Chard">
    <w:name w:val="尾注文本 Char"/>
    <w:basedOn w:val="a2"/>
    <w:link w:val="aff"/>
    <w:uiPriority w:val="54"/>
    <w:rsid w:val="004A18CC"/>
    <w:rPr>
      <w:rFonts w:ascii="Arial" w:hAnsi="Arial"/>
      <w:sz w:val="16"/>
    </w:rPr>
  </w:style>
  <w:style w:type="character" w:styleId="aff0">
    <w:name w:val="endnote reference"/>
    <w:basedOn w:val="Chard"/>
    <w:uiPriority w:val="54"/>
    <w:rsid w:val="004A18CC"/>
    <w:rPr>
      <w:rFonts w:ascii="Arial" w:eastAsia="MS Mincho" w:hAnsi="Arial" w:cs="Calibri"/>
      <w:bCs w:val="0"/>
      <w:noProof/>
      <w:snapToGrid/>
      <w:color w:val="3F3F3F" w:themeColor="text1"/>
      <w:sz w:val="16"/>
      <w:szCs w:val="20"/>
      <w:vertAlign w:val="superscript"/>
    </w:rPr>
  </w:style>
  <w:style w:type="character" w:styleId="aff1">
    <w:name w:val="annotation reference"/>
    <w:basedOn w:val="a2"/>
    <w:uiPriority w:val="99"/>
    <w:rsid w:val="004A18CC"/>
    <w:rPr>
      <w:sz w:val="16"/>
      <w:szCs w:val="16"/>
    </w:rPr>
  </w:style>
  <w:style w:type="paragraph" w:styleId="aff2">
    <w:name w:val="annotation text"/>
    <w:basedOn w:val="a1"/>
    <w:link w:val="Chare"/>
    <w:uiPriority w:val="99"/>
    <w:locked/>
    <w:rsid w:val="004A18CC"/>
  </w:style>
  <w:style w:type="character" w:customStyle="1" w:styleId="Chare">
    <w:name w:val="批注文字 Char"/>
    <w:basedOn w:val="a2"/>
    <w:link w:val="aff2"/>
    <w:uiPriority w:val="99"/>
    <w:rsid w:val="004A18CC"/>
    <w:rPr>
      <w:rFonts w:ascii="Arial" w:hAnsi="Arial"/>
    </w:rPr>
  </w:style>
  <w:style w:type="paragraph" w:styleId="aff3">
    <w:name w:val="annotation subject"/>
    <w:basedOn w:val="aff2"/>
    <w:next w:val="aff2"/>
    <w:link w:val="Charf"/>
    <w:uiPriority w:val="99"/>
    <w:locked/>
    <w:rsid w:val="004A18CC"/>
    <w:pPr>
      <w:spacing w:line="240" w:lineRule="auto"/>
    </w:pPr>
    <w:rPr>
      <w:b/>
      <w:bCs/>
      <w:sz w:val="20"/>
      <w:szCs w:val="20"/>
    </w:rPr>
  </w:style>
  <w:style w:type="character" w:customStyle="1" w:styleId="Charf">
    <w:name w:val="批注主题 Char"/>
    <w:basedOn w:val="Chare"/>
    <w:link w:val="aff3"/>
    <w:uiPriority w:val="99"/>
    <w:rsid w:val="004A18CC"/>
    <w:rPr>
      <w:rFonts w:ascii="Arial" w:hAnsi="Arial"/>
      <w:b/>
      <w:bCs/>
      <w:sz w:val="20"/>
      <w:szCs w:val="20"/>
    </w:rPr>
  </w:style>
  <w:style w:type="paragraph" w:styleId="aff4">
    <w:name w:val="table of figures"/>
    <w:basedOn w:val="a1"/>
    <w:next w:val="a1"/>
    <w:uiPriority w:val="99"/>
    <w:unhideWhenUsed/>
    <w:locked/>
    <w:rsid w:val="004A18CC"/>
    <w:pPr>
      <w:spacing w:after="0"/>
    </w:pPr>
  </w:style>
  <w:style w:type="table" w:styleId="-5">
    <w:name w:val="Light Shading Accent 5"/>
    <w:basedOn w:val="a3"/>
    <w:uiPriority w:val="60"/>
    <w:locked/>
    <w:rsid w:val="004A18CC"/>
    <w:pPr>
      <w:spacing w:after="0" w:line="240" w:lineRule="auto"/>
    </w:pPr>
    <w:rPr>
      <w:color w:val="607081" w:themeColor="accent5" w:themeShade="BF"/>
    </w:rPr>
    <w:tblPr>
      <w:tblStyleRowBandSize w:val="1"/>
      <w:tblStyleColBandSize w:val="1"/>
      <w:tblInd w:w="0" w:type="dxa"/>
      <w:tblBorders>
        <w:top w:val="single" w:sz="8" w:space="0" w:color="8796A6" w:themeColor="accent5"/>
        <w:bottom w:val="single" w:sz="8" w:space="0" w:color="8796A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796A6" w:themeColor="accent5"/>
          <w:left w:val="nil"/>
          <w:bottom w:val="single" w:sz="8" w:space="0" w:color="8796A6" w:themeColor="accent5"/>
          <w:right w:val="nil"/>
          <w:insideH w:val="nil"/>
          <w:insideV w:val="nil"/>
        </w:tcBorders>
      </w:tcPr>
    </w:tblStylePr>
    <w:tblStylePr w:type="lastRow">
      <w:pPr>
        <w:spacing w:before="0" w:after="0" w:line="240" w:lineRule="auto"/>
      </w:pPr>
      <w:rPr>
        <w:b/>
        <w:bCs/>
      </w:rPr>
      <w:tblPr/>
      <w:tcPr>
        <w:tcBorders>
          <w:top w:val="single" w:sz="8" w:space="0" w:color="8796A6" w:themeColor="accent5"/>
          <w:left w:val="nil"/>
          <w:bottom w:val="single" w:sz="8" w:space="0" w:color="879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E5E9" w:themeFill="accent5" w:themeFillTint="3F"/>
      </w:tcPr>
    </w:tblStylePr>
    <w:tblStylePr w:type="band1Horz">
      <w:tblPr/>
      <w:tcPr>
        <w:tcBorders>
          <w:left w:val="nil"/>
          <w:right w:val="nil"/>
          <w:insideH w:val="nil"/>
          <w:insideV w:val="nil"/>
        </w:tcBorders>
        <w:shd w:val="clear" w:color="auto" w:fill="E1E5E9" w:themeFill="accent5" w:themeFillTint="3F"/>
      </w:tcPr>
    </w:tblStylePr>
  </w:style>
  <w:style w:type="table" w:customStyle="1" w:styleId="Bluetoothgrid">
    <w:name w:val="Bluetooth grid"/>
    <w:basedOn w:val="a3"/>
    <w:uiPriority w:val="99"/>
    <w:rsid w:val="004A18CC"/>
    <w:pPr>
      <w:spacing w:beforeLines="40" w:after="0" w:line="240" w:lineRule="auto"/>
    </w:pPr>
    <w:rPr>
      <w:sz w:val="20"/>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Arial" w:hAnsi="Arial"/>
        <w:b w:val="0"/>
        <w:sz w:val="20"/>
      </w:rPr>
      <w:tblPr/>
      <w:tcPr>
        <w:shd w:val="clear" w:color="auto" w:fill="F2F2F2" w:themeFill="background1" w:themeFillShade="F2"/>
      </w:tcPr>
    </w:tblStylePr>
  </w:style>
  <w:style w:type="paragraph" w:customStyle="1" w:styleId="Tableheading">
    <w:name w:val="Table heading"/>
    <w:basedOn w:val="a1"/>
    <w:uiPriority w:val="1"/>
    <w:rsid w:val="004A18CC"/>
    <w:pPr>
      <w:spacing w:before="40" w:after="40"/>
    </w:pPr>
    <w:rPr>
      <w:b/>
      <w:sz w:val="20"/>
    </w:rPr>
  </w:style>
  <w:style w:type="table" w:styleId="-1">
    <w:name w:val="Colorful List Accent 1"/>
    <w:basedOn w:val="a3"/>
    <w:uiPriority w:val="72"/>
    <w:locked/>
    <w:rsid w:val="004A18CC"/>
    <w:pPr>
      <w:spacing w:after="0"/>
    </w:pPr>
    <w:rPr>
      <w:color w:val="3F3F3F" w:themeColor="text1"/>
    </w:rPr>
    <w:tblPr>
      <w:tblStyleRowBandSize w:val="1"/>
      <w:tblStyleColBandSize w:val="1"/>
      <w:tblInd w:w="0" w:type="dxa"/>
      <w:tblCellMar>
        <w:top w:w="0" w:type="dxa"/>
        <w:left w:w="108" w:type="dxa"/>
        <w:bottom w:w="0" w:type="dxa"/>
        <w:right w:w="108" w:type="dxa"/>
      </w:tblCellMar>
    </w:tblPr>
    <w:tcPr>
      <w:shd w:val="clear" w:color="auto" w:fill="E5EFF9" w:themeFill="accent1" w:themeFillTint="19"/>
    </w:tcPr>
    <w:tblStylePr w:type="firstRow">
      <w:rPr>
        <w:b/>
        <w:bCs/>
        <w:color w:val="FFFFFF" w:themeColor="background1"/>
      </w:rPr>
      <w:tblPr/>
      <w:tcPr>
        <w:tcBorders>
          <w:bottom w:val="single" w:sz="12" w:space="0" w:color="FFFFFF" w:themeColor="background1"/>
        </w:tcBorders>
        <w:shd w:val="clear" w:color="auto" w:fill="CC5100" w:themeFill="accent2" w:themeFillShade="CC"/>
      </w:tcPr>
    </w:tblStylePr>
    <w:tblStylePr w:type="lastRow">
      <w:rPr>
        <w:b/>
        <w:bCs/>
        <w:color w:val="CC5100" w:themeColor="accent2"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7F2" w:themeFill="accent1" w:themeFillTint="3F"/>
      </w:tcPr>
    </w:tblStylePr>
    <w:tblStylePr w:type="band1Horz">
      <w:tblPr/>
      <w:tcPr>
        <w:shd w:val="clear" w:color="auto" w:fill="CBDEF4" w:themeFill="accent1" w:themeFillTint="33"/>
      </w:tcPr>
    </w:tblStylePr>
  </w:style>
  <w:style w:type="table" w:styleId="-2">
    <w:name w:val="Colorful List Accent 2"/>
    <w:basedOn w:val="a3"/>
    <w:uiPriority w:val="72"/>
    <w:locked/>
    <w:rsid w:val="004A18CC"/>
    <w:pPr>
      <w:spacing w:after="0"/>
    </w:pPr>
    <w:rPr>
      <w:color w:val="3F3F3F" w:themeColor="text1"/>
    </w:rPr>
    <w:tblPr>
      <w:tblStyleRowBandSize w:val="1"/>
      <w:tblStyleColBandSize w:val="1"/>
      <w:tblInd w:w="0" w:type="dxa"/>
      <w:tblCellMar>
        <w:top w:w="0" w:type="dxa"/>
        <w:left w:w="108" w:type="dxa"/>
        <w:bottom w:w="0" w:type="dxa"/>
        <w:right w:w="108" w:type="dxa"/>
      </w:tblCellMar>
    </w:tblPr>
    <w:tcPr>
      <w:shd w:val="clear" w:color="auto" w:fill="FFF0E6" w:themeFill="accent2" w:themeFillTint="19"/>
    </w:tcPr>
    <w:tblStylePr w:type="firstRow">
      <w:rPr>
        <w:b/>
        <w:bCs/>
        <w:color w:val="FFFFFF" w:themeColor="background1"/>
      </w:rPr>
      <w:tblPr/>
      <w:tcPr>
        <w:tcBorders>
          <w:bottom w:val="single" w:sz="12" w:space="0" w:color="FFFFFF" w:themeColor="background1"/>
        </w:tcBorders>
        <w:shd w:val="clear" w:color="auto" w:fill="CC5100" w:themeFill="accent2" w:themeFillShade="CC"/>
      </w:tcPr>
    </w:tblStylePr>
    <w:tblStylePr w:type="lastRow">
      <w:rPr>
        <w:b/>
        <w:bCs/>
        <w:color w:val="CC5100" w:themeColor="accent2"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2" w:themeFillTint="3F"/>
      </w:tcPr>
    </w:tblStylePr>
    <w:tblStylePr w:type="band1Horz">
      <w:tblPr/>
      <w:tcPr>
        <w:shd w:val="clear" w:color="auto" w:fill="FFE0CC" w:themeFill="accent2" w:themeFillTint="33"/>
      </w:tcPr>
    </w:tblStylePr>
  </w:style>
  <w:style w:type="table" w:styleId="-3">
    <w:name w:val="Colorful List Accent 3"/>
    <w:basedOn w:val="a3"/>
    <w:uiPriority w:val="72"/>
    <w:locked/>
    <w:rsid w:val="004A18CC"/>
    <w:pPr>
      <w:spacing w:after="0"/>
    </w:pPr>
    <w:rPr>
      <w:color w:val="3F3F3F" w:themeColor="text1"/>
    </w:rPr>
    <w:tblPr>
      <w:tblStyleRowBandSize w:val="1"/>
      <w:tblStyleColBandSize w:val="1"/>
      <w:tblInd w:w="0" w:type="dxa"/>
      <w:tblCellMar>
        <w:top w:w="0" w:type="dxa"/>
        <w:left w:w="108" w:type="dxa"/>
        <w:bottom w:w="0" w:type="dxa"/>
        <w:right w:w="108" w:type="dxa"/>
      </w:tblCellMar>
    </w:tblPr>
    <w:tcPr>
      <w:shd w:val="clear" w:color="auto" w:fill="FFF7EA" w:themeFill="accent3" w:themeFillTint="19"/>
    </w:tcPr>
    <w:tblStylePr w:type="firstRow">
      <w:rPr>
        <w:b/>
        <w:bCs/>
        <w:color w:val="FFFFFF" w:themeColor="background1"/>
      </w:rPr>
      <w:tblPr/>
      <w:tcPr>
        <w:tcBorders>
          <w:bottom w:val="single" w:sz="12" w:space="0" w:color="FFFFFF" w:themeColor="background1"/>
        </w:tcBorders>
        <w:shd w:val="clear" w:color="auto" w:fill="CC7800" w:themeFill="accent4" w:themeFillShade="CC"/>
      </w:tcPr>
    </w:tblStylePr>
    <w:tblStylePr w:type="lastRow">
      <w:rPr>
        <w:b/>
        <w:bCs/>
        <w:color w:val="CC7800" w:themeColor="accent4"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DCC" w:themeFill="accent3" w:themeFillTint="3F"/>
      </w:tcPr>
    </w:tblStylePr>
    <w:tblStylePr w:type="band1Horz">
      <w:tblPr/>
      <w:tcPr>
        <w:shd w:val="clear" w:color="auto" w:fill="FFF0D6" w:themeFill="accent3" w:themeFillTint="33"/>
      </w:tcPr>
    </w:tblStylePr>
  </w:style>
  <w:style w:type="table" w:styleId="-4">
    <w:name w:val="Colorful List Accent 4"/>
    <w:basedOn w:val="a3"/>
    <w:uiPriority w:val="72"/>
    <w:locked/>
    <w:rsid w:val="004A18CC"/>
    <w:pPr>
      <w:spacing w:after="0"/>
    </w:pPr>
    <w:rPr>
      <w:color w:val="3F3F3F" w:themeColor="text1"/>
    </w:rPr>
    <w:tblPr>
      <w:tblStyleRowBandSize w:val="1"/>
      <w:tblStyleColBandSize w:val="1"/>
      <w:tblInd w:w="0" w:type="dxa"/>
      <w:tblCellMar>
        <w:top w:w="0" w:type="dxa"/>
        <w:left w:w="108" w:type="dxa"/>
        <w:bottom w:w="0" w:type="dxa"/>
        <w:right w:w="108" w:type="dxa"/>
      </w:tblCellMar>
    </w:tblPr>
    <w:tcPr>
      <w:shd w:val="clear" w:color="auto" w:fill="FFF4E6" w:themeFill="accent4" w:themeFillTint="19"/>
    </w:tcPr>
    <w:tblStylePr w:type="firstRow">
      <w:rPr>
        <w:b/>
        <w:bCs/>
        <w:color w:val="FFFFFF" w:themeColor="background1"/>
      </w:rPr>
      <w:tblPr/>
      <w:tcPr>
        <w:tcBorders>
          <w:bottom w:val="single" w:sz="12" w:space="0" w:color="FFFFFF" w:themeColor="background1"/>
        </w:tcBorders>
        <w:shd w:val="clear" w:color="auto" w:fill="F49F00" w:themeFill="accent3" w:themeFillShade="CC"/>
      </w:tcPr>
    </w:tblStylePr>
    <w:tblStylePr w:type="lastRow">
      <w:rPr>
        <w:b/>
        <w:bCs/>
        <w:color w:val="F49F00" w:themeColor="accent3"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5C0" w:themeFill="accent4" w:themeFillTint="3F"/>
      </w:tcPr>
    </w:tblStylePr>
    <w:tblStylePr w:type="band1Horz">
      <w:tblPr/>
      <w:tcPr>
        <w:shd w:val="clear" w:color="auto" w:fill="FFEACC" w:themeFill="accent4" w:themeFillTint="33"/>
      </w:tcPr>
    </w:tblStylePr>
  </w:style>
  <w:style w:type="table" w:styleId="-50">
    <w:name w:val="Colorful List Accent 5"/>
    <w:basedOn w:val="a3"/>
    <w:uiPriority w:val="72"/>
    <w:locked/>
    <w:rsid w:val="004A18CC"/>
    <w:pPr>
      <w:spacing w:after="0"/>
    </w:pPr>
    <w:rPr>
      <w:color w:val="3F3F3F" w:themeColor="text1"/>
    </w:rPr>
    <w:tblPr>
      <w:tblStyleRowBandSize w:val="1"/>
      <w:tblStyleColBandSize w:val="1"/>
      <w:tblInd w:w="0" w:type="dxa"/>
      <w:tblCellMar>
        <w:top w:w="0" w:type="dxa"/>
        <w:left w:w="108" w:type="dxa"/>
        <w:bottom w:w="0" w:type="dxa"/>
        <w:right w:w="108" w:type="dxa"/>
      </w:tblCellMar>
    </w:tblPr>
    <w:tcPr>
      <w:shd w:val="clear" w:color="auto" w:fill="F3F4F6" w:themeFill="accent5" w:themeFillTint="19"/>
    </w:tcPr>
    <w:tblStylePr w:type="firstRow">
      <w:rPr>
        <w:b/>
        <w:bCs/>
        <w:color w:val="FFFFFF" w:themeColor="background1"/>
      </w:rPr>
      <w:tblPr/>
      <w:tcPr>
        <w:tcBorders>
          <w:bottom w:val="single" w:sz="12" w:space="0" w:color="FFFFFF" w:themeColor="background1"/>
        </w:tcBorders>
        <w:shd w:val="clear" w:color="auto" w:fill="909090" w:themeFill="accent6" w:themeFillShade="CC"/>
      </w:tcPr>
    </w:tblStylePr>
    <w:tblStylePr w:type="lastRow">
      <w:rPr>
        <w:b/>
        <w:bCs/>
        <w:color w:val="909090" w:themeColor="accent6"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1E5E9" w:themeFill="accent5" w:themeFillTint="3F"/>
      </w:tcPr>
    </w:tblStylePr>
    <w:tblStylePr w:type="band1Horz">
      <w:tblPr/>
      <w:tcPr>
        <w:shd w:val="clear" w:color="auto" w:fill="E6E9ED" w:themeFill="accent5" w:themeFillTint="33"/>
      </w:tcPr>
    </w:tblStylePr>
  </w:style>
  <w:style w:type="table" w:styleId="-6">
    <w:name w:val="Colorful Shading Accent 6"/>
    <w:basedOn w:val="a3"/>
    <w:uiPriority w:val="71"/>
    <w:locked/>
    <w:rsid w:val="004A18CC"/>
    <w:pPr>
      <w:spacing w:after="0"/>
    </w:pPr>
    <w:rPr>
      <w:color w:val="3F3F3F" w:themeColor="text1"/>
    </w:rPr>
    <w:tblPr>
      <w:tblStyleRowBandSize w:val="1"/>
      <w:tblStyleColBandSize w:val="1"/>
      <w:tblInd w:w="0" w:type="dxa"/>
      <w:tblBorders>
        <w:top w:val="single" w:sz="24" w:space="0" w:color="8796A6" w:themeColor="accent5"/>
        <w:left w:val="single" w:sz="4" w:space="0" w:color="B5B5B5" w:themeColor="accent6"/>
        <w:bottom w:val="single" w:sz="4" w:space="0" w:color="B5B5B5" w:themeColor="accent6"/>
        <w:right w:val="single" w:sz="4" w:space="0" w:color="B5B5B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7F7" w:themeFill="accent6" w:themeFillTint="19"/>
    </w:tcPr>
    <w:tblStylePr w:type="firstRow">
      <w:rPr>
        <w:b/>
        <w:bCs/>
      </w:rPr>
      <w:tblPr/>
      <w:tcPr>
        <w:tcBorders>
          <w:top w:val="nil"/>
          <w:left w:val="nil"/>
          <w:bottom w:val="single" w:sz="24" w:space="0" w:color="879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C6C6C" w:themeFill="accent6" w:themeFillShade="99"/>
      </w:tcPr>
    </w:tblStylePr>
    <w:tblStylePr w:type="firstCol">
      <w:rPr>
        <w:color w:val="FFFFFF" w:themeColor="background1"/>
      </w:rPr>
      <w:tblPr/>
      <w:tcPr>
        <w:tcBorders>
          <w:top w:val="nil"/>
          <w:left w:val="nil"/>
          <w:bottom w:val="nil"/>
          <w:right w:val="nil"/>
          <w:insideH w:val="single" w:sz="4" w:space="0" w:color="6C6C6C" w:themeColor="accent6" w:themeShade="99"/>
          <w:insideV w:val="nil"/>
        </w:tcBorders>
        <w:shd w:val="clear" w:color="auto" w:fill="6C6C6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C6C6C" w:themeFill="accent6" w:themeFillShade="99"/>
      </w:tcPr>
    </w:tblStylePr>
    <w:tblStylePr w:type="band1Vert">
      <w:tblPr/>
      <w:tcPr>
        <w:shd w:val="clear" w:color="auto" w:fill="E1E1E1" w:themeFill="accent6" w:themeFillTint="66"/>
      </w:tcPr>
    </w:tblStylePr>
    <w:tblStylePr w:type="band1Horz">
      <w:tblPr/>
      <w:tcPr>
        <w:shd w:val="clear" w:color="auto" w:fill="DADADA" w:themeFill="accent6" w:themeFillTint="7F"/>
      </w:tcPr>
    </w:tblStylePr>
    <w:tblStylePr w:type="neCell">
      <w:rPr>
        <w:color w:val="3F3F3F" w:themeColor="text1"/>
      </w:rPr>
    </w:tblStylePr>
    <w:tblStylePr w:type="nwCell">
      <w:rPr>
        <w:color w:val="3F3F3F" w:themeColor="text1"/>
      </w:rPr>
    </w:tblStylePr>
  </w:style>
  <w:style w:type="table" w:styleId="-10">
    <w:name w:val="Dark List Accent 1"/>
    <w:basedOn w:val="a3"/>
    <w:uiPriority w:val="70"/>
    <w:locked/>
    <w:rsid w:val="004A18CC"/>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260A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112F5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9477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9477B" w:themeFill="accent1" w:themeFillShade="BF"/>
      </w:tcPr>
    </w:tblStylePr>
    <w:tblStylePr w:type="band1Vert">
      <w:tblPr/>
      <w:tcPr>
        <w:tcBorders>
          <w:top w:val="nil"/>
          <w:left w:val="nil"/>
          <w:bottom w:val="nil"/>
          <w:right w:val="nil"/>
          <w:insideH w:val="nil"/>
          <w:insideV w:val="nil"/>
        </w:tcBorders>
        <w:shd w:val="clear" w:color="auto" w:fill="19477B" w:themeFill="accent1" w:themeFillShade="BF"/>
      </w:tcPr>
    </w:tblStylePr>
    <w:tblStylePr w:type="band1Horz">
      <w:tblPr/>
      <w:tcPr>
        <w:tcBorders>
          <w:top w:val="nil"/>
          <w:left w:val="nil"/>
          <w:bottom w:val="nil"/>
          <w:right w:val="nil"/>
          <w:insideH w:val="nil"/>
          <w:insideV w:val="nil"/>
        </w:tcBorders>
        <w:shd w:val="clear" w:color="auto" w:fill="19477B" w:themeFill="accent1" w:themeFillShade="BF"/>
      </w:tcPr>
    </w:tblStylePr>
  </w:style>
  <w:style w:type="table" w:styleId="-20">
    <w:name w:val="Dark List Accent 2"/>
    <w:basedOn w:val="a3"/>
    <w:uiPriority w:val="70"/>
    <w:locked/>
    <w:rsid w:val="004A18CC"/>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66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7F32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C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C00" w:themeFill="accent2" w:themeFillShade="BF"/>
      </w:tcPr>
    </w:tblStylePr>
    <w:tblStylePr w:type="band1Vert">
      <w:tblPr/>
      <w:tcPr>
        <w:tcBorders>
          <w:top w:val="nil"/>
          <w:left w:val="nil"/>
          <w:bottom w:val="nil"/>
          <w:right w:val="nil"/>
          <w:insideH w:val="nil"/>
          <w:insideV w:val="nil"/>
        </w:tcBorders>
        <w:shd w:val="clear" w:color="auto" w:fill="BF4C00" w:themeFill="accent2" w:themeFillShade="BF"/>
      </w:tcPr>
    </w:tblStylePr>
    <w:tblStylePr w:type="band1Horz">
      <w:tblPr/>
      <w:tcPr>
        <w:tcBorders>
          <w:top w:val="nil"/>
          <w:left w:val="nil"/>
          <w:bottom w:val="nil"/>
          <w:right w:val="nil"/>
          <w:insideH w:val="nil"/>
          <w:insideV w:val="nil"/>
        </w:tcBorders>
        <w:shd w:val="clear" w:color="auto" w:fill="BF4C00" w:themeFill="accent2" w:themeFillShade="BF"/>
      </w:tcPr>
    </w:tblStylePr>
  </w:style>
  <w:style w:type="table" w:styleId="-40">
    <w:name w:val="Dark List Accent 4"/>
    <w:basedOn w:val="a3"/>
    <w:uiPriority w:val="70"/>
    <w:locked/>
    <w:rsid w:val="004A18CC"/>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96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7F4A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70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7000" w:themeFill="accent4" w:themeFillShade="BF"/>
      </w:tcPr>
    </w:tblStylePr>
    <w:tblStylePr w:type="band1Vert">
      <w:tblPr/>
      <w:tcPr>
        <w:tcBorders>
          <w:top w:val="nil"/>
          <w:left w:val="nil"/>
          <w:bottom w:val="nil"/>
          <w:right w:val="nil"/>
          <w:insideH w:val="nil"/>
          <w:insideV w:val="nil"/>
        </w:tcBorders>
        <w:shd w:val="clear" w:color="auto" w:fill="BF7000" w:themeFill="accent4" w:themeFillShade="BF"/>
      </w:tcPr>
    </w:tblStylePr>
    <w:tblStylePr w:type="band1Horz">
      <w:tblPr/>
      <w:tcPr>
        <w:tcBorders>
          <w:top w:val="nil"/>
          <w:left w:val="nil"/>
          <w:bottom w:val="nil"/>
          <w:right w:val="nil"/>
          <w:insideH w:val="nil"/>
          <w:insideV w:val="nil"/>
        </w:tcBorders>
        <w:shd w:val="clear" w:color="auto" w:fill="BF7000" w:themeFill="accent4" w:themeFillShade="BF"/>
      </w:tcPr>
    </w:tblStylePr>
  </w:style>
  <w:style w:type="table" w:styleId="-51">
    <w:name w:val="Dark List Accent 5"/>
    <w:basedOn w:val="a3"/>
    <w:uiPriority w:val="70"/>
    <w:locked/>
    <w:rsid w:val="004A18CC"/>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79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3F4A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0708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07081" w:themeFill="accent5" w:themeFillShade="BF"/>
      </w:tcPr>
    </w:tblStylePr>
    <w:tblStylePr w:type="band1Vert">
      <w:tblPr/>
      <w:tcPr>
        <w:tcBorders>
          <w:top w:val="nil"/>
          <w:left w:val="nil"/>
          <w:bottom w:val="nil"/>
          <w:right w:val="nil"/>
          <w:insideH w:val="nil"/>
          <w:insideV w:val="nil"/>
        </w:tcBorders>
        <w:shd w:val="clear" w:color="auto" w:fill="607081" w:themeFill="accent5" w:themeFillShade="BF"/>
      </w:tcPr>
    </w:tblStylePr>
    <w:tblStylePr w:type="band1Horz">
      <w:tblPr/>
      <w:tcPr>
        <w:tcBorders>
          <w:top w:val="nil"/>
          <w:left w:val="nil"/>
          <w:bottom w:val="nil"/>
          <w:right w:val="nil"/>
          <w:insideH w:val="nil"/>
          <w:insideV w:val="nil"/>
        </w:tcBorders>
        <w:shd w:val="clear" w:color="auto" w:fill="607081" w:themeFill="accent5" w:themeFillShade="BF"/>
      </w:tcPr>
    </w:tblStylePr>
  </w:style>
  <w:style w:type="table" w:styleId="-52">
    <w:name w:val="Light List Accent 5"/>
    <w:basedOn w:val="a3"/>
    <w:uiPriority w:val="61"/>
    <w:locked/>
    <w:rsid w:val="004A18CC"/>
    <w:pPr>
      <w:spacing w:after="0"/>
    </w:pPr>
    <w:rPr>
      <w:color w:val="3F3F3F" w:themeColor="text1"/>
    </w:rPr>
    <w:tblPr>
      <w:tblStyleRowBandSize w:val="1"/>
      <w:tblStyleColBandSize w:val="1"/>
      <w:tblInd w:w="0" w:type="dxa"/>
      <w:tblBorders>
        <w:top w:val="single" w:sz="8" w:space="0" w:color="8796A6" w:themeColor="accent5"/>
        <w:left w:val="single" w:sz="8" w:space="0" w:color="8796A6" w:themeColor="accent5"/>
        <w:bottom w:val="single" w:sz="8" w:space="0" w:color="8796A6" w:themeColor="accent5"/>
        <w:right w:val="single" w:sz="8" w:space="0" w:color="8796A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796A6" w:themeFill="accent5"/>
      </w:tcPr>
    </w:tblStylePr>
    <w:tblStylePr w:type="lastRow">
      <w:pPr>
        <w:spacing w:before="0" w:after="0" w:line="240" w:lineRule="auto"/>
      </w:pPr>
      <w:rPr>
        <w:b/>
        <w:bCs/>
      </w:rPr>
      <w:tblPr/>
      <w:tcPr>
        <w:tcBorders>
          <w:top w:val="double" w:sz="6" w:space="0" w:color="8796A6" w:themeColor="accent5"/>
          <w:left w:val="single" w:sz="8" w:space="0" w:color="8796A6" w:themeColor="accent5"/>
          <w:bottom w:val="single" w:sz="8" w:space="0" w:color="8796A6" w:themeColor="accent5"/>
          <w:right w:val="single" w:sz="8" w:space="0" w:color="8796A6" w:themeColor="accent5"/>
        </w:tcBorders>
      </w:tcPr>
    </w:tblStylePr>
    <w:tblStylePr w:type="firstCol">
      <w:rPr>
        <w:b/>
        <w:bCs/>
      </w:rPr>
    </w:tblStylePr>
    <w:tblStylePr w:type="lastCol">
      <w:rPr>
        <w:b/>
        <w:bCs/>
      </w:rPr>
    </w:tblStylePr>
    <w:tblStylePr w:type="band1Vert">
      <w:tblPr/>
      <w:tcPr>
        <w:tcBorders>
          <w:top w:val="single" w:sz="8" w:space="0" w:color="8796A6" w:themeColor="accent5"/>
          <w:left w:val="single" w:sz="8" w:space="0" w:color="8796A6" w:themeColor="accent5"/>
          <w:bottom w:val="single" w:sz="8" w:space="0" w:color="8796A6" w:themeColor="accent5"/>
          <w:right w:val="single" w:sz="8" w:space="0" w:color="8796A6" w:themeColor="accent5"/>
        </w:tcBorders>
      </w:tcPr>
    </w:tblStylePr>
    <w:tblStylePr w:type="band1Horz">
      <w:tblPr/>
      <w:tcPr>
        <w:tcBorders>
          <w:top w:val="single" w:sz="8" w:space="0" w:color="8796A6" w:themeColor="accent5"/>
          <w:left w:val="single" w:sz="8" w:space="0" w:color="8796A6" w:themeColor="accent5"/>
          <w:bottom w:val="single" w:sz="8" w:space="0" w:color="8796A6" w:themeColor="accent5"/>
          <w:right w:val="single" w:sz="8" w:space="0" w:color="8796A6" w:themeColor="accent5"/>
        </w:tcBorders>
      </w:tcPr>
    </w:tblStylePr>
  </w:style>
  <w:style w:type="table" w:styleId="-60">
    <w:name w:val="Light List Accent 6"/>
    <w:basedOn w:val="a3"/>
    <w:uiPriority w:val="61"/>
    <w:locked/>
    <w:rsid w:val="004A18CC"/>
    <w:pPr>
      <w:spacing w:after="0"/>
    </w:pPr>
    <w:rPr>
      <w:color w:val="3F3F3F" w:themeColor="text1"/>
    </w:rPr>
    <w:tblPr>
      <w:tblStyleRowBandSize w:val="1"/>
      <w:tblStyleColBandSize w:val="1"/>
      <w:tblInd w:w="0" w:type="dxa"/>
      <w:tblBorders>
        <w:top w:val="single" w:sz="8" w:space="0" w:color="B5B5B5" w:themeColor="accent6"/>
        <w:left w:val="single" w:sz="8" w:space="0" w:color="B5B5B5" w:themeColor="accent6"/>
        <w:bottom w:val="single" w:sz="8" w:space="0" w:color="B5B5B5" w:themeColor="accent6"/>
        <w:right w:val="single" w:sz="8" w:space="0" w:color="B5B5B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5B5B5" w:themeFill="accent6"/>
      </w:tcPr>
    </w:tblStylePr>
    <w:tblStylePr w:type="lastRow">
      <w:pPr>
        <w:spacing w:before="0" w:after="0" w:line="240" w:lineRule="auto"/>
      </w:pPr>
      <w:rPr>
        <w:b/>
        <w:bCs/>
      </w:rPr>
      <w:tblPr/>
      <w:tcPr>
        <w:tcBorders>
          <w:top w:val="double" w:sz="6" w:space="0" w:color="B5B5B5" w:themeColor="accent6"/>
          <w:left w:val="single" w:sz="8" w:space="0" w:color="B5B5B5" w:themeColor="accent6"/>
          <w:bottom w:val="single" w:sz="8" w:space="0" w:color="B5B5B5" w:themeColor="accent6"/>
          <w:right w:val="single" w:sz="8" w:space="0" w:color="B5B5B5" w:themeColor="accent6"/>
        </w:tcBorders>
      </w:tcPr>
    </w:tblStylePr>
    <w:tblStylePr w:type="firstCol">
      <w:rPr>
        <w:b/>
        <w:bCs/>
      </w:rPr>
    </w:tblStylePr>
    <w:tblStylePr w:type="lastCol">
      <w:rPr>
        <w:b/>
        <w:bCs/>
      </w:rPr>
    </w:tblStylePr>
    <w:tblStylePr w:type="band1Vert">
      <w:tblPr/>
      <w:tcPr>
        <w:tcBorders>
          <w:top w:val="single" w:sz="8" w:space="0" w:color="B5B5B5" w:themeColor="accent6"/>
          <w:left w:val="single" w:sz="8" w:space="0" w:color="B5B5B5" w:themeColor="accent6"/>
          <w:bottom w:val="single" w:sz="8" w:space="0" w:color="B5B5B5" w:themeColor="accent6"/>
          <w:right w:val="single" w:sz="8" w:space="0" w:color="B5B5B5" w:themeColor="accent6"/>
        </w:tcBorders>
      </w:tcPr>
    </w:tblStylePr>
    <w:tblStylePr w:type="band1Horz">
      <w:tblPr/>
      <w:tcPr>
        <w:tcBorders>
          <w:top w:val="single" w:sz="8" w:space="0" w:color="B5B5B5" w:themeColor="accent6"/>
          <w:left w:val="single" w:sz="8" w:space="0" w:color="B5B5B5" w:themeColor="accent6"/>
          <w:bottom w:val="single" w:sz="8" w:space="0" w:color="B5B5B5" w:themeColor="accent6"/>
          <w:right w:val="single" w:sz="8" w:space="0" w:color="B5B5B5" w:themeColor="accent6"/>
        </w:tcBorders>
      </w:tcPr>
    </w:tblStylePr>
  </w:style>
  <w:style w:type="table" w:styleId="-61">
    <w:name w:val="Light Shading Accent 6"/>
    <w:basedOn w:val="a3"/>
    <w:uiPriority w:val="60"/>
    <w:locked/>
    <w:rsid w:val="004A18CC"/>
    <w:pPr>
      <w:spacing w:after="0"/>
    </w:pPr>
    <w:rPr>
      <w:color w:val="878787" w:themeColor="accent6" w:themeShade="BF"/>
    </w:rPr>
    <w:tblPr>
      <w:tblStyleRowBandSize w:val="1"/>
      <w:tblStyleColBandSize w:val="1"/>
      <w:tblInd w:w="0" w:type="dxa"/>
      <w:tblBorders>
        <w:top w:val="single" w:sz="8" w:space="0" w:color="B5B5B5" w:themeColor="accent6"/>
        <w:bottom w:val="single" w:sz="8" w:space="0" w:color="B5B5B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5B5B5" w:themeColor="accent6"/>
          <w:left w:val="nil"/>
          <w:bottom w:val="single" w:sz="8" w:space="0" w:color="B5B5B5" w:themeColor="accent6"/>
          <w:right w:val="nil"/>
          <w:insideH w:val="nil"/>
          <w:insideV w:val="nil"/>
        </w:tcBorders>
      </w:tcPr>
    </w:tblStylePr>
    <w:tblStylePr w:type="lastRow">
      <w:pPr>
        <w:spacing w:before="0" w:after="0" w:line="240" w:lineRule="auto"/>
      </w:pPr>
      <w:rPr>
        <w:b/>
        <w:bCs/>
      </w:rPr>
      <w:tblPr/>
      <w:tcPr>
        <w:tcBorders>
          <w:top w:val="single" w:sz="8" w:space="0" w:color="B5B5B5" w:themeColor="accent6"/>
          <w:left w:val="nil"/>
          <w:bottom w:val="single" w:sz="8" w:space="0" w:color="B5B5B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CEC" w:themeFill="accent6" w:themeFillTint="3F"/>
      </w:tcPr>
    </w:tblStylePr>
    <w:tblStylePr w:type="band1Horz">
      <w:tblPr/>
      <w:tcPr>
        <w:tcBorders>
          <w:left w:val="nil"/>
          <w:right w:val="nil"/>
          <w:insideH w:val="nil"/>
          <w:insideV w:val="nil"/>
        </w:tcBorders>
        <w:shd w:val="clear" w:color="auto" w:fill="ECECEC" w:themeFill="accent6" w:themeFillTint="3F"/>
      </w:tcPr>
    </w:tblStylePr>
  </w:style>
  <w:style w:type="table" w:styleId="1-5">
    <w:name w:val="Medium Grid 1 Accent 5"/>
    <w:basedOn w:val="a3"/>
    <w:uiPriority w:val="67"/>
    <w:locked/>
    <w:rsid w:val="004A18CC"/>
    <w:pPr>
      <w:spacing w:after="0"/>
    </w:pPr>
    <w:rPr>
      <w:color w:val="3F3F3F" w:themeColor="text1"/>
    </w:rPr>
    <w:tblPr>
      <w:tblStyleRowBandSize w:val="1"/>
      <w:tblStyleColBandSize w:val="1"/>
      <w:tblInd w:w="0" w:type="dxa"/>
      <w:tblBorders>
        <w:top w:val="single" w:sz="8" w:space="0" w:color="A5B0BC" w:themeColor="accent5" w:themeTint="BF"/>
        <w:left w:val="single" w:sz="8" w:space="0" w:color="A5B0BC" w:themeColor="accent5" w:themeTint="BF"/>
        <w:bottom w:val="single" w:sz="8" w:space="0" w:color="A5B0BC" w:themeColor="accent5" w:themeTint="BF"/>
        <w:right w:val="single" w:sz="8" w:space="0" w:color="A5B0BC" w:themeColor="accent5" w:themeTint="BF"/>
        <w:insideH w:val="single" w:sz="8" w:space="0" w:color="A5B0BC" w:themeColor="accent5" w:themeTint="BF"/>
        <w:insideV w:val="single" w:sz="8" w:space="0" w:color="A5B0BC" w:themeColor="accent5" w:themeTint="BF"/>
      </w:tblBorders>
      <w:tblCellMar>
        <w:top w:w="0" w:type="dxa"/>
        <w:left w:w="108" w:type="dxa"/>
        <w:bottom w:w="0" w:type="dxa"/>
        <w:right w:w="108" w:type="dxa"/>
      </w:tblCellMar>
    </w:tblPr>
    <w:tcPr>
      <w:shd w:val="clear" w:color="auto" w:fill="E1E5E9" w:themeFill="accent5" w:themeFillTint="3F"/>
    </w:tcPr>
    <w:tblStylePr w:type="firstRow">
      <w:rPr>
        <w:b/>
        <w:bCs/>
      </w:rPr>
    </w:tblStylePr>
    <w:tblStylePr w:type="lastRow">
      <w:rPr>
        <w:b/>
        <w:bCs/>
      </w:rPr>
      <w:tblPr/>
      <w:tcPr>
        <w:tcBorders>
          <w:top w:val="single" w:sz="18" w:space="0" w:color="A5B0BC" w:themeColor="accent5" w:themeTint="BF"/>
        </w:tcBorders>
      </w:tcPr>
    </w:tblStylePr>
    <w:tblStylePr w:type="firstCol">
      <w:rPr>
        <w:b/>
        <w:bCs/>
      </w:rPr>
    </w:tblStylePr>
    <w:tblStylePr w:type="lastCol">
      <w:rPr>
        <w:b/>
        <w:bCs/>
      </w:rPr>
    </w:tblStylePr>
    <w:tblStylePr w:type="band1Vert">
      <w:tblPr/>
      <w:tcPr>
        <w:shd w:val="clear" w:color="auto" w:fill="C3CAD2" w:themeFill="accent5" w:themeFillTint="7F"/>
      </w:tcPr>
    </w:tblStylePr>
    <w:tblStylePr w:type="band1Horz">
      <w:tblPr/>
      <w:tcPr>
        <w:shd w:val="clear" w:color="auto" w:fill="C3CAD2" w:themeFill="accent5" w:themeFillTint="7F"/>
      </w:tcPr>
    </w:tblStylePr>
  </w:style>
  <w:style w:type="table" w:styleId="2-6">
    <w:name w:val="Medium Grid 2 Accent 6"/>
    <w:basedOn w:val="a3"/>
    <w:uiPriority w:val="68"/>
    <w:locked/>
    <w:rsid w:val="004A18CC"/>
    <w:pPr>
      <w:spacing w:after="0"/>
    </w:pPr>
    <w:rPr>
      <w:rFonts w:eastAsiaTheme="majorEastAsia" w:cstheme="majorBidi"/>
      <w:color w:val="3F3F3F" w:themeColor="text1"/>
    </w:rPr>
    <w:tblPr>
      <w:tblStyleRowBandSize w:val="1"/>
      <w:tblStyleColBandSize w:val="1"/>
      <w:tblInd w:w="0" w:type="dxa"/>
      <w:tblBorders>
        <w:top w:val="single" w:sz="8" w:space="0" w:color="B5B5B5" w:themeColor="accent6"/>
        <w:left w:val="single" w:sz="8" w:space="0" w:color="B5B5B5" w:themeColor="accent6"/>
        <w:bottom w:val="single" w:sz="8" w:space="0" w:color="B5B5B5" w:themeColor="accent6"/>
        <w:right w:val="single" w:sz="8" w:space="0" w:color="B5B5B5" w:themeColor="accent6"/>
        <w:insideH w:val="single" w:sz="8" w:space="0" w:color="B5B5B5" w:themeColor="accent6"/>
        <w:insideV w:val="single" w:sz="8" w:space="0" w:color="B5B5B5" w:themeColor="accent6"/>
      </w:tblBorders>
      <w:tblCellMar>
        <w:top w:w="0" w:type="dxa"/>
        <w:left w:w="108" w:type="dxa"/>
        <w:bottom w:w="0" w:type="dxa"/>
        <w:right w:w="108" w:type="dxa"/>
      </w:tblCellMar>
    </w:tblPr>
    <w:tcPr>
      <w:shd w:val="clear" w:color="auto" w:fill="ECECEC" w:themeFill="accent6" w:themeFillTint="3F"/>
    </w:tcPr>
    <w:tblStylePr w:type="firstRow">
      <w:rPr>
        <w:b/>
        <w:bCs/>
        <w:color w:val="3F3F3F" w:themeColor="text1"/>
      </w:rPr>
      <w:tblPr/>
      <w:tcPr>
        <w:shd w:val="clear" w:color="auto" w:fill="F7F7F7" w:themeFill="accent6" w:themeFillTint="19"/>
      </w:tcPr>
    </w:tblStylePr>
    <w:tblStylePr w:type="lastRow">
      <w:rPr>
        <w:b/>
        <w:bCs/>
        <w:color w:val="3F3F3F" w:themeColor="text1"/>
      </w:rPr>
      <w:tblPr/>
      <w:tcPr>
        <w:tcBorders>
          <w:top w:val="single" w:sz="12" w:space="0" w:color="3F3F3F" w:themeColor="text1"/>
          <w:left w:val="nil"/>
          <w:bottom w:val="nil"/>
          <w:right w:val="nil"/>
          <w:insideH w:val="nil"/>
          <w:insideV w:val="nil"/>
        </w:tcBorders>
        <w:shd w:val="clear" w:color="auto" w:fill="FFFFFF" w:themeFill="background1"/>
      </w:tcPr>
    </w:tblStylePr>
    <w:tblStylePr w:type="firstCol">
      <w:rPr>
        <w:b/>
        <w:bCs/>
        <w:color w:val="3F3F3F"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F3F3F" w:themeColor="text1"/>
      </w:rPr>
      <w:tblPr/>
      <w:tcPr>
        <w:tcBorders>
          <w:top w:val="nil"/>
          <w:left w:val="nil"/>
          <w:bottom w:val="nil"/>
          <w:right w:val="nil"/>
          <w:insideH w:val="nil"/>
          <w:insideV w:val="nil"/>
        </w:tcBorders>
        <w:shd w:val="clear" w:color="auto" w:fill="F0F0F0" w:themeFill="accent6" w:themeFillTint="33"/>
      </w:tcPr>
    </w:tblStylePr>
    <w:tblStylePr w:type="band1Vert">
      <w:tblPr/>
      <w:tcPr>
        <w:shd w:val="clear" w:color="auto" w:fill="DADADA" w:themeFill="accent6" w:themeFillTint="7F"/>
      </w:tcPr>
    </w:tblStylePr>
    <w:tblStylePr w:type="band1Horz">
      <w:tblPr/>
      <w:tcPr>
        <w:tcBorders>
          <w:insideH w:val="single" w:sz="6" w:space="0" w:color="B5B5B5" w:themeColor="accent6"/>
          <w:insideV w:val="single" w:sz="6" w:space="0" w:color="B5B5B5" w:themeColor="accent6"/>
        </w:tcBorders>
        <w:shd w:val="clear" w:color="auto" w:fill="DADADA" w:themeFill="accent6" w:themeFillTint="7F"/>
      </w:tcPr>
    </w:tblStylePr>
    <w:tblStylePr w:type="nwCell">
      <w:tblPr/>
      <w:tcPr>
        <w:shd w:val="clear" w:color="auto" w:fill="FFFFFF" w:themeFill="background1"/>
      </w:tcPr>
    </w:tblStylePr>
  </w:style>
  <w:style w:type="table" w:styleId="3-1">
    <w:name w:val="Medium Grid 3 Accent 1"/>
    <w:basedOn w:val="a3"/>
    <w:uiPriority w:val="69"/>
    <w:locked/>
    <w:rsid w:val="004A18CC"/>
    <w:pPr>
      <w:spacing w:after="0"/>
    </w:pPr>
    <w:rPr>
      <w:color w:val="3F3F3F" w:themeColor="text1"/>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FD7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260A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260A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260A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260A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AEE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AEE4" w:themeFill="accent1" w:themeFillTint="7F"/>
      </w:tcPr>
    </w:tblStylePr>
  </w:style>
  <w:style w:type="table" w:styleId="3-2">
    <w:name w:val="Medium Grid 3 Accent 2"/>
    <w:basedOn w:val="a3"/>
    <w:uiPriority w:val="69"/>
    <w:locked/>
    <w:rsid w:val="004A18CC"/>
    <w:pPr>
      <w:spacing w:after="0"/>
    </w:pPr>
    <w:rPr>
      <w:color w:val="3F3F3F" w:themeColor="text1"/>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6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6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6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6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280" w:themeFill="accent2" w:themeFillTint="7F"/>
      </w:tcPr>
    </w:tblStylePr>
  </w:style>
  <w:style w:type="table" w:styleId="3-3">
    <w:name w:val="Medium Grid 3 Accent 3"/>
    <w:basedOn w:val="a3"/>
    <w:uiPriority w:val="69"/>
    <w:locked/>
    <w:rsid w:val="004A18CC"/>
    <w:pPr>
      <w:spacing w:after="0"/>
    </w:pPr>
    <w:rPr>
      <w:color w:val="3F3F3F" w:themeColor="text1"/>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D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93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93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93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93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B98"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B98" w:themeFill="accent3" w:themeFillTint="7F"/>
      </w:tcPr>
    </w:tblStylePr>
  </w:style>
  <w:style w:type="table" w:styleId="3-4">
    <w:name w:val="Medium Grid 3 Accent 4"/>
    <w:basedOn w:val="a3"/>
    <w:uiPriority w:val="69"/>
    <w:locked/>
    <w:rsid w:val="004A18CC"/>
    <w:pPr>
      <w:spacing w:after="0"/>
    </w:pPr>
    <w:rPr>
      <w:color w:val="3F3F3F" w:themeColor="text1"/>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5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96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96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96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96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A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A80" w:themeFill="accent4" w:themeFillTint="7F"/>
      </w:tcPr>
    </w:tblStylePr>
  </w:style>
  <w:style w:type="table" w:styleId="3-5">
    <w:name w:val="Medium Grid 3 Accent 5"/>
    <w:basedOn w:val="a3"/>
    <w:uiPriority w:val="69"/>
    <w:locked/>
    <w:rsid w:val="004A18CC"/>
    <w:pPr>
      <w:spacing w:after="0"/>
    </w:pPr>
    <w:rPr>
      <w:color w:val="3F3F3F" w:themeColor="text1"/>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1E5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79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79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79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79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3CAD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3CAD2" w:themeFill="accent5" w:themeFillTint="7F"/>
      </w:tcPr>
    </w:tblStylePr>
  </w:style>
  <w:style w:type="table" w:styleId="3-6">
    <w:name w:val="Medium Grid 3 Accent 6"/>
    <w:basedOn w:val="a3"/>
    <w:uiPriority w:val="69"/>
    <w:locked/>
    <w:rsid w:val="004A18CC"/>
    <w:pPr>
      <w:spacing w:after="0"/>
    </w:pPr>
    <w:rPr>
      <w:color w:val="3F3F3F" w:themeColor="text1"/>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CE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5B5B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5B5B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5B5B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5B5B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DAD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DADA" w:themeFill="accent6" w:themeFillTint="7F"/>
      </w:tcPr>
    </w:tblStylePr>
  </w:style>
  <w:style w:type="table" w:styleId="1-6">
    <w:name w:val="Medium Shading 1 Accent 6"/>
    <w:basedOn w:val="a3"/>
    <w:uiPriority w:val="63"/>
    <w:locked/>
    <w:rsid w:val="004A18CC"/>
    <w:pPr>
      <w:spacing w:after="0"/>
    </w:pPr>
    <w:rPr>
      <w:color w:val="3F3F3F" w:themeColor="text1"/>
    </w:rPr>
    <w:tblPr>
      <w:tblStyleRowBandSize w:val="1"/>
      <w:tblStyleColBandSize w:val="1"/>
      <w:tblInd w:w="0" w:type="dxa"/>
      <w:tblBorders>
        <w:top w:val="single" w:sz="8" w:space="0" w:color="C7C7C7" w:themeColor="accent6" w:themeTint="BF"/>
        <w:left w:val="single" w:sz="8" w:space="0" w:color="C7C7C7" w:themeColor="accent6" w:themeTint="BF"/>
        <w:bottom w:val="single" w:sz="8" w:space="0" w:color="C7C7C7" w:themeColor="accent6" w:themeTint="BF"/>
        <w:right w:val="single" w:sz="8" w:space="0" w:color="C7C7C7" w:themeColor="accent6" w:themeTint="BF"/>
        <w:insideH w:val="single" w:sz="8" w:space="0" w:color="C7C7C7"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7C7C7" w:themeColor="accent6" w:themeTint="BF"/>
          <w:left w:val="single" w:sz="8" w:space="0" w:color="C7C7C7" w:themeColor="accent6" w:themeTint="BF"/>
          <w:bottom w:val="single" w:sz="8" w:space="0" w:color="C7C7C7" w:themeColor="accent6" w:themeTint="BF"/>
          <w:right w:val="single" w:sz="8" w:space="0" w:color="C7C7C7" w:themeColor="accent6" w:themeTint="BF"/>
          <w:insideH w:val="nil"/>
          <w:insideV w:val="nil"/>
        </w:tcBorders>
        <w:shd w:val="clear" w:color="auto" w:fill="B5B5B5" w:themeFill="accent6"/>
      </w:tcPr>
    </w:tblStylePr>
    <w:tblStylePr w:type="lastRow">
      <w:pPr>
        <w:spacing w:before="0" w:after="0" w:line="240" w:lineRule="auto"/>
      </w:pPr>
      <w:rPr>
        <w:b/>
        <w:bCs/>
      </w:rPr>
      <w:tblPr/>
      <w:tcPr>
        <w:tcBorders>
          <w:top w:val="double" w:sz="6" w:space="0" w:color="C7C7C7" w:themeColor="accent6" w:themeTint="BF"/>
          <w:left w:val="single" w:sz="8" w:space="0" w:color="C7C7C7" w:themeColor="accent6" w:themeTint="BF"/>
          <w:bottom w:val="single" w:sz="8" w:space="0" w:color="C7C7C7" w:themeColor="accent6" w:themeTint="BF"/>
          <w:right w:val="single" w:sz="8" w:space="0" w:color="C7C7C7" w:themeColor="accent6" w:themeTint="BF"/>
          <w:insideH w:val="nil"/>
          <w:insideV w:val="nil"/>
        </w:tcBorders>
      </w:tcPr>
    </w:tblStylePr>
    <w:tblStylePr w:type="firstCol">
      <w:rPr>
        <w:b/>
        <w:bCs/>
      </w:rPr>
    </w:tblStylePr>
    <w:tblStylePr w:type="lastCol">
      <w:rPr>
        <w:b/>
        <w:bCs/>
      </w:rPr>
    </w:tblStylePr>
    <w:tblStylePr w:type="band1Vert">
      <w:tblPr/>
      <w:tcPr>
        <w:shd w:val="clear" w:color="auto" w:fill="ECECEC" w:themeFill="accent6" w:themeFillTint="3F"/>
      </w:tcPr>
    </w:tblStylePr>
    <w:tblStylePr w:type="band1Horz">
      <w:tblPr/>
      <w:tcPr>
        <w:tcBorders>
          <w:insideH w:val="nil"/>
          <w:insideV w:val="nil"/>
        </w:tcBorders>
        <w:shd w:val="clear" w:color="auto" w:fill="ECECEC" w:themeFill="accent6" w:themeFillTint="3F"/>
      </w:tcPr>
    </w:tblStylePr>
    <w:tblStylePr w:type="band2Horz">
      <w:tblPr/>
      <w:tcPr>
        <w:tcBorders>
          <w:insideH w:val="nil"/>
          <w:insideV w:val="nil"/>
        </w:tcBorders>
      </w:tcPr>
    </w:tblStylePr>
  </w:style>
  <w:style w:type="paragraph" w:customStyle="1" w:styleId="Bodyspace-above">
    <w:name w:val="Body space-above"/>
    <w:basedOn w:val="a1"/>
    <w:uiPriority w:val="1"/>
    <w:qFormat/>
    <w:rsid w:val="004A18CC"/>
    <w:pPr>
      <w:spacing w:before="120"/>
    </w:pPr>
    <w:rPr>
      <w:bCs/>
      <w:snapToGrid w:val="0"/>
    </w:rPr>
  </w:style>
  <w:style w:type="character" w:styleId="aff5">
    <w:name w:val="FollowedHyperlink"/>
    <w:basedOn w:val="a2"/>
    <w:uiPriority w:val="4"/>
    <w:unhideWhenUsed/>
    <w:rsid w:val="004A18CC"/>
    <w:rPr>
      <w:color w:val="8796A6" w:themeColor="followedHyperlink"/>
      <w:u w:val="single"/>
    </w:rPr>
  </w:style>
  <w:style w:type="character" w:styleId="HTML">
    <w:name w:val="HTML Variable"/>
    <w:basedOn w:val="a2"/>
    <w:uiPriority w:val="99"/>
    <w:unhideWhenUsed/>
    <w:locked/>
    <w:rsid w:val="004A18CC"/>
    <w:rPr>
      <w:i/>
      <w:iCs/>
    </w:rPr>
  </w:style>
  <w:style w:type="table" w:styleId="-21">
    <w:name w:val="Light Shading Accent 2"/>
    <w:basedOn w:val="a3"/>
    <w:uiPriority w:val="60"/>
    <w:locked/>
    <w:rsid w:val="004A18CC"/>
    <w:pPr>
      <w:spacing w:after="0"/>
    </w:pPr>
    <w:rPr>
      <w:color w:val="BF4C00" w:themeColor="accent2" w:themeShade="BF"/>
    </w:rPr>
    <w:tblPr>
      <w:tblStyleRowBandSize w:val="1"/>
      <w:tblStyleColBandSize w:val="1"/>
      <w:tblInd w:w="0" w:type="dxa"/>
      <w:tblBorders>
        <w:top w:val="single" w:sz="8" w:space="0" w:color="FF6600" w:themeColor="accent2"/>
        <w:bottom w:val="single" w:sz="8" w:space="0" w:color="FF66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6600" w:themeColor="accent2"/>
          <w:left w:val="nil"/>
          <w:bottom w:val="single" w:sz="8" w:space="0" w:color="FF6600" w:themeColor="accent2"/>
          <w:right w:val="nil"/>
          <w:insideH w:val="nil"/>
          <w:insideV w:val="nil"/>
        </w:tcBorders>
      </w:tcPr>
    </w:tblStylePr>
    <w:tblStylePr w:type="lastRow">
      <w:pPr>
        <w:spacing w:before="0" w:after="0" w:line="240" w:lineRule="auto"/>
      </w:pPr>
      <w:rPr>
        <w:b/>
        <w:bCs/>
      </w:rPr>
      <w:tblPr/>
      <w:tcPr>
        <w:tcBorders>
          <w:top w:val="single" w:sz="8" w:space="0" w:color="FF6600" w:themeColor="accent2"/>
          <w:left w:val="nil"/>
          <w:bottom w:val="single" w:sz="8" w:space="0" w:color="FF66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9C0" w:themeFill="accent2" w:themeFillTint="3F"/>
      </w:tcPr>
    </w:tblStylePr>
    <w:tblStylePr w:type="band1Horz">
      <w:tblPr/>
      <w:tcPr>
        <w:tcBorders>
          <w:left w:val="nil"/>
          <w:right w:val="nil"/>
          <w:insideH w:val="nil"/>
          <w:insideV w:val="nil"/>
        </w:tcBorders>
        <w:shd w:val="clear" w:color="auto" w:fill="FFD9C0" w:themeFill="accent2" w:themeFillTint="3F"/>
      </w:tcPr>
    </w:tblStylePr>
  </w:style>
  <w:style w:type="table" w:styleId="-22">
    <w:name w:val="Light Grid Accent 2"/>
    <w:basedOn w:val="a3"/>
    <w:uiPriority w:val="62"/>
    <w:locked/>
    <w:rsid w:val="004A18CC"/>
    <w:pPr>
      <w:spacing w:after="0"/>
    </w:pPr>
    <w:tblPr>
      <w:tblStyleRowBandSize w:val="1"/>
      <w:tblStyleColBandSize w:val="1"/>
      <w:tblInd w:w="0" w:type="dxa"/>
      <w:tblBorders>
        <w:top w:val="single" w:sz="8" w:space="0" w:color="FF6600" w:themeColor="accent2"/>
        <w:left w:val="single" w:sz="8" w:space="0" w:color="FF6600" w:themeColor="accent2"/>
        <w:bottom w:val="single" w:sz="8" w:space="0" w:color="FF6600" w:themeColor="accent2"/>
        <w:right w:val="single" w:sz="8" w:space="0" w:color="FF6600" w:themeColor="accent2"/>
        <w:insideH w:val="single" w:sz="8" w:space="0" w:color="FF6600" w:themeColor="accent2"/>
        <w:insideV w:val="single" w:sz="8" w:space="0" w:color="FF66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600" w:themeColor="accent2"/>
          <w:left w:val="single" w:sz="8" w:space="0" w:color="FF6600" w:themeColor="accent2"/>
          <w:bottom w:val="single" w:sz="18" w:space="0" w:color="FF6600" w:themeColor="accent2"/>
          <w:right w:val="single" w:sz="8" w:space="0" w:color="FF6600" w:themeColor="accent2"/>
          <w:insideH w:val="nil"/>
          <w:insideV w:val="single" w:sz="8" w:space="0" w:color="FF66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600" w:themeColor="accent2"/>
          <w:left w:val="single" w:sz="8" w:space="0" w:color="FF6600" w:themeColor="accent2"/>
          <w:bottom w:val="single" w:sz="8" w:space="0" w:color="FF6600" w:themeColor="accent2"/>
          <w:right w:val="single" w:sz="8" w:space="0" w:color="FF6600" w:themeColor="accent2"/>
          <w:insideH w:val="nil"/>
          <w:insideV w:val="single" w:sz="8" w:space="0" w:color="FF66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600" w:themeColor="accent2"/>
          <w:left w:val="single" w:sz="8" w:space="0" w:color="FF6600" w:themeColor="accent2"/>
          <w:bottom w:val="single" w:sz="8" w:space="0" w:color="FF6600" w:themeColor="accent2"/>
          <w:right w:val="single" w:sz="8" w:space="0" w:color="FF6600" w:themeColor="accent2"/>
        </w:tcBorders>
      </w:tcPr>
    </w:tblStylePr>
    <w:tblStylePr w:type="band1Vert">
      <w:tblPr/>
      <w:tcPr>
        <w:tcBorders>
          <w:top w:val="single" w:sz="8" w:space="0" w:color="FF6600" w:themeColor="accent2"/>
          <w:left w:val="single" w:sz="8" w:space="0" w:color="FF6600" w:themeColor="accent2"/>
          <w:bottom w:val="single" w:sz="8" w:space="0" w:color="FF6600" w:themeColor="accent2"/>
          <w:right w:val="single" w:sz="8" w:space="0" w:color="FF6600" w:themeColor="accent2"/>
        </w:tcBorders>
        <w:shd w:val="clear" w:color="auto" w:fill="FFD9C0" w:themeFill="accent2" w:themeFillTint="3F"/>
      </w:tcPr>
    </w:tblStylePr>
    <w:tblStylePr w:type="band1Horz">
      <w:tblPr/>
      <w:tcPr>
        <w:tcBorders>
          <w:top w:val="single" w:sz="8" w:space="0" w:color="FF6600" w:themeColor="accent2"/>
          <w:left w:val="single" w:sz="8" w:space="0" w:color="FF6600" w:themeColor="accent2"/>
          <w:bottom w:val="single" w:sz="8" w:space="0" w:color="FF6600" w:themeColor="accent2"/>
          <w:right w:val="single" w:sz="8" w:space="0" w:color="FF6600" w:themeColor="accent2"/>
          <w:insideV w:val="single" w:sz="8" w:space="0" w:color="FF6600" w:themeColor="accent2"/>
        </w:tcBorders>
        <w:shd w:val="clear" w:color="auto" w:fill="FFD9C0" w:themeFill="accent2" w:themeFillTint="3F"/>
      </w:tcPr>
    </w:tblStylePr>
    <w:tblStylePr w:type="band2Horz">
      <w:tblPr/>
      <w:tcPr>
        <w:tcBorders>
          <w:top w:val="single" w:sz="8" w:space="0" w:color="FF6600" w:themeColor="accent2"/>
          <w:left w:val="single" w:sz="8" w:space="0" w:color="FF6600" w:themeColor="accent2"/>
          <w:bottom w:val="single" w:sz="8" w:space="0" w:color="FF6600" w:themeColor="accent2"/>
          <w:right w:val="single" w:sz="8" w:space="0" w:color="FF6600" w:themeColor="accent2"/>
          <w:insideV w:val="single" w:sz="8" w:space="0" w:color="FF6600" w:themeColor="accent2"/>
        </w:tcBorders>
      </w:tcPr>
    </w:tblStylePr>
  </w:style>
  <w:style w:type="table" w:styleId="-30">
    <w:name w:val="Light Shading Accent 3"/>
    <w:basedOn w:val="a3"/>
    <w:uiPriority w:val="60"/>
    <w:locked/>
    <w:rsid w:val="004A18CC"/>
    <w:pPr>
      <w:spacing w:after="0"/>
    </w:pPr>
    <w:rPr>
      <w:color w:val="E49500" w:themeColor="accent3" w:themeShade="BF"/>
    </w:rPr>
    <w:tblPr>
      <w:tblStyleRowBandSize w:val="1"/>
      <w:tblStyleColBandSize w:val="1"/>
      <w:tblInd w:w="0" w:type="dxa"/>
      <w:tblBorders>
        <w:top w:val="single" w:sz="8" w:space="0" w:color="FFB932" w:themeColor="accent3"/>
        <w:bottom w:val="single" w:sz="8" w:space="0" w:color="FFB932"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B932" w:themeColor="accent3"/>
          <w:left w:val="nil"/>
          <w:bottom w:val="single" w:sz="8" w:space="0" w:color="FFB932" w:themeColor="accent3"/>
          <w:right w:val="nil"/>
          <w:insideH w:val="nil"/>
          <w:insideV w:val="nil"/>
        </w:tcBorders>
      </w:tcPr>
    </w:tblStylePr>
    <w:tblStylePr w:type="lastRow">
      <w:pPr>
        <w:spacing w:before="0" w:after="0" w:line="240" w:lineRule="auto"/>
      </w:pPr>
      <w:rPr>
        <w:b/>
        <w:bCs/>
      </w:rPr>
      <w:tblPr/>
      <w:tcPr>
        <w:tcBorders>
          <w:top w:val="single" w:sz="8" w:space="0" w:color="FFB932" w:themeColor="accent3"/>
          <w:left w:val="nil"/>
          <w:bottom w:val="single" w:sz="8" w:space="0" w:color="FFB93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DCC" w:themeFill="accent3" w:themeFillTint="3F"/>
      </w:tcPr>
    </w:tblStylePr>
    <w:tblStylePr w:type="band1Horz">
      <w:tblPr/>
      <w:tcPr>
        <w:tcBorders>
          <w:left w:val="nil"/>
          <w:right w:val="nil"/>
          <w:insideH w:val="nil"/>
          <w:insideV w:val="nil"/>
        </w:tcBorders>
        <w:shd w:val="clear" w:color="auto" w:fill="FFEDCC" w:themeFill="accent3" w:themeFillTint="3F"/>
      </w:tcPr>
    </w:tblStylePr>
  </w:style>
  <w:style w:type="table" w:styleId="-31">
    <w:name w:val="Light List Accent 3"/>
    <w:basedOn w:val="a3"/>
    <w:uiPriority w:val="61"/>
    <w:locked/>
    <w:rsid w:val="004A18CC"/>
    <w:pPr>
      <w:spacing w:after="0"/>
    </w:pPr>
    <w:tblPr>
      <w:tblStyleRowBandSize w:val="1"/>
      <w:tblStyleColBandSize w:val="1"/>
      <w:tblInd w:w="0" w:type="dxa"/>
      <w:tblBorders>
        <w:top w:val="single" w:sz="8" w:space="0" w:color="FFB932" w:themeColor="accent3"/>
        <w:left w:val="single" w:sz="8" w:space="0" w:color="FFB932" w:themeColor="accent3"/>
        <w:bottom w:val="single" w:sz="8" w:space="0" w:color="FFB932" w:themeColor="accent3"/>
        <w:right w:val="single" w:sz="8" w:space="0" w:color="FFB93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B932" w:themeFill="accent3"/>
      </w:tcPr>
    </w:tblStylePr>
    <w:tblStylePr w:type="lastRow">
      <w:pPr>
        <w:spacing w:before="0" w:after="0" w:line="240" w:lineRule="auto"/>
      </w:pPr>
      <w:rPr>
        <w:b/>
        <w:bCs/>
      </w:rPr>
      <w:tblPr/>
      <w:tcPr>
        <w:tcBorders>
          <w:top w:val="double" w:sz="6" w:space="0" w:color="FFB932" w:themeColor="accent3"/>
          <w:left w:val="single" w:sz="8" w:space="0" w:color="FFB932" w:themeColor="accent3"/>
          <w:bottom w:val="single" w:sz="8" w:space="0" w:color="FFB932" w:themeColor="accent3"/>
          <w:right w:val="single" w:sz="8" w:space="0" w:color="FFB932" w:themeColor="accent3"/>
        </w:tcBorders>
      </w:tcPr>
    </w:tblStylePr>
    <w:tblStylePr w:type="firstCol">
      <w:rPr>
        <w:b/>
        <w:bCs/>
      </w:rPr>
    </w:tblStylePr>
    <w:tblStylePr w:type="lastCol">
      <w:rPr>
        <w:b/>
        <w:bCs/>
      </w:rPr>
    </w:tblStylePr>
    <w:tblStylePr w:type="band1Vert">
      <w:tblPr/>
      <w:tcPr>
        <w:tcBorders>
          <w:top w:val="single" w:sz="8" w:space="0" w:color="FFB932" w:themeColor="accent3"/>
          <w:left w:val="single" w:sz="8" w:space="0" w:color="FFB932" w:themeColor="accent3"/>
          <w:bottom w:val="single" w:sz="8" w:space="0" w:color="FFB932" w:themeColor="accent3"/>
          <w:right w:val="single" w:sz="8" w:space="0" w:color="FFB932" w:themeColor="accent3"/>
        </w:tcBorders>
      </w:tcPr>
    </w:tblStylePr>
    <w:tblStylePr w:type="band1Horz">
      <w:tblPr/>
      <w:tcPr>
        <w:tcBorders>
          <w:top w:val="single" w:sz="8" w:space="0" w:color="FFB932" w:themeColor="accent3"/>
          <w:left w:val="single" w:sz="8" w:space="0" w:color="FFB932" w:themeColor="accent3"/>
          <w:bottom w:val="single" w:sz="8" w:space="0" w:color="FFB932" w:themeColor="accent3"/>
          <w:right w:val="single" w:sz="8" w:space="0" w:color="FFB932" w:themeColor="accent3"/>
        </w:tcBorders>
      </w:tcPr>
    </w:tblStylePr>
  </w:style>
  <w:style w:type="table" w:styleId="-41">
    <w:name w:val="Light Shading Accent 4"/>
    <w:basedOn w:val="a3"/>
    <w:uiPriority w:val="60"/>
    <w:locked/>
    <w:rsid w:val="004A18CC"/>
    <w:pPr>
      <w:spacing w:after="0"/>
    </w:pPr>
    <w:rPr>
      <w:color w:val="BF7000" w:themeColor="accent4" w:themeShade="BF"/>
    </w:rPr>
    <w:tblPr>
      <w:tblStyleRowBandSize w:val="1"/>
      <w:tblStyleColBandSize w:val="1"/>
      <w:tblInd w:w="0" w:type="dxa"/>
      <w:tblBorders>
        <w:top w:val="single" w:sz="8" w:space="0" w:color="FF9600" w:themeColor="accent4"/>
        <w:bottom w:val="single" w:sz="8" w:space="0" w:color="FF96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9600" w:themeColor="accent4"/>
          <w:left w:val="nil"/>
          <w:bottom w:val="single" w:sz="8" w:space="0" w:color="FF9600" w:themeColor="accent4"/>
          <w:right w:val="nil"/>
          <w:insideH w:val="nil"/>
          <w:insideV w:val="nil"/>
        </w:tcBorders>
      </w:tcPr>
    </w:tblStylePr>
    <w:tblStylePr w:type="lastRow">
      <w:pPr>
        <w:spacing w:before="0" w:after="0" w:line="240" w:lineRule="auto"/>
      </w:pPr>
      <w:rPr>
        <w:b/>
        <w:bCs/>
      </w:rPr>
      <w:tblPr/>
      <w:tcPr>
        <w:tcBorders>
          <w:top w:val="single" w:sz="8" w:space="0" w:color="FF9600" w:themeColor="accent4"/>
          <w:left w:val="nil"/>
          <w:bottom w:val="single" w:sz="8" w:space="0" w:color="FF96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5C0" w:themeFill="accent4" w:themeFillTint="3F"/>
      </w:tcPr>
    </w:tblStylePr>
    <w:tblStylePr w:type="band1Horz">
      <w:tblPr/>
      <w:tcPr>
        <w:tcBorders>
          <w:left w:val="nil"/>
          <w:right w:val="nil"/>
          <w:insideH w:val="nil"/>
          <w:insideV w:val="nil"/>
        </w:tcBorders>
        <w:shd w:val="clear" w:color="auto" w:fill="FFE5C0" w:themeFill="accent4" w:themeFillTint="3F"/>
      </w:tcPr>
    </w:tblStylePr>
  </w:style>
  <w:style w:type="table" w:styleId="-42">
    <w:name w:val="Light List Accent 4"/>
    <w:basedOn w:val="a3"/>
    <w:uiPriority w:val="61"/>
    <w:locked/>
    <w:rsid w:val="004A18CC"/>
    <w:pPr>
      <w:spacing w:after="0"/>
    </w:pPr>
    <w:tblPr>
      <w:tblStyleRowBandSize w:val="1"/>
      <w:tblStyleColBandSize w:val="1"/>
      <w:tblInd w:w="0" w:type="dxa"/>
      <w:tblBorders>
        <w:top w:val="single" w:sz="8" w:space="0" w:color="FF9600" w:themeColor="accent4"/>
        <w:left w:val="single" w:sz="8" w:space="0" w:color="FF9600" w:themeColor="accent4"/>
        <w:bottom w:val="single" w:sz="8" w:space="0" w:color="FF9600" w:themeColor="accent4"/>
        <w:right w:val="single" w:sz="8" w:space="0" w:color="FF96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9600" w:themeFill="accent4"/>
      </w:tcPr>
    </w:tblStylePr>
    <w:tblStylePr w:type="lastRow">
      <w:pPr>
        <w:spacing w:before="0" w:after="0" w:line="240" w:lineRule="auto"/>
      </w:pPr>
      <w:rPr>
        <w:b/>
        <w:bCs/>
      </w:rPr>
      <w:tblPr/>
      <w:tcPr>
        <w:tcBorders>
          <w:top w:val="double" w:sz="6" w:space="0" w:color="FF9600" w:themeColor="accent4"/>
          <w:left w:val="single" w:sz="8" w:space="0" w:color="FF9600" w:themeColor="accent4"/>
          <w:bottom w:val="single" w:sz="8" w:space="0" w:color="FF9600" w:themeColor="accent4"/>
          <w:right w:val="single" w:sz="8" w:space="0" w:color="FF9600" w:themeColor="accent4"/>
        </w:tcBorders>
      </w:tcPr>
    </w:tblStylePr>
    <w:tblStylePr w:type="firstCol">
      <w:rPr>
        <w:b/>
        <w:bCs/>
      </w:rPr>
    </w:tblStylePr>
    <w:tblStylePr w:type="lastCol">
      <w:rPr>
        <w:b/>
        <w:bCs/>
      </w:rPr>
    </w:tblStylePr>
    <w:tblStylePr w:type="band1Vert">
      <w:tblPr/>
      <w:tcPr>
        <w:tcBorders>
          <w:top w:val="single" w:sz="8" w:space="0" w:color="FF9600" w:themeColor="accent4"/>
          <w:left w:val="single" w:sz="8" w:space="0" w:color="FF9600" w:themeColor="accent4"/>
          <w:bottom w:val="single" w:sz="8" w:space="0" w:color="FF9600" w:themeColor="accent4"/>
          <w:right w:val="single" w:sz="8" w:space="0" w:color="FF9600" w:themeColor="accent4"/>
        </w:tcBorders>
      </w:tcPr>
    </w:tblStylePr>
    <w:tblStylePr w:type="band1Horz">
      <w:tblPr/>
      <w:tcPr>
        <w:tcBorders>
          <w:top w:val="single" w:sz="8" w:space="0" w:color="FF9600" w:themeColor="accent4"/>
          <w:left w:val="single" w:sz="8" w:space="0" w:color="FF9600" w:themeColor="accent4"/>
          <w:bottom w:val="single" w:sz="8" w:space="0" w:color="FF9600" w:themeColor="accent4"/>
          <w:right w:val="single" w:sz="8" w:space="0" w:color="FF9600" w:themeColor="accent4"/>
        </w:tcBorders>
      </w:tcPr>
    </w:tblStylePr>
  </w:style>
  <w:style w:type="paragraph" w:styleId="aff6">
    <w:name w:val="Document Map"/>
    <w:basedOn w:val="a1"/>
    <w:link w:val="Charf0"/>
    <w:uiPriority w:val="99"/>
    <w:semiHidden/>
    <w:locked/>
    <w:rsid w:val="004A18CC"/>
    <w:pPr>
      <w:spacing w:after="0"/>
    </w:pPr>
    <w:rPr>
      <w:rFonts w:ascii="Tahoma" w:hAnsi="Tahoma" w:cs="Tahoma"/>
      <w:sz w:val="16"/>
      <w:szCs w:val="16"/>
    </w:rPr>
  </w:style>
  <w:style w:type="character" w:customStyle="1" w:styleId="Charf0">
    <w:name w:val="文档结构图 Char"/>
    <w:basedOn w:val="a2"/>
    <w:link w:val="aff6"/>
    <w:uiPriority w:val="99"/>
    <w:semiHidden/>
    <w:rsid w:val="004A18CC"/>
    <w:rPr>
      <w:rFonts w:ascii="Tahoma" w:hAnsi="Tahoma" w:cs="Tahoma"/>
      <w:sz w:val="16"/>
      <w:szCs w:val="16"/>
    </w:rPr>
  </w:style>
  <w:style w:type="table" w:styleId="aff7">
    <w:name w:val="Light Shading"/>
    <w:basedOn w:val="a3"/>
    <w:uiPriority w:val="60"/>
    <w:locked/>
    <w:rsid w:val="004A18CC"/>
    <w:pPr>
      <w:spacing w:after="0"/>
    </w:pPr>
    <w:rPr>
      <w:rFonts w:eastAsiaTheme="minorHAnsi"/>
      <w:color w:val="2F2F2F" w:themeColor="text1" w:themeShade="BF"/>
    </w:rPr>
    <w:tblPr>
      <w:tblStyleRowBandSize w:val="1"/>
      <w:tblStyleColBandSize w:val="1"/>
      <w:tblInd w:w="0" w:type="dxa"/>
      <w:tblBorders>
        <w:top w:val="single" w:sz="8" w:space="0" w:color="3F3F3F" w:themeColor="text1"/>
        <w:bottom w:val="single" w:sz="8" w:space="0" w:color="3F3F3F"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F3F3F" w:themeColor="text1"/>
          <w:left w:val="nil"/>
          <w:bottom w:val="single" w:sz="8" w:space="0" w:color="3F3F3F" w:themeColor="text1"/>
          <w:right w:val="nil"/>
          <w:insideH w:val="nil"/>
          <w:insideV w:val="nil"/>
        </w:tcBorders>
      </w:tcPr>
    </w:tblStylePr>
    <w:tblStylePr w:type="lastRow">
      <w:pPr>
        <w:spacing w:before="0" w:after="0" w:line="240" w:lineRule="auto"/>
      </w:pPr>
      <w:rPr>
        <w:b/>
        <w:bCs/>
      </w:rPr>
      <w:tblPr/>
      <w:tcPr>
        <w:tcBorders>
          <w:top w:val="single" w:sz="8" w:space="0" w:color="3F3F3F" w:themeColor="text1"/>
          <w:left w:val="nil"/>
          <w:bottom w:val="single" w:sz="8" w:space="0" w:color="3F3F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FCF" w:themeFill="text1" w:themeFillTint="3F"/>
      </w:tcPr>
    </w:tblStylePr>
    <w:tblStylePr w:type="band1Horz">
      <w:tblPr/>
      <w:tcPr>
        <w:tcBorders>
          <w:left w:val="nil"/>
          <w:right w:val="nil"/>
          <w:insideH w:val="nil"/>
          <w:insideV w:val="nil"/>
        </w:tcBorders>
        <w:shd w:val="clear" w:color="auto" w:fill="CFCFCF" w:themeFill="text1" w:themeFillTint="3F"/>
      </w:tcPr>
    </w:tblStylePr>
  </w:style>
  <w:style w:type="table" w:styleId="aff8">
    <w:name w:val="Colorful List"/>
    <w:basedOn w:val="a3"/>
    <w:uiPriority w:val="72"/>
    <w:locked/>
    <w:rsid w:val="004A18CC"/>
    <w:pPr>
      <w:spacing w:after="0"/>
    </w:pPr>
    <w:rPr>
      <w:color w:val="3F3F3F" w:themeColor="text1"/>
    </w:rPr>
    <w:tblPr>
      <w:tblStyleRowBandSize w:val="1"/>
      <w:tblStyleColBandSize w:val="1"/>
      <w:tblInd w:w="0" w:type="dxa"/>
      <w:tblCellMar>
        <w:top w:w="0" w:type="dxa"/>
        <w:left w:w="108" w:type="dxa"/>
        <w:bottom w:w="0" w:type="dxa"/>
        <w:right w:w="108" w:type="dxa"/>
      </w:tblCellMar>
    </w:tblPr>
    <w:tcPr>
      <w:shd w:val="clear" w:color="auto" w:fill="ECECEC" w:themeFill="text1" w:themeFillTint="19"/>
    </w:tcPr>
    <w:tblStylePr w:type="firstRow">
      <w:rPr>
        <w:b/>
        <w:bCs/>
        <w:color w:val="FFFFFF" w:themeColor="background1"/>
      </w:rPr>
      <w:tblPr/>
      <w:tcPr>
        <w:tcBorders>
          <w:bottom w:val="single" w:sz="12" w:space="0" w:color="FFFFFF" w:themeColor="background1"/>
        </w:tcBorders>
        <w:shd w:val="clear" w:color="auto" w:fill="CC5100" w:themeFill="accent2" w:themeFillShade="CC"/>
      </w:tcPr>
    </w:tblStylePr>
    <w:tblStylePr w:type="lastRow">
      <w:rPr>
        <w:b/>
        <w:bCs/>
        <w:color w:val="CC5100" w:themeColor="accent2"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CFCF" w:themeFill="text1" w:themeFillTint="3F"/>
      </w:tcPr>
    </w:tblStylePr>
    <w:tblStylePr w:type="band1Horz">
      <w:tblPr/>
      <w:tcPr>
        <w:shd w:val="clear" w:color="auto" w:fill="D8D8D8" w:themeFill="text1" w:themeFillTint="33"/>
      </w:tcPr>
    </w:tblStylePr>
  </w:style>
  <w:style w:type="table" w:styleId="aff9">
    <w:name w:val="Dark List"/>
    <w:basedOn w:val="a3"/>
    <w:uiPriority w:val="70"/>
    <w:locked/>
    <w:rsid w:val="004A18CC"/>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3F3F3F" w:themeFill="text1"/>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1F1F1F"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F2F2F"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F2F2F" w:themeFill="text1" w:themeFillShade="BF"/>
      </w:tcPr>
    </w:tblStylePr>
    <w:tblStylePr w:type="band1Vert">
      <w:tblPr/>
      <w:tcPr>
        <w:tcBorders>
          <w:top w:val="nil"/>
          <w:left w:val="nil"/>
          <w:bottom w:val="nil"/>
          <w:right w:val="nil"/>
          <w:insideH w:val="nil"/>
          <w:insideV w:val="nil"/>
        </w:tcBorders>
        <w:shd w:val="clear" w:color="auto" w:fill="2F2F2F" w:themeFill="text1" w:themeFillShade="BF"/>
      </w:tcPr>
    </w:tblStylePr>
    <w:tblStylePr w:type="band1Horz">
      <w:tblPr/>
      <w:tcPr>
        <w:tcBorders>
          <w:top w:val="nil"/>
          <w:left w:val="nil"/>
          <w:bottom w:val="nil"/>
          <w:right w:val="nil"/>
          <w:insideH w:val="nil"/>
          <w:insideV w:val="nil"/>
        </w:tcBorders>
        <w:shd w:val="clear" w:color="auto" w:fill="2F2F2F" w:themeFill="text1" w:themeFillShade="BF"/>
      </w:tcPr>
    </w:tblStylePr>
  </w:style>
  <w:style w:type="table" w:styleId="36">
    <w:name w:val="Medium Grid 3"/>
    <w:basedOn w:val="a3"/>
    <w:uiPriority w:val="69"/>
    <w:locked/>
    <w:rsid w:val="004A18CC"/>
    <w:pPr>
      <w:spacing w:after="0"/>
    </w:pPr>
    <w:rPr>
      <w:color w:val="3F3F3F" w:themeColor="text1"/>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FCFCF"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3F"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3F"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3F"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3F"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F9F"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F9F" w:themeFill="text1" w:themeFillTint="7F"/>
      </w:tcPr>
    </w:tblStylePr>
  </w:style>
  <w:style w:type="table" w:styleId="-11">
    <w:name w:val="Light Shading Accent 1"/>
    <w:basedOn w:val="a3"/>
    <w:uiPriority w:val="60"/>
    <w:locked/>
    <w:rsid w:val="004A18CC"/>
    <w:pPr>
      <w:spacing w:after="0"/>
    </w:pPr>
    <w:rPr>
      <w:color w:val="19477B" w:themeColor="accent1" w:themeShade="BF"/>
    </w:rPr>
    <w:tblPr>
      <w:tblStyleRowBandSize w:val="1"/>
      <w:tblStyleColBandSize w:val="1"/>
      <w:tblInd w:w="0" w:type="dxa"/>
      <w:tblBorders>
        <w:top w:val="single" w:sz="8" w:space="0" w:color="2260A5" w:themeColor="accent1"/>
        <w:bottom w:val="single" w:sz="8" w:space="0" w:color="2260A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260A5" w:themeColor="accent1"/>
          <w:left w:val="nil"/>
          <w:bottom w:val="single" w:sz="8" w:space="0" w:color="2260A5" w:themeColor="accent1"/>
          <w:right w:val="nil"/>
          <w:insideH w:val="nil"/>
          <w:insideV w:val="nil"/>
        </w:tcBorders>
      </w:tcPr>
    </w:tblStylePr>
    <w:tblStylePr w:type="lastRow">
      <w:pPr>
        <w:spacing w:before="0" w:after="0" w:line="240" w:lineRule="auto"/>
      </w:pPr>
      <w:rPr>
        <w:b/>
        <w:bCs/>
      </w:rPr>
      <w:tblPr/>
      <w:tcPr>
        <w:tcBorders>
          <w:top w:val="single" w:sz="8" w:space="0" w:color="2260A5" w:themeColor="accent1"/>
          <w:left w:val="nil"/>
          <w:bottom w:val="single" w:sz="8" w:space="0" w:color="2260A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7F2" w:themeFill="accent1" w:themeFillTint="3F"/>
      </w:tcPr>
    </w:tblStylePr>
    <w:tblStylePr w:type="band1Horz">
      <w:tblPr/>
      <w:tcPr>
        <w:tcBorders>
          <w:left w:val="nil"/>
          <w:right w:val="nil"/>
          <w:insideH w:val="nil"/>
          <w:insideV w:val="nil"/>
        </w:tcBorders>
        <w:shd w:val="clear" w:color="auto" w:fill="BFD7F2" w:themeFill="accent1" w:themeFillTint="3F"/>
      </w:tcPr>
    </w:tblStylePr>
  </w:style>
  <w:style w:type="table" w:styleId="affa">
    <w:name w:val="Light List"/>
    <w:basedOn w:val="a3"/>
    <w:uiPriority w:val="61"/>
    <w:locked/>
    <w:rsid w:val="004A18CC"/>
    <w:pPr>
      <w:spacing w:after="0"/>
    </w:pPr>
    <w:rPr>
      <w:color w:val="3F3F3F" w:themeColor="text1"/>
    </w:rPr>
    <w:tblPr>
      <w:tblStyleRowBandSize w:val="1"/>
      <w:tblStyleColBandSize w:val="1"/>
      <w:tblInd w:w="0" w:type="dxa"/>
      <w:tblBorders>
        <w:top w:val="single" w:sz="8" w:space="0" w:color="3F3F3F" w:themeColor="text1"/>
        <w:left w:val="single" w:sz="8" w:space="0" w:color="3F3F3F" w:themeColor="text1"/>
        <w:bottom w:val="single" w:sz="8" w:space="0" w:color="3F3F3F" w:themeColor="text1"/>
        <w:right w:val="single" w:sz="8" w:space="0" w:color="3F3F3F"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F3F3F" w:themeFill="text1"/>
      </w:tcPr>
    </w:tblStylePr>
    <w:tblStylePr w:type="lastRow">
      <w:pPr>
        <w:spacing w:before="0" w:after="0" w:line="240" w:lineRule="auto"/>
      </w:pPr>
      <w:rPr>
        <w:b/>
        <w:bCs/>
      </w:rPr>
      <w:tblPr/>
      <w:tcPr>
        <w:tcBorders>
          <w:top w:val="double" w:sz="6" w:space="0" w:color="3F3F3F" w:themeColor="text1"/>
          <w:left w:val="single" w:sz="8" w:space="0" w:color="3F3F3F" w:themeColor="text1"/>
          <w:bottom w:val="single" w:sz="8" w:space="0" w:color="3F3F3F" w:themeColor="text1"/>
          <w:right w:val="single" w:sz="8" w:space="0" w:color="3F3F3F" w:themeColor="text1"/>
        </w:tcBorders>
      </w:tcPr>
    </w:tblStylePr>
    <w:tblStylePr w:type="firstCol">
      <w:rPr>
        <w:b/>
        <w:bCs/>
      </w:rPr>
    </w:tblStylePr>
    <w:tblStylePr w:type="lastCol">
      <w:rPr>
        <w:b/>
        <w:bCs/>
      </w:rPr>
    </w:tblStylePr>
    <w:tblStylePr w:type="band1Vert">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tblStylePr w:type="band1Horz">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style>
  <w:style w:type="table" w:styleId="-12">
    <w:name w:val="Light List Accent 1"/>
    <w:basedOn w:val="a3"/>
    <w:uiPriority w:val="61"/>
    <w:locked/>
    <w:rsid w:val="004A18CC"/>
    <w:pPr>
      <w:spacing w:after="0" w:line="240" w:lineRule="auto"/>
    </w:pPr>
    <w:tblPr>
      <w:tblStyleRowBandSize w:val="1"/>
      <w:tblStyleColBandSize w:val="1"/>
      <w:tblInd w:w="0" w:type="dxa"/>
      <w:tblBorders>
        <w:top w:val="single" w:sz="8" w:space="0" w:color="2260A5" w:themeColor="accent1"/>
        <w:left w:val="single" w:sz="8" w:space="0" w:color="2260A5" w:themeColor="accent1"/>
        <w:bottom w:val="single" w:sz="8" w:space="0" w:color="2260A5" w:themeColor="accent1"/>
        <w:right w:val="single" w:sz="8" w:space="0" w:color="2260A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260A5" w:themeFill="accent1"/>
      </w:tcPr>
    </w:tblStylePr>
    <w:tblStylePr w:type="lastRow">
      <w:pPr>
        <w:spacing w:before="0" w:after="0" w:line="240" w:lineRule="auto"/>
      </w:pPr>
      <w:rPr>
        <w:b/>
        <w:bCs/>
      </w:rPr>
      <w:tblPr/>
      <w:tcPr>
        <w:tcBorders>
          <w:top w:val="double" w:sz="6" w:space="0" w:color="2260A5" w:themeColor="accent1"/>
          <w:left w:val="single" w:sz="8" w:space="0" w:color="2260A5" w:themeColor="accent1"/>
          <w:bottom w:val="single" w:sz="8" w:space="0" w:color="2260A5" w:themeColor="accent1"/>
          <w:right w:val="single" w:sz="8" w:space="0" w:color="2260A5" w:themeColor="accent1"/>
        </w:tcBorders>
      </w:tcPr>
    </w:tblStylePr>
    <w:tblStylePr w:type="firstCol">
      <w:rPr>
        <w:b/>
        <w:bCs/>
      </w:rPr>
    </w:tblStylePr>
    <w:tblStylePr w:type="lastCol">
      <w:rPr>
        <w:b/>
        <w:bCs/>
      </w:rPr>
    </w:tblStylePr>
    <w:tblStylePr w:type="band1Vert">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tblStylePr w:type="band1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style>
  <w:style w:type="table" w:styleId="-23">
    <w:name w:val="Light List Accent 2"/>
    <w:basedOn w:val="a3"/>
    <w:uiPriority w:val="61"/>
    <w:locked/>
    <w:rsid w:val="004A18CC"/>
    <w:pPr>
      <w:spacing w:after="0" w:line="240" w:lineRule="auto"/>
    </w:pPr>
    <w:tblPr>
      <w:tblStyleRowBandSize w:val="1"/>
      <w:tblStyleColBandSize w:val="1"/>
      <w:tblInd w:w="0" w:type="dxa"/>
      <w:tblBorders>
        <w:top w:val="single" w:sz="8" w:space="0" w:color="FF6600" w:themeColor="accent2"/>
        <w:left w:val="single" w:sz="8" w:space="0" w:color="FF6600" w:themeColor="accent2"/>
        <w:bottom w:val="single" w:sz="8" w:space="0" w:color="FF6600" w:themeColor="accent2"/>
        <w:right w:val="single" w:sz="8" w:space="0" w:color="FF66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600" w:themeFill="accent2"/>
      </w:tcPr>
    </w:tblStylePr>
    <w:tblStylePr w:type="lastRow">
      <w:pPr>
        <w:spacing w:before="0" w:after="0" w:line="240" w:lineRule="auto"/>
      </w:pPr>
      <w:rPr>
        <w:b/>
        <w:bCs/>
      </w:rPr>
      <w:tblPr/>
      <w:tcPr>
        <w:tcBorders>
          <w:top w:val="double" w:sz="6" w:space="0" w:color="FF6600" w:themeColor="accent2"/>
          <w:left w:val="single" w:sz="8" w:space="0" w:color="FF6600" w:themeColor="accent2"/>
          <w:bottom w:val="single" w:sz="8" w:space="0" w:color="FF6600" w:themeColor="accent2"/>
          <w:right w:val="single" w:sz="8" w:space="0" w:color="FF6600" w:themeColor="accent2"/>
        </w:tcBorders>
      </w:tcPr>
    </w:tblStylePr>
    <w:tblStylePr w:type="firstCol">
      <w:rPr>
        <w:b/>
        <w:bCs/>
      </w:rPr>
    </w:tblStylePr>
    <w:tblStylePr w:type="lastCol">
      <w:rPr>
        <w:b/>
        <w:bCs/>
      </w:rPr>
    </w:tblStylePr>
    <w:tblStylePr w:type="band1Vert">
      <w:tblPr/>
      <w:tcPr>
        <w:tcBorders>
          <w:top w:val="single" w:sz="8" w:space="0" w:color="FF6600" w:themeColor="accent2"/>
          <w:left w:val="single" w:sz="8" w:space="0" w:color="FF6600" w:themeColor="accent2"/>
          <w:bottom w:val="single" w:sz="8" w:space="0" w:color="FF6600" w:themeColor="accent2"/>
          <w:right w:val="single" w:sz="8" w:space="0" w:color="FF6600" w:themeColor="accent2"/>
        </w:tcBorders>
      </w:tcPr>
    </w:tblStylePr>
    <w:tblStylePr w:type="band1Horz">
      <w:tblPr/>
      <w:tcPr>
        <w:tcBorders>
          <w:top w:val="single" w:sz="8" w:space="0" w:color="FF6600" w:themeColor="accent2"/>
          <w:left w:val="single" w:sz="8" w:space="0" w:color="FF6600" w:themeColor="accent2"/>
          <w:bottom w:val="single" w:sz="8" w:space="0" w:color="FF6600" w:themeColor="accent2"/>
          <w:right w:val="single" w:sz="8" w:space="0" w:color="FF6600" w:themeColor="accent2"/>
        </w:tcBorders>
      </w:tcPr>
    </w:tblStylePr>
  </w:style>
  <w:style w:type="table" w:styleId="-43">
    <w:name w:val="Light Grid Accent 4"/>
    <w:basedOn w:val="a3"/>
    <w:uiPriority w:val="62"/>
    <w:locked/>
    <w:rsid w:val="004A18CC"/>
    <w:pPr>
      <w:spacing w:after="0" w:line="240" w:lineRule="auto"/>
    </w:pPr>
    <w:tblPr>
      <w:tblStyleRowBandSize w:val="1"/>
      <w:tblStyleColBandSize w:val="1"/>
      <w:tblInd w:w="0" w:type="dxa"/>
      <w:tblBorders>
        <w:top w:val="single" w:sz="8" w:space="0" w:color="FF9600" w:themeColor="accent4"/>
        <w:left w:val="single" w:sz="8" w:space="0" w:color="FF9600" w:themeColor="accent4"/>
        <w:bottom w:val="single" w:sz="8" w:space="0" w:color="FF9600" w:themeColor="accent4"/>
        <w:right w:val="single" w:sz="8" w:space="0" w:color="FF9600" w:themeColor="accent4"/>
        <w:insideH w:val="single" w:sz="8" w:space="0" w:color="FF9600" w:themeColor="accent4"/>
        <w:insideV w:val="single" w:sz="8" w:space="0" w:color="FF96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9600" w:themeColor="accent4"/>
          <w:left w:val="single" w:sz="8" w:space="0" w:color="FF9600" w:themeColor="accent4"/>
          <w:bottom w:val="single" w:sz="18" w:space="0" w:color="FF9600" w:themeColor="accent4"/>
          <w:right w:val="single" w:sz="8" w:space="0" w:color="FF9600" w:themeColor="accent4"/>
          <w:insideH w:val="nil"/>
          <w:insideV w:val="single" w:sz="8" w:space="0" w:color="FF96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9600" w:themeColor="accent4"/>
          <w:left w:val="single" w:sz="8" w:space="0" w:color="FF9600" w:themeColor="accent4"/>
          <w:bottom w:val="single" w:sz="8" w:space="0" w:color="FF9600" w:themeColor="accent4"/>
          <w:right w:val="single" w:sz="8" w:space="0" w:color="FF9600" w:themeColor="accent4"/>
          <w:insideH w:val="nil"/>
          <w:insideV w:val="single" w:sz="8" w:space="0" w:color="FF96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9600" w:themeColor="accent4"/>
          <w:left w:val="single" w:sz="8" w:space="0" w:color="FF9600" w:themeColor="accent4"/>
          <w:bottom w:val="single" w:sz="8" w:space="0" w:color="FF9600" w:themeColor="accent4"/>
          <w:right w:val="single" w:sz="8" w:space="0" w:color="FF9600" w:themeColor="accent4"/>
        </w:tcBorders>
      </w:tcPr>
    </w:tblStylePr>
    <w:tblStylePr w:type="band1Vert">
      <w:tblPr/>
      <w:tcPr>
        <w:tcBorders>
          <w:top w:val="single" w:sz="8" w:space="0" w:color="FF9600" w:themeColor="accent4"/>
          <w:left w:val="single" w:sz="8" w:space="0" w:color="FF9600" w:themeColor="accent4"/>
          <w:bottom w:val="single" w:sz="8" w:space="0" w:color="FF9600" w:themeColor="accent4"/>
          <w:right w:val="single" w:sz="8" w:space="0" w:color="FF9600" w:themeColor="accent4"/>
        </w:tcBorders>
        <w:shd w:val="clear" w:color="auto" w:fill="FFE5C0" w:themeFill="accent4" w:themeFillTint="3F"/>
      </w:tcPr>
    </w:tblStylePr>
    <w:tblStylePr w:type="band1Horz">
      <w:tblPr/>
      <w:tcPr>
        <w:tcBorders>
          <w:top w:val="single" w:sz="8" w:space="0" w:color="FF9600" w:themeColor="accent4"/>
          <w:left w:val="single" w:sz="8" w:space="0" w:color="FF9600" w:themeColor="accent4"/>
          <w:bottom w:val="single" w:sz="8" w:space="0" w:color="FF9600" w:themeColor="accent4"/>
          <w:right w:val="single" w:sz="8" w:space="0" w:color="FF9600" w:themeColor="accent4"/>
          <w:insideV w:val="single" w:sz="8" w:space="0" w:color="FF9600" w:themeColor="accent4"/>
        </w:tcBorders>
        <w:shd w:val="clear" w:color="auto" w:fill="FFE5C0" w:themeFill="accent4" w:themeFillTint="3F"/>
      </w:tcPr>
    </w:tblStylePr>
    <w:tblStylePr w:type="band2Horz">
      <w:tblPr/>
      <w:tcPr>
        <w:tcBorders>
          <w:top w:val="single" w:sz="8" w:space="0" w:color="FF9600" w:themeColor="accent4"/>
          <w:left w:val="single" w:sz="8" w:space="0" w:color="FF9600" w:themeColor="accent4"/>
          <w:bottom w:val="single" w:sz="8" w:space="0" w:color="FF9600" w:themeColor="accent4"/>
          <w:right w:val="single" w:sz="8" w:space="0" w:color="FF9600" w:themeColor="accent4"/>
          <w:insideV w:val="single" w:sz="8" w:space="0" w:color="FF9600" w:themeColor="accent4"/>
        </w:tcBorders>
      </w:tcPr>
    </w:tblStylePr>
  </w:style>
  <w:style w:type="table" w:styleId="-32">
    <w:name w:val="Light Grid Accent 3"/>
    <w:basedOn w:val="a3"/>
    <w:uiPriority w:val="62"/>
    <w:locked/>
    <w:rsid w:val="004A18CC"/>
    <w:pPr>
      <w:spacing w:after="0" w:line="240" w:lineRule="auto"/>
    </w:pPr>
    <w:tblPr>
      <w:tblStyleRowBandSize w:val="1"/>
      <w:tblStyleColBandSize w:val="1"/>
      <w:tblInd w:w="0" w:type="dxa"/>
      <w:tblBorders>
        <w:top w:val="single" w:sz="8" w:space="0" w:color="FFB932" w:themeColor="accent3"/>
        <w:left w:val="single" w:sz="8" w:space="0" w:color="FFB932" w:themeColor="accent3"/>
        <w:bottom w:val="single" w:sz="8" w:space="0" w:color="FFB932" w:themeColor="accent3"/>
        <w:right w:val="single" w:sz="8" w:space="0" w:color="FFB932" w:themeColor="accent3"/>
        <w:insideH w:val="single" w:sz="8" w:space="0" w:color="FFB932" w:themeColor="accent3"/>
        <w:insideV w:val="single" w:sz="8" w:space="0" w:color="FFB932"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B932" w:themeColor="accent3"/>
          <w:left w:val="single" w:sz="8" w:space="0" w:color="FFB932" w:themeColor="accent3"/>
          <w:bottom w:val="single" w:sz="18" w:space="0" w:color="FFB932" w:themeColor="accent3"/>
          <w:right w:val="single" w:sz="8" w:space="0" w:color="FFB932" w:themeColor="accent3"/>
          <w:insideH w:val="nil"/>
          <w:insideV w:val="single" w:sz="8" w:space="0" w:color="FFB93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932" w:themeColor="accent3"/>
          <w:left w:val="single" w:sz="8" w:space="0" w:color="FFB932" w:themeColor="accent3"/>
          <w:bottom w:val="single" w:sz="8" w:space="0" w:color="FFB932" w:themeColor="accent3"/>
          <w:right w:val="single" w:sz="8" w:space="0" w:color="FFB932" w:themeColor="accent3"/>
          <w:insideH w:val="nil"/>
          <w:insideV w:val="single" w:sz="8" w:space="0" w:color="FFB93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932" w:themeColor="accent3"/>
          <w:left w:val="single" w:sz="8" w:space="0" w:color="FFB932" w:themeColor="accent3"/>
          <w:bottom w:val="single" w:sz="8" w:space="0" w:color="FFB932" w:themeColor="accent3"/>
          <w:right w:val="single" w:sz="8" w:space="0" w:color="FFB932" w:themeColor="accent3"/>
        </w:tcBorders>
      </w:tcPr>
    </w:tblStylePr>
    <w:tblStylePr w:type="band1Vert">
      <w:tblPr/>
      <w:tcPr>
        <w:tcBorders>
          <w:top w:val="single" w:sz="8" w:space="0" w:color="FFB932" w:themeColor="accent3"/>
          <w:left w:val="single" w:sz="8" w:space="0" w:color="FFB932" w:themeColor="accent3"/>
          <w:bottom w:val="single" w:sz="8" w:space="0" w:color="FFB932" w:themeColor="accent3"/>
          <w:right w:val="single" w:sz="8" w:space="0" w:color="FFB932" w:themeColor="accent3"/>
        </w:tcBorders>
        <w:shd w:val="clear" w:color="auto" w:fill="FFEDCC" w:themeFill="accent3" w:themeFillTint="3F"/>
      </w:tcPr>
    </w:tblStylePr>
    <w:tblStylePr w:type="band1Horz">
      <w:tblPr/>
      <w:tcPr>
        <w:tcBorders>
          <w:top w:val="single" w:sz="8" w:space="0" w:color="FFB932" w:themeColor="accent3"/>
          <w:left w:val="single" w:sz="8" w:space="0" w:color="FFB932" w:themeColor="accent3"/>
          <w:bottom w:val="single" w:sz="8" w:space="0" w:color="FFB932" w:themeColor="accent3"/>
          <w:right w:val="single" w:sz="8" w:space="0" w:color="FFB932" w:themeColor="accent3"/>
          <w:insideV w:val="single" w:sz="8" w:space="0" w:color="FFB932" w:themeColor="accent3"/>
        </w:tcBorders>
        <w:shd w:val="clear" w:color="auto" w:fill="FFEDCC" w:themeFill="accent3" w:themeFillTint="3F"/>
      </w:tcPr>
    </w:tblStylePr>
    <w:tblStylePr w:type="band2Horz">
      <w:tblPr/>
      <w:tcPr>
        <w:tcBorders>
          <w:top w:val="single" w:sz="8" w:space="0" w:color="FFB932" w:themeColor="accent3"/>
          <w:left w:val="single" w:sz="8" w:space="0" w:color="FFB932" w:themeColor="accent3"/>
          <w:bottom w:val="single" w:sz="8" w:space="0" w:color="FFB932" w:themeColor="accent3"/>
          <w:right w:val="single" w:sz="8" w:space="0" w:color="FFB932" w:themeColor="accent3"/>
          <w:insideV w:val="single" w:sz="8" w:space="0" w:color="FFB932" w:themeColor="accent3"/>
        </w:tcBorders>
      </w:tcPr>
    </w:tblStylePr>
  </w:style>
  <w:style w:type="table" w:styleId="-13">
    <w:name w:val="Light Grid Accent 1"/>
    <w:basedOn w:val="a3"/>
    <w:uiPriority w:val="62"/>
    <w:locked/>
    <w:rsid w:val="004A18CC"/>
    <w:pPr>
      <w:spacing w:after="0" w:line="240" w:lineRule="auto"/>
    </w:pPr>
    <w:tblPr>
      <w:tblStyleRowBandSize w:val="1"/>
      <w:tblStyleColBandSize w:val="1"/>
      <w:tblInd w:w="0" w:type="dxa"/>
      <w:tblBorders>
        <w:top w:val="single" w:sz="8" w:space="0" w:color="2260A5" w:themeColor="accent1"/>
        <w:left w:val="single" w:sz="8" w:space="0" w:color="2260A5" w:themeColor="accent1"/>
        <w:bottom w:val="single" w:sz="8" w:space="0" w:color="2260A5" w:themeColor="accent1"/>
        <w:right w:val="single" w:sz="8" w:space="0" w:color="2260A5" w:themeColor="accent1"/>
        <w:insideH w:val="single" w:sz="8" w:space="0" w:color="2260A5" w:themeColor="accent1"/>
        <w:insideV w:val="single" w:sz="8" w:space="0" w:color="2260A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260A5" w:themeColor="accent1"/>
          <w:left w:val="single" w:sz="8" w:space="0" w:color="2260A5" w:themeColor="accent1"/>
          <w:bottom w:val="single" w:sz="18" w:space="0" w:color="2260A5" w:themeColor="accent1"/>
          <w:right w:val="single" w:sz="8" w:space="0" w:color="2260A5" w:themeColor="accent1"/>
          <w:insideH w:val="nil"/>
          <w:insideV w:val="single" w:sz="8" w:space="0" w:color="2260A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260A5" w:themeColor="accent1"/>
          <w:left w:val="single" w:sz="8" w:space="0" w:color="2260A5" w:themeColor="accent1"/>
          <w:bottom w:val="single" w:sz="8" w:space="0" w:color="2260A5" w:themeColor="accent1"/>
          <w:right w:val="single" w:sz="8" w:space="0" w:color="2260A5" w:themeColor="accent1"/>
          <w:insideH w:val="nil"/>
          <w:insideV w:val="single" w:sz="8" w:space="0" w:color="2260A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tblStylePr w:type="band1Vert">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shd w:val="clear" w:color="auto" w:fill="BFD7F2" w:themeFill="accent1" w:themeFillTint="3F"/>
      </w:tcPr>
    </w:tblStylePr>
    <w:tblStylePr w:type="band1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insideV w:val="single" w:sz="8" w:space="0" w:color="2260A5" w:themeColor="accent1"/>
        </w:tcBorders>
        <w:shd w:val="clear" w:color="auto" w:fill="BFD7F2" w:themeFill="accent1" w:themeFillTint="3F"/>
      </w:tcPr>
    </w:tblStylePr>
    <w:tblStylePr w:type="band2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insideV w:val="single" w:sz="8" w:space="0" w:color="2260A5" w:themeColor="accent1"/>
        </w:tcBorders>
      </w:tcPr>
    </w:tblStylePr>
  </w:style>
  <w:style w:type="character" w:customStyle="1" w:styleId="Char4">
    <w:name w:val="题注 Char"/>
    <w:basedOn w:val="a2"/>
    <w:link w:val="ae"/>
    <w:uiPriority w:val="1"/>
    <w:rsid w:val="004A18CC"/>
    <w:rPr>
      <w:rFonts w:ascii="Arial" w:hAnsi="Arial"/>
      <w:bCs/>
      <w:i/>
      <w:color w:val="424242" w:themeColor="text2" w:themeShade="BF"/>
      <w:sz w:val="18"/>
      <w:szCs w:val="18"/>
    </w:rPr>
  </w:style>
  <w:style w:type="table" w:customStyle="1" w:styleId="Bluetoothheadingformatting">
    <w:name w:val="Bluetooth heading formatting"/>
    <w:basedOn w:val="afa"/>
    <w:uiPriority w:val="99"/>
    <w:rsid w:val="004A18CC"/>
    <w:pPr>
      <w:spacing w:beforeLines="40" w:line="240" w:lineRule="auto"/>
    </w:pPr>
    <w:rPr>
      <w:rFonts w:ascii="Arial" w:hAnsi="Arial"/>
      <w:sz w:val="20"/>
      <w:szCs w:val="24"/>
    </w:rPr>
    <w:tblPr>
      <w:tblInd w:w="144" w:type="dxa"/>
      <w:tblBorders>
        <w:top w:val="single" w:sz="4" w:space="0" w:color="3F3F3F" w:themeColor="text1"/>
        <w:left w:val="single" w:sz="4" w:space="0" w:color="3F3F3F" w:themeColor="text1"/>
        <w:bottom w:val="single" w:sz="4" w:space="0" w:color="3F3F3F" w:themeColor="text1"/>
        <w:right w:val="single" w:sz="4" w:space="0" w:color="3F3F3F" w:themeColor="text1"/>
        <w:insideH w:val="single" w:sz="4" w:space="0" w:color="3F3F3F" w:themeColor="text1"/>
        <w:insideV w:val="single" w:sz="4" w:space="0" w:color="3F3F3F" w:themeColor="text1"/>
      </w:tblBorders>
      <w:tblCellMar>
        <w:top w:w="0" w:type="dxa"/>
        <w:left w:w="108" w:type="dxa"/>
        <w:bottom w:w="0" w:type="dxa"/>
        <w:right w:w="108" w:type="dxa"/>
      </w:tblCellMar>
    </w:tblPr>
    <w:trPr>
      <w:cantSplit/>
    </w:trPr>
    <w:tcPr>
      <w:vAlign w:val="center"/>
    </w:tcPr>
    <w:tblStylePr w:type="firstRow">
      <w:pPr>
        <w:wordWrap/>
        <w:spacing w:beforeLines="40" w:beforeAutospacing="0"/>
        <w:jc w:val="left"/>
      </w:pPr>
      <w:rPr>
        <w:rFonts w:ascii="Arial" w:hAnsi="Arial"/>
        <w:b/>
        <w:color w:val="3F3F3F" w:themeColor="text1"/>
        <w:sz w:val="20"/>
      </w:rPr>
      <w:tblPr/>
      <w:tcPr>
        <w:shd w:val="clear" w:color="auto" w:fill="F2F2F2" w:themeFill="background1" w:themeFillShade="F2"/>
        <w:vAlign w:val="center"/>
      </w:tcPr>
    </w:tblStylePr>
    <w:tblStylePr w:type="lastRow">
      <w:rPr>
        <w:rFonts w:asciiTheme="minorHAnsi" w:hAnsiTheme="minorHAnsi"/>
        <w:sz w:val="20"/>
      </w:rPr>
    </w:tblStylePr>
  </w:style>
  <w:style w:type="table" w:styleId="2-60">
    <w:name w:val="Medium Shading 2 Accent 6"/>
    <w:basedOn w:val="a3"/>
    <w:uiPriority w:val="64"/>
    <w:locked/>
    <w:rsid w:val="004A18C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5B5B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5B5B5" w:themeFill="accent6"/>
      </w:tcPr>
    </w:tblStylePr>
    <w:tblStylePr w:type="lastCol">
      <w:rPr>
        <w:b/>
        <w:bCs/>
        <w:color w:val="FFFFFF" w:themeColor="background1"/>
      </w:rPr>
      <w:tblPr/>
      <w:tcPr>
        <w:tcBorders>
          <w:left w:val="nil"/>
          <w:right w:val="nil"/>
          <w:insideH w:val="nil"/>
          <w:insideV w:val="nil"/>
        </w:tcBorders>
        <w:shd w:val="clear" w:color="auto" w:fill="B5B5B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3">
    <w:name w:val="Light Grid Accent 5"/>
    <w:basedOn w:val="a3"/>
    <w:uiPriority w:val="62"/>
    <w:locked/>
    <w:rsid w:val="004A18CC"/>
    <w:pPr>
      <w:spacing w:after="0" w:line="240" w:lineRule="auto"/>
    </w:pPr>
    <w:tblPr>
      <w:tblStyleRowBandSize w:val="1"/>
      <w:tblStyleColBandSize w:val="1"/>
      <w:tblInd w:w="0" w:type="dxa"/>
      <w:tblBorders>
        <w:top w:val="single" w:sz="8" w:space="0" w:color="8796A6" w:themeColor="accent5"/>
        <w:left w:val="single" w:sz="8" w:space="0" w:color="8796A6" w:themeColor="accent5"/>
        <w:bottom w:val="single" w:sz="8" w:space="0" w:color="8796A6" w:themeColor="accent5"/>
        <w:right w:val="single" w:sz="8" w:space="0" w:color="8796A6" w:themeColor="accent5"/>
        <w:insideH w:val="single" w:sz="8" w:space="0" w:color="8796A6" w:themeColor="accent5"/>
        <w:insideV w:val="single" w:sz="8" w:space="0" w:color="8796A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796A6" w:themeColor="accent5"/>
          <w:left w:val="single" w:sz="8" w:space="0" w:color="8796A6" w:themeColor="accent5"/>
          <w:bottom w:val="single" w:sz="18" w:space="0" w:color="8796A6" w:themeColor="accent5"/>
          <w:right w:val="single" w:sz="8" w:space="0" w:color="8796A6" w:themeColor="accent5"/>
          <w:insideH w:val="nil"/>
          <w:insideV w:val="single" w:sz="8" w:space="0" w:color="879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796A6" w:themeColor="accent5"/>
          <w:left w:val="single" w:sz="8" w:space="0" w:color="8796A6" w:themeColor="accent5"/>
          <w:bottom w:val="single" w:sz="8" w:space="0" w:color="8796A6" w:themeColor="accent5"/>
          <w:right w:val="single" w:sz="8" w:space="0" w:color="8796A6" w:themeColor="accent5"/>
          <w:insideH w:val="nil"/>
          <w:insideV w:val="single" w:sz="8" w:space="0" w:color="879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796A6" w:themeColor="accent5"/>
          <w:left w:val="single" w:sz="8" w:space="0" w:color="8796A6" w:themeColor="accent5"/>
          <w:bottom w:val="single" w:sz="8" w:space="0" w:color="8796A6" w:themeColor="accent5"/>
          <w:right w:val="single" w:sz="8" w:space="0" w:color="8796A6" w:themeColor="accent5"/>
        </w:tcBorders>
      </w:tcPr>
    </w:tblStylePr>
    <w:tblStylePr w:type="band1Vert">
      <w:tblPr/>
      <w:tcPr>
        <w:tcBorders>
          <w:top w:val="single" w:sz="8" w:space="0" w:color="8796A6" w:themeColor="accent5"/>
          <w:left w:val="single" w:sz="8" w:space="0" w:color="8796A6" w:themeColor="accent5"/>
          <w:bottom w:val="single" w:sz="8" w:space="0" w:color="8796A6" w:themeColor="accent5"/>
          <w:right w:val="single" w:sz="8" w:space="0" w:color="8796A6" w:themeColor="accent5"/>
        </w:tcBorders>
        <w:shd w:val="clear" w:color="auto" w:fill="E1E5E9" w:themeFill="accent5" w:themeFillTint="3F"/>
      </w:tcPr>
    </w:tblStylePr>
    <w:tblStylePr w:type="band1Horz">
      <w:tblPr/>
      <w:tcPr>
        <w:tcBorders>
          <w:top w:val="single" w:sz="8" w:space="0" w:color="8796A6" w:themeColor="accent5"/>
          <w:left w:val="single" w:sz="8" w:space="0" w:color="8796A6" w:themeColor="accent5"/>
          <w:bottom w:val="single" w:sz="8" w:space="0" w:color="8796A6" w:themeColor="accent5"/>
          <w:right w:val="single" w:sz="8" w:space="0" w:color="8796A6" w:themeColor="accent5"/>
          <w:insideV w:val="single" w:sz="8" w:space="0" w:color="8796A6" w:themeColor="accent5"/>
        </w:tcBorders>
        <w:shd w:val="clear" w:color="auto" w:fill="E1E5E9" w:themeFill="accent5" w:themeFillTint="3F"/>
      </w:tcPr>
    </w:tblStylePr>
    <w:tblStylePr w:type="band2Horz">
      <w:tblPr/>
      <w:tcPr>
        <w:tcBorders>
          <w:top w:val="single" w:sz="8" w:space="0" w:color="8796A6" w:themeColor="accent5"/>
          <w:left w:val="single" w:sz="8" w:space="0" w:color="8796A6" w:themeColor="accent5"/>
          <w:bottom w:val="single" w:sz="8" w:space="0" w:color="8796A6" w:themeColor="accent5"/>
          <w:right w:val="single" w:sz="8" w:space="0" w:color="8796A6" w:themeColor="accent5"/>
          <w:insideV w:val="single" w:sz="8" w:space="0" w:color="8796A6" w:themeColor="accent5"/>
        </w:tcBorders>
      </w:tcPr>
    </w:tblStylePr>
  </w:style>
  <w:style w:type="table" w:styleId="27">
    <w:name w:val="Medium Shading 2"/>
    <w:basedOn w:val="a3"/>
    <w:uiPriority w:val="64"/>
    <w:locked/>
    <w:rsid w:val="004A18C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F3F3F"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F3F3F" w:themeFill="text1"/>
      </w:tcPr>
    </w:tblStylePr>
    <w:tblStylePr w:type="lastCol">
      <w:rPr>
        <w:b/>
        <w:bCs/>
        <w:color w:val="FFFFFF" w:themeColor="background1"/>
      </w:rPr>
      <w:tblPr/>
      <w:tcPr>
        <w:tcBorders>
          <w:left w:val="nil"/>
          <w:right w:val="nil"/>
          <w:insideH w:val="nil"/>
          <w:insideV w:val="nil"/>
        </w:tcBorders>
        <w:shd w:val="clear" w:color="auto" w:fill="3F3F3F"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Grid 1 Accent 2"/>
    <w:basedOn w:val="a3"/>
    <w:uiPriority w:val="67"/>
    <w:locked/>
    <w:rsid w:val="004A18CC"/>
    <w:pPr>
      <w:spacing w:after="0" w:line="240" w:lineRule="auto"/>
    </w:pPr>
    <w:tblPr>
      <w:tblStyleRowBandSize w:val="1"/>
      <w:tblStyleColBandSize w:val="1"/>
      <w:tblInd w:w="0" w:type="dxa"/>
      <w:tblBorders>
        <w:top w:val="single" w:sz="8" w:space="0" w:color="FF8C40" w:themeColor="accent2" w:themeTint="BF"/>
        <w:left w:val="single" w:sz="8" w:space="0" w:color="FF8C40" w:themeColor="accent2" w:themeTint="BF"/>
        <w:bottom w:val="single" w:sz="8" w:space="0" w:color="FF8C40" w:themeColor="accent2" w:themeTint="BF"/>
        <w:right w:val="single" w:sz="8" w:space="0" w:color="FF8C40" w:themeColor="accent2" w:themeTint="BF"/>
        <w:insideH w:val="single" w:sz="8" w:space="0" w:color="FF8C40" w:themeColor="accent2" w:themeTint="BF"/>
        <w:insideV w:val="single" w:sz="8" w:space="0" w:color="FF8C40" w:themeColor="accent2" w:themeTint="BF"/>
      </w:tblBorders>
      <w:tblCellMar>
        <w:top w:w="0" w:type="dxa"/>
        <w:left w:w="108" w:type="dxa"/>
        <w:bottom w:w="0" w:type="dxa"/>
        <w:right w:w="108" w:type="dxa"/>
      </w:tblCellMar>
    </w:tblPr>
    <w:tcPr>
      <w:shd w:val="clear" w:color="auto" w:fill="FFD9C0" w:themeFill="accent2" w:themeFillTint="3F"/>
    </w:tcPr>
    <w:tblStylePr w:type="firstRow">
      <w:rPr>
        <w:b/>
        <w:bCs/>
      </w:rPr>
    </w:tblStylePr>
    <w:tblStylePr w:type="lastRow">
      <w:rPr>
        <w:b/>
        <w:bCs/>
      </w:rPr>
      <w:tblPr/>
      <w:tcPr>
        <w:tcBorders>
          <w:top w:val="single" w:sz="18" w:space="0" w:color="FF8C40" w:themeColor="accent2" w:themeTint="BF"/>
        </w:tcBorders>
      </w:tcPr>
    </w:tblStylePr>
    <w:tblStylePr w:type="firstCol">
      <w:rPr>
        <w:b/>
        <w:bCs/>
      </w:rPr>
    </w:tblStylePr>
    <w:tblStylePr w:type="lastCol">
      <w:rPr>
        <w:b/>
        <w:bCs/>
      </w:rPr>
    </w:tblStylePr>
    <w:tblStylePr w:type="band1Vert">
      <w:tblPr/>
      <w:tcPr>
        <w:shd w:val="clear" w:color="auto" w:fill="FFB280" w:themeFill="accent2" w:themeFillTint="7F"/>
      </w:tcPr>
    </w:tblStylePr>
    <w:tblStylePr w:type="band1Horz">
      <w:tblPr/>
      <w:tcPr>
        <w:shd w:val="clear" w:color="auto" w:fill="FFB280" w:themeFill="accent2" w:themeFillTint="7F"/>
      </w:tcPr>
    </w:tblStylePr>
  </w:style>
  <w:style w:type="table" w:styleId="2-61">
    <w:name w:val="Medium List 2 Accent 6"/>
    <w:basedOn w:val="a3"/>
    <w:uiPriority w:val="66"/>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Ind w:w="0" w:type="dxa"/>
      <w:tblBorders>
        <w:top w:val="single" w:sz="8" w:space="0" w:color="B5B5B5" w:themeColor="accent6"/>
        <w:left w:val="single" w:sz="8" w:space="0" w:color="B5B5B5" w:themeColor="accent6"/>
        <w:bottom w:val="single" w:sz="8" w:space="0" w:color="B5B5B5" w:themeColor="accent6"/>
        <w:right w:val="single" w:sz="8" w:space="0" w:color="B5B5B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B5B5B5" w:themeColor="accent6"/>
          <w:right w:val="nil"/>
          <w:insideH w:val="nil"/>
          <w:insideV w:val="nil"/>
        </w:tcBorders>
        <w:shd w:val="clear" w:color="auto" w:fill="FFFFFF" w:themeFill="background1"/>
      </w:tcPr>
    </w:tblStylePr>
    <w:tblStylePr w:type="lastRow">
      <w:tblPr/>
      <w:tcPr>
        <w:tcBorders>
          <w:top w:val="single" w:sz="8" w:space="0" w:color="B5B5B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5B5B5" w:themeColor="accent6"/>
          <w:insideH w:val="nil"/>
          <w:insideV w:val="nil"/>
        </w:tcBorders>
        <w:shd w:val="clear" w:color="auto" w:fill="FFFFFF" w:themeFill="background1"/>
      </w:tcPr>
    </w:tblStylePr>
    <w:tblStylePr w:type="lastCol">
      <w:tblPr/>
      <w:tcPr>
        <w:tcBorders>
          <w:top w:val="nil"/>
          <w:left w:val="single" w:sz="8" w:space="0" w:color="B5B5B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CEC" w:themeFill="accent6" w:themeFillTint="3F"/>
      </w:tcPr>
    </w:tblStylePr>
    <w:tblStylePr w:type="band1Horz">
      <w:tblPr/>
      <w:tcPr>
        <w:tcBorders>
          <w:top w:val="nil"/>
          <w:bottom w:val="nil"/>
          <w:insideH w:val="nil"/>
          <w:insideV w:val="nil"/>
        </w:tcBorders>
        <w:shd w:val="clear" w:color="auto" w:fill="ECECE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3"/>
    <w:uiPriority w:val="66"/>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Ind w:w="0" w:type="dxa"/>
      <w:tblBorders>
        <w:top w:val="single" w:sz="8" w:space="0" w:color="8796A6" w:themeColor="accent5"/>
        <w:left w:val="single" w:sz="8" w:space="0" w:color="8796A6" w:themeColor="accent5"/>
        <w:bottom w:val="single" w:sz="8" w:space="0" w:color="8796A6" w:themeColor="accent5"/>
        <w:right w:val="single" w:sz="8" w:space="0" w:color="8796A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8796A6" w:themeColor="accent5"/>
          <w:right w:val="nil"/>
          <w:insideH w:val="nil"/>
          <w:insideV w:val="nil"/>
        </w:tcBorders>
        <w:shd w:val="clear" w:color="auto" w:fill="FFFFFF" w:themeFill="background1"/>
      </w:tcPr>
    </w:tblStylePr>
    <w:tblStylePr w:type="lastRow">
      <w:tblPr/>
      <w:tcPr>
        <w:tcBorders>
          <w:top w:val="single" w:sz="8" w:space="0" w:color="8796A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796A6" w:themeColor="accent5"/>
          <w:insideH w:val="nil"/>
          <w:insideV w:val="nil"/>
        </w:tcBorders>
        <w:shd w:val="clear" w:color="auto" w:fill="FFFFFF" w:themeFill="background1"/>
      </w:tcPr>
    </w:tblStylePr>
    <w:tblStylePr w:type="lastCol">
      <w:tblPr/>
      <w:tcPr>
        <w:tcBorders>
          <w:top w:val="nil"/>
          <w:left w:val="single" w:sz="8" w:space="0" w:color="879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1E5E9" w:themeFill="accent5" w:themeFillTint="3F"/>
      </w:tcPr>
    </w:tblStylePr>
    <w:tblStylePr w:type="band1Horz">
      <w:tblPr/>
      <w:tcPr>
        <w:tcBorders>
          <w:top w:val="nil"/>
          <w:bottom w:val="nil"/>
          <w:insideH w:val="nil"/>
          <w:insideV w:val="nil"/>
        </w:tcBorders>
        <w:shd w:val="clear" w:color="auto" w:fill="E1E5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Ind w:w="0" w:type="dxa"/>
      <w:tblBorders>
        <w:top w:val="single" w:sz="8" w:space="0" w:color="FF9600" w:themeColor="accent4"/>
        <w:left w:val="single" w:sz="8" w:space="0" w:color="FF9600" w:themeColor="accent4"/>
        <w:bottom w:val="single" w:sz="8" w:space="0" w:color="FF9600" w:themeColor="accent4"/>
        <w:right w:val="single" w:sz="8" w:space="0" w:color="FF96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9600" w:themeColor="accent4"/>
          <w:right w:val="nil"/>
          <w:insideH w:val="nil"/>
          <w:insideV w:val="nil"/>
        </w:tcBorders>
        <w:shd w:val="clear" w:color="auto" w:fill="FFFFFF" w:themeFill="background1"/>
      </w:tcPr>
    </w:tblStylePr>
    <w:tblStylePr w:type="lastRow">
      <w:tblPr/>
      <w:tcPr>
        <w:tcBorders>
          <w:top w:val="single" w:sz="8" w:space="0" w:color="FF96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9600" w:themeColor="accent4"/>
          <w:insideH w:val="nil"/>
          <w:insideV w:val="nil"/>
        </w:tcBorders>
        <w:shd w:val="clear" w:color="auto" w:fill="FFFFFF" w:themeFill="background1"/>
      </w:tcPr>
    </w:tblStylePr>
    <w:tblStylePr w:type="lastCol">
      <w:tblPr/>
      <w:tcPr>
        <w:tcBorders>
          <w:top w:val="nil"/>
          <w:left w:val="single" w:sz="8" w:space="0" w:color="FF96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5C0" w:themeFill="accent4" w:themeFillTint="3F"/>
      </w:tcPr>
    </w:tblStylePr>
    <w:tblStylePr w:type="band1Horz">
      <w:tblPr/>
      <w:tcPr>
        <w:tcBorders>
          <w:top w:val="nil"/>
          <w:bottom w:val="nil"/>
          <w:insideH w:val="nil"/>
          <w:insideV w:val="nil"/>
        </w:tcBorders>
        <w:shd w:val="clear" w:color="auto" w:fill="FFE5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3"/>
    <w:uiPriority w:val="66"/>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Ind w:w="0" w:type="dxa"/>
      <w:tblBorders>
        <w:top w:val="single" w:sz="8" w:space="0" w:color="FFB932" w:themeColor="accent3"/>
        <w:left w:val="single" w:sz="8" w:space="0" w:color="FFB932" w:themeColor="accent3"/>
        <w:bottom w:val="single" w:sz="8" w:space="0" w:color="FFB932" w:themeColor="accent3"/>
        <w:right w:val="single" w:sz="8" w:space="0" w:color="FFB932"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B932" w:themeColor="accent3"/>
          <w:right w:val="nil"/>
          <w:insideH w:val="nil"/>
          <w:insideV w:val="nil"/>
        </w:tcBorders>
        <w:shd w:val="clear" w:color="auto" w:fill="FFFFFF" w:themeFill="background1"/>
      </w:tcPr>
    </w:tblStylePr>
    <w:tblStylePr w:type="lastRow">
      <w:tblPr/>
      <w:tcPr>
        <w:tcBorders>
          <w:top w:val="single" w:sz="8" w:space="0" w:color="FFB932"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932" w:themeColor="accent3"/>
          <w:insideH w:val="nil"/>
          <w:insideV w:val="nil"/>
        </w:tcBorders>
        <w:shd w:val="clear" w:color="auto" w:fill="FFFFFF" w:themeFill="background1"/>
      </w:tcPr>
    </w:tblStylePr>
    <w:tblStylePr w:type="lastCol">
      <w:tblPr/>
      <w:tcPr>
        <w:tcBorders>
          <w:top w:val="nil"/>
          <w:left w:val="single" w:sz="8" w:space="0" w:color="FFB93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DCC" w:themeFill="accent3" w:themeFillTint="3F"/>
      </w:tcPr>
    </w:tblStylePr>
    <w:tblStylePr w:type="band1Horz">
      <w:tblPr/>
      <w:tcPr>
        <w:tcBorders>
          <w:top w:val="nil"/>
          <w:bottom w:val="nil"/>
          <w:insideH w:val="nil"/>
          <w:insideV w:val="nil"/>
        </w:tcBorders>
        <w:shd w:val="clear" w:color="auto" w:fill="FFED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8">
    <w:name w:val="Medium Grid 2"/>
    <w:basedOn w:val="a3"/>
    <w:uiPriority w:val="68"/>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Ind w:w="0" w:type="dxa"/>
      <w:tblBorders>
        <w:top w:val="single" w:sz="8" w:space="0" w:color="3F3F3F" w:themeColor="text1"/>
        <w:left w:val="single" w:sz="8" w:space="0" w:color="3F3F3F" w:themeColor="text1"/>
        <w:bottom w:val="single" w:sz="8" w:space="0" w:color="3F3F3F" w:themeColor="text1"/>
        <w:right w:val="single" w:sz="8" w:space="0" w:color="3F3F3F" w:themeColor="text1"/>
        <w:insideH w:val="single" w:sz="8" w:space="0" w:color="3F3F3F" w:themeColor="text1"/>
        <w:insideV w:val="single" w:sz="8" w:space="0" w:color="3F3F3F" w:themeColor="text1"/>
      </w:tblBorders>
      <w:tblCellMar>
        <w:top w:w="0" w:type="dxa"/>
        <w:left w:w="108" w:type="dxa"/>
        <w:bottom w:w="0" w:type="dxa"/>
        <w:right w:w="108" w:type="dxa"/>
      </w:tblCellMar>
    </w:tblPr>
    <w:tcPr>
      <w:shd w:val="clear" w:color="auto" w:fill="CFCFCF" w:themeFill="text1" w:themeFillTint="3F"/>
    </w:tcPr>
    <w:tblStylePr w:type="firstRow">
      <w:rPr>
        <w:b/>
        <w:bCs/>
        <w:color w:val="3F3F3F" w:themeColor="text1"/>
      </w:rPr>
      <w:tblPr/>
      <w:tcPr>
        <w:shd w:val="clear" w:color="auto" w:fill="ECECEC" w:themeFill="text1" w:themeFillTint="19"/>
      </w:tcPr>
    </w:tblStylePr>
    <w:tblStylePr w:type="lastRow">
      <w:rPr>
        <w:b/>
        <w:bCs/>
        <w:color w:val="3F3F3F" w:themeColor="text1"/>
      </w:rPr>
      <w:tblPr/>
      <w:tcPr>
        <w:tcBorders>
          <w:top w:val="single" w:sz="12" w:space="0" w:color="3F3F3F" w:themeColor="text1"/>
          <w:left w:val="nil"/>
          <w:bottom w:val="nil"/>
          <w:right w:val="nil"/>
          <w:insideH w:val="nil"/>
          <w:insideV w:val="nil"/>
        </w:tcBorders>
        <w:shd w:val="clear" w:color="auto" w:fill="FFFFFF" w:themeFill="background1"/>
      </w:tcPr>
    </w:tblStylePr>
    <w:tblStylePr w:type="firstCol">
      <w:rPr>
        <w:b/>
        <w:bCs/>
        <w:color w:val="3F3F3F"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F3F3F" w:themeColor="text1"/>
      </w:rPr>
      <w:tblPr/>
      <w:tcPr>
        <w:tcBorders>
          <w:top w:val="nil"/>
          <w:left w:val="nil"/>
          <w:bottom w:val="nil"/>
          <w:right w:val="nil"/>
          <w:insideH w:val="nil"/>
          <w:insideV w:val="nil"/>
        </w:tcBorders>
        <w:shd w:val="clear" w:color="auto" w:fill="D8D8D8" w:themeFill="text1" w:themeFillTint="33"/>
      </w:tcPr>
    </w:tblStylePr>
    <w:tblStylePr w:type="band1Vert">
      <w:tblPr/>
      <w:tcPr>
        <w:shd w:val="clear" w:color="auto" w:fill="9F9F9F" w:themeFill="text1" w:themeFillTint="7F"/>
      </w:tcPr>
    </w:tblStylePr>
    <w:tblStylePr w:type="band1Horz">
      <w:tblPr/>
      <w:tcPr>
        <w:tcBorders>
          <w:insideH w:val="single" w:sz="6" w:space="0" w:color="3F3F3F" w:themeColor="text1"/>
          <w:insideV w:val="single" w:sz="6" w:space="0" w:color="3F3F3F" w:themeColor="text1"/>
        </w:tcBorders>
        <w:shd w:val="clear" w:color="auto" w:fill="9F9F9F" w:themeFill="text1" w:themeFillTint="7F"/>
      </w:tcPr>
    </w:tblStylePr>
    <w:tblStylePr w:type="nwCell">
      <w:tblPr/>
      <w:tcPr>
        <w:shd w:val="clear" w:color="auto" w:fill="FFFFFF" w:themeFill="background1"/>
      </w:tcPr>
    </w:tblStylePr>
  </w:style>
  <w:style w:type="table" w:styleId="1-60">
    <w:name w:val="Medium Grid 1 Accent 6"/>
    <w:basedOn w:val="a3"/>
    <w:uiPriority w:val="67"/>
    <w:locked/>
    <w:rsid w:val="004A18CC"/>
    <w:pPr>
      <w:spacing w:after="0" w:line="240" w:lineRule="auto"/>
    </w:pPr>
    <w:tblPr>
      <w:tblStyleRowBandSize w:val="1"/>
      <w:tblStyleColBandSize w:val="1"/>
      <w:tblInd w:w="0" w:type="dxa"/>
      <w:tblBorders>
        <w:top w:val="single" w:sz="8" w:space="0" w:color="C7C7C7" w:themeColor="accent6" w:themeTint="BF"/>
        <w:left w:val="single" w:sz="8" w:space="0" w:color="C7C7C7" w:themeColor="accent6" w:themeTint="BF"/>
        <w:bottom w:val="single" w:sz="8" w:space="0" w:color="C7C7C7" w:themeColor="accent6" w:themeTint="BF"/>
        <w:right w:val="single" w:sz="8" w:space="0" w:color="C7C7C7" w:themeColor="accent6" w:themeTint="BF"/>
        <w:insideH w:val="single" w:sz="8" w:space="0" w:color="C7C7C7" w:themeColor="accent6" w:themeTint="BF"/>
        <w:insideV w:val="single" w:sz="8" w:space="0" w:color="C7C7C7" w:themeColor="accent6" w:themeTint="BF"/>
      </w:tblBorders>
      <w:tblCellMar>
        <w:top w:w="0" w:type="dxa"/>
        <w:left w:w="108" w:type="dxa"/>
        <w:bottom w:w="0" w:type="dxa"/>
        <w:right w:w="108" w:type="dxa"/>
      </w:tblCellMar>
    </w:tblPr>
    <w:tcPr>
      <w:shd w:val="clear" w:color="auto" w:fill="ECECEC" w:themeFill="accent6" w:themeFillTint="3F"/>
    </w:tcPr>
    <w:tblStylePr w:type="firstRow">
      <w:rPr>
        <w:b/>
        <w:bCs/>
      </w:rPr>
    </w:tblStylePr>
    <w:tblStylePr w:type="lastRow">
      <w:rPr>
        <w:b/>
        <w:bCs/>
      </w:rPr>
      <w:tblPr/>
      <w:tcPr>
        <w:tcBorders>
          <w:top w:val="single" w:sz="18" w:space="0" w:color="C7C7C7" w:themeColor="accent6" w:themeTint="BF"/>
        </w:tcBorders>
      </w:tcPr>
    </w:tblStylePr>
    <w:tblStylePr w:type="firstCol">
      <w:rPr>
        <w:b/>
        <w:bCs/>
      </w:rPr>
    </w:tblStylePr>
    <w:tblStylePr w:type="lastCol">
      <w:rPr>
        <w:b/>
        <w:bCs/>
      </w:rPr>
    </w:tblStylePr>
    <w:tblStylePr w:type="band1Vert">
      <w:tblPr/>
      <w:tcPr>
        <w:shd w:val="clear" w:color="auto" w:fill="DADADA" w:themeFill="accent6" w:themeFillTint="7F"/>
      </w:tcPr>
    </w:tblStylePr>
    <w:tblStylePr w:type="band1Horz">
      <w:tblPr/>
      <w:tcPr>
        <w:shd w:val="clear" w:color="auto" w:fill="DADADA" w:themeFill="accent6" w:themeFillTint="7F"/>
      </w:tcPr>
    </w:tblStylePr>
  </w:style>
  <w:style w:type="table" w:styleId="1-4">
    <w:name w:val="Medium Grid 1 Accent 4"/>
    <w:basedOn w:val="a3"/>
    <w:uiPriority w:val="67"/>
    <w:locked/>
    <w:rsid w:val="004A18CC"/>
    <w:pPr>
      <w:spacing w:after="0" w:line="240" w:lineRule="auto"/>
    </w:pPr>
    <w:tblPr>
      <w:tblStyleRowBandSize w:val="1"/>
      <w:tblStyleColBandSize w:val="1"/>
      <w:tblInd w:w="0" w:type="dxa"/>
      <w:tblBorders>
        <w:top w:val="single" w:sz="8" w:space="0" w:color="FFB040" w:themeColor="accent4" w:themeTint="BF"/>
        <w:left w:val="single" w:sz="8" w:space="0" w:color="FFB040" w:themeColor="accent4" w:themeTint="BF"/>
        <w:bottom w:val="single" w:sz="8" w:space="0" w:color="FFB040" w:themeColor="accent4" w:themeTint="BF"/>
        <w:right w:val="single" w:sz="8" w:space="0" w:color="FFB040" w:themeColor="accent4" w:themeTint="BF"/>
        <w:insideH w:val="single" w:sz="8" w:space="0" w:color="FFB040" w:themeColor="accent4" w:themeTint="BF"/>
        <w:insideV w:val="single" w:sz="8" w:space="0" w:color="FFB040" w:themeColor="accent4" w:themeTint="BF"/>
      </w:tblBorders>
      <w:tblCellMar>
        <w:top w:w="0" w:type="dxa"/>
        <w:left w:w="108" w:type="dxa"/>
        <w:bottom w:w="0" w:type="dxa"/>
        <w:right w:w="108" w:type="dxa"/>
      </w:tblCellMar>
    </w:tblPr>
    <w:tcPr>
      <w:shd w:val="clear" w:color="auto" w:fill="FFE5C0" w:themeFill="accent4" w:themeFillTint="3F"/>
    </w:tcPr>
    <w:tblStylePr w:type="firstRow">
      <w:rPr>
        <w:b/>
        <w:bCs/>
      </w:rPr>
    </w:tblStylePr>
    <w:tblStylePr w:type="lastRow">
      <w:rPr>
        <w:b/>
        <w:bCs/>
      </w:rPr>
      <w:tblPr/>
      <w:tcPr>
        <w:tcBorders>
          <w:top w:val="single" w:sz="18" w:space="0" w:color="FFB040" w:themeColor="accent4" w:themeTint="BF"/>
        </w:tcBorders>
      </w:tcPr>
    </w:tblStylePr>
    <w:tblStylePr w:type="firstCol">
      <w:rPr>
        <w:b/>
        <w:bCs/>
      </w:rPr>
    </w:tblStylePr>
    <w:tblStylePr w:type="lastCol">
      <w:rPr>
        <w:b/>
        <w:bCs/>
      </w:rPr>
    </w:tblStylePr>
    <w:tblStylePr w:type="band1Vert">
      <w:tblPr/>
      <w:tcPr>
        <w:shd w:val="clear" w:color="auto" w:fill="FFCA80" w:themeFill="accent4" w:themeFillTint="7F"/>
      </w:tcPr>
    </w:tblStylePr>
    <w:tblStylePr w:type="band1Horz">
      <w:tblPr/>
      <w:tcPr>
        <w:shd w:val="clear" w:color="auto" w:fill="FFCA80" w:themeFill="accent4" w:themeFillTint="7F"/>
      </w:tcPr>
    </w:tblStylePr>
  </w:style>
  <w:style w:type="table" w:styleId="1-3">
    <w:name w:val="Medium Grid 1 Accent 3"/>
    <w:basedOn w:val="a3"/>
    <w:uiPriority w:val="67"/>
    <w:locked/>
    <w:rsid w:val="004A18CC"/>
    <w:pPr>
      <w:spacing w:after="0" w:line="240" w:lineRule="auto"/>
    </w:pPr>
    <w:tblPr>
      <w:tblStyleRowBandSize w:val="1"/>
      <w:tblStyleColBandSize w:val="1"/>
      <w:tblInd w:w="0" w:type="dxa"/>
      <w:tblBorders>
        <w:top w:val="single" w:sz="8" w:space="0" w:color="FFC965" w:themeColor="accent3" w:themeTint="BF"/>
        <w:left w:val="single" w:sz="8" w:space="0" w:color="FFC965" w:themeColor="accent3" w:themeTint="BF"/>
        <w:bottom w:val="single" w:sz="8" w:space="0" w:color="FFC965" w:themeColor="accent3" w:themeTint="BF"/>
        <w:right w:val="single" w:sz="8" w:space="0" w:color="FFC965" w:themeColor="accent3" w:themeTint="BF"/>
        <w:insideH w:val="single" w:sz="8" w:space="0" w:color="FFC965" w:themeColor="accent3" w:themeTint="BF"/>
        <w:insideV w:val="single" w:sz="8" w:space="0" w:color="FFC965" w:themeColor="accent3" w:themeTint="BF"/>
      </w:tblBorders>
      <w:tblCellMar>
        <w:top w:w="0" w:type="dxa"/>
        <w:left w:w="108" w:type="dxa"/>
        <w:bottom w:w="0" w:type="dxa"/>
        <w:right w:w="108" w:type="dxa"/>
      </w:tblCellMar>
    </w:tblPr>
    <w:tcPr>
      <w:shd w:val="clear" w:color="auto" w:fill="FFEDCC" w:themeFill="accent3" w:themeFillTint="3F"/>
    </w:tcPr>
    <w:tblStylePr w:type="firstRow">
      <w:rPr>
        <w:b/>
        <w:bCs/>
      </w:rPr>
    </w:tblStylePr>
    <w:tblStylePr w:type="lastRow">
      <w:rPr>
        <w:b/>
        <w:bCs/>
      </w:rPr>
      <w:tblPr/>
      <w:tcPr>
        <w:tcBorders>
          <w:top w:val="single" w:sz="18" w:space="0" w:color="FFC965" w:themeColor="accent3" w:themeTint="BF"/>
        </w:tcBorders>
      </w:tcPr>
    </w:tblStylePr>
    <w:tblStylePr w:type="firstCol">
      <w:rPr>
        <w:b/>
        <w:bCs/>
      </w:rPr>
    </w:tblStylePr>
    <w:tblStylePr w:type="lastCol">
      <w:rPr>
        <w:b/>
        <w:bCs/>
      </w:rPr>
    </w:tblStylePr>
    <w:tblStylePr w:type="band1Vert">
      <w:tblPr/>
      <w:tcPr>
        <w:shd w:val="clear" w:color="auto" w:fill="FFDB98" w:themeFill="accent3" w:themeFillTint="7F"/>
      </w:tcPr>
    </w:tblStylePr>
    <w:tblStylePr w:type="band1Horz">
      <w:tblPr/>
      <w:tcPr>
        <w:shd w:val="clear" w:color="auto" w:fill="FFDB98" w:themeFill="accent3" w:themeFillTint="7F"/>
      </w:tcPr>
    </w:tblStylePr>
  </w:style>
  <w:style w:type="table" w:styleId="affb">
    <w:name w:val="Light Grid"/>
    <w:basedOn w:val="a3"/>
    <w:uiPriority w:val="62"/>
    <w:locked/>
    <w:rsid w:val="004A18CC"/>
    <w:pPr>
      <w:spacing w:after="0" w:line="240" w:lineRule="auto"/>
    </w:pPr>
    <w:tblPr>
      <w:tblStyleRowBandSize w:val="1"/>
      <w:tblStyleColBandSize w:val="1"/>
      <w:tblInd w:w="0" w:type="dxa"/>
      <w:tblBorders>
        <w:top w:val="single" w:sz="8" w:space="0" w:color="3F3F3F" w:themeColor="text1"/>
        <w:left w:val="single" w:sz="8" w:space="0" w:color="3F3F3F" w:themeColor="text1"/>
        <w:bottom w:val="single" w:sz="8" w:space="0" w:color="3F3F3F" w:themeColor="text1"/>
        <w:right w:val="single" w:sz="8" w:space="0" w:color="3F3F3F" w:themeColor="text1"/>
        <w:insideH w:val="single" w:sz="8" w:space="0" w:color="3F3F3F" w:themeColor="text1"/>
        <w:insideV w:val="single" w:sz="8" w:space="0" w:color="3F3F3F"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F3F3F" w:themeColor="text1"/>
          <w:left w:val="single" w:sz="8" w:space="0" w:color="3F3F3F" w:themeColor="text1"/>
          <w:bottom w:val="single" w:sz="18" w:space="0" w:color="3F3F3F" w:themeColor="text1"/>
          <w:right w:val="single" w:sz="8" w:space="0" w:color="3F3F3F" w:themeColor="text1"/>
          <w:insideH w:val="nil"/>
          <w:insideV w:val="single" w:sz="8" w:space="0" w:color="3F3F3F"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F3F3F" w:themeColor="text1"/>
          <w:left w:val="single" w:sz="8" w:space="0" w:color="3F3F3F" w:themeColor="text1"/>
          <w:bottom w:val="single" w:sz="8" w:space="0" w:color="3F3F3F" w:themeColor="text1"/>
          <w:right w:val="single" w:sz="8" w:space="0" w:color="3F3F3F" w:themeColor="text1"/>
          <w:insideH w:val="nil"/>
          <w:insideV w:val="single" w:sz="8" w:space="0" w:color="3F3F3F"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tblStylePr w:type="band1Vert">
      <w:tblPr/>
      <w:tcPr>
        <w:tcBorders>
          <w:top w:val="single" w:sz="8" w:space="0" w:color="3F3F3F" w:themeColor="text1"/>
          <w:left w:val="single" w:sz="8" w:space="0" w:color="3F3F3F" w:themeColor="text1"/>
          <w:bottom w:val="single" w:sz="8" w:space="0" w:color="3F3F3F" w:themeColor="text1"/>
          <w:right w:val="single" w:sz="8" w:space="0" w:color="3F3F3F" w:themeColor="text1"/>
        </w:tcBorders>
        <w:shd w:val="clear" w:color="auto" w:fill="CFCFCF" w:themeFill="text1" w:themeFillTint="3F"/>
      </w:tcPr>
    </w:tblStylePr>
    <w:tblStylePr w:type="band1Horz">
      <w:tblPr/>
      <w:tcPr>
        <w:tcBorders>
          <w:top w:val="single" w:sz="8" w:space="0" w:color="3F3F3F" w:themeColor="text1"/>
          <w:left w:val="single" w:sz="8" w:space="0" w:color="3F3F3F" w:themeColor="text1"/>
          <w:bottom w:val="single" w:sz="8" w:space="0" w:color="3F3F3F" w:themeColor="text1"/>
          <w:right w:val="single" w:sz="8" w:space="0" w:color="3F3F3F" w:themeColor="text1"/>
          <w:insideV w:val="single" w:sz="8" w:space="0" w:color="3F3F3F" w:themeColor="text1"/>
        </w:tcBorders>
        <w:shd w:val="clear" w:color="auto" w:fill="CFCFCF" w:themeFill="text1" w:themeFillTint="3F"/>
      </w:tcPr>
    </w:tblStylePr>
    <w:tblStylePr w:type="band2Horz">
      <w:tblPr/>
      <w:tcPr>
        <w:tcBorders>
          <w:top w:val="single" w:sz="8" w:space="0" w:color="3F3F3F" w:themeColor="text1"/>
          <w:left w:val="single" w:sz="8" w:space="0" w:color="3F3F3F" w:themeColor="text1"/>
          <w:bottom w:val="single" w:sz="8" w:space="0" w:color="3F3F3F" w:themeColor="text1"/>
          <w:right w:val="single" w:sz="8" w:space="0" w:color="3F3F3F" w:themeColor="text1"/>
          <w:insideV w:val="single" w:sz="8" w:space="0" w:color="3F3F3F" w:themeColor="text1"/>
        </w:tcBorders>
      </w:tcPr>
    </w:tblStylePr>
  </w:style>
  <w:style w:type="table" w:customStyle="1" w:styleId="Bluetoothhorizontalborders">
    <w:name w:val="Bluetooth horizontal borders"/>
    <w:basedOn w:val="a3"/>
    <w:uiPriority w:val="99"/>
    <w:rsid w:val="004A18CC"/>
    <w:pPr>
      <w:spacing w:after="0" w:line="240" w:lineRule="auto"/>
    </w:pPr>
    <w:rPr>
      <w:rFonts w:ascii="Arial" w:hAnsi="Arial"/>
      <w:sz w:val="20"/>
    </w:rPr>
    <w:tblPr>
      <w:tblStyleRowBandSize w:val="1"/>
      <w:tblInd w:w="144" w:type="dxa"/>
      <w:tblBorders>
        <w:bottom w:val="double" w:sz="4" w:space="0" w:color="auto"/>
        <w:insideH w:val="single" w:sz="4" w:space="0" w:color="auto"/>
      </w:tblBorders>
      <w:tblCellMar>
        <w:top w:w="0" w:type="dxa"/>
        <w:left w:w="108" w:type="dxa"/>
        <w:bottom w:w="0" w:type="dxa"/>
        <w:right w:w="108" w:type="dxa"/>
      </w:tblCellMar>
    </w:tblPr>
    <w:tblStylePr w:type="firstRow">
      <w:tblPr/>
      <w:tcPr>
        <w:shd w:val="clear" w:color="auto" w:fill="F2F2F2" w:themeFill="background1" w:themeFillShade="F2"/>
      </w:tcPr>
    </w:tblStylePr>
    <w:tblStylePr w:type="band1Horz">
      <w:tblPr/>
      <w:tcPr>
        <w:tcBorders>
          <w:bottom w:val="nil"/>
        </w:tcBorders>
      </w:tcPr>
    </w:tblStylePr>
    <w:tblStylePr w:type="band2Horz">
      <w:tblPr/>
      <w:tcPr>
        <w:tcBorders>
          <w:bottom w:val="nil"/>
        </w:tcBorders>
      </w:tcPr>
    </w:tblStylePr>
  </w:style>
  <w:style w:type="character" w:customStyle="1" w:styleId="Courier9pt">
    <w:name w:val="Courier 9 pt"/>
    <w:basedOn w:val="a2"/>
    <w:uiPriority w:val="1"/>
    <w:rsid w:val="004A18CC"/>
    <w:rPr>
      <w:rFonts w:ascii="Courier" w:hAnsi="Courier"/>
      <w:sz w:val="18"/>
    </w:rPr>
  </w:style>
  <w:style w:type="paragraph" w:customStyle="1" w:styleId="Code">
    <w:name w:val="Code"/>
    <w:basedOn w:val="a1"/>
    <w:uiPriority w:val="1"/>
    <w:rsid w:val="004A18CC"/>
    <w:pPr>
      <w:spacing w:before="40" w:after="40"/>
    </w:pPr>
    <w:rPr>
      <w:rFonts w:ascii="Courier" w:hAnsi="Courier"/>
      <w:sz w:val="18"/>
    </w:rPr>
  </w:style>
  <w:style w:type="character" w:styleId="affc">
    <w:name w:val="Emphasis"/>
    <w:aliases w:val="Highlight in orange"/>
    <w:basedOn w:val="a2"/>
    <w:uiPriority w:val="2"/>
    <w:unhideWhenUsed/>
    <w:qFormat/>
    <w:rsid w:val="004A18CC"/>
    <w:rPr>
      <w:i w:val="0"/>
      <w:iCs/>
      <w:color w:val="FF6600" w:themeColor="accent2"/>
    </w:rPr>
  </w:style>
  <w:style w:type="character" w:styleId="affd">
    <w:name w:val="Subtle Emphasis"/>
    <w:aliases w:val="light gray italics"/>
    <w:basedOn w:val="a2"/>
    <w:uiPriority w:val="2"/>
    <w:unhideWhenUsed/>
    <w:qFormat/>
    <w:rsid w:val="004A18CC"/>
    <w:rPr>
      <w:i/>
      <w:iCs/>
      <w:color w:val="9F9F9F" w:themeColor="text1" w:themeTint="7F"/>
    </w:rPr>
  </w:style>
  <w:style w:type="character" w:customStyle="1" w:styleId="Char3">
    <w:name w:val="列出段落 Char"/>
    <w:basedOn w:val="a2"/>
    <w:link w:val="ad"/>
    <w:uiPriority w:val="34"/>
    <w:rsid w:val="004A18CC"/>
    <w:rPr>
      <w:rFonts w:ascii="Arial" w:eastAsia="MS Mincho" w:hAnsi="Arial" w:cs="Calibri"/>
      <w:bCs/>
      <w:noProof/>
      <w:snapToGrid w:val="0"/>
      <w:szCs w:val="20"/>
    </w:rPr>
  </w:style>
  <w:style w:type="character" w:customStyle="1" w:styleId="Italic">
    <w:name w:val="Italic"/>
    <w:basedOn w:val="a2"/>
    <w:uiPriority w:val="2"/>
    <w:rsid w:val="004A18CC"/>
    <w:rPr>
      <w:rFonts w:asciiTheme="minorHAnsi" w:hAnsiTheme="minorHAnsi"/>
      <w:i/>
    </w:rPr>
  </w:style>
  <w:style w:type="character" w:customStyle="1" w:styleId="Crossreference">
    <w:name w:val="Cross reference"/>
    <w:aliases w:val="Document Hyperlink"/>
    <w:uiPriority w:val="4"/>
    <w:qFormat/>
    <w:rsid w:val="004A18CC"/>
    <w:rPr>
      <w:color w:val="0070C0"/>
    </w:rPr>
  </w:style>
  <w:style w:type="paragraph" w:customStyle="1" w:styleId="Watermarksidebar">
    <w:name w:val="Watermark sidebar"/>
    <w:basedOn w:val="Bodyspace-above"/>
    <w:uiPriority w:val="54"/>
    <w:rsid w:val="004A18CC"/>
    <w:rPr>
      <w:color w:val="A6A6A6" w:themeColor="background1" w:themeShade="A6"/>
      <w:sz w:val="40"/>
      <w:szCs w:val="40"/>
    </w:rPr>
  </w:style>
  <w:style w:type="paragraph" w:styleId="affe">
    <w:name w:val="Revision"/>
    <w:hidden/>
    <w:uiPriority w:val="99"/>
    <w:semiHidden/>
    <w:rsid w:val="004A18CC"/>
    <w:pPr>
      <w:spacing w:after="0" w:line="240" w:lineRule="auto"/>
    </w:pPr>
    <w:rPr>
      <w:rFonts w:ascii="Arial" w:hAnsi="Arial"/>
    </w:rPr>
  </w:style>
  <w:style w:type="character" w:customStyle="1" w:styleId="Charb">
    <w:name w:val="无间隔 Char"/>
    <w:basedOn w:val="a2"/>
    <w:link w:val="afc"/>
    <w:uiPriority w:val="1"/>
    <w:rsid w:val="004A18CC"/>
    <w:rPr>
      <w:rFonts w:asciiTheme="majorHAnsi" w:hAnsiTheme="majorHAnsi"/>
      <w:color w:val="3F3F3F" w:themeColor="text1"/>
    </w:rPr>
  </w:style>
  <w:style w:type="paragraph" w:styleId="afff">
    <w:name w:val="Normal (Web)"/>
    <w:basedOn w:val="a1"/>
    <w:uiPriority w:val="99"/>
    <w:locked/>
    <w:rsid w:val="004A18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erline1">
    <w:name w:val="Header line 1"/>
    <w:basedOn w:val="af5"/>
    <w:uiPriority w:val="99"/>
    <w:rsid w:val="004A18CC"/>
    <w:pPr>
      <w:tabs>
        <w:tab w:val="clear" w:pos="4680"/>
      </w:tabs>
    </w:pPr>
    <w:rPr>
      <w:rFonts w:asciiTheme="minorHAnsi" w:hAnsiTheme="minorHAnsi"/>
      <w:bCs/>
    </w:rPr>
  </w:style>
  <w:style w:type="paragraph" w:customStyle="1" w:styleId="Headerline2">
    <w:name w:val="Header line 2"/>
    <w:uiPriority w:val="99"/>
    <w:rsid w:val="004A18CC"/>
    <w:pPr>
      <w:spacing w:line="480" w:lineRule="auto"/>
      <w:jc w:val="right"/>
    </w:pPr>
    <w:rPr>
      <w:b/>
      <w:color w:val="808080" w:themeColor="background1" w:themeShade="80"/>
      <w:sz w:val="20"/>
    </w:rPr>
  </w:style>
  <w:style w:type="paragraph" w:customStyle="1" w:styleId="Copyrightbold">
    <w:name w:val="Copyright bold"/>
    <w:basedOn w:val="Copyright"/>
    <w:uiPriority w:val="99"/>
    <w:qFormat/>
    <w:rsid w:val="004A18CC"/>
    <w:rPr>
      <w:b/>
    </w:rPr>
  </w:style>
  <w:style w:type="paragraph" w:customStyle="1" w:styleId="Copyrightnormal">
    <w:name w:val="Copyright normal"/>
    <w:basedOn w:val="a1"/>
    <w:rsid w:val="008C4300"/>
    <w:pPr>
      <w:spacing w:line="240" w:lineRule="auto"/>
      <w:jc w:val="both"/>
    </w:pPr>
    <w:rPr>
      <w:rFonts w:eastAsia="Times New Roman" w:cs="Arial"/>
      <w:bCs/>
      <w:color w:val="000000"/>
      <w:sz w:val="19"/>
      <w:szCs w:val="19"/>
    </w:rPr>
  </w:style>
  <w:style w:type="paragraph" w:customStyle="1" w:styleId="CopyrightHeading">
    <w:name w:val="Copyright Heading"/>
    <w:basedOn w:val="a1"/>
    <w:qFormat/>
    <w:rsid w:val="008C4300"/>
    <w:pPr>
      <w:keepNext/>
      <w:spacing w:before="240" w:afterAutospacing="1" w:line="240" w:lineRule="auto"/>
    </w:pPr>
    <w:rPr>
      <w:rFonts w:eastAsia="MS Mincho" w:cs="Arial"/>
      <w:b/>
      <w:bCs/>
      <w:color w:val="000000"/>
      <w:sz w:val="28"/>
      <w:szCs w:val="28"/>
    </w:rPr>
  </w:style>
  <w:style w:type="table" w:customStyle="1" w:styleId="LightShading1">
    <w:name w:val="Light Shading1"/>
    <w:basedOn w:val="a3"/>
    <w:uiPriority w:val="60"/>
    <w:locked/>
    <w:rsid w:val="00AD5675"/>
    <w:pPr>
      <w:spacing w:after="0"/>
    </w:pPr>
    <w:rPr>
      <w:rFonts w:eastAsiaTheme="minorHAnsi"/>
      <w:color w:val="2F2F2F" w:themeColor="text1" w:themeShade="BF"/>
    </w:rPr>
    <w:tblPr>
      <w:tblStyleRowBandSize w:val="1"/>
      <w:tblStyleColBandSize w:val="1"/>
      <w:tblInd w:w="0" w:type="dxa"/>
      <w:tblBorders>
        <w:top w:val="single" w:sz="8" w:space="0" w:color="3F3F3F" w:themeColor="text1"/>
        <w:bottom w:val="single" w:sz="8" w:space="0" w:color="3F3F3F"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F3F3F" w:themeColor="text1"/>
          <w:left w:val="nil"/>
          <w:bottom w:val="single" w:sz="8" w:space="0" w:color="3F3F3F" w:themeColor="text1"/>
          <w:right w:val="nil"/>
          <w:insideH w:val="nil"/>
          <w:insideV w:val="nil"/>
        </w:tcBorders>
      </w:tcPr>
    </w:tblStylePr>
    <w:tblStylePr w:type="lastRow">
      <w:pPr>
        <w:spacing w:before="0" w:after="0" w:line="240" w:lineRule="auto"/>
      </w:pPr>
      <w:rPr>
        <w:b/>
        <w:bCs/>
      </w:rPr>
      <w:tblPr/>
      <w:tcPr>
        <w:tcBorders>
          <w:top w:val="single" w:sz="8" w:space="0" w:color="3F3F3F" w:themeColor="text1"/>
          <w:left w:val="nil"/>
          <w:bottom w:val="single" w:sz="8" w:space="0" w:color="3F3F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FCF" w:themeFill="text1" w:themeFillTint="3F"/>
      </w:tcPr>
    </w:tblStylePr>
    <w:tblStylePr w:type="band1Horz">
      <w:tblPr/>
      <w:tcPr>
        <w:tcBorders>
          <w:left w:val="nil"/>
          <w:right w:val="nil"/>
          <w:insideH w:val="nil"/>
          <w:insideV w:val="nil"/>
        </w:tcBorders>
        <w:shd w:val="clear" w:color="auto" w:fill="CFCFCF" w:themeFill="text1" w:themeFillTint="3F"/>
      </w:tcPr>
    </w:tblStylePr>
  </w:style>
  <w:style w:type="table" w:customStyle="1" w:styleId="ColorfulList1">
    <w:name w:val="Colorful List1"/>
    <w:basedOn w:val="a3"/>
    <w:uiPriority w:val="72"/>
    <w:locked/>
    <w:rsid w:val="00AD5675"/>
    <w:pPr>
      <w:spacing w:after="0"/>
    </w:pPr>
    <w:rPr>
      <w:color w:val="3F3F3F" w:themeColor="text1"/>
    </w:rPr>
    <w:tblPr>
      <w:tblStyleRowBandSize w:val="1"/>
      <w:tblStyleColBandSize w:val="1"/>
      <w:tblInd w:w="0" w:type="dxa"/>
      <w:tblCellMar>
        <w:top w:w="0" w:type="dxa"/>
        <w:left w:w="108" w:type="dxa"/>
        <w:bottom w:w="0" w:type="dxa"/>
        <w:right w:w="108" w:type="dxa"/>
      </w:tblCellMar>
    </w:tblPr>
    <w:tcPr>
      <w:shd w:val="clear" w:color="auto" w:fill="ECECEC" w:themeFill="text1" w:themeFillTint="19"/>
    </w:tcPr>
    <w:tblStylePr w:type="firstRow">
      <w:rPr>
        <w:b/>
        <w:bCs/>
        <w:color w:val="FFFFFF" w:themeColor="background1"/>
      </w:rPr>
      <w:tblPr/>
      <w:tcPr>
        <w:tcBorders>
          <w:bottom w:val="single" w:sz="12" w:space="0" w:color="FFFFFF" w:themeColor="background1"/>
        </w:tcBorders>
        <w:shd w:val="clear" w:color="auto" w:fill="CC5100" w:themeFill="accent2" w:themeFillShade="CC"/>
      </w:tcPr>
    </w:tblStylePr>
    <w:tblStylePr w:type="lastRow">
      <w:rPr>
        <w:b/>
        <w:bCs/>
        <w:color w:val="CC5100" w:themeColor="accent2"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CFCF" w:themeFill="text1" w:themeFillTint="3F"/>
      </w:tcPr>
    </w:tblStylePr>
    <w:tblStylePr w:type="band1Horz">
      <w:tblPr/>
      <w:tcPr>
        <w:shd w:val="clear" w:color="auto" w:fill="D8D8D8" w:themeFill="text1" w:themeFillTint="33"/>
      </w:tcPr>
    </w:tblStylePr>
  </w:style>
  <w:style w:type="table" w:customStyle="1" w:styleId="DarkList1">
    <w:name w:val="Dark List1"/>
    <w:basedOn w:val="a3"/>
    <w:uiPriority w:val="70"/>
    <w:locked/>
    <w:rsid w:val="00AD5675"/>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3F3F3F" w:themeFill="text1"/>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1F1F1F"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F2F2F"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F2F2F" w:themeFill="text1" w:themeFillShade="BF"/>
      </w:tcPr>
    </w:tblStylePr>
    <w:tblStylePr w:type="band1Vert">
      <w:tblPr/>
      <w:tcPr>
        <w:tcBorders>
          <w:top w:val="nil"/>
          <w:left w:val="nil"/>
          <w:bottom w:val="nil"/>
          <w:right w:val="nil"/>
          <w:insideH w:val="nil"/>
          <w:insideV w:val="nil"/>
        </w:tcBorders>
        <w:shd w:val="clear" w:color="auto" w:fill="2F2F2F" w:themeFill="text1" w:themeFillShade="BF"/>
      </w:tcPr>
    </w:tblStylePr>
    <w:tblStylePr w:type="band1Horz">
      <w:tblPr/>
      <w:tcPr>
        <w:tcBorders>
          <w:top w:val="nil"/>
          <w:left w:val="nil"/>
          <w:bottom w:val="nil"/>
          <w:right w:val="nil"/>
          <w:insideH w:val="nil"/>
          <w:insideV w:val="nil"/>
        </w:tcBorders>
        <w:shd w:val="clear" w:color="auto" w:fill="2F2F2F" w:themeFill="text1" w:themeFillShade="BF"/>
      </w:tcPr>
    </w:tblStylePr>
  </w:style>
  <w:style w:type="table" w:customStyle="1" w:styleId="MediumGrid31">
    <w:name w:val="Medium Grid 31"/>
    <w:basedOn w:val="a3"/>
    <w:uiPriority w:val="69"/>
    <w:locked/>
    <w:rsid w:val="00AD5675"/>
    <w:pPr>
      <w:spacing w:after="0"/>
    </w:pPr>
    <w:rPr>
      <w:color w:val="3F3F3F" w:themeColor="text1"/>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FCFCF"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3F"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3F"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3F"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3F"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F9F"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F9F" w:themeFill="text1" w:themeFillTint="7F"/>
      </w:tcPr>
    </w:tblStylePr>
  </w:style>
  <w:style w:type="table" w:customStyle="1" w:styleId="LightShading-Accent11">
    <w:name w:val="Light Shading - Accent 11"/>
    <w:basedOn w:val="a3"/>
    <w:uiPriority w:val="60"/>
    <w:locked/>
    <w:rsid w:val="00AD5675"/>
    <w:pPr>
      <w:spacing w:after="0"/>
    </w:pPr>
    <w:rPr>
      <w:color w:val="19477B" w:themeColor="accent1" w:themeShade="BF"/>
    </w:rPr>
    <w:tblPr>
      <w:tblStyleRowBandSize w:val="1"/>
      <w:tblStyleColBandSize w:val="1"/>
      <w:tblInd w:w="0" w:type="dxa"/>
      <w:tblBorders>
        <w:top w:val="single" w:sz="8" w:space="0" w:color="2260A5" w:themeColor="accent1"/>
        <w:bottom w:val="single" w:sz="8" w:space="0" w:color="2260A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260A5" w:themeColor="accent1"/>
          <w:left w:val="nil"/>
          <w:bottom w:val="single" w:sz="8" w:space="0" w:color="2260A5" w:themeColor="accent1"/>
          <w:right w:val="nil"/>
          <w:insideH w:val="nil"/>
          <w:insideV w:val="nil"/>
        </w:tcBorders>
      </w:tcPr>
    </w:tblStylePr>
    <w:tblStylePr w:type="lastRow">
      <w:pPr>
        <w:spacing w:before="0" w:after="0" w:line="240" w:lineRule="auto"/>
      </w:pPr>
      <w:rPr>
        <w:b/>
        <w:bCs/>
      </w:rPr>
      <w:tblPr/>
      <w:tcPr>
        <w:tcBorders>
          <w:top w:val="single" w:sz="8" w:space="0" w:color="2260A5" w:themeColor="accent1"/>
          <w:left w:val="nil"/>
          <w:bottom w:val="single" w:sz="8" w:space="0" w:color="2260A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7F2" w:themeFill="accent1" w:themeFillTint="3F"/>
      </w:tcPr>
    </w:tblStylePr>
    <w:tblStylePr w:type="band1Horz">
      <w:tblPr/>
      <w:tcPr>
        <w:tcBorders>
          <w:left w:val="nil"/>
          <w:right w:val="nil"/>
          <w:insideH w:val="nil"/>
          <w:insideV w:val="nil"/>
        </w:tcBorders>
        <w:shd w:val="clear" w:color="auto" w:fill="BFD7F2" w:themeFill="accent1" w:themeFillTint="3F"/>
      </w:tcPr>
    </w:tblStylePr>
  </w:style>
  <w:style w:type="table" w:customStyle="1" w:styleId="LightList1">
    <w:name w:val="Light List1"/>
    <w:basedOn w:val="a3"/>
    <w:uiPriority w:val="61"/>
    <w:locked/>
    <w:rsid w:val="00AD5675"/>
    <w:pPr>
      <w:spacing w:after="0"/>
    </w:pPr>
    <w:rPr>
      <w:color w:val="3F3F3F" w:themeColor="text1"/>
    </w:rPr>
    <w:tblPr>
      <w:tblStyleRowBandSize w:val="1"/>
      <w:tblStyleColBandSize w:val="1"/>
      <w:tblInd w:w="0" w:type="dxa"/>
      <w:tblBorders>
        <w:top w:val="single" w:sz="8" w:space="0" w:color="3F3F3F" w:themeColor="text1"/>
        <w:left w:val="single" w:sz="8" w:space="0" w:color="3F3F3F" w:themeColor="text1"/>
        <w:bottom w:val="single" w:sz="8" w:space="0" w:color="3F3F3F" w:themeColor="text1"/>
        <w:right w:val="single" w:sz="8" w:space="0" w:color="3F3F3F"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F3F3F" w:themeFill="text1"/>
      </w:tcPr>
    </w:tblStylePr>
    <w:tblStylePr w:type="lastRow">
      <w:pPr>
        <w:spacing w:before="0" w:after="0" w:line="240" w:lineRule="auto"/>
      </w:pPr>
      <w:rPr>
        <w:b/>
        <w:bCs/>
      </w:rPr>
      <w:tblPr/>
      <w:tcPr>
        <w:tcBorders>
          <w:top w:val="double" w:sz="6" w:space="0" w:color="3F3F3F" w:themeColor="text1"/>
          <w:left w:val="single" w:sz="8" w:space="0" w:color="3F3F3F" w:themeColor="text1"/>
          <w:bottom w:val="single" w:sz="8" w:space="0" w:color="3F3F3F" w:themeColor="text1"/>
          <w:right w:val="single" w:sz="8" w:space="0" w:color="3F3F3F" w:themeColor="text1"/>
        </w:tcBorders>
      </w:tcPr>
    </w:tblStylePr>
    <w:tblStylePr w:type="firstCol">
      <w:rPr>
        <w:b/>
        <w:bCs/>
      </w:rPr>
    </w:tblStylePr>
    <w:tblStylePr w:type="lastCol">
      <w:rPr>
        <w:b/>
        <w:bCs/>
      </w:rPr>
    </w:tblStylePr>
    <w:tblStylePr w:type="band1Vert">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tblStylePr w:type="band1Horz">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style>
  <w:style w:type="table" w:customStyle="1" w:styleId="LightList-Accent11">
    <w:name w:val="Light List - Accent 11"/>
    <w:basedOn w:val="a3"/>
    <w:uiPriority w:val="61"/>
    <w:locked/>
    <w:rsid w:val="00AD5675"/>
    <w:pPr>
      <w:spacing w:after="0" w:line="240" w:lineRule="auto"/>
    </w:pPr>
    <w:tblPr>
      <w:tblStyleRowBandSize w:val="1"/>
      <w:tblStyleColBandSize w:val="1"/>
      <w:tblInd w:w="0" w:type="dxa"/>
      <w:tblBorders>
        <w:top w:val="single" w:sz="8" w:space="0" w:color="2260A5" w:themeColor="accent1"/>
        <w:left w:val="single" w:sz="8" w:space="0" w:color="2260A5" w:themeColor="accent1"/>
        <w:bottom w:val="single" w:sz="8" w:space="0" w:color="2260A5" w:themeColor="accent1"/>
        <w:right w:val="single" w:sz="8" w:space="0" w:color="2260A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260A5" w:themeFill="accent1"/>
      </w:tcPr>
    </w:tblStylePr>
    <w:tblStylePr w:type="lastRow">
      <w:pPr>
        <w:spacing w:before="0" w:after="0" w:line="240" w:lineRule="auto"/>
      </w:pPr>
      <w:rPr>
        <w:b/>
        <w:bCs/>
      </w:rPr>
      <w:tblPr/>
      <w:tcPr>
        <w:tcBorders>
          <w:top w:val="double" w:sz="6" w:space="0" w:color="2260A5" w:themeColor="accent1"/>
          <w:left w:val="single" w:sz="8" w:space="0" w:color="2260A5" w:themeColor="accent1"/>
          <w:bottom w:val="single" w:sz="8" w:space="0" w:color="2260A5" w:themeColor="accent1"/>
          <w:right w:val="single" w:sz="8" w:space="0" w:color="2260A5" w:themeColor="accent1"/>
        </w:tcBorders>
      </w:tcPr>
    </w:tblStylePr>
    <w:tblStylePr w:type="firstCol">
      <w:rPr>
        <w:b/>
        <w:bCs/>
      </w:rPr>
    </w:tblStylePr>
    <w:tblStylePr w:type="lastCol">
      <w:rPr>
        <w:b/>
        <w:bCs/>
      </w:rPr>
    </w:tblStylePr>
    <w:tblStylePr w:type="band1Vert">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tblStylePr w:type="band1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style>
  <w:style w:type="table" w:customStyle="1" w:styleId="LightGrid-Accent11">
    <w:name w:val="Light Grid - Accent 11"/>
    <w:basedOn w:val="a3"/>
    <w:uiPriority w:val="62"/>
    <w:locked/>
    <w:rsid w:val="00AD5675"/>
    <w:pPr>
      <w:spacing w:after="0" w:line="240" w:lineRule="auto"/>
    </w:pPr>
    <w:tblPr>
      <w:tblStyleRowBandSize w:val="1"/>
      <w:tblStyleColBandSize w:val="1"/>
      <w:tblInd w:w="0" w:type="dxa"/>
      <w:tblBorders>
        <w:top w:val="single" w:sz="8" w:space="0" w:color="2260A5" w:themeColor="accent1"/>
        <w:left w:val="single" w:sz="8" w:space="0" w:color="2260A5" w:themeColor="accent1"/>
        <w:bottom w:val="single" w:sz="8" w:space="0" w:color="2260A5" w:themeColor="accent1"/>
        <w:right w:val="single" w:sz="8" w:space="0" w:color="2260A5" w:themeColor="accent1"/>
        <w:insideH w:val="single" w:sz="8" w:space="0" w:color="2260A5" w:themeColor="accent1"/>
        <w:insideV w:val="single" w:sz="8" w:space="0" w:color="2260A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260A5" w:themeColor="accent1"/>
          <w:left w:val="single" w:sz="8" w:space="0" w:color="2260A5" w:themeColor="accent1"/>
          <w:bottom w:val="single" w:sz="18" w:space="0" w:color="2260A5" w:themeColor="accent1"/>
          <w:right w:val="single" w:sz="8" w:space="0" w:color="2260A5" w:themeColor="accent1"/>
          <w:insideH w:val="nil"/>
          <w:insideV w:val="single" w:sz="8" w:space="0" w:color="2260A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260A5" w:themeColor="accent1"/>
          <w:left w:val="single" w:sz="8" w:space="0" w:color="2260A5" w:themeColor="accent1"/>
          <w:bottom w:val="single" w:sz="8" w:space="0" w:color="2260A5" w:themeColor="accent1"/>
          <w:right w:val="single" w:sz="8" w:space="0" w:color="2260A5" w:themeColor="accent1"/>
          <w:insideH w:val="nil"/>
          <w:insideV w:val="single" w:sz="8" w:space="0" w:color="2260A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tblStylePr w:type="band1Vert">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shd w:val="clear" w:color="auto" w:fill="BFD7F2" w:themeFill="accent1" w:themeFillTint="3F"/>
      </w:tcPr>
    </w:tblStylePr>
    <w:tblStylePr w:type="band1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insideV w:val="single" w:sz="8" w:space="0" w:color="2260A5" w:themeColor="accent1"/>
        </w:tcBorders>
        <w:shd w:val="clear" w:color="auto" w:fill="BFD7F2" w:themeFill="accent1" w:themeFillTint="3F"/>
      </w:tcPr>
    </w:tblStylePr>
    <w:tblStylePr w:type="band2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insideV w:val="single" w:sz="8" w:space="0" w:color="2260A5" w:themeColor="accent1"/>
        </w:tcBorders>
      </w:tcPr>
    </w:tblStylePr>
  </w:style>
  <w:style w:type="table" w:customStyle="1" w:styleId="MediumShading21">
    <w:name w:val="Medium Shading 21"/>
    <w:basedOn w:val="a3"/>
    <w:uiPriority w:val="64"/>
    <w:locked/>
    <w:rsid w:val="00AD567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F3F3F"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F3F3F" w:themeFill="text1"/>
      </w:tcPr>
    </w:tblStylePr>
    <w:tblStylePr w:type="lastCol">
      <w:rPr>
        <w:b/>
        <w:bCs/>
        <w:color w:val="FFFFFF" w:themeColor="background1"/>
      </w:rPr>
      <w:tblPr/>
      <w:tcPr>
        <w:tcBorders>
          <w:left w:val="nil"/>
          <w:right w:val="nil"/>
          <w:insideH w:val="nil"/>
          <w:insideV w:val="nil"/>
        </w:tcBorders>
        <w:shd w:val="clear" w:color="auto" w:fill="3F3F3F"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Grid21">
    <w:name w:val="Medium Grid 21"/>
    <w:basedOn w:val="a3"/>
    <w:uiPriority w:val="68"/>
    <w:locked/>
    <w:rsid w:val="00AD5675"/>
    <w:pPr>
      <w:spacing w:after="0" w:line="240" w:lineRule="auto"/>
    </w:pPr>
    <w:rPr>
      <w:rFonts w:asciiTheme="majorHAnsi" w:eastAsiaTheme="majorEastAsia" w:hAnsiTheme="majorHAnsi" w:cstheme="majorBidi"/>
      <w:color w:val="3F3F3F" w:themeColor="text1"/>
    </w:rPr>
    <w:tblPr>
      <w:tblStyleRowBandSize w:val="1"/>
      <w:tblStyleColBandSize w:val="1"/>
      <w:tblInd w:w="0" w:type="dxa"/>
      <w:tblBorders>
        <w:top w:val="single" w:sz="8" w:space="0" w:color="3F3F3F" w:themeColor="text1"/>
        <w:left w:val="single" w:sz="8" w:space="0" w:color="3F3F3F" w:themeColor="text1"/>
        <w:bottom w:val="single" w:sz="8" w:space="0" w:color="3F3F3F" w:themeColor="text1"/>
        <w:right w:val="single" w:sz="8" w:space="0" w:color="3F3F3F" w:themeColor="text1"/>
        <w:insideH w:val="single" w:sz="8" w:space="0" w:color="3F3F3F" w:themeColor="text1"/>
        <w:insideV w:val="single" w:sz="8" w:space="0" w:color="3F3F3F" w:themeColor="text1"/>
      </w:tblBorders>
      <w:tblCellMar>
        <w:top w:w="0" w:type="dxa"/>
        <w:left w:w="108" w:type="dxa"/>
        <w:bottom w:w="0" w:type="dxa"/>
        <w:right w:w="108" w:type="dxa"/>
      </w:tblCellMar>
    </w:tblPr>
    <w:tcPr>
      <w:shd w:val="clear" w:color="auto" w:fill="CFCFCF" w:themeFill="text1" w:themeFillTint="3F"/>
    </w:tcPr>
    <w:tblStylePr w:type="firstRow">
      <w:rPr>
        <w:b/>
        <w:bCs/>
        <w:color w:val="3F3F3F" w:themeColor="text1"/>
      </w:rPr>
      <w:tblPr/>
      <w:tcPr>
        <w:shd w:val="clear" w:color="auto" w:fill="ECECEC" w:themeFill="text1" w:themeFillTint="19"/>
      </w:tcPr>
    </w:tblStylePr>
    <w:tblStylePr w:type="lastRow">
      <w:rPr>
        <w:b/>
        <w:bCs/>
        <w:color w:val="3F3F3F" w:themeColor="text1"/>
      </w:rPr>
      <w:tblPr/>
      <w:tcPr>
        <w:tcBorders>
          <w:top w:val="single" w:sz="12" w:space="0" w:color="3F3F3F" w:themeColor="text1"/>
          <w:left w:val="nil"/>
          <w:bottom w:val="nil"/>
          <w:right w:val="nil"/>
          <w:insideH w:val="nil"/>
          <w:insideV w:val="nil"/>
        </w:tcBorders>
        <w:shd w:val="clear" w:color="auto" w:fill="FFFFFF" w:themeFill="background1"/>
      </w:tcPr>
    </w:tblStylePr>
    <w:tblStylePr w:type="firstCol">
      <w:rPr>
        <w:b/>
        <w:bCs/>
        <w:color w:val="3F3F3F"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F3F3F" w:themeColor="text1"/>
      </w:rPr>
      <w:tblPr/>
      <w:tcPr>
        <w:tcBorders>
          <w:top w:val="nil"/>
          <w:left w:val="nil"/>
          <w:bottom w:val="nil"/>
          <w:right w:val="nil"/>
          <w:insideH w:val="nil"/>
          <w:insideV w:val="nil"/>
        </w:tcBorders>
        <w:shd w:val="clear" w:color="auto" w:fill="D8D8D8" w:themeFill="text1" w:themeFillTint="33"/>
      </w:tcPr>
    </w:tblStylePr>
    <w:tblStylePr w:type="band1Vert">
      <w:tblPr/>
      <w:tcPr>
        <w:shd w:val="clear" w:color="auto" w:fill="9F9F9F" w:themeFill="text1" w:themeFillTint="7F"/>
      </w:tcPr>
    </w:tblStylePr>
    <w:tblStylePr w:type="band1Horz">
      <w:tblPr/>
      <w:tcPr>
        <w:tcBorders>
          <w:insideH w:val="single" w:sz="6" w:space="0" w:color="3F3F3F" w:themeColor="text1"/>
          <w:insideV w:val="single" w:sz="6" w:space="0" w:color="3F3F3F" w:themeColor="text1"/>
        </w:tcBorders>
        <w:shd w:val="clear" w:color="auto" w:fill="9F9F9F" w:themeFill="text1" w:themeFillTint="7F"/>
      </w:tcPr>
    </w:tblStylePr>
    <w:tblStylePr w:type="nwCell">
      <w:tblPr/>
      <w:tcPr>
        <w:shd w:val="clear" w:color="auto" w:fill="FFFFFF" w:themeFill="background1"/>
      </w:tcPr>
    </w:tblStylePr>
  </w:style>
  <w:style w:type="table" w:customStyle="1" w:styleId="LightGrid1">
    <w:name w:val="Light Grid1"/>
    <w:basedOn w:val="a3"/>
    <w:uiPriority w:val="62"/>
    <w:locked/>
    <w:rsid w:val="00AD5675"/>
    <w:pPr>
      <w:spacing w:after="0" w:line="240" w:lineRule="auto"/>
    </w:pPr>
    <w:tblPr>
      <w:tblStyleRowBandSize w:val="1"/>
      <w:tblStyleColBandSize w:val="1"/>
      <w:tblInd w:w="0" w:type="dxa"/>
      <w:tblBorders>
        <w:top w:val="single" w:sz="8" w:space="0" w:color="3F3F3F" w:themeColor="text1"/>
        <w:left w:val="single" w:sz="8" w:space="0" w:color="3F3F3F" w:themeColor="text1"/>
        <w:bottom w:val="single" w:sz="8" w:space="0" w:color="3F3F3F" w:themeColor="text1"/>
        <w:right w:val="single" w:sz="8" w:space="0" w:color="3F3F3F" w:themeColor="text1"/>
        <w:insideH w:val="single" w:sz="8" w:space="0" w:color="3F3F3F" w:themeColor="text1"/>
        <w:insideV w:val="single" w:sz="8" w:space="0" w:color="3F3F3F"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F3F3F" w:themeColor="text1"/>
          <w:left w:val="single" w:sz="8" w:space="0" w:color="3F3F3F" w:themeColor="text1"/>
          <w:bottom w:val="single" w:sz="18" w:space="0" w:color="3F3F3F" w:themeColor="text1"/>
          <w:right w:val="single" w:sz="8" w:space="0" w:color="3F3F3F" w:themeColor="text1"/>
          <w:insideH w:val="nil"/>
          <w:insideV w:val="single" w:sz="8" w:space="0" w:color="3F3F3F"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F3F3F" w:themeColor="text1"/>
          <w:left w:val="single" w:sz="8" w:space="0" w:color="3F3F3F" w:themeColor="text1"/>
          <w:bottom w:val="single" w:sz="8" w:space="0" w:color="3F3F3F" w:themeColor="text1"/>
          <w:right w:val="single" w:sz="8" w:space="0" w:color="3F3F3F" w:themeColor="text1"/>
          <w:insideH w:val="nil"/>
          <w:insideV w:val="single" w:sz="8" w:space="0" w:color="3F3F3F"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tblStylePr w:type="band1Vert">
      <w:tblPr/>
      <w:tcPr>
        <w:tcBorders>
          <w:top w:val="single" w:sz="8" w:space="0" w:color="3F3F3F" w:themeColor="text1"/>
          <w:left w:val="single" w:sz="8" w:space="0" w:color="3F3F3F" w:themeColor="text1"/>
          <w:bottom w:val="single" w:sz="8" w:space="0" w:color="3F3F3F" w:themeColor="text1"/>
          <w:right w:val="single" w:sz="8" w:space="0" w:color="3F3F3F" w:themeColor="text1"/>
        </w:tcBorders>
        <w:shd w:val="clear" w:color="auto" w:fill="CFCFCF" w:themeFill="text1" w:themeFillTint="3F"/>
      </w:tcPr>
    </w:tblStylePr>
    <w:tblStylePr w:type="band1Horz">
      <w:tblPr/>
      <w:tcPr>
        <w:tcBorders>
          <w:top w:val="single" w:sz="8" w:space="0" w:color="3F3F3F" w:themeColor="text1"/>
          <w:left w:val="single" w:sz="8" w:space="0" w:color="3F3F3F" w:themeColor="text1"/>
          <w:bottom w:val="single" w:sz="8" w:space="0" w:color="3F3F3F" w:themeColor="text1"/>
          <w:right w:val="single" w:sz="8" w:space="0" w:color="3F3F3F" w:themeColor="text1"/>
          <w:insideV w:val="single" w:sz="8" w:space="0" w:color="3F3F3F" w:themeColor="text1"/>
        </w:tcBorders>
        <w:shd w:val="clear" w:color="auto" w:fill="CFCFCF" w:themeFill="text1" w:themeFillTint="3F"/>
      </w:tcPr>
    </w:tblStylePr>
    <w:tblStylePr w:type="band2Horz">
      <w:tblPr/>
      <w:tcPr>
        <w:tcBorders>
          <w:top w:val="single" w:sz="8" w:space="0" w:color="3F3F3F" w:themeColor="text1"/>
          <w:left w:val="single" w:sz="8" w:space="0" w:color="3F3F3F" w:themeColor="text1"/>
          <w:bottom w:val="single" w:sz="8" w:space="0" w:color="3F3F3F" w:themeColor="text1"/>
          <w:right w:val="single" w:sz="8" w:space="0" w:color="3F3F3F" w:themeColor="text1"/>
          <w:insideV w:val="single" w:sz="8" w:space="0" w:color="3F3F3F" w:themeColor="text1"/>
        </w:tcBorders>
      </w:tcPr>
    </w:tblStylePr>
  </w:style>
  <w:style w:type="character" w:customStyle="1" w:styleId="Superscript">
    <w:name w:val="Superscript"/>
    <w:uiPriority w:val="2"/>
    <w:rsid w:val="00AD5675"/>
    <w:rPr>
      <w:vertAlign w:val="superscript"/>
    </w:rPr>
  </w:style>
  <w:style w:type="character" w:customStyle="1" w:styleId="subscript">
    <w:name w:val="subscript"/>
    <w:basedOn w:val="a2"/>
    <w:uiPriority w:val="2"/>
    <w:rsid w:val="00AD5675"/>
    <w:rPr>
      <w:vertAlign w:val="subscript"/>
    </w:rPr>
  </w:style>
  <w:style w:type="paragraph" w:customStyle="1" w:styleId="CaptionLabel">
    <w:name w:val="Caption Label"/>
    <w:basedOn w:val="ae"/>
    <w:link w:val="CaptionLabelChar"/>
    <w:uiPriority w:val="1"/>
    <w:rsid w:val="00AD5675"/>
    <w:pPr>
      <w:spacing w:after="200"/>
    </w:pPr>
    <w:rPr>
      <w:rFonts w:eastAsiaTheme="minorHAnsi"/>
      <w:b/>
      <w:bCs w:val="0"/>
      <w:i w:val="0"/>
      <w:color w:val="3F3F3F" w:themeColor="text1"/>
      <w:sz w:val="20"/>
      <w:szCs w:val="20"/>
    </w:rPr>
  </w:style>
  <w:style w:type="character" w:customStyle="1" w:styleId="CaptionLabelChar">
    <w:name w:val="Caption Label Char"/>
    <w:basedOn w:val="Char4"/>
    <w:link w:val="CaptionLabel"/>
    <w:uiPriority w:val="1"/>
    <w:rsid w:val="00AD5675"/>
    <w:rPr>
      <w:rFonts w:ascii="Arial" w:eastAsiaTheme="minorHAnsi" w:hAnsi="Arial"/>
      <w:b/>
      <w:bCs w:val="0"/>
      <w:i w:val="0"/>
      <w:color w:val="3F3F3F" w:themeColor="text1"/>
      <w:sz w:val="20"/>
      <w:szCs w:val="20"/>
    </w:rPr>
  </w:style>
  <w:style w:type="table" w:customStyle="1" w:styleId="MediumShading1-Accent11">
    <w:name w:val="Medium Shading 1 - Accent 11"/>
    <w:basedOn w:val="a3"/>
    <w:uiPriority w:val="63"/>
    <w:locked/>
    <w:rsid w:val="00AD5675"/>
    <w:pPr>
      <w:spacing w:after="0" w:line="240" w:lineRule="auto"/>
    </w:pPr>
    <w:tblPr>
      <w:tblStyleRowBandSize w:val="1"/>
      <w:tblStyleColBandSize w:val="1"/>
      <w:tblInd w:w="0" w:type="dxa"/>
      <w:tblBorders>
        <w:top w:val="single" w:sz="8" w:space="0" w:color="3D85D7" w:themeColor="accent1" w:themeTint="BF"/>
        <w:left w:val="single" w:sz="8" w:space="0" w:color="3D85D7" w:themeColor="accent1" w:themeTint="BF"/>
        <w:bottom w:val="single" w:sz="8" w:space="0" w:color="3D85D7" w:themeColor="accent1" w:themeTint="BF"/>
        <w:right w:val="single" w:sz="8" w:space="0" w:color="3D85D7" w:themeColor="accent1" w:themeTint="BF"/>
        <w:insideH w:val="single" w:sz="8" w:space="0" w:color="3D85D7"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D85D7" w:themeColor="accent1" w:themeTint="BF"/>
          <w:left w:val="single" w:sz="8" w:space="0" w:color="3D85D7" w:themeColor="accent1" w:themeTint="BF"/>
          <w:bottom w:val="single" w:sz="8" w:space="0" w:color="3D85D7" w:themeColor="accent1" w:themeTint="BF"/>
          <w:right w:val="single" w:sz="8" w:space="0" w:color="3D85D7" w:themeColor="accent1" w:themeTint="BF"/>
          <w:insideH w:val="nil"/>
          <w:insideV w:val="nil"/>
        </w:tcBorders>
        <w:shd w:val="clear" w:color="auto" w:fill="2260A5" w:themeFill="accent1"/>
      </w:tcPr>
    </w:tblStylePr>
    <w:tblStylePr w:type="lastRow">
      <w:pPr>
        <w:spacing w:before="0" w:after="0" w:line="240" w:lineRule="auto"/>
      </w:pPr>
      <w:rPr>
        <w:b/>
        <w:bCs/>
      </w:rPr>
      <w:tblPr/>
      <w:tcPr>
        <w:tcBorders>
          <w:top w:val="double" w:sz="6" w:space="0" w:color="3D85D7" w:themeColor="accent1" w:themeTint="BF"/>
          <w:left w:val="single" w:sz="8" w:space="0" w:color="3D85D7" w:themeColor="accent1" w:themeTint="BF"/>
          <w:bottom w:val="single" w:sz="8" w:space="0" w:color="3D85D7" w:themeColor="accent1" w:themeTint="BF"/>
          <w:right w:val="single" w:sz="8" w:space="0" w:color="3D85D7" w:themeColor="accent1" w:themeTint="BF"/>
          <w:insideH w:val="nil"/>
          <w:insideV w:val="nil"/>
        </w:tcBorders>
      </w:tcPr>
    </w:tblStylePr>
    <w:tblStylePr w:type="firstCol">
      <w:rPr>
        <w:b/>
        <w:bCs/>
      </w:rPr>
    </w:tblStylePr>
    <w:tblStylePr w:type="lastCol">
      <w:rPr>
        <w:b/>
        <w:bCs/>
      </w:rPr>
    </w:tblStylePr>
    <w:tblStylePr w:type="band1Vert">
      <w:tblPr/>
      <w:tcPr>
        <w:shd w:val="clear" w:color="auto" w:fill="BFD7F2" w:themeFill="accent1" w:themeFillTint="3F"/>
      </w:tcPr>
    </w:tblStylePr>
    <w:tblStylePr w:type="band1Horz">
      <w:tblPr/>
      <w:tcPr>
        <w:tcBorders>
          <w:insideH w:val="nil"/>
          <w:insideV w:val="nil"/>
        </w:tcBorders>
        <w:shd w:val="clear" w:color="auto" w:fill="BFD7F2" w:themeFill="accent1" w:themeFillTint="3F"/>
      </w:tcPr>
    </w:tblStylePr>
    <w:tblStylePr w:type="band2Horz">
      <w:tblPr/>
      <w:tcPr>
        <w:tcBorders>
          <w:insideH w:val="nil"/>
          <w:insideV w:val="nil"/>
        </w:tcBorders>
      </w:tcPr>
    </w:tblStylePr>
  </w:style>
  <w:style w:type="paragraph" w:customStyle="1" w:styleId="Non-TOCHeading">
    <w:name w:val="Non-TOC Heading"/>
    <w:qFormat/>
    <w:rsid w:val="00AD5675"/>
    <w:pPr>
      <w:pBdr>
        <w:bottom w:val="single" w:sz="4" w:space="1" w:color="19477B" w:themeColor="accent1" w:themeShade="BF"/>
      </w:pBdr>
      <w:ind w:left="360" w:hanging="360"/>
    </w:pPr>
    <w:rPr>
      <w:rFonts w:eastAsiaTheme="majorEastAsia" w:cstheme="majorBidi"/>
      <w:b/>
      <w:bCs/>
      <w:color w:val="19477B" w:themeColor="accent1" w:themeShade="BF"/>
      <w:sz w:val="36"/>
      <w:szCs w:val="28"/>
    </w:rPr>
  </w:style>
  <w:style w:type="character" w:customStyle="1" w:styleId="note">
    <w:name w:val="note"/>
    <w:basedOn w:val="a2"/>
    <w:rsid w:val="00AD5675"/>
  </w:style>
  <w:style w:type="paragraph" w:styleId="afff0">
    <w:name w:val="Plain Text"/>
    <w:basedOn w:val="a1"/>
    <w:link w:val="Charf1"/>
    <w:uiPriority w:val="99"/>
    <w:unhideWhenUsed/>
    <w:locked/>
    <w:rsid w:val="00AD5675"/>
    <w:pPr>
      <w:spacing w:after="0" w:line="240" w:lineRule="auto"/>
    </w:pPr>
    <w:rPr>
      <w:rFonts w:ascii="Calibri" w:eastAsiaTheme="minorHAnsi" w:hAnsi="Calibri"/>
      <w:szCs w:val="21"/>
    </w:rPr>
  </w:style>
  <w:style w:type="character" w:customStyle="1" w:styleId="Charf1">
    <w:name w:val="纯文本 Char"/>
    <w:basedOn w:val="a2"/>
    <w:link w:val="afff0"/>
    <w:uiPriority w:val="99"/>
    <w:rsid w:val="00AD5675"/>
    <w:rPr>
      <w:rFonts w:ascii="Calibri" w:eastAsiaTheme="minorHAnsi" w:hAnsi="Calibri"/>
      <w:szCs w:val="21"/>
    </w:rPr>
  </w:style>
  <w:style w:type="table" w:customStyle="1" w:styleId="TableGrid1">
    <w:name w:val="Table Grid1"/>
    <w:basedOn w:val="a3"/>
    <w:next w:val="afa"/>
    <w:uiPriority w:val="59"/>
    <w:rsid w:val="00AD5675"/>
    <w:pPr>
      <w:spacing w:after="0"/>
    </w:pPr>
    <w:rPr>
      <w:color w:val="3F3F3F" w:themeColor="text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3"/>
    <w:next w:val="afa"/>
    <w:uiPriority w:val="59"/>
    <w:rsid w:val="00AD5675"/>
    <w:pPr>
      <w:spacing w:after="0" w:line="240" w:lineRule="auto"/>
    </w:pPr>
    <w:rPr>
      <w:rFonts w:eastAsia="Calibr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3"/>
    <w:next w:val="afa"/>
    <w:uiPriority w:val="59"/>
    <w:rsid w:val="00AD5675"/>
    <w:pPr>
      <w:spacing w:after="0" w:line="240" w:lineRule="auto"/>
    </w:pPr>
    <w:rPr>
      <w:rFonts w:eastAsia="Calibr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D5675"/>
    <w:pPr>
      <w:widowControl w:val="0"/>
      <w:autoSpaceDE w:val="0"/>
      <w:autoSpaceDN w:val="0"/>
      <w:adjustRightInd w:val="0"/>
      <w:spacing w:after="0" w:line="240" w:lineRule="auto"/>
    </w:pPr>
    <w:rPr>
      <w:rFonts w:ascii="Times New Roman" w:hAnsi="Times New Roman" w:cs="Times New Roman"/>
      <w:color w:val="000000"/>
      <w:sz w:val="24"/>
      <w:szCs w:val="24"/>
      <w:lang w:val="en-GB" w:eastAsia="en-GB"/>
    </w:rPr>
  </w:style>
  <w:style w:type="paragraph" w:customStyle="1" w:styleId="CellHeading">
    <w:name w:val="CellHeading"/>
    <w:basedOn w:val="a1"/>
    <w:uiPriority w:val="99"/>
    <w:locked/>
    <w:rsid w:val="00FA0583"/>
    <w:pPr>
      <w:spacing w:before="40" w:after="40" w:line="240" w:lineRule="auto"/>
    </w:pPr>
    <w:rPr>
      <w:rFonts w:eastAsia="Times New Roman" w:cs="Arial"/>
      <w:b/>
      <w:bCs/>
      <w:color w:val="000000"/>
      <w:sz w:val="20"/>
      <w:szCs w:val="20"/>
      <w:lang w:bidi="he-IL"/>
    </w:rPr>
  </w:style>
  <w:style w:type="character" w:customStyle="1" w:styleId="CrossRef">
    <w:name w:val="Cross Ref"/>
    <w:basedOn w:val="a2"/>
    <w:uiPriority w:val="5"/>
    <w:qFormat/>
    <w:rsid w:val="00D7101C"/>
    <w:rPr>
      <w:color w:val="2260A5" w:themeColor="accent1"/>
    </w:rPr>
  </w:style>
  <w:style w:type="character" w:customStyle="1" w:styleId="mdash">
    <w:name w:val="mdash"/>
    <w:basedOn w:val="a2"/>
    <w:rsid w:val="00D7101C"/>
  </w:style>
  <w:style w:type="character" w:customStyle="1" w:styleId="Newtextemphasis">
    <w:name w:val="New text emphasis"/>
    <w:uiPriority w:val="1"/>
    <w:rsid w:val="00D7101C"/>
    <w:rPr>
      <w:i/>
      <w:color w:val="FF0000"/>
    </w:rPr>
  </w:style>
  <w:style w:type="character" w:customStyle="1" w:styleId="strikethrough">
    <w:name w:val="strikethrough"/>
    <w:basedOn w:val="a2"/>
    <w:uiPriority w:val="1"/>
    <w:rsid w:val="00D7101C"/>
    <w:rPr>
      <w:strike/>
      <w:dstrike w:val="0"/>
    </w:rPr>
  </w:style>
  <w:style w:type="character" w:customStyle="1" w:styleId="Newtext">
    <w:name w:val="New text"/>
    <w:uiPriority w:val="1"/>
    <w:rsid w:val="00D7101C"/>
    <w:rPr>
      <w:color w:val="FF0000"/>
    </w:rPr>
  </w:style>
  <w:style w:type="character" w:styleId="afff1">
    <w:name w:val="page number"/>
    <w:basedOn w:val="a2"/>
    <w:uiPriority w:val="99"/>
    <w:semiHidden/>
    <w:locked/>
    <w:rsid w:val="00D7101C"/>
  </w:style>
  <w:style w:type="paragraph" w:styleId="afff2">
    <w:name w:val="Body Text Indent"/>
    <w:basedOn w:val="a1"/>
    <w:link w:val="Charf2"/>
    <w:uiPriority w:val="3"/>
    <w:semiHidden/>
    <w:unhideWhenUsed/>
    <w:qFormat/>
    <w:locked/>
    <w:rsid w:val="00D7101C"/>
    <w:pPr>
      <w:ind w:left="360"/>
    </w:pPr>
    <w:rPr>
      <w:rFonts w:eastAsia="MS Mincho" w:cs="Calibri"/>
      <w:bCs/>
      <w:noProof/>
      <w:snapToGrid w:val="0"/>
      <w:szCs w:val="20"/>
    </w:rPr>
  </w:style>
  <w:style w:type="character" w:customStyle="1" w:styleId="Charf2">
    <w:name w:val="正文文本缩进 Char"/>
    <w:basedOn w:val="a2"/>
    <w:link w:val="afff2"/>
    <w:uiPriority w:val="3"/>
    <w:semiHidden/>
    <w:rsid w:val="00D7101C"/>
    <w:rPr>
      <w:rFonts w:ascii="Arial" w:eastAsia="MS Mincho" w:hAnsi="Arial" w:cs="Calibri"/>
      <w:bCs/>
      <w:noProof/>
      <w:snapToGrid w:val="0"/>
      <w:szCs w:val="20"/>
    </w:rPr>
  </w:style>
  <w:style w:type="paragraph" w:styleId="29">
    <w:name w:val="Body Text Indent 2"/>
    <w:basedOn w:val="a1"/>
    <w:link w:val="2Char2"/>
    <w:uiPriority w:val="5"/>
    <w:semiHidden/>
    <w:unhideWhenUsed/>
    <w:qFormat/>
    <w:locked/>
    <w:rsid w:val="00D7101C"/>
    <w:pPr>
      <w:spacing w:line="480" w:lineRule="auto"/>
      <w:ind w:left="360"/>
    </w:pPr>
    <w:rPr>
      <w:rFonts w:eastAsia="MS Mincho" w:cs="Calibri"/>
      <w:bCs/>
      <w:noProof/>
      <w:snapToGrid w:val="0"/>
      <w:szCs w:val="20"/>
    </w:rPr>
  </w:style>
  <w:style w:type="character" w:customStyle="1" w:styleId="2Char2">
    <w:name w:val="正文文本缩进 2 Char"/>
    <w:basedOn w:val="a2"/>
    <w:link w:val="29"/>
    <w:uiPriority w:val="5"/>
    <w:semiHidden/>
    <w:rsid w:val="00D7101C"/>
    <w:rPr>
      <w:rFonts w:ascii="Arial" w:eastAsia="MS Mincho" w:hAnsi="Arial" w:cs="Calibri"/>
      <w:bCs/>
      <w:noProof/>
      <w:snapToGrid w:val="0"/>
      <w:szCs w:val="20"/>
    </w:rPr>
  </w:style>
  <w:style w:type="paragraph" w:styleId="37">
    <w:name w:val="Body Text Indent 3"/>
    <w:basedOn w:val="a1"/>
    <w:link w:val="3Char1"/>
    <w:uiPriority w:val="7"/>
    <w:semiHidden/>
    <w:unhideWhenUsed/>
    <w:qFormat/>
    <w:locked/>
    <w:rsid w:val="00D7101C"/>
    <w:pPr>
      <w:ind w:left="360"/>
    </w:pPr>
    <w:rPr>
      <w:rFonts w:eastAsia="MS Mincho" w:cs="Calibri"/>
      <w:bCs/>
      <w:noProof/>
      <w:snapToGrid w:val="0"/>
      <w:sz w:val="16"/>
      <w:szCs w:val="16"/>
    </w:rPr>
  </w:style>
  <w:style w:type="character" w:customStyle="1" w:styleId="3Char1">
    <w:name w:val="正文文本缩进 3 Char"/>
    <w:basedOn w:val="a2"/>
    <w:link w:val="37"/>
    <w:uiPriority w:val="7"/>
    <w:semiHidden/>
    <w:rsid w:val="00D7101C"/>
    <w:rPr>
      <w:rFonts w:ascii="Arial" w:eastAsia="MS Mincho" w:hAnsi="Arial" w:cs="Calibri"/>
      <w:bCs/>
      <w:noProof/>
      <w:snapToGrid w:val="0"/>
      <w:sz w:val="16"/>
      <w:szCs w:val="16"/>
    </w:rPr>
  </w:style>
  <w:style w:type="paragraph" w:styleId="afff3">
    <w:name w:val="Closing"/>
    <w:basedOn w:val="a1"/>
    <w:link w:val="Charf3"/>
    <w:uiPriority w:val="99"/>
    <w:semiHidden/>
    <w:locked/>
    <w:rsid w:val="00D7101C"/>
    <w:pPr>
      <w:spacing w:after="0" w:line="240" w:lineRule="auto"/>
      <w:ind w:left="4320"/>
    </w:pPr>
    <w:rPr>
      <w:rFonts w:eastAsia="MS Mincho" w:cs="Calibri"/>
      <w:bCs/>
      <w:noProof/>
      <w:snapToGrid w:val="0"/>
      <w:szCs w:val="20"/>
    </w:rPr>
  </w:style>
  <w:style w:type="character" w:customStyle="1" w:styleId="Charf3">
    <w:name w:val="结束语 Char"/>
    <w:basedOn w:val="a2"/>
    <w:link w:val="afff3"/>
    <w:uiPriority w:val="99"/>
    <w:semiHidden/>
    <w:rsid w:val="00D7101C"/>
    <w:rPr>
      <w:rFonts w:ascii="Arial" w:eastAsia="MS Mincho" w:hAnsi="Arial" w:cs="Calibri"/>
      <w:bCs/>
      <w:noProof/>
      <w:snapToGrid w:val="0"/>
      <w:szCs w:val="20"/>
    </w:rPr>
  </w:style>
  <w:style w:type="paragraph" w:styleId="afff4">
    <w:name w:val="Date"/>
    <w:basedOn w:val="a1"/>
    <w:next w:val="a1"/>
    <w:link w:val="Charf4"/>
    <w:rsid w:val="00D7101C"/>
    <w:pPr>
      <w:tabs>
        <w:tab w:val="left" w:pos="3859"/>
      </w:tabs>
      <w:spacing w:after="0" w:line="240" w:lineRule="auto"/>
    </w:pPr>
    <w:rPr>
      <w:rFonts w:eastAsia="Times New Roman" w:cs="Arial"/>
      <w:bCs/>
      <w:sz w:val="20"/>
      <w:szCs w:val="20"/>
    </w:rPr>
  </w:style>
  <w:style w:type="character" w:customStyle="1" w:styleId="Charf4">
    <w:name w:val="日期 Char"/>
    <w:basedOn w:val="a2"/>
    <w:link w:val="afff4"/>
    <w:rsid w:val="00D7101C"/>
    <w:rPr>
      <w:rFonts w:ascii="Arial" w:eastAsia="Times New Roman" w:hAnsi="Arial" w:cs="Arial"/>
      <w:bCs/>
      <w:sz w:val="20"/>
      <w:szCs w:val="20"/>
    </w:rPr>
  </w:style>
  <w:style w:type="paragraph" w:styleId="afff5">
    <w:name w:val="envelope address"/>
    <w:basedOn w:val="a1"/>
    <w:uiPriority w:val="99"/>
    <w:semiHidden/>
    <w:locked/>
    <w:rsid w:val="00D7101C"/>
    <w:pPr>
      <w:framePr w:w="7920" w:h="1980" w:hRule="exact" w:hSpace="180" w:wrap="auto" w:hAnchor="page" w:xAlign="center" w:yAlign="bottom"/>
      <w:spacing w:after="0" w:line="240" w:lineRule="auto"/>
      <w:ind w:left="2880"/>
    </w:pPr>
    <w:rPr>
      <w:rFonts w:asciiTheme="majorHAnsi" w:eastAsiaTheme="majorEastAsia" w:hAnsiTheme="majorHAnsi" w:cstheme="majorBidi"/>
      <w:bCs/>
      <w:noProof/>
      <w:snapToGrid w:val="0"/>
      <w:sz w:val="24"/>
      <w:szCs w:val="24"/>
    </w:rPr>
  </w:style>
  <w:style w:type="paragraph" w:styleId="afff6">
    <w:name w:val="envelope return"/>
    <w:basedOn w:val="a1"/>
    <w:uiPriority w:val="99"/>
    <w:semiHidden/>
    <w:locked/>
    <w:rsid w:val="00D7101C"/>
    <w:pPr>
      <w:spacing w:after="0" w:line="240" w:lineRule="auto"/>
    </w:pPr>
    <w:rPr>
      <w:rFonts w:asciiTheme="majorHAnsi" w:eastAsiaTheme="majorEastAsia" w:hAnsiTheme="majorHAnsi" w:cstheme="majorBidi"/>
      <w:bCs/>
      <w:noProof/>
      <w:snapToGrid w:val="0"/>
      <w:sz w:val="20"/>
      <w:szCs w:val="20"/>
    </w:rPr>
  </w:style>
  <w:style w:type="paragraph" w:styleId="11">
    <w:name w:val="index 1"/>
    <w:basedOn w:val="a1"/>
    <w:next w:val="a1"/>
    <w:autoRedefine/>
    <w:semiHidden/>
    <w:rsid w:val="00D7101C"/>
    <w:pPr>
      <w:tabs>
        <w:tab w:val="left" w:pos="3859"/>
      </w:tabs>
      <w:spacing w:after="0" w:line="240" w:lineRule="auto"/>
      <w:ind w:left="240" w:hanging="240"/>
    </w:pPr>
    <w:rPr>
      <w:rFonts w:eastAsia="Times New Roman" w:cs="Arial"/>
      <w:bCs/>
      <w:sz w:val="20"/>
      <w:szCs w:val="20"/>
    </w:rPr>
  </w:style>
  <w:style w:type="paragraph" w:styleId="2a">
    <w:name w:val="index 2"/>
    <w:basedOn w:val="a1"/>
    <w:next w:val="a1"/>
    <w:autoRedefine/>
    <w:semiHidden/>
    <w:rsid w:val="00D7101C"/>
    <w:pPr>
      <w:tabs>
        <w:tab w:val="left" w:pos="3859"/>
      </w:tabs>
      <w:spacing w:after="0" w:line="240" w:lineRule="auto"/>
      <w:ind w:left="480" w:hanging="240"/>
    </w:pPr>
    <w:rPr>
      <w:rFonts w:eastAsia="Times New Roman" w:cs="Arial"/>
      <w:bCs/>
      <w:sz w:val="20"/>
      <w:szCs w:val="20"/>
    </w:rPr>
  </w:style>
  <w:style w:type="paragraph" w:styleId="38">
    <w:name w:val="index 3"/>
    <w:basedOn w:val="a1"/>
    <w:next w:val="a1"/>
    <w:autoRedefine/>
    <w:semiHidden/>
    <w:rsid w:val="00D7101C"/>
    <w:pPr>
      <w:tabs>
        <w:tab w:val="left" w:pos="3859"/>
      </w:tabs>
      <w:spacing w:after="0" w:line="240" w:lineRule="auto"/>
      <w:ind w:left="720" w:hanging="240"/>
    </w:pPr>
    <w:rPr>
      <w:rFonts w:eastAsia="Times New Roman" w:cs="Arial"/>
      <w:bCs/>
      <w:sz w:val="20"/>
      <w:szCs w:val="20"/>
    </w:rPr>
  </w:style>
  <w:style w:type="paragraph" w:styleId="45">
    <w:name w:val="index 4"/>
    <w:basedOn w:val="a1"/>
    <w:next w:val="a1"/>
    <w:autoRedefine/>
    <w:semiHidden/>
    <w:rsid w:val="00D7101C"/>
    <w:pPr>
      <w:tabs>
        <w:tab w:val="left" w:pos="3859"/>
      </w:tabs>
      <w:spacing w:after="0" w:line="240" w:lineRule="auto"/>
      <w:ind w:left="960" w:hanging="240"/>
    </w:pPr>
    <w:rPr>
      <w:rFonts w:eastAsia="Times New Roman" w:cs="Arial"/>
      <w:bCs/>
      <w:sz w:val="20"/>
      <w:szCs w:val="20"/>
    </w:rPr>
  </w:style>
  <w:style w:type="paragraph" w:styleId="55">
    <w:name w:val="index 5"/>
    <w:basedOn w:val="a1"/>
    <w:next w:val="a1"/>
    <w:autoRedefine/>
    <w:semiHidden/>
    <w:rsid w:val="00D7101C"/>
    <w:pPr>
      <w:tabs>
        <w:tab w:val="left" w:pos="3859"/>
      </w:tabs>
      <w:spacing w:after="0" w:line="240" w:lineRule="auto"/>
      <w:ind w:left="1200" w:hanging="240"/>
    </w:pPr>
    <w:rPr>
      <w:rFonts w:eastAsia="Times New Roman" w:cs="Arial"/>
      <w:bCs/>
      <w:sz w:val="20"/>
      <w:szCs w:val="20"/>
    </w:rPr>
  </w:style>
  <w:style w:type="paragraph" w:styleId="61">
    <w:name w:val="index 6"/>
    <w:basedOn w:val="a1"/>
    <w:next w:val="a1"/>
    <w:autoRedefine/>
    <w:semiHidden/>
    <w:rsid w:val="00D7101C"/>
    <w:pPr>
      <w:tabs>
        <w:tab w:val="left" w:pos="3859"/>
      </w:tabs>
      <w:spacing w:after="0" w:line="240" w:lineRule="auto"/>
      <w:ind w:left="1440" w:hanging="240"/>
    </w:pPr>
    <w:rPr>
      <w:rFonts w:eastAsia="Times New Roman" w:cs="Arial"/>
      <w:bCs/>
      <w:sz w:val="20"/>
      <w:szCs w:val="20"/>
    </w:rPr>
  </w:style>
  <w:style w:type="paragraph" w:styleId="71">
    <w:name w:val="index 7"/>
    <w:basedOn w:val="a1"/>
    <w:next w:val="a1"/>
    <w:autoRedefine/>
    <w:semiHidden/>
    <w:rsid w:val="00D7101C"/>
    <w:pPr>
      <w:tabs>
        <w:tab w:val="left" w:pos="3859"/>
      </w:tabs>
      <w:spacing w:after="0" w:line="240" w:lineRule="auto"/>
      <w:ind w:left="1680" w:hanging="240"/>
    </w:pPr>
    <w:rPr>
      <w:rFonts w:eastAsia="Times New Roman" w:cs="Arial"/>
      <w:bCs/>
      <w:sz w:val="20"/>
      <w:szCs w:val="20"/>
    </w:rPr>
  </w:style>
  <w:style w:type="paragraph" w:styleId="81">
    <w:name w:val="index 8"/>
    <w:basedOn w:val="a1"/>
    <w:next w:val="a1"/>
    <w:autoRedefine/>
    <w:semiHidden/>
    <w:rsid w:val="00D7101C"/>
    <w:pPr>
      <w:tabs>
        <w:tab w:val="left" w:pos="3859"/>
      </w:tabs>
      <w:spacing w:after="0" w:line="240" w:lineRule="auto"/>
      <w:ind w:left="1920" w:hanging="240"/>
    </w:pPr>
    <w:rPr>
      <w:rFonts w:eastAsia="Times New Roman" w:cs="Arial"/>
      <w:bCs/>
      <w:sz w:val="20"/>
      <w:szCs w:val="20"/>
    </w:rPr>
  </w:style>
  <w:style w:type="paragraph" w:styleId="91">
    <w:name w:val="index 9"/>
    <w:basedOn w:val="a1"/>
    <w:next w:val="a1"/>
    <w:autoRedefine/>
    <w:semiHidden/>
    <w:rsid w:val="00D7101C"/>
    <w:pPr>
      <w:tabs>
        <w:tab w:val="left" w:pos="3859"/>
      </w:tabs>
      <w:spacing w:after="0" w:line="240" w:lineRule="auto"/>
      <w:ind w:left="2160" w:hanging="240"/>
    </w:pPr>
    <w:rPr>
      <w:rFonts w:eastAsia="Times New Roman" w:cs="Arial"/>
      <w:bCs/>
      <w:sz w:val="20"/>
      <w:szCs w:val="20"/>
    </w:rPr>
  </w:style>
  <w:style w:type="paragraph" w:styleId="afff7">
    <w:name w:val="index heading"/>
    <w:basedOn w:val="a1"/>
    <w:next w:val="11"/>
    <w:semiHidden/>
    <w:rsid w:val="00D7101C"/>
    <w:pPr>
      <w:tabs>
        <w:tab w:val="left" w:pos="3859"/>
      </w:tabs>
      <w:spacing w:after="0" w:line="240" w:lineRule="auto"/>
    </w:pPr>
    <w:rPr>
      <w:rFonts w:eastAsia="Times New Roman" w:cs="Arial"/>
      <w:b/>
      <w:bCs/>
      <w:sz w:val="20"/>
      <w:szCs w:val="20"/>
    </w:rPr>
  </w:style>
  <w:style w:type="paragraph" w:styleId="afff8">
    <w:name w:val="macro"/>
    <w:link w:val="Charf5"/>
    <w:semiHidden/>
    <w:rsid w:val="00D7101C"/>
    <w:pPr>
      <w:tabs>
        <w:tab w:val="left" w:pos="480"/>
        <w:tab w:val="left" w:pos="960"/>
        <w:tab w:val="left" w:pos="1440"/>
        <w:tab w:val="left" w:pos="1920"/>
        <w:tab w:val="left" w:pos="2400"/>
        <w:tab w:val="left" w:pos="2880"/>
        <w:tab w:val="left" w:pos="3360"/>
        <w:tab w:val="left" w:pos="3840"/>
        <w:tab w:val="left" w:pos="4320"/>
      </w:tabs>
      <w:spacing w:before="240" w:after="0" w:line="240" w:lineRule="auto"/>
    </w:pPr>
    <w:rPr>
      <w:rFonts w:ascii="Courier New" w:eastAsia="Times New Roman" w:hAnsi="Courier New" w:cs="Times New Roman"/>
      <w:sz w:val="20"/>
      <w:szCs w:val="20"/>
    </w:rPr>
  </w:style>
  <w:style w:type="character" w:customStyle="1" w:styleId="Charf5">
    <w:name w:val="宏文本 Char"/>
    <w:basedOn w:val="a2"/>
    <w:link w:val="afff8"/>
    <w:semiHidden/>
    <w:rsid w:val="00D7101C"/>
    <w:rPr>
      <w:rFonts w:ascii="Courier New" w:eastAsia="Times New Roman" w:hAnsi="Courier New" w:cs="Times New Roman"/>
      <w:sz w:val="20"/>
      <w:szCs w:val="20"/>
    </w:rPr>
  </w:style>
  <w:style w:type="paragraph" w:styleId="afff9">
    <w:name w:val="Normal Indent"/>
    <w:basedOn w:val="a1"/>
    <w:uiPriority w:val="99"/>
    <w:semiHidden/>
    <w:locked/>
    <w:rsid w:val="00D7101C"/>
    <w:pPr>
      <w:ind w:left="720"/>
    </w:pPr>
    <w:rPr>
      <w:rFonts w:eastAsia="MS Mincho" w:cs="Calibri"/>
      <w:bCs/>
      <w:noProof/>
      <w:snapToGrid w:val="0"/>
      <w:szCs w:val="20"/>
    </w:rPr>
  </w:style>
  <w:style w:type="paragraph" w:styleId="afffa">
    <w:name w:val="Note Heading"/>
    <w:basedOn w:val="a1"/>
    <w:next w:val="a1"/>
    <w:link w:val="Charf6"/>
    <w:uiPriority w:val="99"/>
    <w:semiHidden/>
    <w:locked/>
    <w:rsid w:val="00D7101C"/>
    <w:pPr>
      <w:spacing w:after="0" w:line="240" w:lineRule="auto"/>
    </w:pPr>
    <w:rPr>
      <w:rFonts w:eastAsia="MS Mincho" w:cs="Calibri"/>
      <w:bCs/>
      <w:noProof/>
      <w:snapToGrid w:val="0"/>
      <w:szCs w:val="20"/>
    </w:rPr>
  </w:style>
  <w:style w:type="character" w:customStyle="1" w:styleId="Charf6">
    <w:name w:val="注释标题 Char"/>
    <w:basedOn w:val="a2"/>
    <w:link w:val="afffa"/>
    <w:uiPriority w:val="99"/>
    <w:semiHidden/>
    <w:rsid w:val="00D7101C"/>
    <w:rPr>
      <w:rFonts w:ascii="Arial" w:eastAsia="MS Mincho" w:hAnsi="Arial" w:cs="Calibri"/>
      <w:bCs/>
      <w:noProof/>
      <w:snapToGrid w:val="0"/>
      <w:szCs w:val="20"/>
    </w:rPr>
  </w:style>
  <w:style w:type="paragraph" w:styleId="afffb">
    <w:name w:val="Salutation"/>
    <w:basedOn w:val="a1"/>
    <w:next w:val="a1"/>
    <w:link w:val="Charf7"/>
    <w:uiPriority w:val="99"/>
    <w:semiHidden/>
    <w:locked/>
    <w:rsid w:val="00D7101C"/>
    <w:rPr>
      <w:rFonts w:eastAsia="MS Mincho" w:cs="Calibri"/>
      <w:bCs/>
      <w:noProof/>
      <w:snapToGrid w:val="0"/>
      <w:szCs w:val="20"/>
    </w:rPr>
  </w:style>
  <w:style w:type="character" w:customStyle="1" w:styleId="Charf7">
    <w:name w:val="称呼 Char"/>
    <w:basedOn w:val="a2"/>
    <w:link w:val="afffb"/>
    <w:uiPriority w:val="99"/>
    <w:semiHidden/>
    <w:rsid w:val="00D7101C"/>
    <w:rPr>
      <w:rFonts w:ascii="Arial" w:eastAsia="MS Mincho" w:hAnsi="Arial" w:cs="Calibri"/>
      <w:bCs/>
      <w:noProof/>
      <w:snapToGrid w:val="0"/>
      <w:szCs w:val="20"/>
    </w:rPr>
  </w:style>
  <w:style w:type="paragraph" w:styleId="afffc">
    <w:name w:val="Signature"/>
    <w:basedOn w:val="a1"/>
    <w:link w:val="Charf8"/>
    <w:uiPriority w:val="99"/>
    <w:semiHidden/>
    <w:locked/>
    <w:rsid w:val="00D7101C"/>
    <w:pPr>
      <w:spacing w:after="0" w:line="240" w:lineRule="auto"/>
      <w:ind w:left="4320"/>
    </w:pPr>
    <w:rPr>
      <w:rFonts w:eastAsia="MS Mincho" w:cs="Calibri"/>
      <w:bCs/>
      <w:noProof/>
      <w:snapToGrid w:val="0"/>
      <w:szCs w:val="20"/>
    </w:rPr>
  </w:style>
  <w:style w:type="character" w:customStyle="1" w:styleId="Charf8">
    <w:name w:val="签名 Char"/>
    <w:basedOn w:val="a2"/>
    <w:link w:val="afffc"/>
    <w:uiPriority w:val="99"/>
    <w:semiHidden/>
    <w:rsid w:val="00D7101C"/>
    <w:rPr>
      <w:rFonts w:ascii="Arial" w:eastAsia="MS Mincho" w:hAnsi="Arial" w:cs="Calibri"/>
      <w:bCs/>
      <w:noProof/>
      <w:snapToGrid w:val="0"/>
      <w:szCs w:val="20"/>
    </w:rPr>
  </w:style>
  <w:style w:type="paragraph" w:styleId="afffd">
    <w:name w:val="table of authorities"/>
    <w:basedOn w:val="a1"/>
    <w:next w:val="a1"/>
    <w:semiHidden/>
    <w:rsid w:val="00D7101C"/>
    <w:pPr>
      <w:tabs>
        <w:tab w:val="left" w:pos="3859"/>
      </w:tabs>
      <w:spacing w:after="0" w:line="240" w:lineRule="auto"/>
      <w:ind w:left="240" w:hanging="240"/>
    </w:pPr>
    <w:rPr>
      <w:rFonts w:eastAsia="Times New Roman" w:cs="Arial"/>
      <w:bCs/>
      <w:sz w:val="20"/>
      <w:szCs w:val="20"/>
    </w:rPr>
  </w:style>
  <w:style w:type="paragraph" w:styleId="afffe">
    <w:name w:val="toa heading"/>
    <w:basedOn w:val="a1"/>
    <w:next w:val="a1"/>
    <w:semiHidden/>
    <w:locked/>
    <w:rsid w:val="00D7101C"/>
    <w:pPr>
      <w:tabs>
        <w:tab w:val="left" w:pos="3859"/>
      </w:tabs>
      <w:spacing w:before="120" w:after="0" w:line="240" w:lineRule="auto"/>
    </w:pPr>
    <w:rPr>
      <w:rFonts w:eastAsia="Times New Roman" w:cs="Arial"/>
      <w:b/>
      <w:bCs/>
      <w:sz w:val="20"/>
      <w:szCs w:val="20"/>
    </w:rPr>
  </w:style>
  <w:style w:type="character" w:customStyle="1" w:styleId="Newheading">
    <w:name w:val="New heading"/>
    <w:basedOn w:val="Newtext"/>
    <w:uiPriority w:val="1"/>
    <w:rsid w:val="00D7101C"/>
    <w:rPr>
      <w:rFonts w:asciiTheme="majorHAnsi" w:hAnsiTheme="majorHAnsi"/>
      <w:b/>
      <w:i w:val="0"/>
      <w:color w:val="FF0000"/>
      <w:sz w:val="24"/>
    </w:rPr>
  </w:style>
  <w:style w:type="paragraph" w:customStyle="1" w:styleId="Heading">
    <w:name w:val="Heading"/>
    <w:rsid w:val="00D7101C"/>
    <w:pPr>
      <w:spacing w:before="240" w:after="120"/>
    </w:pPr>
    <w:rPr>
      <w:rFonts w:ascii="Arial" w:eastAsia="MS Mincho" w:hAnsi="Arial" w:cs="Calibri"/>
      <w:b/>
      <w:bCs/>
      <w:noProof/>
      <w:snapToGrid w:val="0"/>
      <w:color w:val="19477B" w:themeColor="accent1" w:themeShade="BF"/>
      <w:sz w:val="28"/>
      <w:szCs w:val="20"/>
    </w:rPr>
  </w:style>
  <w:style w:type="character" w:customStyle="1" w:styleId="BodyChar">
    <w:name w:val="Body Char"/>
    <w:locked/>
    <w:rsid w:val="00D7101C"/>
    <w:rPr>
      <w:rFonts w:ascii="Arial" w:eastAsia="MS Mincho" w:hAnsi="Arial"/>
      <w:snapToGrid w:val="0"/>
      <w:color w:val="000000"/>
      <w:sz w:val="24"/>
      <w:lang w:val="en-US" w:eastAsia="en-US"/>
    </w:rPr>
  </w:style>
  <w:style w:type="paragraph" w:customStyle="1" w:styleId="AppHeading1">
    <w:name w:val="AppHeading 1"/>
    <w:basedOn w:val="a1"/>
    <w:rsid w:val="00D7101C"/>
    <w:pPr>
      <w:keepNext/>
      <w:pageBreakBefore/>
      <w:numPr>
        <w:numId w:val="17"/>
      </w:numPr>
      <w:pBdr>
        <w:bottom w:val="single" w:sz="6" w:space="1" w:color="000000"/>
      </w:pBdr>
      <w:spacing w:before="240" w:after="60" w:line="240" w:lineRule="auto"/>
    </w:pPr>
    <w:rPr>
      <w:rFonts w:ascii="Helvetica" w:eastAsia="MS Mincho" w:hAnsi="Helvetica" w:cs="Times New Roman"/>
      <w:b/>
      <w:noProof/>
      <w:sz w:val="32"/>
      <w:szCs w:val="24"/>
    </w:rPr>
  </w:style>
  <w:style w:type="paragraph" w:customStyle="1" w:styleId="AppHeading2">
    <w:name w:val="AppHeading 2"/>
    <w:basedOn w:val="AppHeading1"/>
    <w:next w:val="a1"/>
    <w:rsid w:val="00D7101C"/>
    <w:pPr>
      <w:pageBreakBefore w:val="0"/>
      <w:numPr>
        <w:ilvl w:val="1"/>
      </w:numPr>
      <w:pBdr>
        <w:bottom w:val="none" w:sz="0" w:space="0" w:color="auto"/>
      </w:pBdr>
      <w:spacing w:before="160" w:after="0"/>
    </w:pPr>
    <w:rPr>
      <w:sz w:val="28"/>
    </w:rPr>
  </w:style>
  <w:style w:type="paragraph" w:customStyle="1" w:styleId="AppHeading3">
    <w:name w:val="AppHeading 3"/>
    <w:basedOn w:val="AppHeading2"/>
    <w:rsid w:val="00D7101C"/>
    <w:pPr>
      <w:numPr>
        <w:ilvl w:val="2"/>
      </w:numPr>
    </w:pPr>
    <w:rPr>
      <w:sz w:val="24"/>
    </w:rPr>
  </w:style>
  <w:style w:type="character" w:customStyle="1" w:styleId="BlueInstructive">
    <w:name w:val="Blue Instructive"/>
    <w:rsid w:val="00D7101C"/>
    <w:rPr>
      <w:color w:val="0000FF"/>
    </w:rPr>
  </w:style>
  <w:style w:type="paragraph" w:customStyle="1" w:styleId="CellBody0">
    <w:name w:val="CellBody"/>
    <w:basedOn w:val="a1"/>
    <w:locked/>
    <w:rsid w:val="00D7101C"/>
    <w:pPr>
      <w:spacing w:before="40" w:after="40" w:line="240" w:lineRule="auto"/>
    </w:pPr>
    <w:rPr>
      <w:rFonts w:eastAsia="Times New Roman" w:cs="Arial"/>
      <w:bCs/>
      <w:color w:val="000000"/>
      <w:sz w:val="20"/>
      <w:szCs w:val="20"/>
      <w:lang w:bidi="he-IL"/>
    </w:rPr>
  </w:style>
  <w:style w:type="paragraph" w:customStyle="1" w:styleId="Bulleted">
    <w:name w:val="Bulleted"/>
    <w:basedOn w:val="a1"/>
    <w:uiPriority w:val="99"/>
    <w:rsid w:val="00D7101C"/>
    <w:pPr>
      <w:numPr>
        <w:numId w:val="18"/>
      </w:numPr>
      <w:spacing w:line="240" w:lineRule="auto"/>
    </w:pPr>
    <w:rPr>
      <w:rFonts w:eastAsia="MS Mincho" w:cs="Times New Roman"/>
      <w:color w:val="000000"/>
      <w:sz w:val="24"/>
      <w:szCs w:val="24"/>
      <w:lang w:val="en-GB"/>
    </w:rPr>
  </w:style>
  <w:style w:type="paragraph" w:customStyle="1" w:styleId="TableTitle0">
    <w:name w:val="TableTitle"/>
    <w:next w:val="a1"/>
    <w:uiPriority w:val="99"/>
    <w:rsid w:val="00D7101C"/>
    <w:pPr>
      <w:suppressAutoHyphens/>
      <w:autoSpaceDE w:val="0"/>
      <w:autoSpaceDN w:val="0"/>
      <w:adjustRightInd w:val="0"/>
      <w:spacing w:after="0" w:line="240" w:lineRule="atLeast"/>
    </w:pPr>
    <w:rPr>
      <w:rFonts w:ascii="Arial" w:eastAsia="Times New Roman" w:hAnsi="Arial" w:cs="Arial"/>
      <w:i/>
      <w:iCs/>
      <w:color w:val="000000"/>
      <w:w w:val="1"/>
      <w:sz w:val="20"/>
      <w:szCs w:val="20"/>
    </w:rPr>
  </w:style>
  <w:style w:type="character" w:customStyle="1" w:styleId="Subscript0">
    <w:name w:val="Subscript"/>
    <w:uiPriority w:val="99"/>
    <w:rsid w:val="00D7101C"/>
    <w:rPr>
      <w:vertAlign w:val="subscript"/>
    </w:rPr>
  </w:style>
  <w:style w:type="character" w:customStyle="1" w:styleId="BLUE">
    <w:name w:val="BLUE"/>
    <w:uiPriority w:val="99"/>
    <w:rsid w:val="00D7101C"/>
    <w:rPr>
      <w:color w:val="0000FF"/>
    </w:rPr>
  </w:style>
  <w:style w:type="paragraph" w:customStyle="1" w:styleId="Figure">
    <w:name w:val="Figure"/>
    <w:next w:val="a1"/>
    <w:uiPriority w:val="99"/>
    <w:rsid w:val="00D7101C"/>
    <w:pPr>
      <w:suppressAutoHyphens/>
      <w:autoSpaceDE w:val="0"/>
      <w:autoSpaceDN w:val="0"/>
      <w:adjustRightInd w:val="0"/>
      <w:spacing w:before="120" w:after="400" w:line="200" w:lineRule="atLeast"/>
      <w:ind w:left="960" w:hanging="960"/>
    </w:pPr>
    <w:rPr>
      <w:rFonts w:ascii="Arial" w:eastAsia="Times New Roman" w:hAnsi="Arial" w:cs="Arial"/>
      <w:i/>
      <w:iCs/>
      <w:color w:val="000000"/>
      <w:w w:val="0"/>
      <w:sz w:val="20"/>
      <w:szCs w:val="20"/>
    </w:rPr>
  </w:style>
  <w:style w:type="paragraph" w:customStyle="1" w:styleId="HeadingRunIn">
    <w:name w:val="HeadingRunIn"/>
    <w:next w:val="a1"/>
    <w:rsid w:val="00D7101C"/>
    <w:pPr>
      <w:keepNext/>
      <w:autoSpaceDE w:val="0"/>
      <w:autoSpaceDN w:val="0"/>
      <w:adjustRightInd w:val="0"/>
      <w:spacing w:before="120" w:after="0" w:line="280" w:lineRule="atLeast"/>
    </w:pPr>
    <w:rPr>
      <w:rFonts w:ascii="Times New Roman" w:hAnsi="Times New Roman" w:cs="Times New Roman"/>
      <w:b/>
      <w:bCs/>
      <w:color w:val="000000"/>
      <w:w w:val="0"/>
      <w:sz w:val="24"/>
      <w:szCs w:val="24"/>
      <w:lang w:eastAsia="sv-SE"/>
    </w:rPr>
  </w:style>
  <w:style w:type="character" w:customStyle="1" w:styleId="RED">
    <w:name w:val="RED"/>
    <w:uiPriority w:val="99"/>
    <w:rsid w:val="00D7101C"/>
    <w:rPr>
      <w:color w:val="FF0000"/>
    </w:rPr>
  </w:style>
  <w:style w:type="character" w:customStyle="1" w:styleId="superscriptBlue">
    <w:name w:val="superscript Blue"/>
    <w:uiPriority w:val="1"/>
    <w:rsid w:val="00D7101C"/>
    <w:rPr>
      <w:color w:val="0070C0"/>
      <w:vertAlign w:val="superscript"/>
    </w:rPr>
  </w:style>
  <w:style w:type="character" w:customStyle="1" w:styleId="superscriptRed">
    <w:name w:val="superscript Red"/>
    <w:uiPriority w:val="1"/>
    <w:rsid w:val="00D7101C"/>
    <w:rPr>
      <w:color w:val="FF0000"/>
      <w:vertAlign w:val="superscript"/>
    </w:rPr>
  </w:style>
  <w:style w:type="character" w:customStyle="1" w:styleId="subscriptred">
    <w:name w:val="subscript red"/>
    <w:uiPriority w:val="1"/>
    <w:rsid w:val="00D7101C"/>
    <w:rPr>
      <w:color w:val="FF0000"/>
      <w:vertAlign w:val="subscript"/>
    </w:rPr>
  </w:style>
</w:styles>
</file>

<file path=word/webSettings.xml><?xml version="1.0" encoding="utf-8"?>
<w:webSettings xmlns:r="http://schemas.openxmlformats.org/officeDocument/2006/relationships" xmlns:w="http://schemas.openxmlformats.org/wordprocessingml/2006/main">
  <w:divs>
    <w:div w:id="250090845">
      <w:bodyDiv w:val="1"/>
      <w:marLeft w:val="0"/>
      <w:marRight w:val="0"/>
      <w:marTop w:val="0"/>
      <w:marBottom w:val="0"/>
      <w:divBdr>
        <w:top w:val="none" w:sz="0" w:space="0" w:color="auto"/>
        <w:left w:val="none" w:sz="0" w:space="0" w:color="auto"/>
        <w:bottom w:val="none" w:sz="0" w:space="0" w:color="auto"/>
        <w:right w:val="none" w:sz="0" w:space="0" w:color="auto"/>
      </w:divBdr>
    </w:div>
    <w:div w:id="374165457">
      <w:bodyDiv w:val="1"/>
      <w:marLeft w:val="0"/>
      <w:marRight w:val="0"/>
      <w:marTop w:val="0"/>
      <w:marBottom w:val="0"/>
      <w:divBdr>
        <w:top w:val="none" w:sz="0" w:space="0" w:color="auto"/>
        <w:left w:val="none" w:sz="0" w:space="0" w:color="auto"/>
        <w:bottom w:val="none" w:sz="0" w:space="0" w:color="auto"/>
        <w:right w:val="none" w:sz="0" w:space="0" w:color="auto"/>
      </w:divBdr>
    </w:div>
    <w:div w:id="869880201">
      <w:bodyDiv w:val="1"/>
      <w:marLeft w:val="0"/>
      <w:marRight w:val="0"/>
      <w:marTop w:val="0"/>
      <w:marBottom w:val="0"/>
      <w:divBdr>
        <w:top w:val="none" w:sz="0" w:space="0" w:color="auto"/>
        <w:left w:val="none" w:sz="0" w:space="0" w:color="auto"/>
        <w:bottom w:val="none" w:sz="0" w:space="0" w:color="auto"/>
        <w:right w:val="none" w:sz="0" w:space="0" w:color="auto"/>
      </w:divBdr>
    </w:div>
    <w:div w:id="1009990711">
      <w:bodyDiv w:val="1"/>
      <w:marLeft w:val="0"/>
      <w:marRight w:val="0"/>
      <w:marTop w:val="0"/>
      <w:marBottom w:val="0"/>
      <w:divBdr>
        <w:top w:val="none" w:sz="0" w:space="0" w:color="auto"/>
        <w:left w:val="none" w:sz="0" w:space="0" w:color="auto"/>
        <w:bottom w:val="none" w:sz="0" w:space="0" w:color="auto"/>
        <w:right w:val="none" w:sz="0" w:space="0" w:color="auto"/>
      </w:divBdr>
    </w:div>
    <w:div w:id="1037508770">
      <w:bodyDiv w:val="1"/>
      <w:marLeft w:val="0"/>
      <w:marRight w:val="0"/>
      <w:marTop w:val="0"/>
      <w:marBottom w:val="0"/>
      <w:divBdr>
        <w:top w:val="none" w:sz="0" w:space="0" w:color="auto"/>
        <w:left w:val="none" w:sz="0" w:space="0" w:color="auto"/>
        <w:bottom w:val="none" w:sz="0" w:space="0" w:color="auto"/>
        <w:right w:val="none" w:sz="0" w:space="0" w:color="auto"/>
      </w:divBdr>
      <w:divsChild>
        <w:div w:id="916403135">
          <w:marLeft w:val="1166"/>
          <w:marRight w:val="0"/>
          <w:marTop w:val="100"/>
          <w:marBottom w:val="100"/>
          <w:divBdr>
            <w:top w:val="none" w:sz="0" w:space="0" w:color="auto"/>
            <w:left w:val="none" w:sz="0" w:space="0" w:color="auto"/>
            <w:bottom w:val="none" w:sz="0" w:space="0" w:color="auto"/>
            <w:right w:val="none" w:sz="0" w:space="0" w:color="auto"/>
          </w:divBdr>
        </w:div>
        <w:div w:id="1101489898">
          <w:marLeft w:val="1800"/>
          <w:marRight w:val="0"/>
          <w:marTop w:val="80"/>
          <w:marBottom w:val="80"/>
          <w:divBdr>
            <w:top w:val="none" w:sz="0" w:space="0" w:color="auto"/>
            <w:left w:val="none" w:sz="0" w:space="0" w:color="auto"/>
            <w:bottom w:val="none" w:sz="0" w:space="0" w:color="auto"/>
            <w:right w:val="none" w:sz="0" w:space="0" w:color="auto"/>
          </w:divBdr>
        </w:div>
        <w:div w:id="1275281762">
          <w:marLeft w:val="1800"/>
          <w:marRight w:val="0"/>
          <w:marTop w:val="80"/>
          <w:marBottom w:val="80"/>
          <w:divBdr>
            <w:top w:val="none" w:sz="0" w:space="0" w:color="auto"/>
            <w:left w:val="none" w:sz="0" w:space="0" w:color="auto"/>
            <w:bottom w:val="none" w:sz="0" w:space="0" w:color="auto"/>
            <w:right w:val="none" w:sz="0" w:space="0" w:color="auto"/>
          </w:divBdr>
        </w:div>
      </w:divsChild>
    </w:div>
    <w:div w:id="1044670884">
      <w:bodyDiv w:val="1"/>
      <w:marLeft w:val="0"/>
      <w:marRight w:val="0"/>
      <w:marTop w:val="0"/>
      <w:marBottom w:val="0"/>
      <w:divBdr>
        <w:top w:val="none" w:sz="0" w:space="0" w:color="auto"/>
        <w:left w:val="none" w:sz="0" w:space="0" w:color="auto"/>
        <w:bottom w:val="none" w:sz="0" w:space="0" w:color="auto"/>
        <w:right w:val="none" w:sz="0" w:space="0" w:color="auto"/>
      </w:divBdr>
      <w:divsChild>
        <w:div w:id="1400054361">
          <w:marLeft w:val="1166"/>
          <w:marRight w:val="0"/>
          <w:marTop w:val="100"/>
          <w:marBottom w:val="100"/>
          <w:divBdr>
            <w:top w:val="none" w:sz="0" w:space="0" w:color="auto"/>
            <w:left w:val="none" w:sz="0" w:space="0" w:color="auto"/>
            <w:bottom w:val="none" w:sz="0" w:space="0" w:color="auto"/>
            <w:right w:val="none" w:sz="0" w:space="0" w:color="auto"/>
          </w:divBdr>
        </w:div>
      </w:divsChild>
    </w:div>
    <w:div w:id="1101991802">
      <w:bodyDiv w:val="1"/>
      <w:marLeft w:val="0"/>
      <w:marRight w:val="0"/>
      <w:marTop w:val="0"/>
      <w:marBottom w:val="0"/>
      <w:divBdr>
        <w:top w:val="none" w:sz="0" w:space="0" w:color="auto"/>
        <w:left w:val="none" w:sz="0" w:space="0" w:color="auto"/>
        <w:bottom w:val="none" w:sz="0" w:space="0" w:color="auto"/>
        <w:right w:val="none" w:sz="0" w:space="0" w:color="auto"/>
      </w:divBdr>
    </w:div>
    <w:div w:id="1220828414">
      <w:bodyDiv w:val="1"/>
      <w:marLeft w:val="0"/>
      <w:marRight w:val="0"/>
      <w:marTop w:val="0"/>
      <w:marBottom w:val="0"/>
      <w:divBdr>
        <w:top w:val="none" w:sz="0" w:space="0" w:color="auto"/>
        <w:left w:val="none" w:sz="0" w:space="0" w:color="auto"/>
        <w:bottom w:val="none" w:sz="0" w:space="0" w:color="auto"/>
        <w:right w:val="none" w:sz="0" w:space="0" w:color="auto"/>
      </w:divBdr>
    </w:div>
    <w:div w:id="1294213626">
      <w:bodyDiv w:val="1"/>
      <w:marLeft w:val="0"/>
      <w:marRight w:val="0"/>
      <w:marTop w:val="0"/>
      <w:marBottom w:val="0"/>
      <w:divBdr>
        <w:top w:val="none" w:sz="0" w:space="0" w:color="auto"/>
        <w:left w:val="none" w:sz="0" w:space="0" w:color="auto"/>
        <w:bottom w:val="none" w:sz="0" w:space="0" w:color="auto"/>
        <w:right w:val="none" w:sz="0" w:space="0" w:color="auto"/>
      </w:divBdr>
    </w:div>
    <w:div w:id="1491561337">
      <w:bodyDiv w:val="1"/>
      <w:marLeft w:val="0"/>
      <w:marRight w:val="0"/>
      <w:marTop w:val="0"/>
      <w:marBottom w:val="0"/>
      <w:divBdr>
        <w:top w:val="none" w:sz="0" w:space="0" w:color="auto"/>
        <w:left w:val="none" w:sz="0" w:space="0" w:color="auto"/>
        <w:bottom w:val="none" w:sz="0" w:space="0" w:color="auto"/>
        <w:right w:val="none" w:sz="0" w:space="0" w:color="auto"/>
      </w:divBdr>
    </w:div>
    <w:div w:id="1496341741">
      <w:bodyDiv w:val="1"/>
      <w:marLeft w:val="0"/>
      <w:marRight w:val="0"/>
      <w:marTop w:val="0"/>
      <w:marBottom w:val="0"/>
      <w:divBdr>
        <w:top w:val="none" w:sz="0" w:space="0" w:color="auto"/>
        <w:left w:val="none" w:sz="0" w:space="0" w:color="auto"/>
        <w:bottom w:val="none" w:sz="0" w:space="0" w:color="auto"/>
        <w:right w:val="none" w:sz="0" w:space="0" w:color="auto"/>
      </w:divBdr>
    </w:div>
    <w:div w:id="1544515693">
      <w:bodyDiv w:val="1"/>
      <w:marLeft w:val="0"/>
      <w:marRight w:val="0"/>
      <w:marTop w:val="0"/>
      <w:marBottom w:val="0"/>
      <w:divBdr>
        <w:top w:val="none" w:sz="0" w:space="0" w:color="auto"/>
        <w:left w:val="none" w:sz="0" w:space="0" w:color="auto"/>
        <w:bottom w:val="none" w:sz="0" w:space="0" w:color="auto"/>
        <w:right w:val="none" w:sz="0" w:space="0" w:color="auto"/>
      </w:divBdr>
    </w:div>
    <w:div w:id="1576550815">
      <w:bodyDiv w:val="1"/>
      <w:marLeft w:val="0"/>
      <w:marRight w:val="0"/>
      <w:marTop w:val="0"/>
      <w:marBottom w:val="0"/>
      <w:divBdr>
        <w:top w:val="none" w:sz="0" w:space="0" w:color="auto"/>
        <w:left w:val="none" w:sz="0" w:space="0" w:color="auto"/>
        <w:bottom w:val="none" w:sz="0" w:space="0" w:color="auto"/>
        <w:right w:val="none" w:sz="0" w:space="0" w:color="auto"/>
      </w:divBdr>
    </w:div>
    <w:div w:id="1587378664">
      <w:bodyDiv w:val="1"/>
      <w:marLeft w:val="0"/>
      <w:marRight w:val="0"/>
      <w:marTop w:val="0"/>
      <w:marBottom w:val="0"/>
      <w:divBdr>
        <w:top w:val="none" w:sz="0" w:space="0" w:color="auto"/>
        <w:left w:val="none" w:sz="0" w:space="0" w:color="auto"/>
        <w:bottom w:val="none" w:sz="0" w:space="0" w:color="auto"/>
        <w:right w:val="none" w:sz="0" w:space="0" w:color="auto"/>
      </w:divBdr>
    </w:div>
    <w:div w:id="164921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8.emf"/><Relationship Id="rId21" Type="http://schemas.openxmlformats.org/officeDocument/2006/relationships/image" Target="media/image6.png"/><Relationship Id="rId34" Type="http://schemas.openxmlformats.org/officeDocument/2006/relationships/oleObject" Target="embeddings/oleObject8.bin"/><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oleObject" Target="embeddings/oleObject10.bin"/><Relationship Id="rId55" Type="http://schemas.openxmlformats.org/officeDocument/2006/relationships/footer" Target="footer2.xml"/><Relationship Id="rId63" Type="http://schemas.microsoft.com/office/2011/relationships/people" Target="peop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oleObject" Target="embeddings/oleObject2.bin"/><Relationship Id="rId29" Type="http://schemas.openxmlformats.org/officeDocument/2006/relationships/oleObject" Target="embeddings/oleObject6.bin"/><Relationship Id="rId41" Type="http://schemas.openxmlformats.org/officeDocument/2006/relationships/image" Target="media/image20.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emf"/><Relationship Id="rId32" Type="http://schemas.openxmlformats.org/officeDocument/2006/relationships/oleObject" Target="embeddings/oleObject7.bin"/><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header" Target="header1.xml"/><Relationship Id="rId58"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5.emf"/><Relationship Id="rId49" Type="http://schemas.openxmlformats.org/officeDocument/2006/relationships/image" Target="media/image27.emf"/><Relationship Id="rId57" Type="http://schemas.openxmlformats.org/officeDocument/2006/relationships/header" Target="header3.xml"/><Relationship Id="rId61"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image" Target="media/image23.emf"/><Relationship Id="rId52" Type="http://schemas.openxmlformats.org/officeDocument/2006/relationships/oleObject" Target="embeddings/oleObject11.bin"/><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oleObject" Target="embeddings/oleObject9.bin"/><Relationship Id="rId56" Type="http://schemas.openxmlformats.org/officeDocument/2006/relationships/footer" Target="footer3.xml"/><Relationship Id="rId64" Type="http://schemas.microsoft.com/office/2011/relationships/commentsExtended" Target="commentsExtended.xml"/><Relationship Id="rId8" Type="http://schemas.openxmlformats.org/officeDocument/2006/relationships/styles" Target="styles.xml"/><Relationship Id="rId51" Type="http://schemas.openxmlformats.org/officeDocument/2006/relationships/image" Target="media/image28.e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image" Target="media/image13.emf"/><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12\Downloads\Template_CR_2015r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E66F1509C304CF1B439FD55CFBA37A4"/>
        <w:category>
          <w:name w:val="General"/>
          <w:gallery w:val="placeholder"/>
        </w:category>
        <w:types>
          <w:type w:val="bbPlcHdr"/>
        </w:types>
        <w:behaviors>
          <w:behavior w:val="content"/>
        </w:behaviors>
        <w:guid w:val="{801E2DE0-0D0F-4182-961E-9B3A987961A8}"/>
      </w:docPartPr>
      <w:docPartBody>
        <w:p w:rsidR="002F0941" w:rsidRDefault="004D5C98">
          <w:pPr>
            <w:pStyle w:val="2E66F1509C304CF1B439FD55CFBA37A4"/>
          </w:pPr>
          <w:r w:rsidRPr="00944B67">
            <w:rPr>
              <w:rStyle w:val="a3"/>
            </w:rPr>
            <w:t>[Title]</w:t>
          </w:r>
        </w:p>
      </w:docPartBody>
    </w:docPart>
    <w:docPart>
      <w:docPartPr>
        <w:name w:val="E9CB9113B39048C4B69265509799289A"/>
        <w:category>
          <w:name w:val="General"/>
          <w:gallery w:val="placeholder"/>
        </w:category>
        <w:types>
          <w:type w:val="bbPlcHdr"/>
        </w:types>
        <w:behaviors>
          <w:behavior w:val="content"/>
        </w:behaviors>
        <w:guid w:val="{6CE54E57-4BD5-497F-BF38-A683BB62F387}"/>
      </w:docPartPr>
      <w:docPartBody>
        <w:p w:rsidR="002F0941" w:rsidRDefault="004D5C98">
          <w:pPr>
            <w:pStyle w:val="E9CB9113B39048C4B69265509799289A"/>
          </w:pPr>
          <w:r w:rsidRPr="004F0C8A">
            <w:rPr>
              <w:rStyle w:val="a3"/>
            </w:rPr>
            <w:t>Click here to enter text.</w:t>
          </w:r>
        </w:p>
      </w:docPartBody>
    </w:docPart>
    <w:docPart>
      <w:docPartPr>
        <w:name w:val="C3D91C19C3024541BF93406AB35DEECD"/>
        <w:category>
          <w:name w:val="General"/>
          <w:gallery w:val="placeholder"/>
        </w:category>
        <w:types>
          <w:type w:val="bbPlcHdr"/>
        </w:types>
        <w:behaviors>
          <w:behavior w:val="content"/>
        </w:behaviors>
        <w:guid w:val="{4844816D-3C59-412A-BFC9-1D53C49DFACE}"/>
      </w:docPartPr>
      <w:docPartBody>
        <w:p w:rsidR="002F0941" w:rsidRDefault="004D5C98">
          <w:pPr>
            <w:pStyle w:val="C3D91C19C3024541BF93406AB35DEECD"/>
          </w:pPr>
          <w:r w:rsidRPr="00012EB0">
            <w:rPr>
              <w:rStyle w:val="a3"/>
            </w:rPr>
            <w:t>[Publish Date]</w:t>
          </w:r>
        </w:p>
      </w:docPartBody>
    </w:docPart>
    <w:docPart>
      <w:docPartPr>
        <w:name w:val="EA94C4FB71834A9199AF455DD5C0D6D8"/>
        <w:category>
          <w:name w:val="General"/>
          <w:gallery w:val="placeholder"/>
        </w:category>
        <w:types>
          <w:type w:val="bbPlcHdr"/>
        </w:types>
        <w:behaviors>
          <w:behavior w:val="content"/>
        </w:behaviors>
        <w:guid w:val="{B7333FCD-AEF6-4E00-95ED-F96575E169EF}"/>
      </w:docPartPr>
      <w:docPartBody>
        <w:p w:rsidR="002F0941" w:rsidRDefault="004D5C98">
          <w:pPr>
            <w:pStyle w:val="EA94C4FB71834A9199AF455DD5C0D6D8"/>
          </w:pPr>
          <w:r w:rsidRPr="00012EB0">
            <w:rPr>
              <w:rStyle w:val="a3"/>
            </w:rPr>
            <w:t>[Status]</w:t>
          </w:r>
        </w:p>
      </w:docPartBody>
    </w:docPart>
    <w:docPart>
      <w:docPartPr>
        <w:name w:val="056D97E3A39A40D898AEDD31E8AE8654"/>
        <w:category>
          <w:name w:val="General"/>
          <w:gallery w:val="placeholder"/>
        </w:category>
        <w:types>
          <w:type w:val="bbPlcHdr"/>
        </w:types>
        <w:behaviors>
          <w:behavior w:val="content"/>
        </w:behaviors>
        <w:guid w:val="{537BC6BA-8E5E-4240-AA45-22539F326816}"/>
      </w:docPartPr>
      <w:docPartBody>
        <w:p w:rsidR="00CD00BD" w:rsidRDefault="004D5C98">
          <w:pPr>
            <w:pStyle w:val="056D97E3A39A40D898AEDD31E8AE8654"/>
          </w:pPr>
          <w:r w:rsidRPr="00012EB0">
            <w:rPr>
              <w:rStyle w:val="a3"/>
            </w:rPr>
            <w:t>[Publish Date]</w:t>
          </w:r>
        </w:p>
      </w:docPartBody>
    </w:docPart>
    <w:docPart>
      <w:docPartPr>
        <w:name w:val="7247296ED910448DA9E1AD7185952521"/>
        <w:category>
          <w:name w:val="General"/>
          <w:gallery w:val="placeholder"/>
        </w:category>
        <w:types>
          <w:type w:val="bbPlcHdr"/>
        </w:types>
        <w:behaviors>
          <w:behavior w:val="content"/>
        </w:behaviors>
        <w:guid w:val="{F10C2CF2-E719-45BF-9955-4DABDDC55FB9}"/>
      </w:docPartPr>
      <w:docPartBody>
        <w:p w:rsidR="00CD00BD" w:rsidRDefault="004D5C98">
          <w:pPr>
            <w:pStyle w:val="7247296ED910448DA9E1AD7185952521"/>
          </w:pPr>
          <w:r w:rsidRPr="00012EB0">
            <w:rPr>
              <w:rStyle w:val="a3"/>
            </w:rPr>
            <w:t>[Status]</w:t>
          </w:r>
        </w:p>
      </w:docPartBody>
    </w:docPart>
    <w:docPart>
      <w:docPartPr>
        <w:name w:val="C858F5BDEA484159A2B36F1DC7A02EEC"/>
        <w:category>
          <w:name w:val="General"/>
          <w:gallery w:val="placeholder"/>
        </w:category>
        <w:types>
          <w:type w:val="bbPlcHdr"/>
        </w:types>
        <w:behaviors>
          <w:behavior w:val="content"/>
        </w:behaviors>
        <w:guid w:val="{B95C523A-BFF9-4003-962C-DFEAB864C3AB}"/>
      </w:docPartPr>
      <w:docPartBody>
        <w:p w:rsidR="003D4F24" w:rsidRDefault="004D5C98">
          <w:pPr>
            <w:pStyle w:val="C858F5BDEA484159A2B36F1DC7A02EEC"/>
          </w:pPr>
          <w:r w:rsidRPr="00012EB0">
            <w:rPr>
              <w:rStyle w:val="a3"/>
            </w:rPr>
            <w:t>[Publish Date]</w:t>
          </w:r>
        </w:p>
      </w:docPartBody>
    </w:docPart>
    <w:docPart>
      <w:docPartPr>
        <w:name w:val="A9E61B7D5FCB421787E3641164440C03"/>
        <w:category>
          <w:name w:val="General"/>
          <w:gallery w:val="placeholder"/>
        </w:category>
        <w:types>
          <w:type w:val="bbPlcHdr"/>
        </w:types>
        <w:behaviors>
          <w:behavior w:val="content"/>
        </w:behaviors>
        <w:guid w:val="{DAE747F6-8D17-4D98-840D-960A15789C8A}"/>
      </w:docPartPr>
      <w:docPartBody>
        <w:p w:rsidR="003D4F24" w:rsidRDefault="004D5C98">
          <w:pPr>
            <w:pStyle w:val="A9E61B7D5FCB421787E3641164440C03"/>
          </w:pPr>
          <w:r w:rsidRPr="00012EB0">
            <w:rPr>
              <w:rStyle w:val="a3"/>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Bold">
    <w:altName w:val="Times New Roman"/>
    <w:panose1 w:val="00000000000000000000"/>
    <w:charset w:val="00"/>
    <w:family w:val="auto"/>
    <w:notTrueType/>
    <w:pitch w:val="default"/>
    <w:sig w:usb0="00000003" w:usb1="00000000" w:usb2="00000000" w:usb3="00000000" w:csb0="00000001" w:csb1="00000000"/>
  </w:font>
  <w:font w:name="Arial,Italic">
    <w:altName w:val="Times New Roman"/>
    <w:charset w:val="00"/>
    <w:family w:val="auto"/>
    <w:pitch w:val="default"/>
    <w:sig w:usb0="00000003" w:usb1="00000000" w:usb2="00000000" w:usb3="00000000" w:csb0="00000001" w:csb1="00000000"/>
  </w:font>
  <w:font w:name="Helvetica-Oblique">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720"/>
  <w:characterSpacingControl w:val="doNotCompress"/>
  <w:compat>
    <w:useFELayout/>
  </w:compat>
  <w:rsids>
    <w:rsidRoot w:val="004D5C98"/>
    <w:rsid w:val="0002586A"/>
    <w:rsid w:val="00066203"/>
    <w:rsid w:val="0009195C"/>
    <w:rsid w:val="000B4CCE"/>
    <w:rsid w:val="000D0BE4"/>
    <w:rsid w:val="000D624C"/>
    <w:rsid w:val="000D6DDF"/>
    <w:rsid w:val="00127D46"/>
    <w:rsid w:val="00143A43"/>
    <w:rsid w:val="001623D0"/>
    <w:rsid w:val="001638A8"/>
    <w:rsid w:val="00230229"/>
    <w:rsid w:val="00233D3B"/>
    <w:rsid w:val="00236F56"/>
    <w:rsid w:val="00260CB6"/>
    <w:rsid w:val="00274F18"/>
    <w:rsid w:val="0028194F"/>
    <w:rsid w:val="002871FF"/>
    <w:rsid w:val="002A735B"/>
    <w:rsid w:val="002C6AC9"/>
    <w:rsid w:val="002D6D05"/>
    <w:rsid w:val="002F0941"/>
    <w:rsid w:val="00316F0E"/>
    <w:rsid w:val="00333B3F"/>
    <w:rsid w:val="003B434E"/>
    <w:rsid w:val="003D17B8"/>
    <w:rsid w:val="003D4F24"/>
    <w:rsid w:val="003F0AE6"/>
    <w:rsid w:val="003F666A"/>
    <w:rsid w:val="00407C53"/>
    <w:rsid w:val="004232B7"/>
    <w:rsid w:val="004414A6"/>
    <w:rsid w:val="00450106"/>
    <w:rsid w:val="004877BA"/>
    <w:rsid w:val="004C7ECB"/>
    <w:rsid w:val="004D5C98"/>
    <w:rsid w:val="00542766"/>
    <w:rsid w:val="00543832"/>
    <w:rsid w:val="0055209A"/>
    <w:rsid w:val="00585D48"/>
    <w:rsid w:val="005A0CE4"/>
    <w:rsid w:val="005B3ACD"/>
    <w:rsid w:val="00613C4E"/>
    <w:rsid w:val="00655F63"/>
    <w:rsid w:val="006C4BEB"/>
    <w:rsid w:val="006D0E47"/>
    <w:rsid w:val="006E09D8"/>
    <w:rsid w:val="006E0ADF"/>
    <w:rsid w:val="006F4050"/>
    <w:rsid w:val="00715428"/>
    <w:rsid w:val="0074174E"/>
    <w:rsid w:val="007623EB"/>
    <w:rsid w:val="00762607"/>
    <w:rsid w:val="00772565"/>
    <w:rsid w:val="00781E6E"/>
    <w:rsid w:val="007A346B"/>
    <w:rsid w:val="007B0711"/>
    <w:rsid w:val="007B3D85"/>
    <w:rsid w:val="007C7728"/>
    <w:rsid w:val="007F7641"/>
    <w:rsid w:val="0080353B"/>
    <w:rsid w:val="008318A3"/>
    <w:rsid w:val="00846279"/>
    <w:rsid w:val="008466D0"/>
    <w:rsid w:val="00867FF0"/>
    <w:rsid w:val="008A0F00"/>
    <w:rsid w:val="008A7082"/>
    <w:rsid w:val="008E4E12"/>
    <w:rsid w:val="009010CA"/>
    <w:rsid w:val="00917377"/>
    <w:rsid w:val="00921DFF"/>
    <w:rsid w:val="009469DB"/>
    <w:rsid w:val="00985872"/>
    <w:rsid w:val="009971D5"/>
    <w:rsid w:val="00A01775"/>
    <w:rsid w:val="00A436C3"/>
    <w:rsid w:val="00A81B60"/>
    <w:rsid w:val="00A9314B"/>
    <w:rsid w:val="00AE664B"/>
    <w:rsid w:val="00B13702"/>
    <w:rsid w:val="00B575DB"/>
    <w:rsid w:val="00B76FB7"/>
    <w:rsid w:val="00BA5498"/>
    <w:rsid w:val="00BA5C23"/>
    <w:rsid w:val="00BD73E3"/>
    <w:rsid w:val="00C03043"/>
    <w:rsid w:val="00C04C79"/>
    <w:rsid w:val="00C0501E"/>
    <w:rsid w:val="00C069B4"/>
    <w:rsid w:val="00C54981"/>
    <w:rsid w:val="00C61782"/>
    <w:rsid w:val="00C66842"/>
    <w:rsid w:val="00C71D41"/>
    <w:rsid w:val="00C8793F"/>
    <w:rsid w:val="00CC02E4"/>
    <w:rsid w:val="00CD00BD"/>
    <w:rsid w:val="00CF1328"/>
    <w:rsid w:val="00D123E3"/>
    <w:rsid w:val="00D4200E"/>
    <w:rsid w:val="00D820E5"/>
    <w:rsid w:val="00DC7715"/>
    <w:rsid w:val="00E377DE"/>
    <w:rsid w:val="00E414D5"/>
    <w:rsid w:val="00E56248"/>
    <w:rsid w:val="00E774E6"/>
    <w:rsid w:val="00E822A6"/>
    <w:rsid w:val="00E933EA"/>
    <w:rsid w:val="00F55718"/>
    <w:rsid w:val="00F62B3F"/>
    <w:rsid w:val="00F70C3B"/>
    <w:rsid w:val="00F754BC"/>
    <w:rsid w:val="00F85B2F"/>
    <w:rsid w:val="00FC74D5"/>
    <w:rsid w:val="00FF2D72"/>
    <w:rsid w:val="00FF652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93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8793F"/>
    <w:rPr>
      <w:color w:val="808080"/>
    </w:rPr>
  </w:style>
  <w:style w:type="paragraph" w:customStyle="1" w:styleId="2E66F1509C304CF1B439FD55CFBA37A4">
    <w:name w:val="2E66F1509C304CF1B439FD55CFBA37A4"/>
    <w:rsid w:val="00C8793F"/>
  </w:style>
  <w:style w:type="paragraph" w:customStyle="1" w:styleId="E9CB9113B39048C4B69265509799289A">
    <w:name w:val="E9CB9113B39048C4B69265509799289A"/>
    <w:rsid w:val="00C8793F"/>
  </w:style>
  <w:style w:type="paragraph" w:customStyle="1" w:styleId="C3D91C19C3024541BF93406AB35DEECD">
    <w:name w:val="C3D91C19C3024541BF93406AB35DEECD"/>
    <w:rsid w:val="00C8793F"/>
  </w:style>
  <w:style w:type="paragraph" w:customStyle="1" w:styleId="EA94C4FB71834A9199AF455DD5C0D6D8">
    <w:name w:val="EA94C4FB71834A9199AF455DD5C0D6D8"/>
    <w:rsid w:val="00C8793F"/>
  </w:style>
  <w:style w:type="paragraph" w:customStyle="1" w:styleId="CECB183386C6441DAA732440215B5DB5">
    <w:name w:val="CECB183386C6441DAA732440215B5DB5"/>
    <w:rsid w:val="00C8793F"/>
  </w:style>
  <w:style w:type="paragraph" w:customStyle="1" w:styleId="19880643CBFE4C6690A7A0BACD57A4CB">
    <w:name w:val="19880643CBFE4C6690A7A0BACD57A4CB"/>
    <w:rsid w:val="00C8793F"/>
    <w:pPr>
      <w:spacing w:after="160" w:line="259" w:lineRule="auto"/>
    </w:pPr>
  </w:style>
  <w:style w:type="paragraph" w:customStyle="1" w:styleId="056D97E3A39A40D898AEDD31E8AE8654">
    <w:name w:val="056D97E3A39A40D898AEDD31E8AE8654"/>
    <w:rsid w:val="00C8793F"/>
    <w:pPr>
      <w:spacing w:after="160" w:line="259" w:lineRule="auto"/>
    </w:pPr>
  </w:style>
  <w:style w:type="paragraph" w:customStyle="1" w:styleId="7247296ED910448DA9E1AD7185952521">
    <w:name w:val="7247296ED910448DA9E1AD7185952521"/>
    <w:rsid w:val="00C8793F"/>
    <w:pPr>
      <w:spacing w:after="160" w:line="259" w:lineRule="auto"/>
    </w:pPr>
  </w:style>
  <w:style w:type="paragraph" w:customStyle="1" w:styleId="C858F5BDEA484159A2B36F1DC7A02EEC">
    <w:name w:val="C858F5BDEA484159A2B36F1DC7A02EEC"/>
    <w:rsid w:val="00C8793F"/>
    <w:pPr>
      <w:spacing w:after="160" w:line="259" w:lineRule="auto"/>
    </w:pPr>
  </w:style>
  <w:style w:type="paragraph" w:customStyle="1" w:styleId="A9E61B7D5FCB421787E3641164440C03">
    <w:name w:val="A9E61B7D5FCB421787E3641164440C03"/>
    <w:rsid w:val="00C8793F"/>
    <w:pPr>
      <w:spacing w:after="160" w:line="259"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Bluetooth SIG">
      <a:dk1>
        <a:srgbClr val="3F3F3F"/>
      </a:dk1>
      <a:lt1>
        <a:sysClr val="window" lastClr="FFFFFF"/>
      </a:lt1>
      <a:dk2>
        <a:srgbClr val="595959"/>
      </a:dk2>
      <a:lt2>
        <a:srgbClr val="F2F2F2"/>
      </a:lt2>
      <a:accent1>
        <a:srgbClr val="2260A5"/>
      </a:accent1>
      <a:accent2>
        <a:srgbClr val="FF6600"/>
      </a:accent2>
      <a:accent3>
        <a:srgbClr val="FFB932"/>
      </a:accent3>
      <a:accent4>
        <a:srgbClr val="FF9600"/>
      </a:accent4>
      <a:accent5>
        <a:srgbClr val="8796A6"/>
      </a:accent5>
      <a:accent6>
        <a:srgbClr val="B5B5B5"/>
      </a:accent6>
      <a:hlink>
        <a:srgbClr val="FF6600"/>
      </a:hlink>
      <a:folHlink>
        <a:srgbClr val="8796A6"/>
      </a:folHlink>
    </a:clrScheme>
    <a:fontScheme name="SIG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2016-06-21T00:00:00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Specification" ma:contentTypeID="0x0101005684A68ED4D2A84D982AA8A776C219500C008FF095C70BF21645AF0B2A2454EAADC2" ma:contentTypeVersion="99" ma:contentTypeDescription="Specification " ma:contentTypeScope="" ma:versionID="c1985e624ba9de6f8e0569de40d8c639">
  <xsd:schema xmlns:xsd="http://www.w3.org/2001/XMLSchema" xmlns:xs="http://www.w3.org/2001/XMLSchema" xmlns:p="http://schemas.microsoft.com/office/2006/metadata/properties" xmlns:ns1="http://schemas.microsoft.com/sharepoint/v3" xmlns:ns2="cc332348-4b93-481c-a826-00b5efd6d8cb" xmlns:ns3="http://schemas.microsoft.com/sharepoint/v4" targetNamespace="http://schemas.microsoft.com/office/2006/metadata/properties" ma:root="true" ma:fieldsID="09b6b0f64914124f107cc6de562cd18d" ns1:_="" ns2:_="" ns3:_="">
    <xsd:import namespace="http://schemas.microsoft.com/sharepoint/v3"/>
    <xsd:import namespace="cc332348-4b93-481c-a826-00b5efd6d8cb"/>
    <xsd:import namespace="http://schemas.microsoft.com/sharepoint/v4"/>
    <xsd:element name="properties">
      <xsd:complexType>
        <xsd:sequence>
          <xsd:element name="documentManagement">
            <xsd:complexType>
              <xsd:all>
                <xsd:element ref="ns2:SpecificationStatus"/>
                <xsd:element ref="ns2:b3f94da7128d41f9ac8d6935dfc755e0" minOccurs="0"/>
                <xsd:element ref="ns2:TaxCatchAll" minOccurs="0"/>
                <xsd:element ref="ns2:TaxCatchAllLabel" minOccurs="0"/>
                <xsd:element ref="ns2:a14e400918ad4a1f953a9961a6b1d700" minOccurs="0"/>
                <xsd:element ref="ns2:e40dd9270eaa467ea5d2c293ef4ce9d5" minOccurs="0"/>
                <xsd:element ref="ns2:d40c860a35004b4cae45a3f25a87ccb3" minOccurs="0"/>
                <xsd:element ref="ns2:ffae6c47e63c48e7ac7ef403e3387e67" minOccurs="0"/>
                <xsd:element ref="ns2:dce0bea3db71457195d934bb264453e3" minOccurs="0"/>
                <xsd:element ref="ns2:j549a530e4d34c0280002dbace63d5ef" minOccurs="0"/>
                <xsd:element ref="ns1:Comments" minOccurs="0"/>
                <xsd:element ref="ns2:DevelopmentType" minOccurs="0"/>
                <xsd:element ref="ns2:Phase" minOccurs="0"/>
                <xsd:element ref="ns2:IsTestSpecification" minOccurs="0"/>
                <xsd:element ref="ns2:SpecificationType" minOccurs="0"/>
                <xsd:element ref="ns2:IsReviewedDocument" minOccurs="0"/>
                <xsd:element ref="ns2:Is_x0020_Published" minOccurs="0"/>
                <xsd:element ref="ns2:ReviewerTitle" minOccurs="0"/>
                <xsd:element ref="ns2:ReviewTaskID" minOccurs="0"/>
                <xsd:element ref="ns2:ReviewRequestID" minOccurs="0"/>
                <xsd:element ref="ns2:DocumentReviewer" minOccurs="0"/>
                <xsd:element ref="ns2:MemberCompany" minOccurs="0"/>
                <xsd:element ref="ns2:MemberType" minOccurs="0"/>
                <xsd:element ref="ns3:IconOverlay" minOccurs="0"/>
                <xsd:element ref="ns1:_vti_ItemDeclaredRecord" minOccurs="0"/>
                <xsd:element ref="ns1:_vti_ItemHoldRecordStatus" minOccurs="0"/>
                <xsd:element ref="ns2:InitialUploadNotificationSent" minOccurs="0"/>
                <xsd:element ref="ns2:CurrentVersion" minOccurs="0"/>
                <xsd:element ref="ns2:Container"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21" nillable="true" ma:displayName="Comments" ma:description="Comments for a document." ma:internalName="Comments">
      <xsd:simpleType>
        <xsd:restriction base="dms:Note">
          <xsd:maxLength value="500"/>
        </xsd:restriction>
      </xsd:simpleType>
    </xsd:element>
    <xsd:element name="_vti_ItemDeclaredRecord" ma:index="35" nillable="true" ma:displayName="Declared Record" ma:hidden="true" ma:internalName="_vti_ItemDeclaredRecord" ma:readOnly="true">
      <xsd:simpleType>
        <xsd:restriction base="dms:DateTime"/>
      </xsd:simpleType>
    </xsd:element>
    <xsd:element name="_vti_ItemHoldRecordStatus" ma:index="36"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c332348-4b93-481c-a826-00b5efd6d8cb" elementFormDefault="qualified">
    <xsd:import namespace="http://schemas.microsoft.com/office/2006/documentManagement/types"/>
    <xsd:import namespace="http://schemas.microsoft.com/office/infopath/2007/PartnerControls"/>
    <xsd:element name="SpecificationStatus" ma:index="8" ma:displayName="Specification Status" ma:default="Draft" ma:description="Specification document status" ma:format="Dropdown" ma:internalName="SpecificationStatus">
      <xsd:simpleType>
        <xsd:restriction base="dms:Choice">
          <xsd:enumeration value="Draft"/>
          <xsd:enumeration value="SIG TE Review"/>
          <xsd:enumeration value="Committee Review"/>
          <xsd:enumeration value="Committee Review Complete"/>
          <xsd:enumeration value="In Voting"/>
          <xsd:enumeration value="Approved"/>
          <xsd:enumeration value="Failed"/>
          <xsd:enumeration value="PS Adopted"/>
          <xsd:enumeration value="Waived"/>
          <xsd:enumeration value="Adopted"/>
          <xsd:enumeration value="Deprecated"/>
          <xsd:enumeration value="Withdrawn"/>
        </xsd:restriction>
      </xsd:simpleType>
    </xsd:element>
    <xsd:element name="b3f94da7128d41f9ac8d6935dfc755e0" ma:index="9" nillable="true" ma:displayName="SIGGroup_0" ma:hidden="true" ma:internalName="b3f94da7128d41f9ac8d6935dfc755e0">
      <xsd:simpleType>
        <xsd:restriction base="dms:Note"/>
      </xsd:simpleType>
    </xsd:element>
    <xsd:element name="TaxCatchAll" ma:index="10" nillable="true" ma:displayName="Taxonomy Catch All Column" ma:hidden="true" ma:list="{51cba05e-180f-48e6-a3a1-01f6af4feedc}" ma:internalName="TaxCatchAll" ma:showField="CatchAllData" ma:web="cc332348-4b93-481c-a826-00b5efd6d8cb">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51cba05e-180f-48e6-a3a1-01f6af4feedc}" ma:internalName="TaxCatchAllLabel" ma:readOnly="true" ma:showField="CatchAllDataLabel" ma:web="cc332348-4b93-481c-a826-00b5efd6d8cb">
      <xsd:complexType>
        <xsd:complexContent>
          <xsd:extension base="dms:MultiChoiceLookup">
            <xsd:sequence>
              <xsd:element name="Value" type="dms:Lookup" maxOccurs="unbounded" minOccurs="0" nillable="true"/>
            </xsd:sequence>
          </xsd:extension>
        </xsd:complexContent>
      </xsd:complexType>
    </xsd:element>
    <xsd:element name="a14e400918ad4a1f953a9961a6b1d700" ma:index="12" nillable="true" ma:displayName="SpecificationName_0" ma:hidden="true" ma:internalName="a14e400918ad4a1f953a9961a6b1d700">
      <xsd:simpleType>
        <xsd:restriction base="dms:Note"/>
      </xsd:simpleType>
    </xsd:element>
    <xsd:element name="e40dd9270eaa467ea5d2c293ef4ce9d5" ma:index="13" nillable="true" ma:displayName="SpecificationVersion_0" ma:hidden="true" ma:internalName="e40dd9270eaa467ea5d2c293ef4ce9d5">
      <xsd:simpleType>
        <xsd:restriction base="dms:Note"/>
      </xsd:simpleType>
    </xsd:element>
    <xsd:element name="d40c860a35004b4cae45a3f25a87ccb3" ma:index="14" nillable="true" ma:displayName="SpecificationFeature_0" ma:hidden="true" ma:internalName="d40c860a35004b4cae45a3f25a87ccb3">
      <xsd:simpleType>
        <xsd:restriction base="dms:Note"/>
      </xsd:simpleType>
    </xsd:element>
    <xsd:element name="ffae6c47e63c48e7ac7ef403e3387e67" ma:index="15" nillable="true" ma:taxonomy="true" ma:internalName="ffae6c47e63c48e7ac7ef403e3387e67" ma:taxonomyFieldName="SIGGroup" ma:displayName="Assigned Group" ma:readOnly="false" ma:default="" ma:fieldId="{ffae6c47-e63c-48e7-ac7e-f403e3387e67}" ma:sspId="e613065a-3795-4ae5-9ef3-6a1db79666d6" ma:termSetId="34e8c498-3f7a-4e07-b64a-d32a99d7a058" ma:anchorId="00000000-0000-0000-0000-000000000000" ma:open="false" ma:isKeyword="false">
      <xsd:complexType>
        <xsd:sequence>
          <xsd:element ref="pc:Terms" minOccurs="0" maxOccurs="1"/>
        </xsd:sequence>
      </xsd:complexType>
    </xsd:element>
    <xsd:element name="dce0bea3db71457195d934bb264453e3" ma:index="17" nillable="true" ma:taxonomy="true" ma:internalName="dce0bea3db71457195d934bb264453e3" ma:taxonomyFieldName="SpecificationName" ma:displayName="Specification Name" ma:readOnly="false" ma:default="" ma:fieldId="{dce0bea3-db71-4571-95d9-34bb264453e3}" ma:sspId="e613065a-3795-4ae5-9ef3-6a1db79666d6" ma:termSetId="7547f375-4dd3-4b39-a7a9-0fb6a8a7009c" ma:anchorId="00000000-0000-0000-0000-000000000000" ma:open="false" ma:isKeyword="false">
      <xsd:complexType>
        <xsd:sequence>
          <xsd:element ref="pc:Terms" minOccurs="0" maxOccurs="1"/>
        </xsd:sequence>
      </xsd:complexType>
    </xsd:element>
    <xsd:element name="j549a530e4d34c0280002dbace63d5ef" ma:index="19" nillable="true" ma:taxonomy="true" ma:internalName="j549a530e4d34c0280002dbace63d5ef" ma:taxonomyFieldName="SpecificationVersion" ma:displayName="Version/Release Name" ma:readOnly="false" ma:default="" ma:fieldId="{3549a530-e4d3-4c02-8000-2dbace63d5ef}" ma:sspId="e613065a-3795-4ae5-9ef3-6a1db79666d6" ma:termSetId="7547f375-4dd3-4b39-a7a9-0fb6a8a7009c" ma:anchorId="00000000-0000-0000-0000-000000000000" ma:open="false" ma:isKeyword="false">
      <xsd:complexType>
        <xsd:sequence>
          <xsd:element ref="pc:Terms" minOccurs="0" maxOccurs="1"/>
        </xsd:sequence>
      </xsd:complexType>
    </xsd:element>
    <xsd:element name="DevelopmentType" ma:index="22" nillable="true" ma:displayName="Development Type" ma:description="Indicates if the project is a new specification of an enhancement to an existing specification." ma:format="Dropdown" ma:hidden="true" ma:internalName="DevelopmentType" ma:readOnly="false">
      <xsd:simpleType>
        <xsd:restriction base="dms:Choice">
          <xsd:enumeration value="New"/>
          <xsd:enumeration value="Enhancement"/>
        </xsd:restriction>
      </xsd:simpleType>
    </xsd:element>
    <xsd:element name="Phase" ma:index="23" nillable="true" ma:displayName="Phase" ma:description="This is a list of all specification phases." ma:format="Dropdown" ma:hidden="true" ma:internalName="Phase" ma:readOnly="false">
      <xsd:simpleType>
        <xsd:restriction base="dms:Choice">
          <xsd:enumeration value="NWP"/>
          <xsd:enumeration value="FRD"/>
          <xsd:enumeration value="DIPD"/>
          <xsd:enumeration value="0.5"/>
          <xsd:enumeration value="FIPD"/>
          <xsd:enumeration value="0.7"/>
          <xsd:enumeration value="CR"/>
          <xsd:enumeration value="0.9"/>
          <xsd:enumeration value="PS"/>
          <xsd:enumeration value="IOP"/>
          <xsd:enumeration value="D1.0"/>
          <xsd:enumeration value="Adopted"/>
        </xsd:restriction>
      </xsd:simpleType>
    </xsd:element>
    <xsd:element name="IsTestSpecification" ma:index="24" nillable="true" ma:displayName="Is Test Specification" ma:default="0" ma:description="Indicates if a document is part of the test specification. Used in Test Specification Document Set." ma:hidden="true" ma:internalName="IsTestSpecification" ma:readOnly="false">
      <xsd:simpleType>
        <xsd:restriction base="dms:Boolean"/>
      </xsd:simpleType>
    </xsd:element>
    <xsd:element name="SpecificationType" ma:index="25" nillable="true" ma:displayName="Specification Type" ma:description="Indicates if the project is traditional, core or GATT based." ma:format="Dropdown" ma:hidden="true" ma:internalName="SpecificationType" ma:readOnly="false">
      <xsd:simpleType>
        <xsd:restriction base="dms:Choice">
          <xsd:enumeration value="Traditional"/>
          <xsd:enumeration value="Core"/>
          <xsd:enumeration value="GATT-based Service"/>
          <xsd:enumeration value="GATT-based Profile"/>
          <xsd:enumeration value="Mesh"/>
        </xsd:restriction>
      </xsd:simpleType>
    </xsd:element>
    <xsd:element name="IsReviewedDocument" ma:index="26" nillable="true" ma:displayName="Is Reviewed Document" ma:default="1" ma:hidden="true" ma:internalName="IsReviewedDocument" ma:readOnly="false">
      <xsd:simpleType>
        <xsd:restriction base="dms:Boolean"/>
      </xsd:simpleType>
    </xsd:element>
    <xsd:element name="Is_x0020_Published" ma:index="27" nillable="true" ma:displayName="Is Published" ma:default="0" ma:hidden="true" ma:internalName="Is_x0020_Published" ma:readOnly="false">
      <xsd:simpleType>
        <xsd:restriction base="dms:Boolean"/>
      </xsd:simpleType>
    </xsd:element>
    <xsd:element name="ReviewerTitle" ma:index="28" nillable="true" ma:displayName="Reviewer Title" ma:default="" ma:description="Title of the person doing a document review." ma:hidden="true" ma:internalName="ReviewerTitle" ma:readOnly="false">
      <xsd:simpleType>
        <xsd:restriction base="dms:Text"/>
      </xsd:simpleType>
    </xsd:element>
    <xsd:element name="ReviewTaskID" ma:index="29" nillable="true" ma:displayName="Review Task ID" ma:decimals="0" ma:hidden="true" ma:internalName="ReviewTaskID" ma:readOnly="false" ma:percentage="FALSE">
      <xsd:simpleType>
        <xsd:restriction base="dms:Number">
          <xsd:minInclusive value="0"/>
        </xsd:restriction>
      </xsd:simpleType>
    </xsd:element>
    <xsd:element name="ReviewRequestID" ma:index="30" nillable="true" ma:displayName="Review Request ID" ma:decimals="0" ma:hidden="true" ma:internalName="ReviewRequestID" ma:readOnly="false" ma:percentage="FALSE">
      <xsd:simpleType>
        <xsd:restriction base="dms:Number">
          <xsd:minInclusive value="0"/>
        </xsd:restriction>
      </xsd:simpleType>
    </xsd:element>
    <xsd:element name="DocumentReviewer" ma:index="31" nillable="true" ma:displayName="Reviewer" ma:hidden="true" ma:list="UserInfo" ma:SharePointGroup="0" ma:internalName="Document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Company" ma:index="32" nillable="true" ma:displayName="Member Company" ma:default="" ma:description="The name of a member company." ma:hidden="true" ma:internalName="MemberCompany" ma:readOnly="false">
      <xsd:simpleType>
        <xsd:restriction base="dms:Text"/>
      </xsd:simpleType>
    </xsd:element>
    <xsd:element name="MemberType" ma:index="33" nillable="true" ma:displayName="Member Type" ma:default="" ma:description="The type of member company." ma:hidden="true" ma:internalName="MemberType" ma:readOnly="false">
      <xsd:simpleType>
        <xsd:restriction base="dms:Choice">
          <xsd:enumeration value="Adopter"/>
          <xsd:enumeration value="Associate"/>
          <xsd:enumeration value="Promoter"/>
          <xsd:enumeration value="SIG"/>
        </xsd:restriction>
      </xsd:simpleType>
    </xsd:element>
    <xsd:element name="InitialUploadNotificationSent" ma:index="37" nillable="true" ma:displayName="Initial Upload Notification Sent" ma:default="No" ma:format="Dropdown" ma:hidden="true" ma:internalName="InitialUploadNotificationSent" ma:readOnly="false">
      <xsd:simpleType>
        <xsd:restriction base="dms:Choice">
          <xsd:enumeration value="Yes"/>
          <xsd:enumeration value="No"/>
        </xsd:restriction>
      </xsd:simpleType>
    </xsd:element>
    <xsd:element name="CurrentVersion" ma:index="38" nillable="true" ma:displayName="Current Version" ma:default="1" ma:internalName="CurrentVersion" ma:readOnly="false">
      <xsd:simpleType>
        <xsd:restriction base="dms:Boolean"/>
      </xsd:simpleType>
    </xsd:element>
    <xsd:element name="Container" ma:index="39" nillable="true" ma:displayName="Container" ma:format="Dropdown" ma:internalName="Container">
      <xsd:simpleType>
        <xsd:union memberTypes="dms:Text">
          <xsd:simpleType>
            <xsd:restriction base="dms:Choice">
              <xsd:enumeration value="Specifications"/>
            </xsd:restriction>
          </xsd:simpleType>
        </xsd:union>
      </xsd:simpleType>
    </xsd:element>
    <xsd:element name="_dlc_DocId" ma:index="40" nillable="true" ma:displayName="Document ID Value" ma:description="The value of the document ID assigned to this item." ma:internalName="_dlc_DocId" ma:readOnly="true">
      <xsd:simpleType>
        <xsd:restriction base="dms:Text"/>
      </xsd:simpleType>
    </xsd:element>
    <xsd:element name="_dlc_DocIdUrl" ma:index="4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3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j549a530e4d34c0280002dbace63d5ef xmlns="cc332348-4b93-481c-a826-00b5efd6d8cb">
      <Terms xmlns="http://schemas.microsoft.com/office/infopath/2007/PartnerControls"/>
    </j549a530e4d34c0280002dbace63d5ef>
    <Phase xmlns="cc332348-4b93-481c-a826-00b5efd6d8cb">CR</Phase>
    <a14e400918ad4a1f953a9961a6b1d700 xmlns="cc332348-4b93-481c-a826-00b5efd6d8cb" xsi:nil="true"/>
    <d40c860a35004b4cae45a3f25a87ccb3 xmlns="cc332348-4b93-481c-a826-00b5efd6d8cb" xsi:nil="true"/>
    <ffae6c47e63c48e7ac7ef403e3387e67 xmlns="cc332348-4b93-481c-a826-00b5efd6d8cb">
      <Terms xmlns="http://schemas.microsoft.com/office/infopath/2007/PartnerControls">
        <TermInfo xmlns="http://schemas.microsoft.com/office/infopath/2007/PartnerControls">
          <TermName xmlns="http://schemas.microsoft.com/office/infopath/2007/PartnerControls">Core Specification Working Group (core)</TermName>
          <TermId xmlns="http://schemas.microsoft.com/office/infopath/2007/PartnerControls">eb52b2f6-76e8-4851-98f5-f24dc25474dc</TermId>
        </TermInfo>
      </Terms>
    </ffae6c47e63c48e7ac7ef403e3387e67>
    <IsReviewedDocument xmlns="cc332348-4b93-481c-a826-00b5efd6d8cb">false</IsReviewedDocument>
    <MemberType xmlns="cc332348-4b93-481c-a826-00b5efd6d8cb">SIG</MemberType>
    <DevelopmentType xmlns="cc332348-4b93-481c-a826-00b5efd6d8cb">Enhancement</DevelopmentType>
    <MemberCompany xmlns="cc332348-4b93-481c-a826-00b5efd6d8cb">Bluetooth SIG, Inc.</MemberCompany>
    <b3f94da7128d41f9ac8d6935dfc755e0 xmlns="cc332348-4b93-481c-a826-00b5efd6d8cb" xsi:nil="true"/>
    <ReviewerTitle xmlns="cc332348-4b93-481c-a826-00b5efd6d8cb">Technical Editor</ReviewerTitle>
    <CurrentVersion xmlns="cc332348-4b93-481c-a826-00b5efd6d8cb">true</CurrentVersion>
    <SpecificationType xmlns="cc332348-4b93-481c-a826-00b5efd6d8cb">Core</SpecificationType>
    <TaxCatchAll xmlns="cc332348-4b93-481c-a826-00b5efd6d8cb">
      <Value>85</Value>
      <Value>51</Value>
    </TaxCatchAll>
    <InitialUploadNotificationSent xmlns="cc332348-4b93-481c-a826-00b5efd6d8cb">No</InitialUploadNotificationSent>
    <dce0bea3db71457195d934bb264453e3 xmlns="cc332348-4b93-481c-a826-00b5efd6d8cb">
      <Terms xmlns="http://schemas.microsoft.com/office/infopath/2007/PartnerControls">
        <TermInfo xmlns="http://schemas.microsoft.com/office/infopath/2007/PartnerControls">
          <TermName xmlns="http://schemas.microsoft.com/office/infopath/2007/PartnerControls">Core Specification (CORE)</TermName>
          <TermId xmlns="http://schemas.microsoft.com/office/infopath/2007/PartnerControls">47f92488-d5e1-4f33-99a7-a7259e08d6cd</TermId>
        </TermInfo>
      </Terms>
    </dce0bea3db71457195d934bb264453e3>
    <Is_x0020_Published xmlns="cc332348-4b93-481c-a826-00b5efd6d8cb">false</Is_x0020_Published>
    <Container xmlns="cc332348-4b93-481c-a826-00b5efd6d8cb">Specifications</Container>
    <e40dd9270eaa467ea5d2c293ef4ce9d5 xmlns="cc332348-4b93-481c-a826-00b5efd6d8cb" xsi:nil="true"/>
    <DocumentReviewer xmlns="cc332348-4b93-481c-a826-00b5efd6d8cb">
      <UserInfo>
        <DisplayName>Chris Reisinger (Bluetooth SIG, Inc.)</DisplayName>
        <AccountId>296</AccountId>
        <AccountType/>
      </UserInfo>
    </DocumentReviewer>
    <ReviewTaskID xmlns="cc332348-4b93-481c-a826-00b5efd6d8cb">1</ReviewTaskID>
    <ReviewRequestID xmlns="cc332348-4b93-481c-a826-00b5efd6d8cb">1</ReviewRequestID>
    <Comments xmlns="http://schemas.microsoft.com/sharepoint/v3">Version in BARB voting.</Comments>
    <IsTestSpecification xmlns="cc332348-4b93-481c-a826-00b5efd6d8cb">false</IsTestSpecification>
    <_dlc_DocId xmlns="cc332348-4b93-481c-a826-00b5efd6d8cb">BTDOC-435544091-61</_dlc_DocId>
    <_dlc_DocIdUrl xmlns="cc332348-4b93-481c-a826-00b5efd6d8cb">
      <Url>https://specworkspace.bluetooth.com/specifications/s1009/p1088/_layouts/15/DocIdRedir.aspx?ID=BTDOC-435544091-61</Url>
      <Description>BTDOC-435544091-61</Description>
    </_dlc_DocIdUrl>
    <SpecificationStatus xmlns="cc332348-4b93-481c-a826-00b5efd6d8cb">Committee Review</SpecificationStatus>
    <IconOverlay xmlns="http://schemas.microsoft.com/sharepoint/v4"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FC6BF1-A8D2-4D16-AA76-E1AC9FAE9700}">
  <ds:schemaRefs>
    <ds:schemaRef ds:uri="http://schemas.microsoft.com/sharepoint/v3/contenttype/forms"/>
  </ds:schemaRefs>
</ds:datastoreItem>
</file>

<file path=customXml/itemProps3.xml><?xml version="1.0" encoding="utf-8"?>
<ds:datastoreItem xmlns:ds="http://schemas.openxmlformats.org/officeDocument/2006/customXml" ds:itemID="{9CFFDC21-BF79-4244-BFBE-B4A4380156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c332348-4b93-481c-a826-00b5efd6d8cb"/>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2AD0C8-9BC9-4BC8-A579-DFC17F76D2F0}">
  <ds:schemaRefs>
    <ds:schemaRef ds:uri="http://schemas.microsoft.com/office/2006/metadata/properties"/>
    <ds:schemaRef ds:uri="http://schemas.microsoft.com/office/infopath/2007/PartnerControls"/>
    <ds:schemaRef ds:uri="cc332348-4b93-481c-a826-00b5efd6d8cb"/>
    <ds:schemaRef ds:uri="http://schemas.microsoft.com/sharepoint/v3"/>
    <ds:schemaRef ds:uri="http://schemas.microsoft.com/sharepoint/v4"/>
  </ds:schemaRefs>
</ds:datastoreItem>
</file>

<file path=customXml/itemProps5.xml><?xml version="1.0" encoding="utf-8"?>
<ds:datastoreItem xmlns:ds="http://schemas.openxmlformats.org/officeDocument/2006/customXml" ds:itemID="{2B0B0F3A-E301-43B8-9D47-2892084E3379}">
  <ds:schemaRefs>
    <ds:schemaRef ds:uri="http://schemas.microsoft.com/sharepoint/events"/>
  </ds:schemaRefs>
</ds:datastoreItem>
</file>

<file path=customXml/itemProps6.xml><?xml version="1.0" encoding="utf-8"?>
<ds:datastoreItem xmlns:ds="http://schemas.openxmlformats.org/officeDocument/2006/customXml" ds:itemID="{D5DFF5C7-2A9D-4055-817D-BED11588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Template_CR_2015r01.dotx</Template>
  <TotalTime>637</TotalTime>
  <Pages>1</Pages>
  <Words>18317</Words>
  <Characters>104412</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Angle of Arrival (AoA) and Angle of Departure (AoD)</vt:lpstr>
    </vt:vector>
  </TitlesOfParts>
  <Company>Bluetooth SIG</Company>
  <LinksUpToDate>false</LinksUpToDate>
  <CharactersWithSpaces>122485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Angle of Arrival (AoA) and Angle of Departure (AoD)</dc:title>
  <dc:subject>Specification Change Request</dc:subject>
  <dc:creator>Jonathan Tanner</dc:creator>
  <cp:keywords/>
  <dc:description/>
  <cp:lastModifiedBy>apps</cp:lastModifiedBy>
  <cp:revision>21</cp:revision>
  <dcterms:created xsi:type="dcterms:W3CDTF">2016-06-21T11:09:00Z</dcterms:created>
  <dcterms:modified xsi:type="dcterms:W3CDTF">2017-09-27T08:15:00Z</dcterms:modified>
  <cp:contentStatus>R08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i4>3</vt:i4>
  </property>
  <property fmtid="{D5CDD505-2E9C-101B-9397-08002B2CF9AE}" pid="3" name="_NewReviewCycle">
    <vt:lpwstr/>
  </property>
  <property fmtid="{D5CDD505-2E9C-101B-9397-08002B2CF9AE}" pid="4" name="ContentTypeId">
    <vt:lpwstr>0x0101005684A68ED4D2A84D982AA8A776C219500C008FF095C70BF21645AF0B2A2454EAADC2</vt:lpwstr>
  </property>
  <property fmtid="{D5CDD505-2E9C-101B-9397-08002B2CF9AE}" pid="5" name="SpecificationVersion">
    <vt:lpwstr/>
  </property>
  <property fmtid="{D5CDD505-2E9C-101B-9397-08002B2CF9AE}" pid="6" name="SIGGroup">
    <vt:lpwstr>85</vt:lpwstr>
  </property>
  <property fmtid="{D5CDD505-2E9C-101B-9397-08002B2CF9AE}" pid="7" name="SpecificationName">
    <vt:lpwstr>51</vt:lpwstr>
  </property>
  <property fmtid="{D5CDD505-2E9C-101B-9397-08002B2CF9AE}" pid="8" name="_dlc_DocIdItemGuid">
    <vt:lpwstr>fefdc2e7-798e-4acb-9b8f-56e16ac6f467</vt:lpwstr>
  </property>
  <property fmtid="{D5CDD505-2E9C-101B-9397-08002B2CF9AE}" pid="9" name="FRDStatus">
    <vt:lpwstr/>
  </property>
  <property fmtid="{D5CDD505-2E9C-101B-9397-08002B2CF9AE}" pid="10" name="ICSStatus">
    <vt:lpwstr/>
  </property>
  <property fmtid="{D5CDD505-2E9C-101B-9397-08002B2CF9AE}" pid="11" name="IXITStatus">
    <vt:lpwstr/>
  </property>
  <property fmtid="{D5CDD505-2E9C-101B-9397-08002B2CF9AE}" pid="12" name="WaiverStatus">
    <vt:lpwstr/>
  </property>
  <property fmtid="{D5CDD505-2E9C-101B-9397-08002B2CF9AE}" pid="13" name="CoreFRDStatus">
    <vt:lpwstr/>
  </property>
  <property fmtid="{D5CDD505-2E9C-101B-9397-08002B2CF9AE}" pid="14" name="TCRLStatus">
    <vt:lpwstr/>
  </property>
  <property fmtid="{D5CDD505-2E9C-101B-9397-08002B2CF9AE}" pid="15" name="IOPTestPlanStatus">
    <vt:lpwstr/>
  </property>
  <property fmtid="{D5CDD505-2E9C-101B-9397-08002B2CF9AE}" pid="16" name="TestSpecificationStatus">
    <vt:lpwstr/>
  </property>
  <property fmtid="{D5CDD505-2E9C-101B-9397-08002B2CF9AE}" pid="17" name="TestStrategyStatus">
    <vt:lpwstr/>
  </property>
  <property fmtid="{D5CDD505-2E9C-101B-9397-08002B2CF9AE}" pid="18" name="CharterStatus">
    <vt:lpwstr/>
  </property>
  <property fmtid="{D5CDD505-2E9C-101B-9397-08002B2CF9AE}" pid="19" name="IOPResultsStatus">
    <vt:lpwstr/>
  </property>
  <property fmtid="{D5CDD505-2E9C-101B-9397-08002B2CF9AE}" pid="20" name="RelatedFeatures">
    <vt:lpwstr/>
  </property>
</Properties>
</file>